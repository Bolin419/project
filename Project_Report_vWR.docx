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211D8D" w:rsidRDefault="00355B88" w:rsidP="005E221B">
          <w:pPr>
            <w:jc w:val="left"/>
            <w:rPr>
              <w:rFonts w:ascii="Calibri" w:hAnsi="Calibri"/>
              <w:szCs w:val="21"/>
            </w:rPr>
          </w:pPr>
        </w:p>
        <w:p w14:paraId="0BE2825C" w14:textId="241707EE" w:rsidR="000F1B12" w:rsidRPr="00211D8D" w:rsidRDefault="00355B88" w:rsidP="00D975E1">
          <w:pPr>
            <w:widowControl/>
            <w:jc w:val="left"/>
            <w:rPr>
              <w:rFonts w:ascii="Calibri" w:hAnsi="Calibri"/>
              <w:szCs w:val="21"/>
            </w:rPr>
          </w:pPr>
          <w:r w:rsidRPr="00211D8D">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081E65" w:rsidRDefault="005E4D34">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5E4D34">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" filled="f" stroked="f" strokeweight=".5pt">
                    <v:textbox style="mso-fit-shape-to-text:t" inset="0,0,0,0">
                      <w:txbxContent>
                        <w:p w14:paraId="39407341" w14:textId="00B1E200" w:rsidR="00081E65" w:rsidRDefault="003D4EC2">
                          <w:pPr>
                            <w:pStyle w:val="a3"/>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081E65">
                                <w:rPr>
                                  <w:color w:val="4472C4" w:themeColor="accent1"/>
                                  <w:sz w:val="72"/>
                                  <w:szCs w:val="72"/>
                                </w:rPr>
                                <w:t>Fantasy league legend</w:t>
                              </w:r>
                            </w:sdtContent>
                          </w:sdt>
                        </w:p>
                        <w:p w14:paraId="789254A2" w14:textId="77777777" w:rsidR="00081E65" w:rsidRDefault="003D4EC2">
                          <w:pPr>
                            <w:pStyle w:val="a3"/>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081E65">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081E65" w:rsidRDefault="00081E65">
                              <w:pPr>
                                <w:pStyle w:val="a3"/>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211D8D">
            <w:rPr>
              <w:rFonts w:ascii="Calibri" w:hAnsi="Calibri"/>
              <w:szCs w:val="21"/>
            </w:rPr>
            <w:br w:type="page"/>
          </w:r>
        </w:p>
      </w:sdtContent>
    </w:sdt>
    <w:sdt>
      <w:sdtPr>
        <w:rPr>
          <w:rFonts w:ascii="Calibri" w:eastAsiaTheme="minorEastAsia" w:hAnsi="Calibri" w:cstheme="minorBidi"/>
          <w:color w:val="auto"/>
          <w:kern w:val="2"/>
          <w:sz w:val="28"/>
          <w:szCs w:val="28"/>
          <w:lang w:val="zh-CN"/>
        </w:rPr>
        <w:id w:val="-854491385"/>
        <w:docPartObj>
          <w:docPartGallery w:val="Table of Contents"/>
          <w:docPartUnique/>
        </w:docPartObj>
      </w:sdtPr>
      <w:sdtEndPr>
        <w:rPr>
          <w:b/>
          <w:bCs/>
          <w:sz w:val="21"/>
          <w:szCs w:val="21"/>
        </w:rPr>
      </w:sdtEndPr>
      <w:sdtContent>
        <w:p w14:paraId="199E7999" w14:textId="486E8944" w:rsidR="00B963A9" w:rsidRPr="00211D8D" w:rsidRDefault="00445C1B" w:rsidP="005E221B">
          <w:pPr>
            <w:pStyle w:val="TOCHeading"/>
            <w:rPr>
              <w:rFonts w:ascii="Calibri" w:hAnsi="Calibri"/>
              <w:sz w:val="28"/>
              <w:szCs w:val="28"/>
            </w:rPr>
          </w:pPr>
          <w:r w:rsidRPr="00211D8D">
            <w:rPr>
              <w:rFonts w:ascii="Calibri" w:hAnsi="Calibri"/>
              <w:sz w:val="28"/>
              <w:szCs w:val="28"/>
            </w:rPr>
            <w:t xml:space="preserve">Table of </w:t>
          </w:r>
          <w:commentRangeStart w:id="0"/>
          <w:r w:rsidRPr="00211D8D">
            <w:rPr>
              <w:rFonts w:ascii="Calibri" w:hAnsi="Calibri"/>
              <w:sz w:val="28"/>
              <w:szCs w:val="28"/>
            </w:rPr>
            <w:t>content</w:t>
          </w:r>
          <w:commentRangeEnd w:id="0"/>
          <w:r w:rsidR="00FC2823">
            <w:rPr>
              <w:rStyle w:val="CommentReference"/>
              <w:rFonts w:asciiTheme="minorHAnsi" w:eastAsiaTheme="minorEastAsia" w:hAnsiTheme="minorHAnsi" w:cstheme="minorBidi"/>
              <w:color w:val="auto"/>
              <w:kern w:val="2"/>
            </w:rPr>
            <w:commentReference w:id="0"/>
          </w:r>
        </w:p>
        <w:p w14:paraId="7C626F1F" w14:textId="76B12CAF" w:rsidR="00667A3B" w:rsidRDefault="00B963A9">
          <w:pPr>
            <w:pStyle w:val="TOC1"/>
            <w:tabs>
              <w:tab w:val="right" w:leader="dot" w:pos="9016"/>
            </w:tabs>
            <w:rPr>
              <w:noProof/>
              <w:szCs w:val="24"/>
            </w:rPr>
          </w:pPr>
          <w:r w:rsidRPr="00211D8D">
            <w:rPr>
              <w:rFonts w:ascii="Calibri" w:hAnsi="Calibri"/>
              <w:sz w:val="28"/>
              <w:szCs w:val="28"/>
            </w:rPr>
            <w:fldChar w:fldCharType="begin"/>
          </w:r>
          <w:r w:rsidRPr="00211D8D">
            <w:rPr>
              <w:rFonts w:ascii="Calibri" w:hAnsi="Calibri"/>
              <w:sz w:val="28"/>
              <w:szCs w:val="28"/>
            </w:rPr>
            <w:instrText xml:space="preserve"> TOC \o "1-3" \h \z \u </w:instrText>
          </w:r>
          <w:r w:rsidRPr="00211D8D">
            <w:rPr>
              <w:rFonts w:ascii="Calibri" w:hAnsi="Calibri"/>
              <w:sz w:val="28"/>
              <w:szCs w:val="28"/>
            </w:rPr>
            <w:fldChar w:fldCharType="separate"/>
          </w:r>
          <w:r w:rsidR="005E4D34">
            <w:fldChar w:fldCharType="begin"/>
          </w:r>
          <w:r w:rsidR="005E4D34">
            <w:instrText xml:space="preserve"> HYPERLINK \l "_Toc70978817" </w:instrText>
          </w:r>
          <w:r w:rsidR="005E4D34">
            <w:fldChar w:fldCharType="separate"/>
          </w:r>
          <w:r w:rsidR="00667A3B" w:rsidRPr="0037452C">
            <w:rPr>
              <w:rStyle w:val="Hyperlink"/>
              <w:noProof/>
            </w:rPr>
            <w:t xml:space="preserve">1 </w:t>
          </w:r>
          <w:ins w:id="1" w:author="Warrick Roseboom" w:date="2021-05-05T04:22:00Z">
            <w:r w:rsidR="00FC2823">
              <w:rPr>
                <w:rStyle w:val="Hyperlink"/>
                <w:noProof/>
              </w:rPr>
              <w:t>I</w:t>
            </w:r>
          </w:ins>
          <w:del w:id="2" w:author="Warrick Roseboom" w:date="2021-05-05T04:22:00Z">
            <w:r w:rsidR="00667A3B" w:rsidRPr="0037452C" w:rsidDel="00FC2823">
              <w:rPr>
                <w:rStyle w:val="Hyperlink"/>
                <w:noProof/>
              </w:rPr>
              <w:delText>i</w:delText>
            </w:r>
          </w:del>
          <w:r w:rsidR="00667A3B" w:rsidRPr="0037452C">
            <w:rPr>
              <w:rStyle w:val="Hyperlink"/>
              <w:noProof/>
            </w:rPr>
            <w:t>ntroduction</w:t>
          </w:r>
          <w:r w:rsidR="00667A3B">
            <w:rPr>
              <w:noProof/>
              <w:webHidden/>
            </w:rPr>
            <w:tab/>
          </w:r>
          <w:r w:rsidR="00667A3B">
            <w:rPr>
              <w:noProof/>
              <w:webHidden/>
            </w:rPr>
            <w:fldChar w:fldCharType="begin"/>
          </w:r>
          <w:r w:rsidR="00667A3B">
            <w:rPr>
              <w:noProof/>
              <w:webHidden/>
            </w:rPr>
            <w:instrText xml:space="preserve"> PAGEREF _Toc70978817 \h </w:instrText>
          </w:r>
          <w:r w:rsidR="00667A3B">
            <w:rPr>
              <w:noProof/>
              <w:webHidden/>
            </w:rPr>
          </w:r>
          <w:r w:rsidR="00667A3B">
            <w:rPr>
              <w:noProof/>
              <w:webHidden/>
            </w:rPr>
            <w:fldChar w:fldCharType="separate"/>
          </w:r>
          <w:r w:rsidR="00667A3B">
            <w:rPr>
              <w:noProof/>
              <w:webHidden/>
            </w:rPr>
            <w:t>3</w:t>
          </w:r>
          <w:r w:rsidR="00667A3B">
            <w:rPr>
              <w:noProof/>
              <w:webHidden/>
            </w:rPr>
            <w:fldChar w:fldCharType="end"/>
          </w:r>
          <w:r w:rsidR="005E4D34">
            <w:rPr>
              <w:noProof/>
            </w:rPr>
            <w:fldChar w:fldCharType="end"/>
          </w:r>
        </w:p>
        <w:p w14:paraId="674DF684" w14:textId="060C3482" w:rsidR="00667A3B" w:rsidRDefault="005E4D34">
          <w:pPr>
            <w:pStyle w:val="TOC1"/>
            <w:tabs>
              <w:tab w:val="right" w:leader="dot" w:pos="9016"/>
            </w:tabs>
            <w:rPr>
              <w:noProof/>
              <w:szCs w:val="24"/>
            </w:rPr>
          </w:pPr>
          <w:r>
            <w:fldChar w:fldCharType="begin"/>
          </w:r>
          <w:r>
            <w:instrText xml:space="preserve"> HYPERLINK \l "_Toc70978818" </w:instrText>
          </w:r>
          <w:r>
            <w:fldChar w:fldCharType="separate"/>
          </w:r>
          <w:r w:rsidR="00667A3B" w:rsidRPr="0037452C">
            <w:rPr>
              <w:rStyle w:val="Hyperlink"/>
              <w:rFonts w:ascii="Calibri" w:hAnsi="Calibri"/>
              <w:noProof/>
            </w:rPr>
            <w:t>2.</w:t>
          </w:r>
          <w:ins w:id="3" w:author="Warrick Roseboom" w:date="2021-05-05T04:22:00Z">
            <w:r w:rsidR="00FC2823">
              <w:rPr>
                <w:rStyle w:val="Hyperlink"/>
                <w:rFonts w:ascii="Calibri" w:hAnsi="Calibri"/>
                <w:noProof/>
              </w:rPr>
              <w:t>B</w:t>
            </w:r>
          </w:ins>
          <w:del w:id="4" w:author="Warrick Roseboom" w:date="2021-05-05T04:22:00Z">
            <w:r w:rsidR="00667A3B" w:rsidRPr="0037452C" w:rsidDel="00FC2823">
              <w:rPr>
                <w:rStyle w:val="Hyperlink"/>
                <w:rFonts w:ascii="Calibri" w:hAnsi="Calibri"/>
                <w:noProof/>
              </w:rPr>
              <w:delText>b</w:delText>
            </w:r>
          </w:del>
          <w:r w:rsidR="00667A3B" w:rsidRPr="0037452C">
            <w:rPr>
              <w:rStyle w:val="Hyperlink"/>
              <w:rFonts w:ascii="Calibri" w:hAnsi="Calibri"/>
              <w:noProof/>
            </w:rPr>
            <w:t>ackground research</w:t>
          </w:r>
          <w:r w:rsidR="00667A3B">
            <w:rPr>
              <w:noProof/>
              <w:webHidden/>
            </w:rPr>
            <w:tab/>
          </w:r>
          <w:r w:rsidR="00667A3B">
            <w:rPr>
              <w:noProof/>
              <w:webHidden/>
            </w:rPr>
            <w:fldChar w:fldCharType="begin"/>
          </w:r>
          <w:r w:rsidR="00667A3B">
            <w:rPr>
              <w:noProof/>
              <w:webHidden/>
            </w:rPr>
            <w:instrText xml:space="preserve"> PAGEREF _Toc70978818 \h </w:instrText>
          </w:r>
          <w:r w:rsidR="00667A3B">
            <w:rPr>
              <w:noProof/>
              <w:webHidden/>
            </w:rPr>
          </w:r>
          <w:r w:rsidR="00667A3B">
            <w:rPr>
              <w:noProof/>
              <w:webHidden/>
            </w:rPr>
            <w:fldChar w:fldCharType="separate"/>
          </w:r>
          <w:r w:rsidR="00667A3B">
            <w:rPr>
              <w:noProof/>
              <w:webHidden/>
            </w:rPr>
            <w:t>5</w:t>
          </w:r>
          <w:r w:rsidR="00667A3B">
            <w:rPr>
              <w:noProof/>
              <w:webHidden/>
            </w:rPr>
            <w:fldChar w:fldCharType="end"/>
          </w:r>
          <w:r>
            <w:rPr>
              <w:noProof/>
            </w:rPr>
            <w:fldChar w:fldCharType="end"/>
          </w:r>
        </w:p>
        <w:p w14:paraId="34F70257" w14:textId="0A2F5781" w:rsidR="00667A3B" w:rsidRDefault="005E4D34">
          <w:pPr>
            <w:pStyle w:val="TOC2"/>
            <w:tabs>
              <w:tab w:val="right" w:leader="dot" w:pos="9016"/>
            </w:tabs>
            <w:rPr>
              <w:noProof/>
              <w:szCs w:val="24"/>
            </w:rPr>
          </w:pPr>
          <w:hyperlink w:anchor="_Toc70978819" w:history="1">
            <w:r w:rsidR="00667A3B" w:rsidRPr="0037452C">
              <w:rPr>
                <w:rStyle w:val="Hyperlink"/>
                <w:rFonts w:ascii="Calibri" w:hAnsi="Calibri"/>
                <w:noProof/>
              </w:rPr>
              <w:t>Top Trumps: NBA All Stars</w:t>
            </w:r>
            <w:r w:rsidR="00667A3B">
              <w:rPr>
                <w:noProof/>
                <w:webHidden/>
              </w:rPr>
              <w:tab/>
            </w:r>
            <w:r w:rsidR="00667A3B">
              <w:rPr>
                <w:noProof/>
                <w:webHidden/>
              </w:rPr>
              <w:fldChar w:fldCharType="begin"/>
            </w:r>
            <w:r w:rsidR="00667A3B">
              <w:rPr>
                <w:noProof/>
                <w:webHidden/>
              </w:rPr>
              <w:instrText xml:space="preserve"> PAGEREF _Toc70978819 \h </w:instrText>
            </w:r>
            <w:r w:rsidR="00667A3B">
              <w:rPr>
                <w:noProof/>
                <w:webHidden/>
              </w:rPr>
            </w:r>
            <w:r w:rsidR="00667A3B">
              <w:rPr>
                <w:noProof/>
                <w:webHidden/>
              </w:rPr>
              <w:fldChar w:fldCharType="separate"/>
            </w:r>
            <w:r w:rsidR="00667A3B">
              <w:rPr>
                <w:noProof/>
                <w:webHidden/>
              </w:rPr>
              <w:t>5</w:t>
            </w:r>
            <w:r w:rsidR="00667A3B">
              <w:rPr>
                <w:noProof/>
                <w:webHidden/>
              </w:rPr>
              <w:fldChar w:fldCharType="end"/>
            </w:r>
          </w:hyperlink>
        </w:p>
        <w:p w14:paraId="03219C06" w14:textId="59BF3C8A" w:rsidR="00667A3B" w:rsidRDefault="005E4D34">
          <w:pPr>
            <w:pStyle w:val="TOC2"/>
            <w:tabs>
              <w:tab w:val="right" w:leader="dot" w:pos="9016"/>
            </w:tabs>
            <w:rPr>
              <w:noProof/>
              <w:szCs w:val="24"/>
            </w:rPr>
          </w:pPr>
          <w:hyperlink w:anchor="_Toc70978820" w:history="1">
            <w:r w:rsidR="00667A3B" w:rsidRPr="0037452C">
              <w:rPr>
                <w:rStyle w:val="Hyperlink"/>
                <w:rFonts w:ascii="Calibri" w:hAnsi="Calibri"/>
                <w:noProof/>
              </w:rPr>
              <w:t>Fantasy basketball league</w:t>
            </w:r>
            <w:r w:rsidR="00667A3B">
              <w:rPr>
                <w:noProof/>
                <w:webHidden/>
              </w:rPr>
              <w:tab/>
            </w:r>
            <w:r w:rsidR="00667A3B">
              <w:rPr>
                <w:noProof/>
                <w:webHidden/>
              </w:rPr>
              <w:fldChar w:fldCharType="begin"/>
            </w:r>
            <w:r w:rsidR="00667A3B">
              <w:rPr>
                <w:noProof/>
                <w:webHidden/>
              </w:rPr>
              <w:instrText xml:space="preserve"> PAGEREF _Toc70978820 \h </w:instrText>
            </w:r>
            <w:r w:rsidR="00667A3B">
              <w:rPr>
                <w:noProof/>
                <w:webHidden/>
              </w:rPr>
            </w:r>
            <w:r w:rsidR="00667A3B">
              <w:rPr>
                <w:noProof/>
                <w:webHidden/>
              </w:rPr>
              <w:fldChar w:fldCharType="separate"/>
            </w:r>
            <w:r w:rsidR="00667A3B">
              <w:rPr>
                <w:noProof/>
                <w:webHidden/>
              </w:rPr>
              <w:t>5</w:t>
            </w:r>
            <w:r w:rsidR="00667A3B">
              <w:rPr>
                <w:noProof/>
                <w:webHidden/>
              </w:rPr>
              <w:fldChar w:fldCharType="end"/>
            </w:r>
          </w:hyperlink>
        </w:p>
        <w:p w14:paraId="3B6B528B" w14:textId="1B9B9257" w:rsidR="00667A3B" w:rsidRDefault="005E4D34">
          <w:pPr>
            <w:pStyle w:val="TOC3"/>
            <w:tabs>
              <w:tab w:val="right" w:leader="dot" w:pos="9016"/>
            </w:tabs>
            <w:rPr>
              <w:noProof/>
              <w:szCs w:val="24"/>
            </w:rPr>
          </w:pPr>
          <w:hyperlink w:anchor="_Toc70978821" w:history="1">
            <w:r w:rsidR="00667A3B" w:rsidRPr="0037452C">
              <w:rPr>
                <w:rStyle w:val="Hyperlink"/>
                <w:rFonts w:ascii="Calibri" w:hAnsi="Calibri"/>
                <w:noProof/>
              </w:rPr>
              <w:t>NBA Fantasy</w:t>
            </w:r>
            <w:r w:rsidR="00667A3B">
              <w:rPr>
                <w:noProof/>
                <w:webHidden/>
              </w:rPr>
              <w:tab/>
            </w:r>
            <w:r w:rsidR="00667A3B">
              <w:rPr>
                <w:noProof/>
                <w:webHidden/>
              </w:rPr>
              <w:fldChar w:fldCharType="begin"/>
            </w:r>
            <w:r w:rsidR="00667A3B">
              <w:rPr>
                <w:noProof/>
                <w:webHidden/>
              </w:rPr>
              <w:instrText xml:space="preserve"> PAGEREF _Toc70978821 \h </w:instrText>
            </w:r>
            <w:r w:rsidR="00667A3B">
              <w:rPr>
                <w:noProof/>
                <w:webHidden/>
              </w:rPr>
            </w:r>
            <w:r w:rsidR="00667A3B">
              <w:rPr>
                <w:noProof/>
                <w:webHidden/>
              </w:rPr>
              <w:fldChar w:fldCharType="separate"/>
            </w:r>
            <w:r w:rsidR="00667A3B">
              <w:rPr>
                <w:noProof/>
                <w:webHidden/>
              </w:rPr>
              <w:t>6</w:t>
            </w:r>
            <w:r w:rsidR="00667A3B">
              <w:rPr>
                <w:noProof/>
                <w:webHidden/>
              </w:rPr>
              <w:fldChar w:fldCharType="end"/>
            </w:r>
          </w:hyperlink>
        </w:p>
        <w:p w14:paraId="1F4A7977" w14:textId="4DBAE4A2" w:rsidR="00667A3B" w:rsidRDefault="005E4D34">
          <w:pPr>
            <w:pStyle w:val="TOC3"/>
            <w:tabs>
              <w:tab w:val="right" w:leader="dot" w:pos="9016"/>
            </w:tabs>
            <w:rPr>
              <w:noProof/>
              <w:szCs w:val="24"/>
            </w:rPr>
          </w:pPr>
          <w:hyperlink w:anchor="_Toc70978822" w:history="1">
            <w:r w:rsidR="00667A3B" w:rsidRPr="0037452C">
              <w:rPr>
                <w:rStyle w:val="Hyperlink"/>
                <w:rFonts w:ascii="Calibri" w:hAnsi="Calibri"/>
                <w:noProof/>
              </w:rPr>
              <w:t>Yahoo Fantasy basketball</w:t>
            </w:r>
            <w:r w:rsidR="00667A3B">
              <w:rPr>
                <w:noProof/>
                <w:webHidden/>
              </w:rPr>
              <w:tab/>
            </w:r>
            <w:r w:rsidR="00667A3B">
              <w:rPr>
                <w:noProof/>
                <w:webHidden/>
              </w:rPr>
              <w:fldChar w:fldCharType="begin"/>
            </w:r>
            <w:r w:rsidR="00667A3B">
              <w:rPr>
                <w:noProof/>
                <w:webHidden/>
              </w:rPr>
              <w:instrText xml:space="preserve"> PAGEREF _Toc70978822 \h </w:instrText>
            </w:r>
            <w:r w:rsidR="00667A3B">
              <w:rPr>
                <w:noProof/>
                <w:webHidden/>
              </w:rPr>
            </w:r>
            <w:r w:rsidR="00667A3B">
              <w:rPr>
                <w:noProof/>
                <w:webHidden/>
              </w:rPr>
              <w:fldChar w:fldCharType="separate"/>
            </w:r>
            <w:r w:rsidR="00667A3B">
              <w:rPr>
                <w:noProof/>
                <w:webHidden/>
              </w:rPr>
              <w:t>6</w:t>
            </w:r>
            <w:r w:rsidR="00667A3B">
              <w:rPr>
                <w:noProof/>
                <w:webHidden/>
              </w:rPr>
              <w:fldChar w:fldCharType="end"/>
            </w:r>
          </w:hyperlink>
        </w:p>
        <w:p w14:paraId="072281FB" w14:textId="13487C0C" w:rsidR="00667A3B" w:rsidRDefault="005E4D34">
          <w:pPr>
            <w:pStyle w:val="TOC2"/>
            <w:tabs>
              <w:tab w:val="right" w:leader="dot" w:pos="9016"/>
            </w:tabs>
            <w:rPr>
              <w:noProof/>
              <w:szCs w:val="24"/>
            </w:rPr>
          </w:pPr>
          <w:hyperlink w:anchor="_Toc70978823" w:history="1">
            <w:r w:rsidR="00667A3B" w:rsidRPr="0037452C">
              <w:rPr>
                <w:rStyle w:val="Hyperlink"/>
                <w:rFonts w:ascii="Calibri" w:hAnsi="Calibri"/>
                <w:noProof/>
              </w:rPr>
              <w:t>The team Elo rating system</w:t>
            </w:r>
            <w:r w:rsidR="00667A3B">
              <w:rPr>
                <w:noProof/>
                <w:webHidden/>
              </w:rPr>
              <w:tab/>
            </w:r>
            <w:r w:rsidR="00667A3B">
              <w:rPr>
                <w:noProof/>
                <w:webHidden/>
              </w:rPr>
              <w:fldChar w:fldCharType="begin"/>
            </w:r>
            <w:r w:rsidR="00667A3B">
              <w:rPr>
                <w:noProof/>
                <w:webHidden/>
              </w:rPr>
              <w:instrText xml:space="preserve"> PAGEREF _Toc70978823 \h </w:instrText>
            </w:r>
            <w:r w:rsidR="00667A3B">
              <w:rPr>
                <w:noProof/>
                <w:webHidden/>
              </w:rPr>
            </w:r>
            <w:r w:rsidR="00667A3B">
              <w:rPr>
                <w:noProof/>
                <w:webHidden/>
              </w:rPr>
              <w:fldChar w:fldCharType="separate"/>
            </w:r>
            <w:r w:rsidR="00667A3B">
              <w:rPr>
                <w:noProof/>
                <w:webHidden/>
              </w:rPr>
              <w:t>6</w:t>
            </w:r>
            <w:r w:rsidR="00667A3B">
              <w:rPr>
                <w:noProof/>
                <w:webHidden/>
              </w:rPr>
              <w:fldChar w:fldCharType="end"/>
            </w:r>
          </w:hyperlink>
        </w:p>
        <w:p w14:paraId="51E1330E" w14:textId="210F5A64" w:rsidR="00667A3B" w:rsidRDefault="005E4D34">
          <w:pPr>
            <w:pStyle w:val="TOC2"/>
            <w:tabs>
              <w:tab w:val="right" w:leader="dot" w:pos="9016"/>
            </w:tabs>
            <w:rPr>
              <w:noProof/>
              <w:szCs w:val="24"/>
            </w:rPr>
          </w:pPr>
          <w:hyperlink w:anchor="_Toc70978824" w:history="1">
            <w:r w:rsidR="00667A3B" w:rsidRPr="0037452C">
              <w:rPr>
                <w:rStyle w:val="Hyperlink"/>
                <w:rFonts w:ascii="Calibri" w:hAnsi="Calibri"/>
                <w:noProof/>
                <w:bdr w:val="none" w:sz="0" w:space="0" w:color="auto" w:frame="1"/>
                <w:shd w:val="clear" w:color="auto" w:fill="FFFFFF"/>
              </w:rPr>
              <w:t>The formula of Elo rating system</w:t>
            </w:r>
            <w:r w:rsidR="00667A3B">
              <w:rPr>
                <w:noProof/>
                <w:webHidden/>
              </w:rPr>
              <w:tab/>
            </w:r>
            <w:r w:rsidR="00667A3B">
              <w:rPr>
                <w:noProof/>
                <w:webHidden/>
              </w:rPr>
              <w:fldChar w:fldCharType="begin"/>
            </w:r>
            <w:r w:rsidR="00667A3B">
              <w:rPr>
                <w:noProof/>
                <w:webHidden/>
              </w:rPr>
              <w:instrText xml:space="preserve"> PAGEREF _Toc70978824 \h </w:instrText>
            </w:r>
            <w:r w:rsidR="00667A3B">
              <w:rPr>
                <w:noProof/>
                <w:webHidden/>
              </w:rPr>
            </w:r>
            <w:r w:rsidR="00667A3B">
              <w:rPr>
                <w:noProof/>
                <w:webHidden/>
              </w:rPr>
              <w:fldChar w:fldCharType="separate"/>
            </w:r>
            <w:r w:rsidR="00667A3B">
              <w:rPr>
                <w:noProof/>
                <w:webHidden/>
              </w:rPr>
              <w:t>7</w:t>
            </w:r>
            <w:r w:rsidR="00667A3B">
              <w:rPr>
                <w:noProof/>
                <w:webHidden/>
              </w:rPr>
              <w:fldChar w:fldCharType="end"/>
            </w:r>
          </w:hyperlink>
        </w:p>
        <w:p w14:paraId="477074C1" w14:textId="12EC1396" w:rsidR="00667A3B" w:rsidRDefault="005E4D34">
          <w:pPr>
            <w:pStyle w:val="TOC2"/>
            <w:tabs>
              <w:tab w:val="right" w:leader="dot" w:pos="9016"/>
            </w:tabs>
            <w:rPr>
              <w:noProof/>
              <w:szCs w:val="24"/>
            </w:rPr>
          </w:pPr>
          <w:hyperlink w:anchor="_Toc70978825" w:history="1">
            <w:r w:rsidR="00667A3B" w:rsidRPr="0037452C">
              <w:rPr>
                <w:rStyle w:val="Hyperlink"/>
                <w:rFonts w:ascii="Calibri" w:hAnsi="Calibri"/>
                <w:noProof/>
              </w:rPr>
              <w:t>Per(Player Efficiency Rating)</w:t>
            </w:r>
            <w:r w:rsidR="00667A3B">
              <w:rPr>
                <w:noProof/>
                <w:webHidden/>
              </w:rPr>
              <w:tab/>
            </w:r>
            <w:r w:rsidR="00667A3B">
              <w:rPr>
                <w:noProof/>
                <w:webHidden/>
              </w:rPr>
              <w:fldChar w:fldCharType="begin"/>
            </w:r>
            <w:r w:rsidR="00667A3B">
              <w:rPr>
                <w:noProof/>
                <w:webHidden/>
              </w:rPr>
              <w:instrText xml:space="preserve"> PAGEREF _Toc70978825 \h </w:instrText>
            </w:r>
            <w:r w:rsidR="00667A3B">
              <w:rPr>
                <w:noProof/>
                <w:webHidden/>
              </w:rPr>
            </w:r>
            <w:r w:rsidR="00667A3B">
              <w:rPr>
                <w:noProof/>
                <w:webHidden/>
              </w:rPr>
              <w:fldChar w:fldCharType="separate"/>
            </w:r>
            <w:r w:rsidR="00667A3B">
              <w:rPr>
                <w:noProof/>
                <w:webHidden/>
              </w:rPr>
              <w:t>8</w:t>
            </w:r>
            <w:r w:rsidR="00667A3B">
              <w:rPr>
                <w:noProof/>
                <w:webHidden/>
              </w:rPr>
              <w:fldChar w:fldCharType="end"/>
            </w:r>
          </w:hyperlink>
        </w:p>
        <w:p w14:paraId="403BF3B1" w14:textId="261C60DB" w:rsidR="00667A3B" w:rsidRDefault="005E4D34">
          <w:pPr>
            <w:pStyle w:val="TOC1"/>
            <w:tabs>
              <w:tab w:val="right" w:leader="dot" w:pos="9016"/>
            </w:tabs>
            <w:rPr>
              <w:noProof/>
              <w:szCs w:val="24"/>
            </w:rPr>
          </w:pPr>
          <w:hyperlink w:anchor="_Toc70978826" w:history="1">
            <w:r w:rsidR="00667A3B" w:rsidRPr="0037452C">
              <w:rPr>
                <w:rStyle w:val="Hyperlink"/>
                <w:rFonts w:ascii="Calibri" w:hAnsi="Calibri"/>
                <w:noProof/>
              </w:rPr>
              <w:t>3.professional considerations</w:t>
            </w:r>
            <w:r w:rsidR="00667A3B">
              <w:rPr>
                <w:noProof/>
                <w:webHidden/>
              </w:rPr>
              <w:tab/>
            </w:r>
            <w:r w:rsidR="00667A3B">
              <w:rPr>
                <w:noProof/>
                <w:webHidden/>
              </w:rPr>
              <w:fldChar w:fldCharType="begin"/>
            </w:r>
            <w:r w:rsidR="00667A3B">
              <w:rPr>
                <w:noProof/>
                <w:webHidden/>
              </w:rPr>
              <w:instrText xml:space="preserve"> PAGEREF _Toc70978826 \h </w:instrText>
            </w:r>
            <w:r w:rsidR="00667A3B">
              <w:rPr>
                <w:noProof/>
                <w:webHidden/>
              </w:rPr>
            </w:r>
            <w:r w:rsidR="00667A3B">
              <w:rPr>
                <w:noProof/>
                <w:webHidden/>
              </w:rPr>
              <w:fldChar w:fldCharType="separate"/>
            </w:r>
            <w:r w:rsidR="00667A3B">
              <w:rPr>
                <w:noProof/>
                <w:webHidden/>
              </w:rPr>
              <w:t>9</w:t>
            </w:r>
            <w:r w:rsidR="00667A3B">
              <w:rPr>
                <w:noProof/>
                <w:webHidden/>
              </w:rPr>
              <w:fldChar w:fldCharType="end"/>
            </w:r>
          </w:hyperlink>
        </w:p>
        <w:p w14:paraId="5700B680" w14:textId="1B7322BD" w:rsidR="00667A3B" w:rsidRDefault="005E4D34">
          <w:pPr>
            <w:pStyle w:val="TOC1"/>
            <w:tabs>
              <w:tab w:val="right" w:leader="dot" w:pos="9016"/>
            </w:tabs>
            <w:rPr>
              <w:noProof/>
              <w:szCs w:val="24"/>
            </w:rPr>
          </w:pPr>
          <w:hyperlink w:anchor="_Toc70978827" w:history="1">
            <w:r w:rsidR="00667A3B" w:rsidRPr="0037452C">
              <w:rPr>
                <w:rStyle w:val="Hyperlink"/>
                <w:noProof/>
              </w:rPr>
              <w:t>4.requirement analysis</w:t>
            </w:r>
            <w:r w:rsidR="00667A3B">
              <w:rPr>
                <w:noProof/>
                <w:webHidden/>
              </w:rPr>
              <w:tab/>
            </w:r>
            <w:r w:rsidR="00667A3B">
              <w:rPr>
                <w:noProof/>
                <w:webHidden/>
              </w:rPr>
              <w:fldChar w:fldCharType="begin"/>
            </w:r>
            <w:r w:rsidR="00667A3B">
              <w:rPr>
                <w:noProof/>
                <w:webHidden/>
              </w:rPr>
              <w:instrText xml:space="preserve"> PAGEREF _Toc70978827 \h </w:instrText>
            </w:r>
            <w:r w:rsidR="00667A3B">
              <w:rPr>
                <w:noProof/>
                <w:webHidden/>
              </w:rPr>
            </w:r>
            <w:r w:rsidR="00667A3B">
              <w:rPr>
                <w:noProof/>
                <w:webHidden/>
              </w:rPr>
              <w:fldChar w:fldCharType="separate"/>
            </w:r>
            <w:r w:rsidR="00667A3B">
              <w:rPr>
                <w:noProof/>
                <w:webHidden/>
              </w:rPr>
              <w:t>11</w:t>
            </w:r>
            <w:r w:rsidR="00667A3B">
              <w:rPr>
                <w:noProof/>
                <w:webHidden/>
              </w:rPr>
              <w:fldChar w:fldCharType="end"/>
            </w:r>
          </w:hyperlink>
        </w:p>
        <w:p w14:paraId="5166273D" w14:textId="180DD091" w:rsidR="00667A3B" w:rsidRDefault="005E4D34">
          <w:pPr>
            <w:pStyle w:val="TOC2"/>
            <w:tabs>
              <w:tab w:val="right" w:leader="dot" w:pos="9016"/>
            </w:tabs>
            <w:rPr>
              <w:noProof/>
              <w:szCs w:val="24"/>
            </w:rPr>
          </w:pPr>
          <w:hyperlink w:anchor="_Toc70978828" w:history="1">
            <w:r w:rsidR="00667A3B" w:rsidRPr="0037452C">
              <w:rPr>
                <w:rStyle w:val="Hyperlink"/>
                <w:rFonts w:ascii="Calibri" w:hAnsi="Calibri"/>
                <w:noProof/>
              </w:rPr>
              <w:t>Functional requirements</w:t>
            </w:r>
            <w:r w:rsidR="00667A3B">
              <w:rPr>
                <w:noProof/>
                <w:webHidden/>
              </w:rPr>
              <w:tab/>
            </w:r>
            <w:r w:rsidR="00667A3B">
              <w:rPr>
                <w:noProof/>
                <w:webHidden/>
              </w:rPr>
              <w:fldChar w:fldCharType="begin"/>
            </w:r>
            <w:r w:rsidR="00667A3B">
              <w:rPr>
                <w:noProof/>
                <w:webHidden/>
              </w:rPr>
              <w:instrText xml:space="preserve"> PAGEREF _Toc70978828 \h </w:instrText>
            </w:r>
            <w:r w:rsidR="00667A3B">
              <w:rPr>
                <w:noProof/>
                <w:webHidden/>
              </w:rPr>
            </w:r>
            <w:r w:rsidR="00667A3B">
              <w:rPr>
                <w:noProof/>
                <w:webHidden/>
              </w:rPr>
              <w:fldChar w:fldCharType="separate"/>
            </w:r>
            <w:r w:rsidR="00667A3B">
              <w:rPr>
                <w:noProof/>
                <w:webHidden/>
              </w:rPr>
              <w:t>11</w:t>
            </w:r>
            <w:r w:rsidR="00667A3B">
              <w:rPr>
                <w:noProof/>
                <w:webHidden/>
              </w:rPr>
              <w:fldChar w:fldCharType="end"/>
            </w:r>
          </w:hyperlink>
        </w:p>
        <w:p w14:paraId="56FC27B9" w14:textId="296313D9" w:rsidR="00667A3B" w:rsidRDefault="005E4D34">
          <w:pPr>
            <w:pStyle w:val="TOC2"/>
            <w:tabs>
              <w:tab w:val="right" w:leader="dot" w:pos="9016"/>
            </w:tabs>
            <w:rPr>
              <w:noProof/>
              <w:szCs w:val="24"/>
            </w:rPr>
          </w:pPr>
          <w:hyperlink w:anchor="_Toc70978829" w:history="1">
            <w:r w:rsidR="00667A3B" w:rsidRPr="0037452C">
              <w:rPr>
                <w:rStyle w:val="Hyperlink"/>
                <w:rFonts w:ascii="Calibri" w:hAnsi="Calibri"/>
                <w:noProof/>
              </w:rPr>
              <w:t>Non-functional requirements</w:t>
            </w:r>
            <w:r w:rsidR="00667A3B">
              <w:rPr>
                <w:noProof/>
                <w:webHidden/>
              </w:rPr>
              <w:tab/>
            </w:r>
            <w:r w:rsidR="00667A3B">
              <w:rPr>
                <w:noProof/>
                <w:webHidden/>
              </w:rPr>
              <w:fldChar w:fldCharType="begin"/>
            </w:r>
            <w:r w:rsidR="00667A3B">
              <w:rPr>
                <w:noProof/>
                <w:webHidden/>
              </w:rPr>
              <w:instrText xml:space="preserve"> PAGEREF _Toc70978829 \h </w:instrText>
            </w:r>
            <w:r w:rsidR="00667A3B">
              <w:rPr>
                <w:noProof/>
                <w:webHidden/>
              </w:rPr>
            </w:r>
            <w:r w:rsidR="00667A3B">
              <w:rPr>
                <w:noProof/>
                <w:webHidden/>
              </w:rPr>
              <w:fldChar w:fldCharType="separate"/>
            </w:r>
            <w:r w:rsidR="00667A3B">
              <w:rPr>
                <w:noProof/>
                <w:webHidden/>
              </w:rPr>
              <w:t>11</w:t>
            </w:r>
            <w:r w:rsidR="00667A3B">
              <w:rPr>
                <w:noProof/>
                <w:webHidden/>
              </w:rPr>
              <w:fldChar w:fldCharType="end"/>
            </w:r>
          </w:hyperlink>
        </w:p>
        <w:p w14:paraId="228CD8DF" w14:textId="01677056" w:rsidR="00667A3B" w:rsidRDefault="005E4D34">
          <w:pPr>
            <w:pStyle w:val="TOC1"/>
            <w:tabs>
              <w:tab w:val="right" w:leader="dot" w:pos="9016"/>
            </w:tabs>
            <w:rPr>
              <w:noProof/>
              <w:szCs w:val="24"/>
            </w:rPr>
          </w:pPr>
          <w:hyperlink w:anchor="_Toc70978830" w:history="1">
            <w:r w:rsidR="00667A3B" w:rsidRPr="0037452C">
              <w:rPr>
                <w:rStyle w:val="Hyperlink"/>
                <w:rFonts w:ascii="Calibri" w:hAnsi="Calibri"/>
                <w:noProof/>
              </w:rPr>
              <w:t>5.system design</w:t>
            </w:r>
            <w:r w:rsidR="00667A3B">
              <w:rPr>
                <w:noProof/>
                <w:webHidden/>
              </w:rPr>
              <w:tab/>
            </w:r>
            <w:r w:rsidR="00667A3B">
              <w:rPr>
                <w:noProof/>
                <w:webHidden/>
              </w:rPr>
              <w:fldChar w:fldCharType="begin"/>
            </w:r>
            <w:r w:rsidR="00667A3B">
              <w:rPr>
                <w:noProof/>
                <w:webHidden/>
              </w:rPr>
              <w:instrText xml:space="preserve"> PAGEREF _Toc70978830 \h </w:instrText>
            </w:r>
            <w:r w:rsidR="00667A3B">
              <w:rPr>
                <w:noProof/>
                <w:webHidden/>
              </w:rPr>
            </w:r>
            <w:r w:rsidR="00667A3B">
              <w:rPr>
                <w:noProof/>
                <w:webHidden/>
              </w:rPr>
              <w:fldChar w:fldCharType="separate"/>
            </w:r>
            <w:r w:rsidR="00667A3B">
              <w:rPr>
                <w:noProof/>
                <w:webHidden/>
              </w:rPr>
              <w:t>12</w:t>
            </w:r>
            <w:r w:rsidR="00667A3B">
              <w:rPr>
                <w:noProof/>
                <w:webHidden/>
              </w:rPr>
              <w:fldChar w:fldCharType="end"/>
            </w:r>
          </w:hyperlink>
        </w:p>
        <w:p w14:paraId="1068B5BC" w14:textId="63859AA9" w:rsidR="00667A3B" w:rsidRDefault="005E4D34">
          <w:pPr>
            <w:pStyle w:val="TOC2"/>
            <w:tabs>
              <w:tab w:val="right" w:leader="dot" w:pos="9016"/>
            </w:tabs>
            <w:rPr>
              <w:noProof/>
              <w:szCs w:val="24"/>
            </w:rPr>
          </w:pPr>
          <w:hyperlink w:anchor="_Toc70978831" w:history="1">
            <w:r w:rsidR="00667A3B" w:rsidRPr="0037452C">
              <w:rPr>
                <w:rStyle w:val="Hyperlink"/>
                <w:rFonts w:ascii="Calibri" w:hAnsi="Calibri"/>
                <w:noProof/>
              </w:rPr>
              <w:t>5.1 learning objectives</w:t>
            </w:r>
            <w:r w:rsidR="00667A3B">
              <w:rPr>
                <w:noProof/>
                <w:webHidden/>
              </w:rPr>
              <w:tab/>
            </w:r>
            <w:r w:rsidR="00667A3B">
              <w:rPr>
                <w:noProof/>
                <w:webHidden/>
              </w:rPr>
              <w:fldChar w:fldCharType="begin"/>
            </w:r>
            <w:r w:rsidR="00667A3B">
              <w:rPr>
                <w:noProof/>
                <w:webHidden/>
              </w:rPr>
              <w:instrText xml:space="preserve"> PAGEREF _Toc70978831 \h </w:instrText>
            </w:r>
            <w:r w:rsidR="00667A3B">
              <w:rPr>
                <w:noProof/>
                <w:webHidden/>
              </w:rPr>
            </w:r>
            <w:r w:rsidR="00667A3B">
              <w:rPr>
                <w:noProof/>
                <w:webHidden/>
              </w:rPr>
              <w:fldChar w:fldCharType="separate"/>
            </w:r>
            <w:r w:rsidR="00667A3B">
              <w:rPr>
                <w:noProof/>
                <w:webHidden/>
              </w:rPr>
              <w:t>12</w:t>
            </w:r>
            <w:r w:rsidR="00667A3B">
              <w:rPr>
                <w:noProof/>
                <w:webHidden/>
              </w:rPr>
              <w:fldChar w:fldCharType="end"/>
            </w:r>
          </w:hyperlink>
        </w:p>
        <w:p w14:paraId="1C10B528" w14:textId="658DC3CC" w:rsidR="00667A3B" w:rsidRDefault="005E4D34">
          <w:pPr>
            <w:pStyle w:val="TOC3"/>
            <w:tabs>
              <w:tab w:val="right" w:leader="dot" w:pos="9016"/>
            </w:tabs>
            <w:rPr>
              <w:noProof/>
              <w:szCs w:val="24"/>
            </w:rPr>
          </w:pPr>
          <w:hyperlink w:anchor="_Toc70978832" w:history="1">
            <w:r w:rsidR="00667A3B" w:rsidRPr="0037452C">
              <w:rPr>
                <w:rStyle w:val="Hyperlink"/>
                <w:rFonts w:ascii="Calibri" w:hAnsi="Calibri"/>
                <w:noProof/>
              </w:rPr>
              <w:t>Modules</w:t>
            </w:r>
            <w:r w:rsidR="00667A3B">
              <w:rPr>
                <w:noProof/>
                <w:webHidden/>
              </w:rPr>
              <w:tab/>
            </w:r>
            <w:r w:rsidR="00667A3B">
              <w:rPr>
                <w:noProof/>
                <w:webHidden/>
              </w:rPr>
              <w:fldChar w:fldCharType="begin"/>
            </w:r>
            <w:r w:rsidR="00667A3B">
              <w:rPr>
                <w:noProof/>
                <w:webHidden/>
              </w:rPr>
              <w:instrText xml:space="preserve"> PAGEREF _Toc70978832 \h </w:instrText>
            </w:r>
            <w:r w:rsidR="00667A3B">
              <w:rPr>
                <w:noProof/>
                <w:webHidden/>
              </w:rPr>
            </w:r>
            <w:r w:rsidR="00667A3B">
              <w:rPr>
                <w:noProof/>
                <w:webHidden/>
              </w:rPr>
              <w:fldChar w:fldCharType="separate"/>
            </w:r>
            <w:r w:rsidR="00667A3B">
              <w:rPr>
                <w:noProof/>
                <w:webHidden/>
              </w:rPr>
              <w:t>12</w:t>
            </w:r>
            <w:r w:rsidR="00667A3B">
              <w:rPr>
                <w:noProof/>
                <w:webHidden/>
              </w:rPr>
              <w:fldChar w:fldCharType="end"/>
            </w:r>
          </w:hyperlink>
        </w:p>
        <w:p w14:paraId="48027A6D" w14:textId="244B992C" w:rsidR="00667A3B" w:rsidRDefault="005E4D34">
          <w:pPr>
            <w:pStyle w:val="TOC3"/>
            <w:tabs>
              <w:tab w:val="right" w:leader="dot" w:pos="9016"/>
            </w:tabs>
            <w:rPr>
              <w:noProof/>
              <w:szCs w:val="24"/>
            </w:rPr>
          </w:pPr>
          <w:hyperlink w:anchor="_Toc70978833" w:history="1">
            <w:r w:rsidR="00667A3B" w:rsidRPr="0037452C">
              <w:rPr>
                <w:rStyle w:val="Hyperlink"/>
                <w:noProof/>
              </w:rPr>
              <w:t>Data Selection</w:t>
            </w:r>
            <w:r w:rsidR="00667A3B">
              <w:rPr>
                <w:noProof/>
                <w:webHidden/>
              </w:rPr>
              <w:tab/>
            </w:r>
            <w:r w:rsidR="00667A3B">
              <w:rPr>
                <w:noProof/>
                <w:webHidden/>
              </w:rPr>
              <w:fldChar w:fldCharType="begin"/>
            </w:r>
            <w:r w:rsidR="00667A3B">
              <w:rPr>
                <w:noProof/>
                <w:webHidden/>
              </w:rPr>
              <w:instrText xml:space="preserve"> PAGEREF _Toc70978833 \h </w:instrText>
            </w:r>
            <w:r w:rsidR="00667A3B">
              <w:rPr>
                <w:noProof/>
                <w:webHidden/>
              </w:rPr>
            </w:r>
            <w:r w:rsidR="00667A3B">
              <w:rPr>
                <w:noProof/>
                <w:webHidden/>
              </w:rPr>
              <w:fldChar w:fldCharType="separate"/>
            </w:r>
            <w:r w:rsidR="00667A3B">
              <w:rPr>
                <w:noProof/>
                <w:webHidden/>
              </w:rPr>
              <w:t>13</w:t>
            </w:r>
            <w:r w:rsidR="00667A3B">
              <w:rPr>
                <w:noProof/>
                <w:webHidden/>
              </w:rPr>
              <w:fldChar w:fldCharType="end"/>
            </w:r>
          </w:hyperlink>
        </w:p>
        <w:p w14:paraId="221F7899" w14:textId="3F3C5176" w:rsidR="00667A3B" w:rsidRDefault="005E4D34">
          <w:pPr>
            <w:pStyle w:val="TOC3"/>
            <w:tabs>
              <w:tab w:val="right" w:leader="dot" w:pos="9016"/>
            </w:tabs>
            <w:rPr>
              <w:noProof/>
              <w:szCs w:val="24"/>
            </w:rPr>
          </w:pPr>
          <w:hyperlink w:anchor="_Toc70978834" w:history="1">
            <w:r w:rsidR="00667A3B" w:rsidRPr="0037452C">
              <w:rPr>
                <w:rStyle w:val="Hyperlink"/>
                <w:rFonts w:ascii="Calibri" w:hAnsi="Calibri"/>
                <w:noProof/>
              </w:rPr>
              <w:t>Modelling team chemistry</w:t>
            </w:r>
            <w:r w:rsidR="00667A3B">
              <w:rPr>
                <w:noProof/>
                <w:webHidden/>
              </w:rPr>
              <w:tab/>
            </w:r>
            <w:r w:rsidR="00667A3B">
              <w:rPr>
                <w:noProof/>
                <w:webHidden/>
              </w:rPr>
              <w:fldChar w:fldCharType="begin"/>
            </w:r>
            <w:r w:rsidR="00667A3B">
              <w:rPr>
                <w:noProof/>
                <w:webHidden/>
              </w:rPr>
              <w:instrText xml:space="preserve"> PAGEREF _Toc70978834 \h </w:instrText>
            </w:r>
            <w:r w:rsidR="00667A3B">
              <w:rPr>
                <w:noProof/>
                <w:webHidden/>
              </w:rPr>
            </w:r>
            <w:r w:rsidR="00667A3B">
              <w:rPr>
                <w:noProof/>
                <w:webHidden/>
              </w:rPr>
              <w:fldChar w:fldCharType="separate"/>
            </w:r>
            <w:r w:rsidR="00667A3B">
              <w:rPr>
                <w:noProof/>
                <w:webHidden/>
              </w:rPr>
              <w:t>13</w:t>
            </w:r>
            <w:r w:rsidR="00667A3B">
              <w:rPr>
                <w:noProof/>
                <w:webHidden/>
              </w:rPr>
              <w:fldChar w:fldCharType="end"/>
            </w:r>
          </w:hyperlink>
        </w:p>
        <w:p w14:paraId="2C62469F" w14:textId="7ECB8A1A" w:rsidR="00667A3B" w:rsidRDefault="005E4D34">
          <w:pPr>
            <w:pStyle w:val="TOC3"/>
            <w:tabs>
              <w:tab w:val="right" w:leader="dot" w:pos="9016"/>
            </w:tabs>
            <w:rPr>
              <w:noProof/>
              <w:szCs w:val="24"/>
            </w:rPr>
          </w:pPr>
          <w:hyperlink w:anchor="_Toc70978835" w:history="1">
            <w:r w:rsidR="00667A3B" w:rsidRPr="0037452C">
              <w:rPr>
                <w:rStyle w:val="Hyperlink"/>
                <w:rFonts w:ascii="Calibri" w:hAnsi="Calibri"/>
                <w:noProof/>
              </w:rPr>
              <w:t>The function to calculate the strength of groups of players</w:t>
            </w:r>
            <w:r w:rsidR="00667A3B">
              <w:rPr>
                <w:noProof/>
                <w:webHidden/>
              </w:rPr>
              <w:tab/>
            </w:r>
            <w:r w:rsidR="00667A3B">
              <w:rPr>
                <w:noProof/>
                <w:webHidden/>
              </w:rPr>
              <w:fldChar w:fldCharType="begin"/>
            </w:r>
            <w:r w:rsidR="00667A3B">
              <w:rPr>
                <w:noProof/>
                <w:webHidden/>
              </w:rPr>
              <w:instrText xml:space="preserve"> PAGEREF _Toc70978835 \h </w:instrText>
            </w:r>
            <w:r w:rsidR="00667A3B">
              <w:rPr>
                <w:noProof/>
                <w:webHidden/>
              </w:rPr>
            </w:r>
            <w:r w:rsidR="00667A3B">
              <w:rPr>
                <w:noProof/>
                <w:webHidden/>
              </w:rPr>
              <w:fldChar w:fldCharType="separate"/>
            </w:r>
            <w:r w:rsidR="00667A3B">
              <w:rPr>
                <w:noProof/>
                <w:webHidden/>
              </w:rPr>
              <w:t>15</w:t>
            </w:r>
            <w:r w:rsidR="00667A3B">
              <w:rPr>
                <w:noProof/>
                <w:webHidden/>
              </w:rPr>
              <w:fldChar w:fldCharType="end"/>
            </w:r>
          </w:hyperlink>
        </w:p>
        <w:p w14:paraId="513C0EB6" w14:textId="53ED3E8C" w:rsidR="00667A3B" w:rsidRDefault="005E4D34">
          <w:pPr>
            <w:pStyle w:val="TOC3"/>
            <w:tabs>
              <w:tab w:val="right" w:leader="dot" w:pos="9016"/>
            </w:tabs>
            <w:rPr>
              <w:noProof/>
              <w:szCs w:val="24"/>
            </w:rPr>
          </w:pPr>
          <w:hyperlink w:anchor="_Toc70978836" w:history="1">
            <w:r w:rsidR="00667A3B" w:rsidRPr="0037452C">
              <w:rPr>
                <w:rStyle w:val="Hyperlink"/>
                <w:rFonts w:ascii="Calibri" w:hAnsi="Calibri"/>
                <w:noProof/>
              </w:rPr>
              <w:t>The function to calculate the team chemistry</w:t>
            </w:r>
            <w:r w:rsidR="00667A3B">
              <w:rPr>
                <w:noProof/>
                <w:webHidden/>
              </w:rPr>
              <w:tab/>
            </w:r>
            <w:r w:rsidR="00667A3B">
              <w:rPr>
                <w:noProof/>
                <w:webHidden/>
              </w:rPr>
              <w:fldChar w:fldCharType="begin"/>
            </w:r>
            <w:r w:rsidR="00667A3B">
              <w:rPr>
                <w:noProof/>
                <w:webHidden/>
              </w:rPr>
              <w:instrText xml:space="preserve"> PAGEREF _Toc70978836 \h </w:instrText>
            </w:r>
            <w:r w:rsidR="00667A3B">
              <w:rPr>
                <w:noProof/>
                <w:webHidden/>
              </w:rPr>
            </w:r>
            <w:r w:rsidR="00667A3B">
              <w:rPr>
                <w:noProof/>
                <w:webHidden/>
              </w:rPr>
              <w:fldChar w:fldCharType="separate"/>
            </w:r>
            <w:r w:rsidR="00667A3B">
              <w:rPr>
                <w:noProof/>
                <w:webHidden/>
              </w:rPr>
              <w:t>16</w:t>
            </w:r>
            <w:r w:rsidR="00667A3B">
              <w:rPr>
                <w:noProof/>
                <w:webHidden/>
              </w:rPr>
              <w:fldChar w:fldCharType="end"/>
            </w:r>
          </w:hyperlink>
        </w:p>
        <w:p w14:paraId="080D4ADD" w14:textId="226FB914" w:rsidR="00667A3B" w:rsidRDefault="005E4D34">
          <w:pPr>
            <w:pStyle w:val="TOC3"/>
            <w:tabs>
              <w:tab w:val="right" w:leader="dot" w:pos="9016"/>
            </w:tabs>
            <w:rPr>
              <w:noProof/>
              <w:szCs w:val="24"/>
            </w:rPr>
          </w:pPr>
          <w:hyperlink w:anchor="_Toc70978837" w:history="1">
            <w:r w:rsidR="00667A3B" w:rsidRPr="0037452C">
              <w:rPr>
                <w:rStyle w:val="Hyperlink"/>
                <w:rFonts w:ascii="Calibri" w:hAnsi="Calibri"/>
                <w:noProof/>
              </w:rPr>
              <w:t>Data memo function</w:t>
            </w:r>
            <w:r w:rsidR="00667A3B">
              <w:rPr>
                <w:noProof/>
                <w:webHidden/>
              </w:rPr>
              <w:tab/>
            </w:r>
            <w:r w:rsidR="00667A3B">
              <w:rPr>
                <w:noProof/>
                <w:webHidden/>
              </w:rPr>
              <w:fldChar w:fldCharType="begin"/>
            </w:r>
            <w:r w:rsidR="00667A3B">
              <w:rPr>
                <w:noProof/>
                <w:webHidden/>
              </w:rPr>
              <w:instrText xml:space="preserve"> PAGEREF _Toc70978837 \h </w:instrText>
            </w:r>
            <w:r w:rsidR="00667A3B">
              <w:rPr>
                <w:noProof/>
                <w:webHidden/>
              </w:rPr>
            </w:r>
            <w:r w:rsidR="00667A3B">
              <w:rPr>
                <w:noProof/>
                <w:webHidden/>
              </w:rPr>
              <w:fldChar w:fldCharType="separate"/>
            </w:r>
            <w:r w:rsidR="00667A3B">
              <w:rPr>
                <w:noProof/>
                <w:webHidden/>
              </w:rPr>
              <w:t>18</w:t>
            </w:r>
            <w:r w:rsidR="00667A3B">
              <w:rPr>
                <w:noProof/>
                <w:webHidden/>
              </w:rPr>
              <w:fldChar w:fldCharType="end"/>
            </w:r>
          </w:hyperlink>
        </w:p>
        <w:p w14:paraId="00FDC599" w14:textId="5CAEF30F" w:rsidR="00667A3B" w:rsidRDefault="005E4D34">
          <w:pPr>
            <w:pStyle w:val="TOC3"/>
            <w:tabs>
              <w:tab w:val="right" w:leader="dot" w:pos="9016"/>
            </w:tabs>
            <w:rPr>
              <w:noProof/>
              <w:szCs w:val="24"/>
            </w:rPr>
          </w:pPr>
          <w:hyperlink w:anchor="_Toc70978838" w:history="1">
            <w:r w:rsidR="00667A3B" w:rsidRPr="0037452C">
              <w:rPr>
                <w:rStyle w:val="Hyperlink"/>
                <w:rFonts w:ascii="Calibri" w:hAnsi="Calibri"/>
                <w:noProof/>
              </w:rPr>
              <w:t>Tkinter library (Geeks, 2021)</w:t>
            </w:r>
            <w:r w:rsidR="00667A3B">
              <w:rPr>
                <w:noProof/>
                <w:webHidden/>
              </w:rPr>
              <w:tab/>
            </w:r>
            <w:r w:rsidR="00667A3B">
              <w:rPr>
                <w:noProof/>
                <w:webHidden/>
              </w:rPr>
              <w:fldChar w:fldCharType="begin"/>
            </w:r>
            <w:r w:rsidR="00667A3B">
              <w:rPr>
                <w:noProof/>
                <w:webHidden/>
              </w:rPr>
              <w:instrText xml:space="preserve"> PAGEREF _Toc70978838 \h </w:instrText>
            </w:r>
            <w:r w:rsidR="00667A3B">
              <w:rPr>
                <w:noProof/>
                <w:webHidden/>
              </w:rPr>
            </w:r>
            <w:r w:rsidR="00667A3B">
              <w:rPr>
                <w:noProof/>
                <w:webHidden/>
              </w:rPr>
              <w:fldChar w:fldCharType="separate"/>
            </w:r>
            <w:r w:rsidR="00667A3B">
              <w:rPr>
                <w:noProof/>
                <w:webHidden/>
              </w:rPr>
              <w:t>18</w:t>
            </w:r>
            <w:r w:rsidR="00667A3B">
              <w:rPr>
                <w:noProof/>
                <w:webHidden/>
              </w:rPr>
              <w:fldChar w:fldCharType="end"/>
            </w:r>
          </w:hyperlink>
        </w:p>
        <w:p w14:paraId="229232BC" w14:textId="191B7E59" w:rsidR="00667A3B" w:rsidRDefault="005E4D34">
          <w:pPr>
            <w:pStyle w:val="TOC3"/>
            <w:tabs>
              <w:tab w:val="right" w:leader="dot" w:pos="9016"/>
            </w:tabs>
            <w:rPr>
              <w:noProof/>
              <w:szCs w:val="24"/>
            </w:rPr>
          </w:pPr>
          <w:hyperlink w:anchor="_Toc70978839" w:history="1">
            <w:r w:rsidR="00667A3B" w:rsidRPr="0037452C">
              <w:rPr>
                <w:rStyle w:val="Hyperlink"/>
                <w:rFonts w:ascii="Calibri" w:hAnsi="Calibri"/>
                <w:noProof/>
              </w:rPr>
              <w:t>UI design</w:t>
            </w:r>
            <w:r w:rsidR="00667A3B">
              <w:rPr>
                <w:noProof/>
                <w:webHidden/>
              </w:rPr>
              <w:tab/>
            </w:r>
            <w:r w:rsidR="00667A3B">
              <w:rPr>
                <w:noProof/>
                <w:webHidden/>
              </w:rPr>
              <w:fldChar w:fldCharType="begin"/>
            </w:r>
            <w:r w:rsidR="00667A3B">
              <w:rPr>
                <w:noProof/>
                <w:webHidden/>
              </w:rPr>
              <w:instrText xml:space="preserve"> PAGEREF _Toc70978839 \h </w:instrText>
            </w:r>
            <w:r w:rsidR="00667A3B">
              <w:rPr>
                <w:noProof/>
                <w:webHidden/>
              </w:rPr>
            </w:r>
            <w:r w:rsidR="00667A3B">
              <w:rPr>
                <w:noProof/>
                <w:webHidden/>
              </w:rPr>
              <w:fldChar w:fldCharType="separate"/>
            </w:r>
            <w:r w:rsidR="00667A3B">
              <w:rPr>
                <w:noProof/>
                <w:webHidden/>
              </w:rPr>
              <w:t>19</w:t>
            </w:r>
            <w:r w:rsidR="00667A3B">
              <w:rPr>
                <w:noProof/>
                <w:webHidden/>
              </w:rPr>
              <w:fldChar w:fldCharType="end"/>
            </w:r>
          </w:hyperlink>
        </w:p>
        <w:p w14:paraId="5DB119F5" w14:textId="711AC6C9" w:rsidR="00667A3B" w:rsidRDefault="005E4D34">
          <w:pPr>
            <w:pStyle w:val="TOC3"/>
            <w:tabs>
              <w:tab w:val="right" w:leader="dot" w:pos="9016"/>
            </w:tabs>
            <w:rPr>
              <w:noProof/>
              <w:szCs w:val="24"/>
            </w:rPr>
          </w:pPr>
          <w:hyperlink w:anchor="_Toc70978840" w:history="1">
            <w:r w:rsidR="00667A3B" w:rsidRPr="0037452C">
              <w:rPr>
                <w:rStyle w:val="Hyperlink"/>
                <w:rFonts w:ascii="Calibri" w:hAnsi="Calibri"/>
                <w:noProof/>
              </w:rPr>
              <w:t>Game mode</w:t>
            </w:r>
            <w:r w:rsidR="00667A3B">
              <w:rPr>
                <w:noProof/>
                <w:webHidden/>
              </w:rPr>
              <w:tab/>
            </w:r>
            <w:r w:rsidR="00667A3B">
              <w:rPr>
                <w:noProof/>
                <w:webHidden/>
              </w:rPr>
              <w:fldChar w:fldCharType="begin"/>
            </w:r>
            <w:r w:rsidR="00667A3B">
              <w:rPr>
                <w:noProof/>
                <w:webHidden/>
              </w:rPr>
              <w:instrText xml:space="preserve"> PAGEREF _Toc70978840 \h </w:instrText>
            </w:r>
            <w:r w:rsidR="00667A3B">
              <w:rPr>
                <w:noProof/>
                <w:webHidden/>
              </w:rPr>
            </w:r>
            <w:r w:rsidR="00667A3B">
              <w:rPr>
                <w:noProof/>
                <w:webHidden/>
              </w:rPr>
              <w:fldChar w:fldCharType="separate"/>
            </w:r>
            <w:r w:rsidR="00667A3B">
              <w:rPr>
                <w:noProof/>
                <w:webHidden/>
              </w:rPr>
              <w:t>20</w:t>
            </w:r>
            <w:r w:rsidR="00667A3B">
              <w:rPr>
                <w:noProof/>
                <w:webHidden/>
              </w:rPr>
              <w:fldChar w:fldCharType="end"/>
            </w:r>
          </w:hyperlink>
        </w:p>
        <w:p w14:paraId="6E3DB22B" w14:textId="2DEAB22F" w:rsidR="00667A3B" w:rsidRDefault="005E4D34">
          <w:pPr>
            <w:pStyle w:val="TOC3"/>
            <w:tabs>
              <w:tab w:val="right" w:leader="dot" w:pos="9016"/>
            </w:tabs>
            <w:rPr>
              <w:noProof/>
              <w:szCs w:val="24"/>
            </w:rPr>
          </w:pPr>
          <w:hyperlink w:anchor="_Toc70978841" w:history="1">
            <w:r w:rsidR="00667A3B" w:rsidRPr="0037452C">
              <w:rPr>
                <w:rStyle w:val="Hyperlink"/>
                <w:rFonts w:ascii="Calibri" w:hAnsi="Calibri"/>
                <w:noProof/>
              </w:rPr>
              <w:t>Game rule</w:t>
            </w:r>
            <w:r w:rsidR="00667A3B">
              <w:rPr>
                <w:noProof/>
                <w:webHidden/>
              </w:rPr>
              <w:tab/>
            </w:r>
            <w:r w:rsidR="00667A3B">
              <w:rPr>
                <w:noProof/>
                <w:webHidden/>
              </w:rPr>
              <w:fldChar w:fldCharType="begin"/>
            </w:r>
            <w:r w:rsidR="00667A3B">
              <w:rPr>
                <w:noProof/>
                <w:webHidden/>
              </w:rPr>
              <w:instrText xml:space="preserve"> PAGEREF _Toc70978841 \h </w:instrText>
            </w:r>
            <w:r w:rsidR="00667A3B">
              <w:rPr>
                <w:noProof/>
                <w:webHidden/>
              </w:rPr>
            </w:r>
            <w:r w:rsidR="00667A3B">
              <w:rPr>
                <w:noProof/>
                <w:webHidden/>
              </w:rPr>
              <w:fldChar w:fldCharType="separate"/>
            </w:r>
            <w:r w:rsidR="00667A3B">
              <w:rPr>
                <w:noProof/>
                <w:webHidden/>
              </w:rPr>
              <w:t>20</w:t>
            </w:r>
            <w:r w:rsidR="00667A3B">
              <w:rPr>
                <w:noProof/>
                <w:webHidden/>
              </w:rPr>
              <w:fldChar w:fldCharType="end"/>
            </w:r>
          </w:hyperlink>
        </w:p>
        <w:p w14:paraId="4FE8FBD4" w14:textId="35ACF08A" w:rsidR="00667A3B" w:rsidRDefault="005E4D34">
          <w:pPr>
            <w:pStyle w:val="TOC1"/>
            <w:tabs>
              <w:tab w:val="right" w:leader="dot" w:pos="9016"/>
            </w:tabs>
            <w:rPr>
              <w:noProof/>
              <w:szCs w:val="24"/>
            </w:rPr>
          </w:pPr>
          <w:hyperlink w:anchor="_Toc70978842" w:history="1">
            <w:r w:rsidR="00667A3B" w:rsidRPr="0037452C">
              <w:rPr>
                <w:rStyle w:val="Hyperlink"/>
                <w:rFonts w:ascii="Calibri" w:hAnsi="Calibri"/>
                <w:noProof/>
              </w:rPr>
              <w:t>6.implementation</w:t>
            </w:r>
            <w:r w:rsidR="00667A3B">
              <w:rPr>
                <w:noProof/>
                <w:webHidden/>
              </w:rPr>
              <w:tab/>
            </w:r>
            <w:r w:rsidR="00667A3B">
              <w:rPr>
                <w:noProof/>
                <w:webHidden/>
              </w:rPr>
              <w:fldChar w:fldCharType="begin"/>
            </w:r>
            <w:r w:rsidR="00667A3B">
              <w:rPr>
                <w:noProof/>
                <w:webHidden/>
              </w:rPr>
              <w:instrText xml:space="preserve"> PAGEREF _Toc70978842 \h </w:instrText>
            </w:r>
            <w:r w:rsidR="00667A3B">
              <w:rPr>
                <w:noProof/>
                <w:webHidden/>
              </w:rPr>
            </w:r>
            <w:r w:rsidR="00667A3B">
              <w:rPr>
                <w:noProof/>
                <w:webHidden/>
              </w:rPr>
              <w:fldChar w:fldCharType="separate"/>
            </w:r>
            <w:r w:rsidR="00667A3B">
              <w:rPr>
                <w:noProof/>
                <w:webHidden/>
              </w:rPr>
              <w:t>23</w:t>
            </w:r>
            <w:r w:rsidR="00667A3B">
              <w:rPr>
                <w:noProof/>
                <w:webHidden/>
              </w:rPr>
              <w:fldChar w:fldCharType="end"/>
            </w:r>
          </w:hyperlink>
        </w:p>
        <w:p w14:paraId="3811D68C" w14:textId="3089C383" w:rsidR="00667A3B" w:rsidRDefault="005E4D34">
          <w:pPr>
            <w:pStyle w:val="TOC2"/>
            <w:tabs>
              <w:tab w:val="right" w:leader="dot" w:pos="9016"/>
            </w:tabs>
            <w:rPr>
              <w:noProof/>
              <w:szCs w:val="24"/>
            </w:rPr>
          </w:pPr>
          <w:hyperlink w:anchor="_Toc70978843" w:history="1">
            <w:r w:rsidR="00667A3B" w:rsidRPr="0037452C">
              <w:rPr>
                <w:rStyle w:val="Hyperlink"/>
                <w:rFonts w:ascii="Calibri" w:hAnsi="Calibri"/>
                <w:noProof/>
              </w:rPr>
              <w:t>Explore the suitable model for data structure</w:t>
            </w:r>
            <w:r w:rsidR="00667A3B">
              <w:rPr>
                <w:noProof/>
                <w:webHidden/>
              </w:rPr>
              <w:tab/>
            </w:r>
            <w:r w:rsidR="00667A3B">
              <w:rPr>
                <w:noProof/>
                <w:webHidden/>
              </w:rPr>
              <w:fldChar w:fldCharType="begin"/>
            </w:r>
            <w:r w:rsidR="00667A3B">
              <w:rPr>
                <w:noProof/>
                <w:webHidden/>
              </w:rPr>
              <w:instrText xml:space="preserve"> PAGEREF _Toc70978843 \h </w:instrText>
            </w:r>
            <w:r w:rsidR="00667A3B">
              <w:rPr>
                <w:noProof/>
                <w:webHidden/>
              </w:rPr>
            </w:r>
            <w:r w:rsidR="00667A3B">
              <w:rPr>
                <w:noProof/>
                <w:webHidden/>
              </w:rPr>
              <w:fldChar w:fldCharType="separate"/>
            </w:r>
            <w:r w:rsidR="00667A3B">
              <w:rPr>
                <w:noProof/>
                <w:webHidden/>
              </w:rPr>
              <w:t>23</w:t>
            </w:r>
            <w:r w:rsidR="00667A3B">
              <w:rPr>
                <w:noProof/>
                <w:webHidden/>
              </w:rPr>
              <w:fldChar w:fldCharType="end"/>
            </w:r>
          </w:hyperlink>
        </w:p>
        <w:p w14:paraId="1F608D3B" w14:textId="1911BF1A" w:rsidR="00667A3B" w:rsidRDefault="005E4D34">
          <w:pPr>
            <w:pStyle w:val="TOC3"/>
            <w:tabs>
              <w:tab w:val="right" w:leader="dot" w:pos="9016"/>
            </w:tabs>
            <w:rPr>
              <w:noProof/>
              <w:szCs w:val="24"/>
            </w:rPr>
          </w:pPr>
          <w:hyperlink w:anchor="_Toc70978844" w:history="1">
            <w:r w:rsidR="00667A3B" w:rsidRPr="0037452C">
              <w:rPr>
                <w:rStyle w:val="Hyperlink"/>
                <w:rFonts w:ascii="Calibri" w:hAnsi="Calibri"/>
                <w:noProof/>
              </w:rPr>
              <w:t>The rating implement method change</w:t>
            </w:r>
            <w:r w:rsidR="00667A3B">
              <w:rPr>
                <w:noProof/>
                <w:webHidden/>
              </w:rPr>
              <w:tab/>
            </w:r>
            <w:r w:rsidR="00667A3B">
              <w:rPr>
                <w:noProof/>
                <w:webHidden/>
              </w:rPr>
              <w:fldChar w:fldCharType="begin"/>
            </w:r>
            <w:r w:rsidR="00667A3B">
              <w:rPr>
                <w:noProof/>
                <w:webHidden/>
              </w:rPr>
              <w:instrText xml:space="preserve"> PAGEREF _Toc70978844 \h </w:instrText>
            </w:r>
            <w:r w:rsidR="00667A3B">
              <w:rPr>
                <w:noProof/>
                <w:webHidden/>
              </w:rPr>
            </w:r>
            <w:r w:rsidR="00667A3B">
              <w:rPr>
                <w:noProof/>
                <w:webHidden/>
              </w:rPr>
              <w:fldChar w:fldCharType="separate"/>
            </w:r>
            <w:r w:rsidR="00667A3B">
              <w:rPr>
                <w:noProof/>
                <w:webHidden/>
              </w:rPr>
              <w:t>25</w:t>
            </w:r>
            <w:r w:rsidR="00667A3B">
              <w:rPr>
                <w:noProof/>
                <w:webHidden/>
              </w:rPr>
              <w:fldChar w:fldCharType="end"/>
            </w:r>
          </w:hyperlink>
        </w:p>
        <w:p w14:paraId="5616D824" w14:textId="37BD33E9" w:rsidR="00667A3B" w:rsidRDefault="005E4D34">
          <w:pPr>
            <w:pStyle w:val="TOC2"/>
            <w:tabs>
              <w:tab w:val="right" w:leader="dot" w:pos="9016"/>
            </w:tabs>
            <w:rPr>
              <w:noProof/>
              <w:szCs w:val="24"/>
            </w:rPr>
          </w:pPr>
          <w:hyperlink w:anchor="_Toc70978845" w:history="1">
            <w:r w:rsidR="00667A3B" w:rsidRPr="0037452C">
              <w:rPr>
                <w:rStyle w:val="Hyperlink"/>
                <w:rFonts w:ascii="Calibri" w:hAnsi="Calibri"/>
                <w:noProof/>
              </w:rPr>
              <w:t>Fibonacci sequence</w:t>
            </w:r>
            <w:r w:rsidR="00667A3B" w:rsidRPr="0037452C">
              <w:rPr>
                <w:rStyle w:val="Hyperlink"/>
                <w:rFonts w:ascii="Calibri" w:hAnsi="Calibri"/>
                <w:noProof/>
                <w:kern w:val="44"/>
              </w:rPr>
              <w:t xml:space="preserve"> [4] (Ghose, 2019)</w:t>
            </w:r>
            <w:r w:rsidR="00667A3B">
              <w:rPr>
                <w:noProof/>
                <w:webHidden/>
              </w:rPr>
              <w:tab/>
            </w:r>
            <w:r w:rsidR="00667A3B">
              <w:rPr>
                <w:noProof/>
                <w:webHidden/>
              </w:rPr>
              <w:fldChar w:fldCharType="begin"/>
            </w:r>
            <w:r w:rsidR="00667A3B">
              <w:rPr>
                <w:noProof/>
                <w:webHidden/>
              </w:rPr>
              <w:instrText xml:space="preserve"> PAGEREF _Toc70978845 \h </w:instrText>
            </w:r>
            <w:r w:rsidR="00667A3B">
              <w:rPr>
                <w:noProof/>
                <w:webHidden/>
              </w:rPr>
            </w:r>
            <w:r w:rsidR="00667A3B">
              <w:rPr>
                <w:noProof/>
                <w:webHidden/>
              </w:rPr>
              <w:fldChar w:fldCharType="separate"/>
            </w:r>
            <w:r w:rsidR="00667A3B">
              <w:rPr>
                <w:noProof/>
                <w:webHidden/>
              </w:rPr>
              <w:t>26</w:t>
            </w:r>
            <w:r w:rsidR="00667A3B">
              <w:rPr>
                <w:noProof/>
                <w:webHidden/>
              </w:rPr>
              <w:fldChar w:fldCharType="end"/>
            </w:r>
          </w:hyperlink>
        </w:p>
        <w:p w14:paraId="456EB066" w14:textId="25AE8E61" w:rsidR="00667A3B" w:rsidRDefault="005E4D34">
          <w:pPr>
            <w:pStyle w:val="TOC2"/>
            <w:tabs>
              <w:tab w:val="right" w:leader="dot" w:pos="9016"/>
            </w:tabs>
            <w:rPr>
              <w:noProof/>
              <w:szCs w:val="24"/>
            </w:rPr>
          </w:pPr>
          <w:hyperlink w:anchor="_Toc70978846" w:history="1">
            <w:r w:rsidR="00667A3B" w:rsidRPr="0037452C">
              <w:rPr>
                <w:rStyle w:val="Hyperlink"/>
                <w:rFonts w:ascii="Calibri" w:hAnsi="Calibri"/>
                <w:noProof/>
              </w:rPr>
              <w:t>Memoization [5] (Koroleva, 2018)</w:t>
            </w:r>
            <w:r w:rsidR="00667A3B">
              <w:rPr>
                <w:noProof/>
                <w:webHidden/>
              </w:rPr>
              <w:tab/>
            </w:r>
            <w:r w:rsidR="00667A3B">
              <w:rPr>
                <w:noProof/>
                <w:webHidden/>
              </w:rPr>
              <w:fldChar w:fldCharType="begin"/>
            </w:r>
            <w:r w:rsidR="00667A3B">
              <w:rPr>
                <w:noProof/>
                <w:webHidden/>
              </w:rPr>
              <w:instrText xml:space="preserve"> PAGEREF _Toc70978846 \h </w:instrText>
            </w:r>
            <w:r w:rsidR="00667A3B">
              <w:rPr>
                <w:noProof/>
                <w:webHidden/>
              </w:rPr>
            </w:r>
            <w:r w:rsidR="00667A3B">
              <w:rPr>
                <w:noProof/>
                <w:webHidden/>
              </w:rPr>
              <w:fldChar w:fldCharType="separate"/>
            </w:r>
            <w:r w:rsidR="00667A3B">
              <w:rPr>
                <w:noProof/>
                <w:webHidden/>
              </w:rPr>
              <w:t>27</w:t>
            </w:r>
            <w:r w:rsidR="00667A3B">
              <w:rPr>
                <w:noProof/>
                <w:webHidden/>
              </w:rPr>
              <w:fldChar w:fldCharType="end"/>
            </w:r>
          </w:hyperlink>
        </w:p>
        <w:p w14:paraId="4272124B" w14:textId="3C7ED7EE" w:rsidR="00667A3B" w:rsidRDefault="005E4D34">
          <w:pPr>
            <w:pStyle w:val="TOC3"/>
            <w:tabs>
              <w:tab w:val="right" w:leader="dot" w:pos="9016"/>
            </w:tabs>
            <w:rPr>
              <w:noProof/>
              <w:szCs w:val="24"/>
            </w:rPr>
          </w:pPr>
          <w:hyperlink w:anchor="_Toc70978847" w:history="1">
            <w:r w:rsidR="00667A3B" w:rsidRPr="0037452C">
              <w:rPr>
                <w:rStyle w:val="Hyperlink"/>
                <w:rFonts w:ascii="Calibri" w:hAnsi="Calibri"/>
                <w:noProof/>
              </w:rPr>
              <w:t>Implementation in simple robot</w:t>
            </w:r>
            <w:r w:rsidR="00667A3B">
              <w:rPr>
                <w:noProof/>
                <w:webHidden/>
              </w:rPr>
              <w:tab/>
            </w:r>
            <w:r w:rsidR="00667A3B">
              <w:rPr>
                <w:noProof/>
                <w:webHidden/>
              </w:rPr>
              <w:fldChar w:fldCharType="begin"/>
            </w:r>
            <w:r w:rsidR="00667A3B">
              <w:rPr>
                <w:noProof/>
                <w:webHidden/>
              </w:rPr>
              <w:instrText xml:space="preserve"> PAGEREF _Toc70978847 \h </w:instrText>
            </w:r>
            <w:r w:rsidR="00667A3B">
              <w:rPr>
                <w:noProof/>
                <w:webHidden/>
              </w:rPr>
            </w:r>
            <w:r w:rsidR="00667A3B">
              <w:rPr>
                <w:noProof/>
                <w:webHidden/>
              </w:rPr>
              <w:fldChar w:fldCharType="separate"/>
            </w:r>
            <w:r w:rsidR="00667A3B">
              <w:rPr>
                <w:noProof/>
                <w:webHidden/>
              </w:rPr>
              <w:t>29</w:t>
            </w:r>
            <w:r w:rsidR="00667A3B">
              <w:rPr>
                <w:noProof/>
                <w:webHidden/>
              </w:rPr>
              <w:fldChar w:fldCharType="end"/>
            </w:r>
          </w:hyperlink>
        </w:p>
        <w:p w14:paraId="2D34ADE6" w14:textId="33BE3E26" w:rsidR="00667A3B" w:rsidRDefault="005E4D34">
          <w:pPr>
            <w:pStyle w:val="TOC3"/>
            <w:tabs>
              <w:tab w:val="right" w:leader="dot" w:pos="9016"/>
            </w:tabs>
            <w:rPr>
              <w:noProof/>
              <w:szCs w:val="24"/>
            </w:rPr>
          </w:pPr>
          <w:hyperlink w:anchor="_Toc70978848" w:history="1">
            <w:r w:rsidR="00667A3B" w:rsidRPr="0037452C">
              <w:rPr>
                <w:rStyle w:val="Hyperlink"/>
                <w:rFonts w:ascii="Calibri" w:hAnsi="Calibri"/>
                <w:noProof/>
              </w:rPr>
              <w:t>Implementation issue</w:t>
            </w:r>
            <w:r w:rsidR="00667A3B">
              <w:rPr>
                <w:noProof/>
                <w:webHidden/>
              </w:rPr>
              <w:tab/>
            </w:r>
            <w:r w:rsidR="00667A3B">
              <w:rPr>
                <w:noProof/>
                <w:webHidden/>
              </w:rPr>
              <w:fldChar w:fldCharType="begin"/>
            </w:r>
            <w:r w:rsidR="00667A3B">
              <w:rPr>
                <w:noProof/>
                <w:webHidden/>
              </w:rPr>
              <w:instrText xml:space="preserve"> PAGEREF _Toc70978848 \h </w:instrText>
            </w:r>
            <w:r w:rsidR="00667A3B">
              <w:rPr>
                <w:noProof/>
                <w:webHidden/>
              </w:rPr>
            </w:r>
            <w:r w:rsidR="00667A3B">
              <w:rPr>
                <w:noProof/>
                <w:webHidden/>
              </w:rPr>
              <w:fldChar w:fldCharType="separate"/>
            </w:r>
            <w:r w:rsidR="00667A3B">
              <w:rPr>
                <w:noProof/>
                <w:webHidden/>
              </w:rPr>
              <w:t>29</w:t>
            </w:r>
            <w:r w:rsidR="00667A3B">
              <w:rPr>
                <w:noProof/>
                <w:webHidden/>
              </w:rPr>
              <w:fldChar w:fldCharType="end"/>
            </w:r>
          </w:hyperlink>
        </w:p>
        <w:p w14:paraId="5900248C" w14:textId="34DBF7D7" w:rsidR="00667A3B" w:rsidRDefault="005E4D34">
          <w:pPr>
            <w:pStyle w:val="TOC1"/>
            <w:tabs>
              <w:tab w:val="right" w:leader="dot" w:pos="9016"/>
            </w:tabs>
            <w:rPr>
              <w:noProof/>
              <w:szCs w:val="24"/>
            </w:rPr>
          </w:pPr>
          <w:hyperlink w:anchor="_Toc70978849" w:history="1">
            <w:r w:rsidR="00667A3B" w:rsidRPr="0037452C">
              <w:rPr>
                <w:rStyle w:val="Hyperlink"/>
                <w:rFonts w:ascii="Calibri" w:hAnsi="Calibri"/>
                <w:noProof/>
              </w:rPr>
              <w:t>7.testing</w:t>
            </w:r>
            <w:r w:rsidR="00667A3B">
              <w:rPr>
                <w:noProof/>
                <w:webHidden/>
              </w:rPr>
              <w:tab/>
            </w:r>
            <w:r w:rsidR="00667A3B">
              <w:rPr>
                <w:noProof/>
                <w:webHidden/>
              </w:rPr>
              <w:fldChar w:fldCharType="begin"/>
            </w:r>
            <w:r w:rsidR="00667A3B">
              <w:rPr>
                <w:noProof/>
                <w:webHidden/>
              </w:rPr>
              <w:instrText xml:space="preserve"> PAGEREF _Toc70978849 \h </w:instrText>
            </w:r>
            <w:r w:rsidR="00667A3B">
              <w:rPr>
                <w:noProof/>
                <w:webHidden/>
              </w:rPr>
            </w:r>
            <w:r w:rsidR="00667A3B">
              <w:rPr>
                <w:noProof/>
                <w:webHidden/>
              </w:rPr>
              <w:fldChar w:fldCharType="separate"/>
            </w:r>
            <w:r w:rsidR="00667A3B">
              <w:rPr>
                <w:noProof/>
                <w:webHidden/>
              </w:rPr>
              <w:t>31</w:t>
            </w:r>
            <w:r w:rsidR="00667A3B">
              <w:rPr>
                <w:noProof/>
                <w:webHidden/>
              </w:rPr>
              <w:fldChar w:fldCharType="end"/>
            </w:r>
          </w:hyperlink>
        </w:p>
        <w:p w14:paraId="75870073" w14:textId="304102E8" w:rsidR="00667A3B" w:rsidRDefault="005E4D34">
          <w:pPr>
            <w:pStyle w:val="TOC2"/>
            <w:tabs>
              <w:tab w:val="right" w:leader="dot" w:pos="9016"/>
            </w:tabs>
            <w:rPr>
              <w:noProof/>
              <w:szCs w:val="24"/>
            </w:rPr>
          </w:pPr>
          <w:hyperlink w:anchor="_Toc70978850" w:history="1">
            <w:r w:rsidR="00667A3B" w:rsidRPr="0037452C">
              <w:rPr>
                <w:rStyle w:val="Hyperlink"/>
                <w:rFonts w:ascii="Calibri" w:hAnsi="Calibri"/>
                <w:noProof/>
              </w:rPr>
              <w:t>Unit test</w:t>
            </w:r>
            <w:r w:rsidR="00667A3B">
              <w:rPr>
                <w:noProof/>
                <w:webHidden/>
              </w:rPr>
              <w:tab/>
            </w:r>
            <w:r w:rsidR="00667A3B">
              <w:rPr>
                <w:noProof/>
                <w:webHidden/>
              </w:rPr>
              <w:fldChar w:fldCharType="begin"/>
            </w:r>
            <w:r w:rsidR="00667A3B">
              <w:rPr>
                <w:noProof/>
                <w:webHidden/>
              </w:rPr>
              <w:instrText xml:space="preserve"> PAGEREF _Toc70978850 \h </w:instrText>
            </w:r>
            <w:r w:rsidR="00667A3B">
              <w:rPr>
                <w:noProof/>
                <w:webHidden/>
              </w:rPr>
            </w:r>
            <w:r w:rsidR="00667A3B">
              <w:rPr>
                <w:noProof/>
                <w:webHidden/>
              </w:rPr>
              <w:fldChar w:fldCharType="separate"/>
            </w:r>
            <w:r w:rsidR="00667A3B">
              <w:rPr>
                <w:noProof/>
                <w:webHidden/>
              </w:rPr>
              <w:t>31</w:t>
            </w:r>
            <w:r w:rsidR="00667A3B">
              <w:rPr>
                <w:noProof/>
                <w:webHidden/>
              </w:rPr>
              <w:fldChar w:fldCharType="end"/>
            </w:r>
          </w:hyperlink>
        </w:p>
        <w:p w14:paraId="572923B4" w14:textId="671B5BD6" w:rsidR="00667A3B" w:rsidRDefault="005E4D34">
          <w:pPr>
            <w:pStyle w:val="TOC2"/>
            <w:tabs>
              <w:tab w:val="right" w:leader="dot" w:pos="9016"/>
            </w:tabs>
            <w:rPr>
              <w:noProof/>
              <w:szCs w:val="24"/>
            </w:rPr>
          </w:pPr>
          <w:hyperlink w:anchor="_Toc70978851" w:history="1">
            <w:r w:rsidR="00667A3B" w:rsidRPr="0037452C">
              <w:rPr>
                <w:rStyle w:val="Hyperlink"/>
                <w:rFonts w:ascii="Calibri" w:hAnsi="Calibri"/>
                <w:noProof/>
              </w:rPr>
              <w:t>Integration test</w:t>
            </w:r>
            <w:r w:rsidR="00667A3B">
              <w:rPr>
                <w:noProof/>
                <w:webHidden/>
              </w:rPr>
              <w:tab/>
            </w:r>
            <w:r w:rsidR="00667A3B">
              <w:rPr>
                <w:noProof/>
                <w:webHidden/>
              </w:rPr>
              <w:fldChar w:fldCharType="begin"/>
            </w:r>
            <w:r w:rsidR="00667A3B">
              <w:rPr>
                <w:noProof/>
                <w:webHidden/>
              </w:rPr>
              <w:instrText xml:space="preserve"> PAGEREF _Toc70978851 \h </w:instrText>
            </w:r>
            <w:r w:rsidR="00667A3B">
              <w:rPr>
                <w:noProof/>
                <w:webHidden/>
              </w:rPr>
            </w:r>
            <w:r w:rsidR="00667A3B">
              <w:rPr>
                <w:noProof/>
                <w:webHidden/>
              </w:rPr>
              <w:fldChar w:fldCharType="separate"/>
            </w:r>
            <w:r w:rsidR="00667A3B">
              <w:rPr>
                <w:noProof/>
                <w:webHidden/>
              </w:rPr>
              <w:t>32</w:t>
            </w:r>
            <w:r w:rsidR="00667A3B">
              <w:rPr>
                <w:noProof/>
                <w:webHidden/>
              </w:rPr>
              <w:fldChar w:fldCharType="end"/>
            </w:r>
          </w:hyperlink>
        </w:p>
        <w:p w14:paraId="604B87D5" w14:textId="7E63378B" w:rsidR="00667A3B" w:rsidRDefault="005E4D34">
          <w:pPr>
            <w:pStyle w:val="TOC2"/>
            <w:tabs>
              <w:tab w:val="right" w:leader="dot" w:pos="9016"/>
            </w:tabs>
            <w:rPr>
              <w:noProof/>
              <w:szCs w:val="24"/>
            </w:rPr>
          </w:pPr>
          <w:hyperlink w:anchor="_Toc70978852" w:history="1">
            <w:r w:rsidR="00667A3B" w:rsidRPr="0037452C">
              <w:rPr>
                <w:rStyle w:val="Hyperlink"/>
                <w:rFonts w:ascii="Calibri" w:hAnsi="Calibri"/>
                <w:noProof/>
              </w:rPr>
              <w:t>System test</w:t>
            </w:r>
            <w:r w:rsidR="00667A3B">
              <w:rPr>
                <w:noProof/>
                <w:webHidden/>
              </w:rPr>
              <w:tab/>
            </w:r>
            <w:r w:rsidR="00667A3B">
              <w:rPr>
                <w:noProof/>
                <w:webHidden/>
              </w:rPr>
              <w:fldChar w:fldCharType="begin"/>
            </w:r>
            <w:r w:rsidR="00667A3B">
              <w:rPr>
                <w:noProof/>
                <w:webHidden/>
              </w:rPr>
              <w:instrText xml:space="preserve"> PAGEREF _Toc70978852 \h </w:instrText>
            </w:r>
            <w:r w:rsidR="00667A3B">
              <w:rPr>
                <w:noProof/>
                <w:webHidden/>
              </w:rPr>
            </w:r>
            <w:r w:rsidR="00667A3B">
              <w:rPr>
                <w:noProof/>
                <w:webHidden/>
              </w:rPr>
              <w:fldChar w:fldCharType="separate"/>
            </w:r>
            <w:r w:rsidR="00667A3B">
              <w:rPr>
                <w:noProof/>
                <w:webHidden/>
              </w:rPr>
              <w:t>32</w:t>
            </w:r>
            <w:r w:rsidR="00667A3B">
              <w:rPr>
                <w:noProof/>
                <w:webHidden/>
              </w:rPr>
              <w:fldChar w:fldCharType="end"/>
            </w:r>
          </w:hyperlink>
        </w:p>
        <w:p w14:paraId="4CA6CF3E" w14:textId="44132DA7" w:rsidR="00667A3B" w:rsidRDefault="005E4D34">
          <w:pPr>
            <w:pStyle w:val="TOC1"/>
            <w:tabs>
              <w:tab w:val="right" w:leader="dot" w:pos="9016"/>
            </w:tabs>
            <w:rPr>
              <w:noProof/>
              <w:szCs w:val="24"/>
            </w:rPr>
          </w:pPr>
          <w:hyperlink w:anchor="_Toc70978853" w:history="1">
            <w:r w:rsidR="00667A3B" w:rsidRPr="0037452C">
              <w:rPr>
                <w:rStyle w:val="Hyperlink"/>
                <w:rFonts w:ascii="Calibri" w:hAnsi="Calibri"/>
                <w:noProof/>
              </w:rPr>
              <w:t>8.evaluation</w:t>
            </w:r>
            <w:r w:rsidR="00667A3B">
              <w:rPr>
                <w:noProof/>
                <w:webHidden/>
              </w:rPr>
              <w:tab/>
            </w:r>
            <w:r w:rsidR="00667A3B">
              <w:rPr>
                <w:noProof/>
                <w:webHidden/>
              </w:rPr>
              <w:fldChar w:fldCharType="begin"/>
            </w:r>
            <w:r w:rsidR="00667A3B">
              <w:rPr>
                <w:noProof/>
                <w:webHidden/>
              </w:rPr>
              <w:instrText xml:space="preserve"> PAGEREF _Toc70978853 \h </w:instrText>
            </w:r>
            <w:r w:rsidR="00667A3B">
              <w:rPr>
                <w:noProof/>
                <w:webHidden/>
              </w:rPr>
            </w:r>
            <w:r w:rsidR="00667A3B">
              <w:rPr>
                <w:noProof/>
                <w:webHidden/>
              </w:rPr>
              <w:fldChar w:fldCharType="separate"/>
            </w:r>
            <w:r w:rsidR="00667A3B">
              <w:rPr>
                <w:noProof/>
                <w:webHidden/>
              </w:rPr>
              <w:t>33</w:t>
            </w:r>
            <w:r w:rsidR="00667A3B">
              <w:rPr>
                <w:noProof/>
                <w:webHidden/>
              </w:rPr>
              <w:fldChar w:fldCharType="end"/>
            </w:r>
          </w:hyperlink>
        </w:p>
        <w:p w14:paraId="366967B3" w14:textId="66959588" w:rsidR="00667A3B" w:rsidRDefault="005E4D34">
          <w:pPr>
            <w:pStyle w:val="TOC1"/>
            <w:tabs>
              <w:tab w:val="right" w:leader="dot" w:pos="9016"/>
            </w:tabs>
            <w:rPr>
              <w:noProof/>
              <w:szCs w:val="24"/>
            </w:rPr>
          </w:pPr>
          <w:hyperlink w:anchor="_Toc70978854" w:history="1">
            <w:r w:rsidR="00667A3B" w:rsidRPr="0037452C">
              <w:rPr>
                <w:rStyle w:val="Hyperlink"/>
                <w:rFonts w:ascii="Calibri" w:hAnsi="Calibri"/>
                <w:noProof/>
              </w:rPr>
              <w:t>9.conclusion</w:t>
            </w:r>
            <w:r w:rsidR="00667A3B">
              <w:rPr>
                <w:noProof/>
                <w:webHidden/>
              </w:rPr>
              <w:tab/>
            </w:r>
            <w:r w:rsidR="00667A3B">
              <w:rPr>
                <w:noProof/>
                <w:webHidden/>
              </w:rPr>
              <w:fldChar w:fldCharType="begin"/>
            </w:r>
            <w:r w:rsidR="00667A3B">
              <w:rPr>
                <w:noProof/>
                <w:webHidden/>
              </w:rPr>
              <w:instrText xml:space="preserve"> PAGEREF _Toc70978854 \h </w:instrText>
            </w:r>
            <w:r w:rsidR="00667A3B">
              <w:rPr>
                <w:noProof/>
                <w:webHidden/>
              </w:rPr>
            </w:r>
            <w:r w:rsidR="00667A3B">
              <w:rPr>
                <w:noProof/>
                <w:webHidden/>
              </w:rPr>
              <w:fldChar w:fldCharType="separate"/>
            </w:r>
            <w:r w:rsidR="00667A3B">
              <w:rPr>
                <w:noProof/>
                <w:webHidden/>
              </w:rPr>
              <w:t>36</w:t>
            </w:r>
            <w:r w:rsidR="00667A3B">
              <w:rPr>
                <w:noProof/>
                <w:webHidden/>
              </w:rPr>
              <w:fldChar w:fldCharType="end"/>
            </w:r>
          </w:hyperlink>
        </w:p>
        <w:p w14:paraId="04BC0045" w14:textId="095EBE4D" w:rsidR="00667A3B" w:rsidRDefault="005E4D34">
          <w:pPr>
            <w:pStyle w:val="TOC2"/>
            <w:tabs>
              <w:tab w:val="right" w:leader="dot" w:pos="9016"/>
            </w:tabs>
            <w:rPr>
              <w:noProof/>
              <w:szCs w:val="24"/>
            </w:rPr>
          </w:pPr>
          <w:hyperlink w:anchor="_Toc70978855" w:history="1">
            <w:r w:rsidR="00667A3B" w:rsidRPr="0037452C">
              <w:rPr>
                <w:rStyle w:val="Hyperlink"/>
                <w:rFonts w:ascii="Calibri" w:hAnsi="Calibri"/>
                <w:noProof/>
              </w:rPr>
              <w:t>Compare with existing work</w:t>
            </w:r>
            <w:r w:rsidR="00667A3B">
              <w:rPr>
                <w:noProof/>
                <w:webHidden/>
              </w:rPr>
              <w:tab/>
            </w:r>
            <w:r w:rsidR="00667A3B">
              <w:rPr>
                <w:noProof/>
                <w:webHidden/>
              </w:rPr>
              <w:fldChar w:fldCharType="begin"/>
            </w:r>
            <w:r w:rsidR="00667A3B">
              <w:rPr>
                <w:noProof/>
                <w:webHidden/>
              </w:rPr>
              <w:instrText xml:space="preserve"> PAGEREF _Toc70978855 \h </w:instrText>
            </w:r>
            <w:r w:rsidR="00667A3B">
              <w:rPr>
                <w:noProof/>
                <w:webHidden/>
              </w:rPr>
            </w:r>
            <w:r w:rsidR="00667A3B">
              <w:rPr>
                <w:noProof/>
                <w:webHidden/>
              </w:rPr>
              <w:fldChar w:fldCharType="separate"/>
            </w:r>
            <w:r w:rsidR="00667A3B">
              <w:rPr>
                <w:noProof/>
                <w:webHidden/>
              </w:rPr>
              <w:t>36</w:t>
            </w:r>
            <w:r w:rsidR="00667A3B">
              <w:rPr>
                <w:noProof/>
                <w:webHidden/>
              </w:rPr>
              <w:fldChar w:fldCharType="end"/>
            </w:r>
          </w:hyperlink>
        </w:p>
        <w:p w14:paraId="3B62FA0F" w14:textId="2848F618" w:rsidR="00667A3B" w:rsidRDefault="005E4D34">
          <w:pPr>
            <w:pStyle w:val="TOC3"/>
            <w:tabs>
              <w:tab w:val="right" w:leader="dot" w:pos="9016"/>
            </w:tabs>
            <w:rPr>
              <w:noProof/>
              <w:szCs w:val="24"/>
            </w:rPr>
          </w:pPr>
          <w:hyperlink w:anchor="_Toc70978856" w:history="1">
            <w:r w:rsidR="00667A3B" w:rsidRPr="0037452C">
              <w:rPr>
                <w:rStyle w:val="Hyperlink"/>
                <w:rFonts w:ascii="Calibri" w:hAnsi="Calibri"/>
                <w:noProof/>
              </w:rPr>
              <w:t>Limitation</w:t>
            </w:r>
            <w:r w:rsidR="00667A3B">
              <w:rPr>
                <w:noProof/>
                <w:webHidden/>
              </w:rPr>
              <w:tab/>
            </w:r>
            <w:r w:rsidR="00667A3B">
              <w:rPr>
                <w:noProof/>
                <w:webHidden/>
              </w:rPr>
              <w:fldChar w:fldCharType="begin"/>
            </w:r>
            <w:r w:rsidR="00667A3B">
              <w:rPr>
                <w:noProof/>
                <w:webHidden/>
              </w:rPr>
              <w:instrText xml:space="preserve"> PAGEREF _Toc70978856 \h </w:instrText>
            </w:r>
            <w:r w:rsidR="00667A3B">
              <w:rPr>
                <w:noProof/>
                <w:webHidden/>
              </w:rPr>
            </w:r>
            <w:r w:rsidR="00667A3B">
              <w:rPr>
                <w:noProof/>
                <w:webHidden/>
              </w:rPr>
              <w:fldChar w:fldCharType="separate"/>
            </w:r>
            <w:r w:rsidR="00667A3B">
              <w:rPr>
                <w:noProof/>
                <w:webHidden/>
              </w:rPr>
              <w:t>36</w:t>
            </w:r>
            <w:r w:rsidR="00667A3B">
              <w:rPr>
                <w:noProof/>
                <w:webHidden/>
              </w:rPr>
              <w:fldChar w:fldCharType="end"/>
            </w:r>
          </w:hyperlink>
        </w:p>
        <w:p w14:paraId="5F1FE49E" w14:textId="443744D4" w:rsidR="00667A3B" w:rsidRDefault="005E4D34">
          <w:pPr>
            <w:pStyle w:val="TOC3"/>
            <w:tabs>
              <w:tab w:val="right" w:leader="dot" w:pos="9016"/>
            </w:tabs>
            <w:rPr>
              <w:noProof/>
              <w:szCs w:val="24"/>
            </w:rPr>
          </w:pPr>
          <w:hyperlink w:anchor="_Toc70978857" w:history="1">
            <w:r w:rsidR="00667A3B" w:rsidRPr="0037452C">
              <w:rPr>
                <w:rStyle w:val="Hyperlink"/>
                <w:rFonts w:ascii="Calibri" w:hAnsi="Calibri"/>
                <w:noProof/>
              </w:rPr>
              <w:t>Pros</w:t>
            </w:r>
            <w:r w:rsidR="00667A3B">
              <w:rPr>
                <w:noProof/>
                <w:webHidden/>
              </w:rPr>
              <w:tab/>
            </w:r>
            <w:r w:rsidR="00667A3B">
              <w:rPr>
                <w:noProof/>
                <w:webHidden/>
              </w:rPr>
              <w:fldChar w:fldCharType="begin"/>
            </w:r>
            <w:r w:rsidR="00667A3B">
              <w:rPr>
                <w:noProof/>
                <w:webHidden/>
              </w:rPr>
              <w:instrText xml:space="preserve"> PAGEREF _Toc70978857 \h </w:instrText>
            </w:r>
            <w:r w:rsidR="00667A3B">
              <w:rPr>
                <w:noProof/>
                <w:webHidden/>
              </w:rPr>
            </w:r>
            <w:r w:rsidR="00667A3B">
              <w:rPr>
                <w:noProof/>
                <w:webHidden/>
              </w:rPr>
              <w:fldChar w:fldCharType="separate"/>
            </w:r>
            <w:r w:rsidR="00667A3B">
              <w:rPr>
                <w:noProof/>
                <w:webHidden/>
              </w:rPr>
              <w:t>37</w:t>
            </w:r>
            <w:r w:rsidR="00667A3B">
              <w:rPr>
                <w:noProof/>
                <w:webHidden/>
              </w:rPr>
              <w:fldChar w:fldCharType="end"/>
            </w:r>
          </w:hyperlink>
        </w:p>
        <w:p w14:paraId="65927310" w14:textId="2C902279" w:rsidR="00667A3B" w:rsidRDefault="005E4D34">
          <w:pPr>
            <w:pStyle w:val="TOC2"/>
            <w:tabs>
              <w:tab w:val="right" w:leader="dot" w:pos="9016"/>
            </w:tabs>
            <w:rPr>
              <w:noProof/>
              <w:szCs w:val="24"/>
            </w:rPr>
          </w:pPr>
          <w:hyperlink w:anchor="_Toc70978858" w:history="1">
            <w:r w:rsidR="00667A3B" w:rsidRPr="0037452C">
              <w:rPr>
                <w:rStyle w:val="Hyperlink"/>
                <w:rFonts w:ascii="Calibri" w:hAnsi="Calibri"/>
                <w:noProof/>
              </w:rPr>
              <w:t>Future work</w:t>
            </w:r>
            <w:r w:rsidR="00667A3B">
              <w:rPr>
                <w:noProof/>
                <w:webHidden/>
              </w:rPr>
              <w:tab/>
            </w:r>
            <w:r w:rsidR="00667A3B">
              <w:rPr>
                <w:noProof/>
                <w:webHidden/>
              </w:rPr>
              <w:fldChar w:fldCharType="begin"/>
            </w:r>
            <w:r w:rsidR="00667A3B">
              <w:rPr>
                <w:noProof/>
                <w:webHidden/>
              </w:rPr>
              <w:instrText xml:space="preserve"> PAGEREF _Toc70978858 \h </w:instrText>
            </w:r>
            <w:r w:rsidR="00667A3B">
              <w:rPr>
                <w:noProof/>
                <w:webHidden/>
              </w:rPr>
            </w:r>
            <w:r w:rsidR="00667A3B">
              <w:rPr>
                <w:noProof/>
                <w:webHidden/>
              </w:rPr>
              <w:fldChar w:fldCharType="separate"/>
            </w:r>
            <w:r w:rsidR="00667A3B">
              <w:rPr>
                <w:noProof/>
                <w:webHidden/>
              </w:rPr>
              <w:t>37</w:t>
            </w:r>
            <w:r w:rsidR="00667A3B">
              <w:rPr>
                <w:noProof/>
                <w:webHidden/>
              </w:rPr>
              <w:fldChar w:fldCharType="end"/>
            </w:r>
          </w:hyperlink>
        </w:p>
        <w:p w14:paraId="3E551BB5" w14:textId="3F5082AF" w:rsidR="00667A3B" w:rsidRDefault="005E4D34">
          <w:pPr>
            <w:pStyle w:val="TOC1"/>
            <w:tabs>
              <w:tab w:val="right" w:leader="dot" w:pos="9016"/>
            </w:tabs>
            <w:rPr>
              <w:noProof/>
              <w:szCs w:val="24"/>
            </w:rPr>
          </w:pPr>
          <w:hyperlink w:anchor="_Toc70978859" w:history="1">
            <w:r w:rsidR="00667A3B" w:rsidRPr="0037452C">
              <w:rPr>
                <w:rStyle w:val="Hyperlink"/>
                <w:rFonts w:ascii="Calibri" w:hAnsi="Calibri"/>
                <w:noProof/>
              </w:rPr>
              <w:t>10.appendix</w:t>
            </w:r>
            <w:r w:rsidR="00667A3B">
              <w:rPr>
                <w:noProof/>
                <w:webHidden/>
              </w:rPr>
              <w:tab/>
            </w:r>
            <w:r w:rsidR="00667A3B">
              <w:rPr>
                <w:noProof/>
                <w:webHidden/>
              </w:rPr>
              <w:fldChar w:fldCharType="begin"/>
            </w:r>
            <w:r w:rsidR="00667A3B">
              <w:rPr>
                <w:noProof/>
                <w:webHidden/>
              </w:rPr>
              <w:instrText xml:space="preserve"> PAGEREF _Toc70978859 \h </w:instrText>
            </w:r>
            <w:r w:rsidR="00667A3B">
              <w:rPr>
                <w:noProof/>
                <w:webHidden/>
              </w:rPr>
            </w:r>
            <w:r w:rsidR="00667A3B">
              <w:rPr>
                <w:noProof/>
                <w:webHidden/>
              </w:rPr>
              <w:fldChar w:fldCharType="separate"/>
            </w:r>
            <w:r w:rsidR="00667A3B">
              <w:rPr>
                <w:noProof/>
                <w:webHidden/>
              </w:rPr>
              <w:t>38</w:t>
            </w:r>
            <w:r w:rsidR="00667A3B">
              <w:rPr>
                <w:noProof/>
                <w:webHidden/>
              </w:rPr>
              <w:fldChar w:fldCharType="end"/>
            </w:r>
          </w:hyperlink>
        </w:p>
        <w:p w14:paraId="6214C1FF" w14:textId="07861C07" w:rsidR="00667A3B" w:rsidRDefault="005E4D34">
          <w:pPr>
            <w:pStyle w:val="TOC1"/>
            <w:tabs>
              <w:tab w:val="right" w:leader="dot" w:pos="9016"/>
            </w:tabs>
            <w:rPr>
              <w:noProof/>
              <w:szCs w:val="24"/>
            </w:rPr>
          </w:pPr>
          <w:hyperlink w:anchor="_Toc70978860" w:history="1">
            <w:r w:rsidR="00667A3B" w:rsidRPr="0037452C">
              <w:rPr>
                <w:rStyle w:val="Hyperlink"/>
                <w:rFonts w:ascii="Calibri" w:hAnsi="Calibri"/>
                <w:noProof/>
              </w:rPr>
              <w:t>Reference</w:t>
            </w:r>
            <w:r w:rsidR="00667A3B">
              <w:rPr>
                <w:noProof/>
                <w:webHidden/>
              </w:rPr>
              <w:tab/>
            </w:r>
            <w:r w:rsidR="00667A3B">
              <w:rPr>
                <w:noProof/>
                <w:webHidden/>
              </w:rPr>
              <w:fldChar w:fldCharType="begin"/>
            </w:r>
            <w:r w:rsidR="00667A3B">
              <w:rPr>
                <w:noProof/>
                <w:webHidden/>
              </w:rPr>
              <w:instrText xml:space="preserve"> PAGEREF _Toc70978860 \h </w:instrText>
            </w:r>
            <w:r w:rsidR="00667A3B">
              <w:rPr>
                <w:noProof/>
                <w:webHidden/>
              </w:rPr>
            </w:r>
            <w:r w:rsidR="00667A3B">
              <w:rPr>
                <w:noProof/>
                <w:webHidden/>
              </w:rPr>
              <w:fldChar w:fldCharType="separate"/>
            </w:r>
            <w:r w:rsidR="00667A3B">
              <w:rPr>
                <w:noProof/>
                <w:webHidden/>
              </w:rPr>
              <w:t>38</w:t>
            </w:r>
            <w:r w:rsidR="00667A3B">
              <w:rPr>
                <w:noProof/>
                <w:webHidden/>
              </w:rPr>
              <w:fldChar w:fldCharType="end"/>
            </w:r>
          </w:hyperlink>
        </w:p>
        <w:p w14:paraId="51634C45" w14:textId="5F0C4695" w:rsidR="00667A3B" w:rsidRDefault="005E4D34">
          <w:pPr>
            <w:pStyle w:val="TOC2"/>
            <w:tabs>
              <w:tab w:val="right" w:leader="dot" w:pos="9016"/>
            </w:tabs>
            <w:rPr>
              <w:noProof/>
              <w:szCs w:val="24"/>
            </w:rPr>
          </w:pPr>
          <w:hyperlink w:anchor="_Toc70978861" w:history="1">
            <w:r w:rsidR="00667A3B" w:rsidRPr="0037452C">
              <w:rPr>
                <w:rStyle w:val="Hyperlink"/>
                <w:noProof/>
              </w:rPr>
              <w:t>Data Source</w:t>
            </w:r>
            <w:r w:rsidR="00667A3B">
              <w:rPr>
                <w:noProof/>
                <w:webHidden/>
              </w:rPr>
              <w:tab/>
            </w:r>
            <w:r w:rsidR="00667A3B">
              <w:rPr>
                <w:noProof/>
                <w:webHidden/>
              </w:rPr>
              <w:fldChar w:fldCharType="begin"/>
            </w:r>
            <w:r w:rsidR="00667A3B">
              <w:rPr>
                <w:noProof/>
                <w:webHidden/>
              </w:rPr>
              <w:instrText xml:space="preserve"> PAGEREF _Toc70978861 \h </w:instrText>
            </w:r>
            <w:r w:rsidR="00667A3B">
              <w:rPr>
                <w:noProof/>
                <w:webHidden/>
              </w:rPr>
            </w:r>
            <w:r w:rsidR="00667A3B">
              <w:rPr>
                <w:noProof/>
                <w:webHidden/>
              </w:rPr>
              <w:fldChar w:fldCharType="separate"/>
            </w:r>
            <w:r w:rsidR="00667A3B">
              <w:rPr>
                <w:noProof/>
                <w:webHidden/>
              </w:rPr>
              <w:t>39</w:t>
            </w:r>
            <w:r w:rsidR="00667A3B">
              <w:rPr>
                <w:noProof/>
                <w:webHidden/>
              </w:rPr>
              <w:fldChar w:fldCharType="end"/>
            </w:r>
          </w:hyperlink>
        </w:p>
        <w:p w14:paraId="6FAB9B3A" w14:textId="4F8A0158" w:rsidR="00B963A9" w:rsidRPr="00211D8D" w:rsidRDefault="00B963A9" w:rsidP="005E221B">
          <w:pPr>
            <w:jc w:val="left"/>
            <w:rPr>
              <w:rFonts w:ascii="Calibri" w:hAnsi="Calibri"/>
              <w:szCs w:val="21"/>
            </w:rPr>
          </w:pPr>
          <w:r w:rsidRPr="00211D8D">
            <w:rPr>
              <w:rFonts w:ascii="Calibri" w:hAnsi="Calibri"/>
              <w:b/>
              <w:bCs/>
              <w:sz w:val="28"/>
              <w:szCs w:val="28"/>
              <w:lang w:val="zh-CN"/>
            </w:rPr>
            <w:fldChar w:fldCharType="end"/>
          </w:r>
        </w:p>
      </w:sdtContent>
    </w:sdt>
    <w:p w14:paraId="75A06E3D" w14:textId="4A93567D" w:rsidR="00B963A9" w:rsidRPr="00211D8D" w:rsidRDefault="00B963A9" w:rsidP="005E221B">
      <w:pPr>
        <w:widowControl/>
        <w:jc w:val="left"/>
        <w:rPr>
          <w:rFonts w:ascii="Calibri" w:hAnsi="Calibri"/>
          <w:szCs w:val="21"/>
        </w:rPr>
      </w:pPr>
      <w:r w:rsidRPr="00211D8D">
        <w:rPr>
          <w:rFonts w:ascii="Calibri" w:hAnsi="Calibri"/>
          <w:szCs w:val="21"/>
        </w:rPr>
        <w:br w:type="page"/>
      </w:r>
    </w:p>
    <w:p w14:paraId="1169DD84" w14:textId="77777777" w:rsidR="00B963A9" w:rsidRPr="00211D8D" w:rsidRDefault="00B963A9" w:rsidP="005E221B">
      <w:pPr>
        <w:widowControl/>
        <w:jc w:val="left"/>
        <w:rPr>
          <w:rFonts w:ascii="Calibri" w:hAnsi="Calibri"/>
          <w:szCs w:val="21"/>
        </w:rPr>
      </w:pPr>
    </w:p>
    <w:p w14:paraId="43047EB4" w14:textId="4B20B3A4" w:rsidR="0072450C" w:rsidRPr="00667A3B" w:rsidRDefault="008B31D6" w:rsidP="00201F02">
      <w:pPr>
        <w:pStyle w:val="Heading1"/>
        <w:rPr>
          <w:rFonts w:ascii="Calibri" w:hAnsi="Calibri"/>
        </w:rPr>
      </w:pPr>
      <w:bookmarkStart w:id="5" w:name="_Toc70978817"/>
      <w:r w:rsidRPr="00211D8D">
        <w:t xml:space="preserve">1 </w:t>
      </w:r>
      <w:r w:rsidRPr="00667A3B">
        <w:rPr>
          <w:rFonts w:ascii="Calibri" w:hAnsi="Calibri"/>
        </w:rPr>
        <w:t>introduction</w:t>
      </w:r>
      <w:bookmarkEnd w:id="5"/>
    </w:p>
    <w:p w14:paraId="5710868A" w14:textId="6E52DBED" w:rsidR="00075FB7" w:rsidRPr="00211D8D" w:rsidRDefault="00075FB7" w:rsidP="005E221B">
      <w:pPr>
        <w:jc w:val="left"/>
        <w:rPr>
          <w:rFonts w:ascii="Calibri" w:hAnsi="Calibri"/>
          <w:szCs w:val="21"/>
        </w:rPr>
      </w:pPr>
      <w:r w:rsidRPr="00211D8D">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sdt>
        <w:sdtPr>
          <w:rPr>
            <w:rFonts w:ascii="Calibri" w:hAnsi="Calibri"/>
            <w:szCs w:val="21"/>
          </w:rPr>
          <w:id w:val="1607772763"/>
          <w:citation/>
        </w:sdtPr>
        <w:sdtEndPr/>
        <w:sdtContent>
          <w:r w:rsidR="00D975E1" w:rsidRPr="00211D8D">
            <w:rPr>
              <w:rFonts w:ascii="Calibri" w:hAnsi="Calibri"/>
              <w:szCs w:val="21"/>
            </w:rPr>
            <w:fldChar w:fldCharType="begin"/>
          </w:r>
          <w:r w:rsidR="00D975E1" w:rsidRPr="00211D8D">
            <w:rPr>
              <w:rFonts w:ascii="Calibri" w:hAnsi="Calibri"/>
              <w:szCs w:val="21"/>
            </w:rPr>
            <w:instrText xml:space="preserve"> CITATION Dan21 \l 1033 </w:instrText>
          </w:r>
          <w:r w:rsidR="00D975E1" w:rsidRPr="00211D8D">
            <w:rPr>
              <w:rFonts w:ascii="Calibri" w:hAnsi="Calibri"/>
              <w:szCs w:val="21"/>
            </w:rPr>
            <w:fldChar w:fldCharType="separate"/>
          </w:r>
          <w:r w:rsidR="000B1B8A" w:rsidRPr="000B1B8A">
            <w:rPr>
              <w:rFonts w:ascii="Calibri" w:hAnsi="Calibri"/>
              <w:noProof/>
              <w:szCs w:val="21"/>
            </w:rPr>
            <w:t>(Feldman, 2021)</w:t>
          </w:r>
          <w:r w:rsidR="00D975E1" w:rsidRPr="00211D8D">
            <w:rPr>
              <w:rFonts w:ascii="Calibri" w:hAnsi="Calibri"/>
              <w:szCs w:val="21"/>
            </w:rPr>
            <w:fldChar w:fldCharType="end"/>
          </w:r>
        </w:sdtContent>
      </w:sdt>
      <w:r w:rsidRPr="00211D8D">
        <w:rPr>
          <w:rFonts w:ascii="Calibri" w:hAnsi="Calibri"/>
          <w:szCs w:val="21"/>
        </w:rPr>
        <w:t xml:space="preserve">and "penalty kicks" have gained considerable fame in both fan and AI circles. </w:t>
      </w:r>
      <w:r w:rsidR="00DA6612" w:rsidRPr="00211D8D">
        <w:rPr>
          <w:rFonts w:ascii="Calibri" w:hAnsi="Calibri"/>
          <w:szCs w:val="21"/>
        </w:rPr>
        <w:t>In the meantime, "fantasy leagues" have been created, the</w:t>
      </w:r>
      <w:r w:rsidRPr="00211D8D">
        <w:rPr>
          <w:rFonts w:ascii="Calibri" w:hAnsi="Calibri"/>
          <w:szCs w:val="21"/>
        </w:rPr>
        <w:t xml:space="preserve"> fantasy league tournament is a model in which players create their teams as professional basketball managers.</w:t>
      </w:r>
    </w:p>
    <w:p w14:paraId="62FE4D6A" w14:textId="74556249" w:rsidR="00075FB7" w:rsidRPr="00211D8D" w:rsidRDefault="00075FB7" w:rsidP="005E221B">
      <w:pPr>
        <w:jc w:val="left"/>
        <w:rPr>
          <w:rFonts w:ascii="Calibri" w:hAnsi="Calibri"/>
          <w:szCs w:val="21"/>
        </w:rPr>
      </w:pPr>
      <w:r w:rsidRPr="00211D8D">
        <w:rPr>
          <w:rFonts w:ascii="Calibri" w:hAnsi="Calibri"/>
          <w:szCs w:val="21"/>
        </w:rPr>
        <w:t xml:space="preserve">The goal of this report is to create a card game based on the fantasy league </w:t>
      </w:r>
      <w:commentRangeStart w:id="6"/>
      <w:r w:rsidRPr="00211D8D">
        <w:rPr>
          <w:rFonts w:ascii="Calibri" w:hAnsi="Calibri"/>
          <w:szCs w:val="21"/>
        </w:rPr>
        <w:t>model</w:t>
      </w:r>
      <w:commentRangeEnd w:id="6"/>
      <w:r w:rsidR="0013672A">
        <w:rPr>
          <w:rStyle w:val="CommentReference"/>
        </w:rPr>
        <w:commentReference w:id="6"/>
      </w:r>
      <w:r w:rsidRPr="00211D8D">
        <w:rPr>
          <w:rFonts w:ascii="Calibri" w:hAnsi="Calibri"/>
          <w:szCs w:val="21"/>
        </w:rPr>
        <w:t xml:space="preserve">.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211D8D">
        <w:rPr>
          <w:rFonts w:ascii="Calibri" w:hAnsi="Calibri"/>
          <w:szCs w:val="21"/>
        </w:rPr>
        <w:t>takes into account</w:t>
      </w:r>
      <w:proofErr w:type="gramEnd"/>
      <w:r w:rsidRPr="00211D8D">
        <w:rPr>
          <w:rFonts w:ascii="Calibri" w:hAnsi="Calibri"/>
          <w:szCs w:val="21"/>
        </w:rPr>
        <w:t xml:space="preserve"> the overall relationship between the players and the impact of the level of understanding on the overall team score. This report will demonstrate in more detail the program requirements, practices, implementation</w:t>
      </w:r>
      <w:r w:rsidR="00805DD8" w:rsidRPr="00211D8D">
        <w:rPr>
          <w:rFonts w:ascii="Calibri" w:hAnsi="Calibri"/>
          <w:szCs w:val="21"/>
        </w:rPr>
        <w:t>,</w:t>
      </w:r>
      <w:r w:rsidRPr="00211D8D">
        <w:rPr>
          <w:rFonts w:ascii="Calibri" w:hAnsi="Calibri"/>
          <w:szCs w:val="21"/>
        </w:rPr>
        <w:t xml:space="preserve"> and evaluation of this project.</w:t>
      </w:r>
    </w:p>
    <w:p w14:paraId="600DD6F8" w14:textId="0DFCCE86" w:rsidR="00D3196D" w:rsidRPr="00211D8D" w:rsidRDefault="00D3196D" w:rsidP="005E221B">
      <w:pPr>
        <w:jc w:val="left"/>
        <w:rPr>
          <w:rFonts w:ascii="Calibri" w:hAnsi="Calibri"/>
          <w:szCs w:val="21"/>
        </w:rPr>
      </w:pPr>
    </w:p>
    <w:p w14:paraId="368BA9C5" w14:textId="4B21AB13" w:rsidR="00D3196D" w:rsidRPr="00211D8D" w:rsidRDefault="00D3196D" w:rsidP="005E221B">
      <w:pPr>
        <w:jc w:val="left"/>
        <w:rPr>
          <w:rFonts w:ascii="Calibri" w:hAnsi="Calibri"/>
          <w:szCs w:val="21"/>
        </w:rPr>
      </w:pPr>
      <w:r w:rsidRPr="00211D8D">
        <w:rPr>
          <w:rFonts w:ascii="Calibri" w:hAnsi="Calibri"/>
          <w:szCs w:val="21"/>
        </w:rPr>
        <w:t>Team chemistry in NBA</w:t>
      </w:r>
      <w:sdt>
        <w:sdtPr>
          <w:rPr>
            <w:rFonts w:ascii="Calibri" w:hAnsi="Calibri"/>
            <w:szCs w:val="21"/>
          </w:rPr>
          <w:id w:val="-1836439881"/>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unk19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(Unknow, 2019)</w:t>
          </w:r>
          <w:r w:rsidR="002237A2" w:rsidRPr="00211D8D">
            <w:rPr>
              <w:rFonts w:ascii="Calibri" w:hAnsi="Calibri"/>
              <w:szCs w:val="21"/>
            </w:rPr>
            <w:fldChar w:fldCharType="end"/>
          </w:r>
        </w:sdtContent>
      </w:sdt>
    </w:p>
    <w:p w14:paraId="695B3C2D" w14:textId="1765458A" w:rsidR="00A35934" w:rsidRPr="00211D8D" w:rsidRDefault="00D3196D" w:rsidP="00A35934">
      <w:pPr>
        <w:jc w:val="left"/>
        <w:rPr>
          <w:rFonts w:ascii="Calibri" w:hAnsi="Calibri"/>
          <w:szCs w:val="21"/>
        </w:rPr>
      </w:pPr>
      <w:r w:rsidRPr="00211D8D">
        <w:rPr>
          <w:rFonts w:ascii="Calibri" w:hAnsi="Calibri"/>
          <w:szCs w:val="21"/>
        </w:rPr>
        <w:t xml:space="preserve">Most teams have great surface strengths, but when they </w:t>
      </w:r>
      <w:proofErr w:type="gramStart"/>
      <w:r w:rsidRPr="00211D8D">
        <w:rPr>
          <w:rFonts w:ascii="Calibri" w:hAnsi="Calibri"/>
          <w:szCs w:val="21"/>
        </w:rPr>
        <w:t>don't</w:t>
      </w:r>
      <w:proofErr w:type="gramEnd"/>
      <w:r w:rsidRPr="00211D8D">
        <w:rPr>
          <w:rFonts w:ascii="Calibri" w:hAnsi="Calibri"/>
          <w:szCs w:val="21"/>
        </w:rPr>
        <w:t xml:space="preserve"> produce results, </w:t>
      </w:r>
      <w:r w:rsidR="00A35934" w:rsidRPr="00211D8D">
        <w:rPr>
          <w:rFonts w:ascii="Calibri" w:hAnsi="Calibri"/>
          <w:szCs w:val="21"/>
        </w:rPr>
        <w:t xml:space="preserve">they will use the team chemistry as an </w:t>
      </w:r>
      <w:commentRangeStart w:id="7"/>
      <w:r w:rsidR="00A35934" w:rsidRPr="00211D8D">
        <w:rPr>
          <w:rFonts w:ascii="Calibri" w:hAnsi="Calibri"/>
          <w:szCs w:val="21"/>
        </w:rPr>
        <w:t>excuse</w:t>
      </w:r>
      <w:commentRangeEnd w:id="7"/>
      <w:r w:rsidR="00710C6A">
        <w:rPr>
          <w:rStyle w:val="CommentReference"/>
        </w:rPr>
        <w:commentReference w:id="7"/>
      </w:r>
      <w:r w:rsidR="00A35934" w:rsidRPr="00211D8D">
        <w:rPr>
          <w:rFonts w:ascii="Calibri" w:hAnsi="Calibri"/>
          <w:szCs w:val="21"/>
        </w:rPr>
        <w:t>. But it is hard to explain the team chemistry and how it works.</w:t>
      </w:r>
      <w:r w:rsidR="00A35934" w:rsidRPr="00211D8D">
        <w:rPr>
          <w:rFonts w:ascii="Calibri" w:hAnsi="Calibri"/>
        </w:rPr>
        <w:t xml:space="preserve"> </w:t>
      </w:r>
    </w:p>
    <w:p w14:paraId="4B018BF4" w14:textId="43D067C5" w:rsidR="003145FB" w:rsidRPr="00211D8D" w:rsidRDefault="00A35934" w:rsidP="00A35934">
      <w:pPr>
        <w:jc w:val="left"/>
        <w:rPr>
          <w:rFonts w:ascii="Calibri" w:hAnsi="Calibri"/>
          <w:szCs w:val="21"/>
        </w:rPr>
      </w:pPr>
      <w:r w:rsidRPr="00211D8D">
        <w:rPr>
          <w:rFonts w:ascii="Calibri" w:hAnsi="Calibri"/>
          <w:szCs w:val="21"/>
        </w:rPr>
        <w:t xml:space="preserve">"This is important. If you unite the team together, then </w:t>
      </w:r>
      <w:proofErr w:type="gramStart"/>
      <w:r w:rsidRPr="00211D8D">
        <w:rPr>
          <w:rFonts w:ascii="Calibri" w:hAnsi="Calibri"/>
          <w:szCs w:val="21"/>
        </w:rPr>
        <w:t>it’s</w:t>
      </w:r>
      <w:proofErr w:type="gramEnd"/>
      <w:r w:rsidRPr="00211D8D">
        <w:rPr>
          <w:rFonts w:ascii="Calibri" w:hAnsi="Calibri"/>
          <w:szCs w:val="21"/>
        </w:rPr>
        <w:t xml:space="preserve"> like a third of a year’s win. People are not grateful for it, and it doesn’t look like much, but if you have a </w:t>
      </w:r>
      <w:proofErr w:type="gramStart"/>
      <w:r w:rsidRPr="00211D8D">
        <w:rPr>
          <w:rFonts w:ascii="Calibri" w:hAnsi="Calibri"/>
          <w:szCs w:val="21"/>
        </w:rPr>
        <w:t>The</w:t>
      </w:r>
      <w:proofErr w:type="gramEnd"/>
      <w:r w:rsidRPr="00211D8D">
        <w:rPr>
          <w:rFonts w:ascii="Calibri" w:hAnsi="Calibri"/>
          <w:szCs w:val="21"/>
        </w:rPr>
        <w:t xml:space="preserve"> team of the year, that becomes one or two games. This will bring you to another round of the playoffs."</w:t>
      </w:r>
      <w:sdt>
        <w:sdtPr>
          <w:rPr>
            <w:rFonts w:ascii="Calibri" w:hAnsi="Calibri"/>
            <w:szCs w:val="21"/>
          </w:rPr>
          <w:id w:val="686959870"/>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Mic20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(Pina, 2020)</w:t>
          </w:r>
          <w:r w:rsidR="002237A2" w:rsidRPr="00211D8D">
            <w:rPr>
              <w:rFonts w:ascii="Calibri" w:hAnsi="Calibri"/>
              <w:szCs w:val="21"/>
            </w:rPr>
            <w:fldChar w:fldCharType="end"/>
          </w:r>
        </w:sdtContent>
      </w:sdt>
      <w:r w:rsidRPr="00211D8D">
        <w:rPr>
          <w:rFonts w:ascii="Calibri" w:hAnsi="Calibri"/>
          <w:szCs w:val="21"/>
        </w:rPr>
        <w:t>. In detail</w:t>
      </w:r>
      <w:del w:id="8" w:author="Warrick Roseboom" w:date="2021-05-05T04:26:00Z">
        <w:r w:rsidRPr="00211D8D" w:rsidDel="001339CF">
          <w:rPr>
            <w:rFonts w:ascii="Calibri" w:hAnsi="Calibri"/>
            <w:szCs w:val="21"/>
          </w:rPr>
          <w:delText>s</w:delText>
        </w:r>
      </w:del>
      <w:r w:rsidRPr="00211D8D">
        <w:rPr>
          <w:rFonts w:ascii="Calibri" w:hAnsi="Calibri"/>
          <w:szCs w:val="21"/>
        </w:rPr>
        <w:t>,</w:t>
      </w:r>
      <w:ins w:id="9" w:author="Warrick Roseboom" w:date="2021-05-05T04:26:00Z">
        <w:r w:rsidR="001339CF">
          <w:rPr>
            <w:rFonts w:ascii="Calibri" w:hAnsi="Calibri"/>
            <w:szCs w:val="21"/>
          </w:rPr>
          <w:t xml:space="preserve"> i</w:t>
        </w:r>
      </w:ins>
      <w:del w:id="10" w:author="Warrick Roseboom" w:date="2021-05-05T04:26:00Z">
        <w:r w:rsidR="003145FB" w:rsidRPr="00211D8D" w:rsidDel="001339CF">
          <w:rPr>
            <w:rFonts w:ascii="Calibri" w:hAnsi="Calibri"/>
            <w:szCs w:val="21"/>
          </w:rPr>
          <w:delText>I</w:delText>
        </w:r>
      </w:del>
      <w:r w:rsidR="003145FB" w:rsidRPr="00211D8D">
        <w:rPr>
          <w:rFonts w:ascii="Calibri" w:hAnsi="Calibri"/>
          <w:szCs w:val="21"/>
        </w:rPr>
        <w:t>t could be conclude</w:t>
      </w:r>
      <w:r w:rsidR="00805DD8" w:rsidRPr="00211D8D">
        <w:rPr>
          <w:rFonts w:ascii="Calibri" w:hAnsi="Calibri"/>
          <w:szCs w:val="21"/>
        </w:rPr>
        <w:t>d</w:t>
      </w:r>
      <w:r w:rsidR="003145FB" w:rsidRPr="00211D8D">
        <w:rPr>
          <w:rFonts w:ascii="Calibri" w:hAnsi="Calibri"/>
          <w:szCs w:val="21"/>
        </w:rPr>
        <w:t xml:space="preserve"> as two main part:</w:t>
      </w:r>
    </w:p>
    <w:p w14:paraId="0EF461BD" w14:textId="5CB57C30" w:rsidR="003145FB" w:rsidRPr="00211D8D" w:rsidRDefault="00D3196D" w:rsidP="005E221B">
      <w:pPr>
        <w:jc w:val="left"/>
        <w:rPr>
          <w:rFonts w:ascii="Calibri" w:hAnsi="Calibri"/>
          <w:szCs w:val="21"/>
        </w:rPr>
      </w:pPr>
      <w:r w:rsidRPr="00211D8D">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211D8D" w:rsidRDefault="003145FB" w:rsidP="005E221B">
      <w:pPr>
        <w:jc w:val="left"/>
        <w:rPr>
          <w:rFonts w:ascii="Calibri" w:hAnsi="Calibri"/>
          <w:szCs w:val="21"/>
        </w:rPr>
      </w:pPr>
      <w:r w:rsidRPr="00211D8D">
        <w:rPr>
          <w:rFonts w:ascii="Calibri" w:hAnsi="Calibri"/>
          <w:szCs w:val="21"/>
        </w:rPr>
        <w:t>T</w:t>
      </w:r>
      <w:r w:rsidR="00D3196D" w:rsidRPr="00211D8D">
        <w:rPr>
          <w:rFonts w:ascii="Calibri" w:hAnsi="Calibri"/>
          <w:szCs w:val="21"/>
        </w:rPr>
        <w:t xml:space="preserve">he level of understanding - players understand </w:t>
      </w:r>
      <w:proofErr w:type="spellStart"/>
      <w:r w:rsidR="00D3196D" w:rsidRPr="00211D8D">
        <w:rPr>
          <w:rFonts w:ascii="Calibri" w:hAnsi="Calibri"/>
          <w:szCs w:val="21"/>
        </w:rPr>
        <w:t>each others</w:t>
      </w:r>
      <w:r w:rsidR="00805DD8" w:rsidRPr="00211D8D">
        <w:rPr>
          <w:rFonts w:ascii="Calibri" w:hAnsi="Calibri"/>
          <w:szCs w:val="21"/>
        </w:rPr>
        <w:t>’</w:t>
      </w:r>
      <w:proofErr w:type="spellEnd"/>
      <w:r w:rsidR="00D3196D" w:rsidRPr="00211D8D">
        <w:rPr>
          <w:rFonts w:ascii="Calibri" w:hAnsi="Calibri"/>
          <w:szCs w:val="21"/>
        </w:rPr>
        <w:t xml:space="preserve"> strengths and weaknesses and </w:t>
      </w:r>
      <w:r w:rsidR="00805DD8" w:rsidRPr="00211D8D">
        <w:rPr>
          <w:rFonts w:ascii="Calibri" w:hAnsi="Calibri"/>
          <w:szCs w:val="21"/>
        </w:rPr>
        <w:t>can</w:t>
      </w:r>
      <w:r w:rsidR="00D3196D" w:rsidRPr="00211D8D">
        <w:rPr>
          <w:rFonts w:ascii="Calibri" w:hAnsi="Calibri"/>
          <w:szCs w:val="21"/>
        </w:rPr>
        <w:t xml:space="preserve"> work well together </w:t>
      </w:r>
      <w:proofErr w:type="gramStart"/>
      <w:r w:rsidR="00D3196D" w:rsidRPr="00211D8D">
        <w:rPr>
          <w:rFonts w:ascii="Calibri" w:hAnsi="Calibri"/>
          <w:szCs w:val="21"/>
        </w:rPr>
        <w:t>e.g.</w:t>
      </w:r>
      <w:proofErr w:type="gramEnd"/>
      <w:r w:rsidR="00D3196D" w:rsidRPr="00211D8D">
        <w:rPr>
          <w:rFonts w:ascii="Calibri" w:hAnsi="Calibri"/>
          <w:szCs w:val="21"/>
        </w:rPr>
        <w:t xml:space="preserve"> when </w:t>
      </w:r>
      <w:r w:rsidRPr="00211D8D">
        <w:rPr>
          <w:rFonts w:ascii="Calibri" w:hAnsi="Calibri"/>
          <w:szCs w:val="21"/>
        </w:rPr>
        <w:t xml:space="preserve">one player </w:t>
      </w:r>
      <w:r w:rsidR="00805DD8" w:rsidRPr="00211D8D">
        <w:rPr>
          <w:rFonts w:ascii="Calibri" w:hAnsi="Calibri"/>
          <w:szCs w:val="21"/>
        </w:rPr>
        <w:t>is</w:t>
      </w:r>
      <w:r w:rsidRPr="00211D8D">
        <w:rPr>
          <w:rFonts w:ascii="Calibri" w:hAnsi="Calibri"/>
          <w:szCs w:val="21"/>
        </w:rPr>
        <w:t xml:space="preserve"> free to sh</w:t>
      </w:r>
      <w:r w:rsidR="00805DD8" w:rsidRPr="00211D8D">
        <w:rPr>
          <w:rFonts w:ascii="Calibri" w:hAnsi="Calibri"/>
          <w:szCs w:val="21"/>
        </w:rPr>
        <w:t>o</w:t>
      </w:r>
      <w:r w:rsidRPr="00211D8D">
        <w:rPr>
          <w:rFonts w:ascii="Calibri" w:hAnsi="Calibri"/>
          <w:szCs w:val="21"/>
        </w:rPr>
        <w:t>ot</w:t>
      </w:r>
      <w:r w:rsidR="00D3196D" w:rsidRPr="00211D8D">
        <w:rPr>
          <w:rFonts w:ascii="Calibri" w:hAnsi="Calibri"/>
          <w:szCs w:val="21"/>
        </w:rPr>
        <w:t xml:space="preserve">, </w:t>
      </w:r>
      <w:r w:rsidRPr="00211D8D">
        <w:rPr>
          <w:rFonts w:ascii="Calibri" w:hAnsi="Calibri"/>
          <w:szCs w:val="21"/>
        </w:rPr>
        <w:t>his teammate</w:t>
      </w:r>
      <w:r w:rsidR="00D3196D" w:rsidRPr="00211D8D">
        <w:rPr>
          <w:rFonts w:ascii="Calibri" w:hAnsi="Calibri"/>
          <w:szCs w:val="21"/>
        </w:rPr>
        <w:t xml:space="preserve"> </w:t>
      </w:r>
      <w:r w:rsidR="00805DD8" w:rsidRPr="00211D8D">
        <w:rPr>
          <w:rFonts w:ascii="Calibri" w:hAnsi="Calibri"/>
          <w:szCs w:val="21"/>
        </w:rPr>
        <w:t xml:space="preserve">would </w:t>
      </w:r>
      <w:r w:rsidR="00D3196D" w:rsidRPr="00211D8D">
        <w:rPr>
          <w:rFonts w:ascii="Calibri" w:hAnsi="Calibri"/>
          <w:szCs w:val="21"/>
        </w:rPr>
        <w:t xml:space="preserve">pass </w:t>
      </w:r>
      <w:r w:rsidRPr="00211D8D">
        <w:rPr>
          <w:rFonts w:ascii="Calibri" w:hAnsi="Calibri"/>
          <w:szCs w:val="21"/>
        </w:rPr>
        <w:t xml:space="preserve">the ball </w:t>
      </w:r>
      <w:r w:rsidR="00D3196D" w:rsidRPr="00211D8D">
        <w:rPr>
          <w:rFonts w:ascii="Calibri" w:hAnsi="Calibri"/>
          <w:szCs w:val="21"/>
        </w:rPr>
        <w:t xml:space="preserve">to </w:t>
      </w:r>
      <w:r w:rsidRPr="00211D8D">
        <w:rPr>
          <w:rFonts w:ascii="Calibri" w:hAnsi="Calibri"/>
          <w:szCs w:val="21"/>
        </w:rPr>
        <w:t>him</w:t>
      </w:r>
      <w:r w:rsidR="00D3196D" w:rsidRPr="00211D8D">
        <w:rPr>
          <w:rFonts w:ascii="Calibri" w:hAnsi="Calibri"/>
          <w:szCs w:val="21"/>
        </w:rPr>
        <w:t xml:space="preserve"> in time</w:t>
      </w:r>
      <w:r w:rsidRPr="00211D8D">
        <w:rPr>
          <w:rFonts w:ascii="Calibri" w:hAnsi="Calibri"/>
          <w:szCs w:val="21"/>
        </w:rPr>
        <w:t>.</w:t>
      </w:r>
    </w:p>
    <w:p w14:paraId="322F4123" w14:textId="549F2E4D" w:rsidR="00D3196D" w:rsidRPr="00211D8D" w:rsidRDefault="003145FB" w:rsidP="005E221B">
      <w:pPr>
        <w:jc w:val="left"/>
        <w:rPr>
          <w:rFonts w:ascii="Calibri" w:hAnsi="Calibri"/>
          <w:szCs w:val="21"/>
        </w:rPr>
      </w:pPr>
      <w:r w:rsidRPr="00211D8D">
        <w:rPr>
          <w:rFonts w:ascii="Calibri" w:hAnsi="Calibri"/>
          <w:szCs w:val="21"/>
        </w:rPr>
        <w:t>In this project, the team chemistry will be considered as a</w:t>
      </w:r>
      <w:r w:rsidR="00805DD8" w:rsidRPr="00211D8D">
        <w:rPr>
          <w:rFonts w:ascii="Calibri" w:hAnsi="Calibri"/>
          <w:szCs w:val="21"/>
        </w:rPr>
        <w:t xml:space="preserve"> value, </w:t>
      </w:r>
      <w:r w:rsidRPr="00211D8D">
        <w:rPr>
          <w:rFonts w:ascii="Calibri" w:hAnsi="Calibri"/>
          <w:szCs w:val="21"/>
        </w:rPr>
        <w:t xml:space="preserve">and the team rating system will calculate </w:t>
      </w:r>
      <w:r w:rsidR="00805DD8" w:rsidRPr="00211D8D">
        <w:rPr>
          <w:rFonts w:ascii="Calibri" w:hAnsi="Calibri"/>
          <w:szCs w:val="21"/>
        </w:rPr>
        <w:t xml:space="preserve">this </w:t>
      </w:r>
      <w:r w:rsidRPr="00211D8D">
        <w:rPr>
          <w:rFonts w:ascii="Calibri" w:hAnsi="Calibri"/>
          <w:szCs w:val="21"/>
        </w:rPr>
        <w:t xml:space="preserve">value. </w:t>
      </w:r>
      <w:r w:rsidR="00805DD8" w:rsidRPr="00211D8D">
        <w:rPr>
          <w:rFonts w:ascii="Calibri" w:hAnsi="Calibri"/>
          <w:szCs w:val="21"/>
        </w:rPr>
        <w:t>T</w:t>
      </w:r>
      <w:r w:rsidRPr="00211D8D">
        <w:rPr>
          <w:rFonts w:ascii="Calibri" w:hAnsi="Calibri"/>
          <w:szCs w:val="21"/>
        </w:rPr>
        <w:t xml:space="preserve">he value will be </w:t>
      </w:r>
      <w:proofErr w:type="gramStart"/>
      <w:r w:rsidRPr="00211D8D">
        <w:rPr>
          <w:rFonts w:ascii="Calibri" w:hAnsi="Calibri"/>
          <w:szCs w:val="21"/>
        </w:rPr>
        <w:t>taken into account</w:t>
      </w:r>
      <w:proofErr w:type="gramEnd"/>
      <w:r w:rsidRPr="00211D8D">
        <w:rPr>
          <w:rFonts w:ascii="Calibri" w:hAnsi="Calibri"/>
          <w:szCs w:val="21"/>
        </w:rPr>
        <w:t xml:space="preserve"> in the final team score.</w:t>
      </w:r>
    </w:p>
    <w:p w14:paraId="28F7EF54" w14:textId="77777777" w:rsidR="00075FB7" w:rsidRPr="00211D8D" w:rsidRDefault="00075FB7" w:rsidP="005E221B">
      <w:pPr>
        <w:jc w:val="left"/>
        <w:rPr>
          <w:rFonts w:ascii="Calibri" w:hAnsi="Calibri"/>
          <w:szCs w:val="21"/>
        </w:rPr>
      </w:pPr>
    </w:p>
    <w:p w14:paraId="0CCAC00B" w14:textId="37CD94BE" w:rsidR="00805DD8" w:rsidRPr="00211D8D" w:rsidRDefault="002E4F86" w:rsidP="005E221B">
      <w:pPr>
        <w:jc w:val="left"/>
        <w:rPr>
          <w:rFonts w:ascii="Calibri" w:hAnsi="Calibri"/>
          <w:szCs w:val="21"/>
        </w:rPr>
      </w:pPr>
      <w:r w:rsidRPr="00211D8D">
        <w:rPr>
          <w:rFonts w:ascii="Calibri" w:hAnsi="Calibri"/>
          <w:szCs w:val="21"/>
        </w:rPr>
        <w:t xml:space="preserve">This </w:t>
      </w:r>
      <w:r w:rsidR="00805DD8" w:rsidRPr="00211D8D">
        <w:rPr>
          <w:rFonts w:ascii="Calibri" w:hAnsi="Calibri"/>
          <w:szCs w:val="21"/>
        </w:rPr>
        <w:t>document</w:t>
      </w:r>
      <w:r w:rsidRPr="00211D8D">
        <w:rPr>
          <w:rFonts w:ascii="Calibri" w:hAnsi="Calibri"/>
          <w:szCs w:val="21"/>
        </w:rPr>
        <w:t xml:space="preserve"> </w:t>
      </w:r>
      <w:r w:rsidR="00805DD8" w:rsidRPr="00211D8D">
        <w:rPr>
          <w:rFonts w:ascii="Calibri" w:hAnsi="Calibri"/>
          <w:szCs w:val="21"/>
        </w:rPr>
        <w:t xml:space="preserve">describes the project </w:t>
      </w:r>
      <w:r w:rsidRPr="00211D8D">
        <w:rPr>
          <w:rFonts w:ascii="Calibri" w:hAnsi="Calibri"/>
          <w:szCs w:val="21"/>
        </w:rPr>
        <w:t>in</w:t>
      </w:r>
      <w:r w:rsidR="00B55AC3" w:rsidRPr="00211D8D">
        <w:rPr>
          <w:rFonts w:ascii="Calibri" w:hAnsi="Calibri"/>
          <w:szCs w:val="21"/>
        </w:rPr>
        <w:t xml:space="preserve"> </w:t>
      </w:r>
      <w:r w:rsidR="00805DD8" w:rsidRPr="00211D8D">
        <w:rPr>
          <w:rFonts w:ascii="Calibri" w:hAnsi="Calibri"/>
          <w:szCs w:val="21"/>
        </w:rPr>
        <w:t>eight sections:</w:t>
      </w:r>
    </w:p>
    <w:p w14:paraId="0FE4DFB5" w14:textId="77777777" w:rsidR="00805DD8" w:rsidRPr="00211D8D" w:rsidRDefault="00805DD8" w:rsidP="005E221B">
      <w:pPr>
        <w:jc w:val="left"/>
        <w:rPr>
          <w:rFonts w:ascii="Calibri" w:hAnsi="Calibri"/>
          <w:szCs w:val="21"/>
        </w:rPr>
      </w:pPr>
    </w:p>
    <w:p w14:paraId="054D7404" w14:textId="69EB9869" w:rsidR="000D60B4" w:rsidRPr="00211D8D" w:rsidRDefault="00805DD8" w:rsidP="005E221B">
      <w:pPr>
        <w:jc w:val="left"/>
        <w:rPr>
          <w:rFonts w:ascii="Calibri" w:hAnsi="Calibri"/>
          <w:szCs w:val="21"/>
        </w:rPr>
      </w:pPr>
      <w:r w:rsidRPr="00211D8D">
        <w:rPr>
          <w:rFonts w:ascii="Calibri" w:hAnsi="Calibri"/>
          <w:szCs w:val="21"/>
        </w:rPr>
        <w:t xml:space="preserve">Research: this section </w:t>
      </w:r>
      <w:r w:rsidR="000D60B4" w:rsidRPr="00211D8D">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211D8D" w:rsidRDefault="000D60B4" w:rsidP="005E221B">
      <w:pPr>
        <w:jc w:val="left"/>
        <w:rPr>
          <w:rFonts w:ascii="Calibri" w:hAnsi="Calibri"/>
          <w:szCs w:val="21"/>
        </w:rPr>
      </w:pPr>
    </w:p>
    <w:p w14:paraId="07687401" w14:textId="6BD1FC2A" w:rsidR="000D60B4" w:rsidRPr="00211D8D" w:rsidRDefault="00805DD8" w:rsidP="005E221B">
      <w:pPr>
        <w:jc w:val="left"/>
        <w:rPr>
          <w:rFonts w:ascii="Calibri" w:hAnsi="Calibri"/>
          <w:szCs w:val="21"/>
        </w:rPr>
      </w:pPr>
      <w:r w:rsidRPr="00211D8D">
        <w:rPr>
          <w:rFonts w:ascii="Calibri" w:hAnsi="Calibri"/>
          <w:szCs w:val="21"/>
        </w:rPr>
        <w:t>P</w:t>
      </w:r>
      <w:r w:rsidR="000D60B4" w:rsidRPr="00211D8D">
        <w:rPr>
          <w:rFonts w:ascii="Calibri" w:hAnsi="Calibri"/>
          <w:szCs w:val="21"/>
        </w:rPr>
        <w:t>rofessional considerations</w:t>
      </w:r>
      <w:r w:rsidRPr="00211D8D">
        <w:rPr>
          <w:rFonts w:ascii="Calibri" w:hAnsi="Calibri"/>
          <w:szCs w:val="21"/>
        </w:rPr>
        <w:t>: this section</w:t>
      </w:r>
      <w:r w:rsidR="000D60B4" w:rsidRPr="00211D8D">
        <w:rPr>
          <w:rFonts w:ascii="Calibri" w:hAnsi="Calibri"/>
          <w:szCs w:val="21"/>
        </w:rPr>
        <w:t xml:space="preserve"> includ</w:t>
      </w:r>
      <w:r w:rsidRPr="00211D8D">
        <w:rPr>
          <w:rFonts w:ascii="Calibri" w:hAnsi="Calibri"/>
          <w:szCs w:val="21"/>
        </w:rPr>
        <w:t>es</w:t>
      </w:r>
      <w:r w:rsidR="000D60B4" w:rsidRPr="00211D8D">
        <w:rPr>
          <w:rFonts w:ascii="Calibri" w:hAnsi="Calibri"/>
          <w:szCs w:val="21"/>
        </w:rPr>
        <w:t xml:space="preserve"> how the project will </w:t>
      </w:r>
      <w:proofErr w:type="gramStart"/>
      <w:r w:rsidR="000D60B4" w:rsidRPr="00211D8D">
        <w:rPr>
          <w:rFonts w:ascii="Calibri" w:hAnsi="Calibri"/>
          <w:szCs w:val="21"/>
        </w:rPr>
        <w:t>take into account</w:t>
      </w:r>
      <w:proofErr w:type="gramEnd"/>
      <w:r w:rsidR="000D60B4" w:rsidRPr="00211D8D">
        <w:rPr>
          <w:rFonts w:ascii="Calibri" w:hAnsi="Calibri"/>
          <w:szCs w:val="21"/>
        </w:rPr>
        <w:t xml:space="preserve"> the public interest, professional competence and integrity, and accountability to relevant authorities.</w:t>
      </w:r>
    </w:p>
    <w:p w14:paraId="4D3706D4" w14:textId="77777777" w:rsidR="000D60B4" w:rsidRPr="00211D8D" w:rsidRDefault="000D60B4" w:rsidP="005E221B">
      <w:pPr>
        <w:jc w:val="left"/>
        <w:rPr>
          <w:rFonts w:ascii="Calibri" w:hAnsi="Calibri"/>
          <w:szCs w:val="21"/>
        </w:rPr>
      </w:pPr>
    </w:p>
    <w:p w14:paraId="530DE342" w14:textId="5F603DB9" w:rsidR="000D60B4" w:rsidRPr="00211D8D" w:rsidRDefault="00805DD8" w:rsidP="005E221B">
      <w:pPr>
        <w:jc w:val="left"/>
        <w:rPr>
          <w:rFonts w:ascii="Calibri" w:hAnsi="Calibri"/>
          <w:szCs w:val="21"/>
        </w:rPr>
      </w:pPr>
      <w:r w:rsidRPr="00211D8D">
        <w:rPr>
          <w:rFonts w:ascii="Calibri" w:hAnsi="Calibri"/>
          <w:szCs w:val="21"/>
        </w:rPr>
        <w:t>Requirement analysis: this section</w:t>
      </w:r>
      <w:r w:rsidR="000D60B4" w:rsidRPr="00211D8D">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211D8D" w:rsidRDefault="000D60B4" w:rsidP="005E221B">
      <w:pPr>
        <w:jc w:val="left"/>
        <w:rPr>
          <w:rFonts w:ascii="Calibri" w:hAnsi="Calibri"/>
          <w:szCs w:val="21"/>
        </w:rPr>
      </w:pPr>
    </w:p>
    <w:p w14:paraId="268AC122" w14:textId="523112BB" w:rsidR="000D60B4" w:rsidRPr="00211D8D" w:rsidRDefault="00805DD8" w:rsidP="00201F02">
      <w:pPr>
        <w:ind w:left="105" w:hangingChars="50" w:hanging="105"/>
        <w:jc w:val="left"/>
        <w:rPr>
          <w:rFonts w:ascii="Calibri" w:hAnsi="Calibri"/>
          <w:szCs w:val="21"/>
        </w:rPr>
      </w:pPr>
      <w:r w:rsidRPr="00211D8D">
        <w:rPr>
          <w:rFonts w:ascii="Calibri" w:hAnsi="Calibri"/>
          <w:szCs w:val="21"/>
        </w:rPr>
        <w:lastRenderedPageBreak/>
        <w:t>Design: This section</w:t>
      </w:r>
      <w:r w:rsidR="000D60B4" w:rsidRPr="00211D8D">
        <w:rPr>
          <w:rFonts w:ascii="Calibri" w:hAnsi="Calibri"/>
          <w:szCs w:val="21"/>
        </w:rPr>
        <w:t xml:space="preserve"> describes the overall game and the design process for the </w:t>
      </w:r>
      <w:r w:rsidR="00912BE0" w:rsidRPr="00211D8D">
        <w:rPr>
          <w:rFonts w:ascii="Calibri" w:hAnsi="Calibri"/>
          <w:szCs w:val="21"/>
        </w:rPr>
        <w:t>rating</w:t>
      </w:r>
      <w:r w:rsidR="000D60B4" w:rsidRPr="00211D8D">
        <w:rPr>
          <w:rFonts w:ascii="Calibri" w:hAnsi="Calibri"/>
          <w:szCs w:val="21"/>
        </w:rPr>
        <w:t xml:space="preserve"> system.</w:t>
      </w:r>
      <w:r w:rsidR="00201F02" w:rsidRPr="00201F02">
        <w:t xml:space="preserve"> </w:t>
      </w:r>
      <w:r w:rsidR="00201F02">
        <w:rPr>
          <w:rFonts w:ascii="Calibri" w:hAnsi="Calibri"/>
          <w:szCs w:val="21"/>
        </w:rPr>
        <w:t xml:space="preserve">It </w:t>
      </w:r>
      <w:r w:rsidR="00201F02" w:rsidRPr="00201F02">
        <w:rPr>
          <w:rFonts w:ascii="Calibri" w:hAnsi="Calibri"/>
          <w:szCs w:val="21"/>
        </w:rPr>
        <w:t xml:space="preserve">will </w:t>
      </w:r>
      <w:r w:rsidR="00201F02">
        <w:rPr>
          <w:rFonts w:ascii="Calibri" w:hAnsi="Calibri"/>
          <w:szCs w:val="21"/>
        </w:rPr>
        <w:t xml:space="preserve">also </w:t>
      </w:r>
      <w:r w:rsidR="00201F02" w:rsidRPr="00201F02">
        <w:rPr>
          <w:rFonts w:ascii="Calibri" w:hAnsi="Calibri"/>
          <w:szCs w:val="21"/>
        </w:rPr>
        <w:t xml:space="preserve">highlight the calculations used for the game, we will explore the chemistry value between </w:t>
      </w:r>
      <w:proofErr w:type="gramStart"/>
      <w:r w:rsidR="00201F02" w:rsidRPr="00201F02">
        <w:rPr>
          <w:rFonts w:ascii="Calibri" w:hAnsi="Calibri"/>
          <w:szCs w:val="21"/>
        </w:rPr>
        <w:t>players  based</w:t>
      </w:r>
      <w:proofErr w:type="gramEnd"/>
      <w:r w:rsidR="00201F02" w:rsidRPr="00201F02">
        <w:rPr>
          <w:rFonts w:ascii="Calibri" w:hAnsi="Calibri"/>
          <w:szCs w:val="21"/>
        </w:rPr>
        <w:t xml:space="preserve"> on team Elo rating and player per data. </w:t>
      </w:r>
      <w:r w:rsidR="00201F02">
        <w:rPr>
          <w:rFonts w:ascii="Calibri" w:hAnsi="Calibri"/>
          <w:szCs w:val="21"/>
        </w:rPr>
        <w:t>And</w:t>
      </w:r>
      <w:r w:rsidR="00201F02" w:rsidRPr="00201F02">
        <w:rPr>
          <w:rFonts w:ascii="Calibri" w:hAnsi="Calibri"/>
          <w:szCs w:val="21"/>
        </w:rPr>
        <w:t xml:space="preserve"> strength</w:t>
      </w:r>
      <w:r w:rsidR="00201F02">
        <w:rPr>
          <w:rFonts w:ascii="Calibri" w:hAnsi="Calibri"/>
          <w:szCs w:val="21"/>
        </w:rPr>
        <w:t xml:space="preserve"> function</w:t>
      </w:r>
      <w:r w:rsidR="00201F02" w:rsidRPr="00201F02">
        <w:rPr>
          <w:rFonts w:ascii="Calibri" w:hAnsi="Calibri"/>
          <w:szCs w:val="21"/>
        </w:rPr>
        <w:t xml:space="preserve"> is used to calculate the overall rating of the player selected.</w:t>
      </w:r>
      <w:r w:rsidR="000D60B4" w:rsidRPr="00211D8D">
        <w:rPr>
          <w:rFonts w:ascii="Calibri" w:hAnsi="Calibri"/>
          <w:szCs w:val="21"/>
        </w:rPr>
        <w:t xml:space="preserve"> </w:t>
      </w:r>
      <w:r w:rsidR="00912BE0" w:rsidRPr="00211D8D">
        <w:rPr>
          <w:rFonts w:ascii="Calibri" w:hAnsi="Calibri"/>
          <w:szCs w:val="21"/>
        </w:rPr>
        <w:t>Furthermore,</w:t>
      </w:r>
      <w:r w:rsidR="000D60B4" w:rsidRPr="00211D8D">
        <w:rPr>
          <w:rFonts w:ascii="Calibri" w:hAnsi="Calibri"/>
          <w:szCs w:val="21"/>
        </w:rPr>
        <w:t xml:space="preserve"> the selection and comparison of models for player data structures</w:t>
      </w:r>
      <w:r w:rsidR="00912BE0" w:rsidRPr="00211D8D">
        <w:rPr>
          <w:rFonts w:ascii="Calibri" w:hAnsi="Calibri"/>
          <w:szCs w:val="21"/>
        </w:rPr>
        <w:t xml:space="preserve"> will also be discussed in this section</w:t>
      </w:r>
      <w:r w:rsidR="000D60B4" w:rsidRPr="00211D8D">
        <w:rPr>
          <w:rFonts w:ascii="Calibri" w:hAnsi="Calibri"/>
          <w:szCs w:val="21"/>
        </w:rPr>
        <w:t>. Finally, the creation of the user interface and the explanation of the rules of the game are explained in detail.</w:t>
      </w:r>
    </w:p>
    <w:p w14:paraId="325A7173" w14:textId="77777777" w:rsidR="000D60B4" w:rsidRPr="00211D8D" w:rsidRDefault="000D60B4" w:rsidP="005E221B">
      <w:pPr>
        <w:jc w:val="left"/>
        <w:rPr>
          <w:rFonts w:ascii="Calibri" w:hAnsi="Calibri"/>
          <w:szCs w:val="21"/>
        </w:rPr>
      </w:pPr>
    </w:p>
    <w:p w14:paraId="34200081" w14:textId="18EEA3CF" w:rsidR="000D60B4" w:rsidRPr="00211D8D" w:rsidRDefault="00805DD8" w:rsidP="005E221B">
      <w:pPr>
        <w:jc w:val="left"/>
        <w:rPr>
          <w:rFonts w:ascii="Calibri" w:hAnsi="Calibri"/>
          <w:szCs w:val="21"/>
        </w:rPr>
      </w:pPr>
      <w:r w:rsidRPr="00211D8D">
        <w:rPr>
          <w:rFonts w:ascii="Calibri" w:hAnsi="Calibri"/>
          <w:szCs w:val="21"/>
        </w:rPr>
        <w:t>Implementation: this</w:t>
      </w:r>
      <w:r w:rsidR="000D60B4" w:rsidRPr="00211D8D">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211D8D" w:rsidRDefault="000D60B4" w:rsidP="005E221B">
      <w:pPr>
        <w:jc w:val="left"/>
        <w:rPr>
          <w:rFonts w:ascii="Calibri" w:hAnsi="Calibri"/>
          <w:szCs w:val="21"/>
        </w:rPr>
      </w:pPr>
    </w:p>
    <w:p w14:paraId="6F32FB41" w14:textId="5F3B1403" w:rsidR="00805DD8" w:rsidRPr="00211D8D" w:rsidRDefault="00805DD8" w:rsidP="005E221B">
      <w:pPr>
        <w:jc w:val="left"/>
        <w:rPr>
          <w:rFonts w:ascii="Calibri" w:hAnsi="Calibri"/>
          <w:szCs w:val="21"/>
        </w:rPr>
      </w:pPr>
      <w:r w:rsidRPr="00211D8D">
        <w:rPr>
          <w:rFonts w:ascii="Calibri" w:hAnsi="Calibri"/>
          <w:szCs w:val="21"/>
        </w:rPr>
        <w:t>Testing: the program is tested using unit tests, integration tests</w:t>
      </w:r>
      <w:r w:rsidR="00DD7EEF" w:rsidRPr="00211D8D">
        <w:rPr>
          <w:rFonts w:ascii="Calibri" w:hAnsi="Calibri"/>
          <w:szCs w:val="21"/>
        </w:rPr>
        <w:t>,</w:t>
      </w:r>
      <w:r w:rsidRPr="00211D8D">
        <w:rPr>
          <w:rFonts w:ascii="Calibri" w:hAnsi="Calibri"/>
          <w:szCs w:val="21"/>
        </w:rPr>
        <w:t xml:space="preserve"> and system tests.</w:t>
      </w:r>
    </w:p>
    <w:p w14:paraId="05F60C2A" w14:textId="77777777" w:rsidR="00805DD8" w:rsidRPr="00211D8D" w:rsidRDefault="00805DD8" w:rsidP="005E221B">
      <w:pPr>
        <w:jc w:val="left"/>
        <w:rPr>
          <w:rFonts w:ascii="Calibri" w:hAnsi="Calibri"/>
          <w:szCs w:val="21"/>
        </w:rPr>
      </w:pPr>
    </w:p>
    <w:p w14:paraId="31A167D1" w14:textId="70A7E782" w:rsidR="000D60B4" w:rsidRPr="00211D8D" w:rsidRDefault="00805DD8" w:rsidP="005E221B">
      <w:pPr>
        <w:jc w:val="left"/>
        <w:rPr>
          <w:rFonts w:ascii="Calibri" w:hAnsi="Calibri"/>
          <w:szCs w:val="21"/>
        </w:rPr>
      </w:pPr>
      <w:r w:rsidRPr="00211D8D">
        <w:rPr>
          <w:rFonts w:ascii="Calibri" w:hAnsi="Calibri"/>
          <w:szCs w:val="21"/>
        </w:rPr>
        <w:t xml:space="preserve">Evaluation: </w:t>
      </w:r>
      <w:r w:rsidR="00912BE0" w:rsidRPr="00211D8D">
        <w:rPr>
          <w:rFonts w:ascii="Calibri" w:hAnsi="Calibri"/>
          <w:szCs w:val="21"/>
        </w:rPr>
        <w:t xml:space="preserve">It includes a comparison of this scoring system with other scoring systems and an assessment of the accuracy of the project using </w:t>
      </w:r>
      <w:commentRangeStart w:id="11"/>
      <w:r w:rsidR="00912BE0" w:rsidRPr="00211D8D">
        <w:rPr>
          <w:rFonts w:ascii="Calibri" w:hAnsi="Calibri"/>
          <w:szCs w:val="21"/>
        </w:rPr>
        <w:t>R-values</w:t>
      </w:r>
      <w:commentRangeEnd w:id="11"/>
      <w:r w:rsidR="00F40C11">
        <w:rPr>
          <w:rStyle w:val="CommentReference"/>
        </w:rPr>
        <w:commentReference w:id="11"/>
      </w:r>
      <w:r w:rsidR="00912BE0" w:rsidRPr="00211D8D">
        <w:rPr>
          <w:rFonts w:ascii="Calibri" w:hAnsi="Calibri"/>
          <w:szCs w:val="21"/>
        </w:rPr>
        <w:t>. It also includes a self-reflection on the overall results of the project and highlights any other outstanding issues with the system.</w:t>
      </w:r>
    </w:p>
    <w:p w14:paraId="15EDAD5F" w14:textId="77777777" w:rsidR="00912BE0" w:rsidRPr="00211D8D" w:rsidRDefault="00912BE0" w:rsidP="005E221B">
      <w:pPr>
        <w:jc w:val="left"/>
        <w:rPr>
          <w:rFonts w:ascii="Calibri" w:hAnsi="Calibri"/>
          <w:szCs w:val="21"/>
        </w:rPr>
      </w:pPr>
    </w:p>
    <w:p w14:paraId="47960B00" w14:textId="5684E85A" w:rsidR="00FD651A" w:rsidRPr="00211D8D" w:rsidRDefault="00805DD8" w:rsidP="005E221B">
      <w:pPr>
        <w:widowControl/>
        <w:jc w:val="left"/>
        <w:rPr>
          <w:rFonts w:ascii="Calibri" w:hAnsi="Calibri"/>
          <w:szCs w:val="21"/>
        </w:rPr>
      </w:pPr>
      <w:r w:rsidRPr="00211D8D">
        <w:rPr>
          <w:rFonts w:ascii="Calibri" w:hAnsi="Calibri"/>
          <w:szCs w:val="21"/>
        </w:rPr>
        <w:t>Conclusion:</w:t>
      </w:r>
      <w:r w:rsidR="00912BE0" w:rsidRPr="00211D8D">
        <w:rPr>
          <w:rFonts w:ascii="Calibri" w:hAnsi="Calibri"/>
          <w:szCs w:val="21"/>
        </w:rPr>
        <w:t xml:space="preserve"> which </w:t>
      </w:r>
      <w:r w:rsidR="00125F99" w:rsidRPr="00211D8D">
        <w:rPr>
          <w:rFonts w:ascii="Calibri" w:hAnsi="Calibri"/>
          <w:szCs w:val="21"/>
        </w:rPr>
        <w:t>summarizes</w:t>
      </w:r>
      <w:r w:rsidR="00912BE0" w:rsidRPr="00211D8D">
        <w:rPr>
          <w:rFonts w:ascii="Calibri" w:hAnsi="Calibri"/>
          <w:szCs w:val="21"/>
        </w:rPr>
        <w:t xml:space="preserve"> all the elements covered in this </w:t>
      </w:r>
      <w:r w:rsidR="00125F99" w:rsidRPr="00211D8D">
        <w:rPr>
          <w:rFonts w:ascii="Calibri" w:hAnsi="Calibri"/>
          <w:szCs w:val="21"/>
        </w:rPr>
        <w:t>report. And</w:t>
      </w:r>
      <w:r w:rsidR="00912BE0" w:rsidRPr="00211D8D">
        <w:rPr>
          <w:rFonts w:ascii="Calibri" w:hAnsi="Calibri"/>
          <w:szCs w:val="21"/>
        </w:rPr>
        <w:t xml:space="preserve"> discusses further work that could be done on this project in the future, reflecting on the outstanding requirements and explaining how they could be implemented.</w:t>
      </w:r>
      <w:r w:rsidR="00FD651A" w:rsidRPr="00211D8D">
        <w:rPr>
          <w:rFonts w:ascii="Calibri" w:hAnsi="Calibri"/>
          <w:szCs w:val="21"/>
        </w:rPr>
        <w:br w:type="page"/>
      </w:r>
    </w:p>
    <w:p w14:paraId="2FD9C47F" w14:textId="184B9D6C" w:rsidR="0098106B" w:rsidRPr="00211D8D" w:rsidRDefault="0098106B" w:rsidP="00FF4CB8">
      <w:pPr>
        <w:pStyle w:val="Heading1"/>
        <w:rPr>
          <w:rFonts w:ascii="Calibri" w:hAnsi="Calibri"/>
        </w:rPr>
      </w:pPr>
      <w:bookmarkStart w:id="12" w:name="_Toc70978818"/>
      <w:r w:rsidRPr="00211D8D">
        <w:rPr>
          <w:rFonts w:ascii="Calibri" w:hAnsi="Calibri"/>
        </w:rPr>
        <w:lastRenderedPageBreak/>
        <w:t xml:space="preserve">2.background </w:t>
      </w:r>
      <w:commentRangeStart w:id="13"/>
      <w:r w:rsidRPr="00211D8D">
        <w:rPr>
          <w:rFonts w:ascii="Calibri" w:hAnsi="Calibri"/>
        </w:rPr>
        <w:t>research</w:t>
      </w:r>
      <w:bookmarkEnd w:id="12"/>
      <w:commentRangeEnd w:id="13"/>
      <w:r w:rsidR="000A4B0F">
        <w:rPr>
          <w:rStyle w:val="CommentReference"/>
          <w:b w:val="0"/>
          <w:bCs w:val="0"/>
          <w:kern w:val="2"/>
        </w:rPr>
        <w:commentReference w:id="13"/>
      </w:r>
    </w:p>
    <w:p w14:paraId="27E3063D" w14:textId="3520B285" w:rsidR="00E7747B" w:rsidRPr="00211D8D" w:rsidRDefault="00E7747B" w:rsidP="00E7747B">
      <w:pPr>
        <w:pStyle w:val="Heading2"/>
        <w:rPr>
          <w:rFonts w:ascii="Calibri" w:hAnsi="Calibri"/>
        </w:rPr>
      </w:pPr>
      <w:bookmarkStart w:id="14" w:name="_Toc70978819"/>
      <w:r w:rsidRPr="00211D8D">
        <w:rPr>
          <w:rFonts w:ascii="Calibri" w:hAnsi="Calibri"/>
        </w:rPr>
        <w:t>Top Trumps: NBA All Stars</w:t>
      </w:r>
      <w:bookmarkEnd w:id="14"/>
    </w:p>
    <w:p w14:paraId="07329BD1" w14:textId="63B3B30B" w:rsidR="00511154" w:rsidRPr="00211D8D" w:rsidRDefault="00511154" w:rsidP="00511154">
      <w:pPr>
        <w:rPr>
          <w:rFonts w:ascii="Calibri" w:hAnsi="Calibri"/>
        </w:rPr>
      </w:pPr>
      <w:r w:rsidRPr="00211D8D">
        <w:rPr>
          <w:rFonts w:ascii="Calibri" w:hAnsi="Calibri"/>
        </w:rPr>
        <w:t xml:space="preserve">Top Trumps: NBA All Stars is a virtual game of Top Trumps based on the National Basketball Association's Top Trumps package. The game begins with two players competing for control of the ball to determine which player will start the game first, and the opening player will choose an option to compare to their opponent and will win or lose based on the number of points scored for the same option. Options include height, free throw percentage, scoring average, assist average, rebounding average and number of playoff appearances. The more times a player wins, the closer the player gets to the goal until one player scores a dunk and the </w:t>
      </w:r>
      <w:r w:rsidR="00480068" w:rsidRPr="00211D8D">
        <w:rPr>
          <w:rFonts w:ascii="Calibri" w:hAnsi="Calibri"/>
        </w:rPr>
        <w:t xml:space="preserve">game </w:t>
      </w:r>
      <w:proofErr w:type="gramStart"/>
      <w:r w:rsidR="00480068" w:rsidRPr="00211D8D">
        <w:rPr>
          <w:rFonts w:ascii="Calibri" w:hAnsi="Calibri"/>
        </w:rPr>
        <w:t xml:space="preserve">finish </w:t>
      </w:r>
      <w:r w:rsidRPr="00211D8D">
        <w:rPr>
          <w:rFonts w:ascii="Calibri" w:hAnsi="Calibri"/>
        </w:rPr>
        <w:t>,</w:t>
      </w:r>
      <w:proofErr w:type="gramEnd"/>
      <w:r w:rsidRPr="00211D8D">
        <w:rPr>
          <w:rFonts w:ascii="Calibri" w:hAnsi="Calibri"/>
        </w:rPr>
        <w:t xml:space="preserve"> </w:t>
      </w:r>
      <w:r w:rsidR="00480068" w:rsidRPr="00211D8D">
        <w:rPr>
          <w:rFonts w:ascii="Calibri" w:hAnsi="Calibri"/>
        </w:rPr>
        <w:t>what is more</w:t>
      </w:r>
      <w:r w:rsidRPr="00211D8D">
        <w:rPr>
          <w:rFonts w:ascii="Calibri" w:hAnsi="Calibri"/>
        </w:rPr>
        <w:t xml:space="preserve"> as this game is time limited, so when time runs out, the game end. The side </w:t>
      </w:r>
      <w:r w:rsidR="00480068" w:rsidRPr="00211D8D">
        <w:rPr>
          <w:rFonts w:ascii="Calibri" w:hAnsi="Calibri"/>
        </w:rPr>
        <w:t>that whose player close to the basket will win</w:t>
      </w:r>
      <w:r w:rsidRPr="00211D8D">
        <w:rPr>
          <w:rFonts w:ascii="Calibri" w:hAnsi="Calibri"/>
        </w:rPr>
        <w:t>.</w:t>
      </w:r>
    </w:p>
    <w:p w14:paraId="0874498A" w14:textId="77777777" w:rsidR="00511154" w:rsidRPr="00211D8D" w:rsidRDefault="00511154" w:rsidP="00511154">
      <w:pPr>
        <w:rPr>
          <w:rFonts w:ascii="Calibri" w:hAnsi="Calibri"/>
        </w:rPr>
      </w:pPr>
    </w:p>
    <w:p w14:paraId="3B905C32" w14:textId="67FD81DE" w:rsidR="00511154" w:rsidRPr="00211D8D" w:rsidRDefault="00511154" w:rsidP="00511154">
      <w:pPr>
        <w:jc w:val="center"/>
        <w:rPr>
          <w:rFonts w:ascii="Calibri" w:hAnsi="Calibri"/>
        </w:rPr>
      </w:pPr>
      <w:r w:rsidRPr="00211D8D">
        <w:rPr>
          <w:rFonts w:ascii="Calibri" w:hAnsi="Calibri"/>
          <w:noProof/>
        </w:rPr>
        <w:drawing>
          <wp:inline distT="0" distB="0" distL="0" distR="0" wp14:anchorId="53B7DEFF" wp14:editId="4FC7AA27">
            <wp:extent cx="3489960" cy="23266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9732-ingame-Top-Trumps-NBA-All-Stars.jpg"/>
                    <pic:cNvPicPr/>
                  </pic:nvPicPr>
                  <pic:blipFill>
                    <a:blip r:embed="rId12">
                      <a:extLst>
                        <a:ext uri="{28A0092B-C50C-407E-A947-70E740481C1C}">
                          <a14:useLocalDpi xmlns:a14="http://schemas.microsoft.com/office/drawing/2010/main" val="0"/>
                        </a:ext>
                      </a:extLst>
                    </a:blip>
                    <a:stretch>
                      <a:fillRect/>
                    </a:stretch>
                  </pic:blipFill>
                  <pic:spPr>
                    <a:xfrm>
                      <a:off x="0" y="0"/>
                      <a:ext cx="3489960" cy="2326640"/>
                    </a:xfrm>
                    <a:prstGeom prst="rect">
                      <a:avLst/>
                    </a:prstGeom>
                  </pic:spPr>
                </pic:pic>
              </a:graphicData>
            </a:graphic>
          </wp:inline>
        </w:drawing>
      </w:r>
    </w:p>
    <w:p w14:paraId="07904981" w14:textId="77777777" w:rsidR="00511154" w:rsidRPr="00211D8D" w:rsidRDefault="00511154" w:rsidP="00511154">
      <w:pPr>
        <w:jc w:val="center"/>
        <w:rPr>
          <w:rFonts w:ascii="Calibri" w:hAnsi="Calibri"/>
        </w:rPr>
      </w:pPr>
      <w:r w:rsidRPr="00211D8D">
        <w:rPr>
          <w:rFonts w:ascii="Calibri" w:hAnsi="Calibri"/>
        </w:rPr>
        <w:t xml:space="preserve">-figure </w:t>
      </w:r>
      <w:proofErr w:type="gramStart"/>
      <w:r w:rsidRPr="00211D8D">
        <w:rPr>
          <w:rFonts w:ascii="Calibri" w:hAnsi="Calibri"/>
        </w:rPr>
        <w:t>The</w:t>
      </w:r>
      <w:proofErr w:type="gramEnd"/>
      <w:r w:rsidRPr="00211D8D">
        <w:rPr>
          <w:rFonts w:ascii="Calibri" w:hAnsi="Calibri"/>
        </w:rPr>
        <w:t xml:space="preserve"> player against each other during the competition</w:t>
      </w:r>
    </w:p>
    <w:p w14:paraId="17E3B569" w14:textId="43CB92E8" w:rsidR="00511154" w:rsidRPr="00211D8D" w:rsidRDefault="00511154" w:rsidP="00452906">
      <w:pPr>
        <w:jc w:val="left"/>
        <w:rPr>
          <w:rFonts w:ascii="Calibri" w:hAnsi="Calibri"/>
        </w:rPr>
      </w:pPr>
      <w:r w:rsidRPr="00211D8D">
        <w:rPr>
          <w:rFonts w:ascii="Calibri" w:hAnsi="Calibri"/>
        </w:rPr>
        <w:t xml:space="preserve">In the graph, </w:t>
      </w:r>
      <w:proofErr w:type="gramStart"/>
      <w:r w:rsidRPr="00211D8D">
        <w:rPr>
          <w:rFonts w:ascii="Calibri" w:hAnsi="Calibri"/>
        </w:rPr>
        <w:t>both of the player</w:t>
      </w:r>
      <w:proofErr w:type="gramEnd"/>
      <w:r w:rsidRPr="00211D8D">
        <w:rPr>
          <w:rFonts w:ascii="Calibri" w:hAnsi="Calibri"/>
        </w:rPr>
        <w:t xml:space="preserve"> will compare their data of height which could </w:t>
      </w:r>
      <w:r w:rsidR="00480068" w:rsidRPr="00211D8D">
        <w:rPr>
          <w:rFonts w:ascii="Calibri" w:hAnsi="Calibri"/>
        </w:rPr>
        <w:t>determine</w:t>
      </w:r>
      <w:r w:rsidRPr="00211D8D">
        <w:rPr>
          <w:rFonts w:ascii="Calibri" w:hAnsi="Calibri"/>
        </w:rPr>
        <w:t xml:space="preserve"> who is much stronger. </w:t>
      </w:r>
    </w:p>
    <w:p w14:paraId="373AEE36" w14:textId="2CB3C724" w:rsidR="00DA6612" w:rsidRPr="00211D8D" w:rsidRDefault="00DA6612" w:rsidP="00DA6612">
      <w:pPr>
        <w:pStyle w:val="Heading2"/>
        <w:rPr>
          <w:rFonts w:ascii="Calibri" w:hAnsi="Calibri"/>
        </w:rPr>
      </w:pPr>
      <w:bookmarkStart w:id="15" w:name="_Toc70978820"/>
      <w:r w:rsidRPr="00211D8D">
        <w:rPr>
          <w:rFonts w:ascii="Calibri" w:hAnsi="Calibri"/>
        </w:rPr>
        <w:t>Fantasy basketball league</w:t>
      </w:r>
      <w:bookmarkEnd w:id="15"/>
    </w:p>
    <w:p w14:paraId="2D755D21" w14:textId="1CB951A0" w:rsidR="00DA6612" w:rsidRPr="00211D8D" w:rsidRDefault="00DA6612" w:rsidP="00DA6612">
      <w:pPr>
        <w:rPr>
          <w:rFonts w:ascii="Calibri" w:hAnsi="Calibri"/>
        </w:rPr>
      </w:pPr>
      <w:r w:rsidRPr="00211D8D">
        <w:rPr>
          <w:rFonts w:ascii="Calibri" w:hAnsi="Calibri"/>
        </w:rPr>
        <w:t xml:space="preserve">Fantasy basketball is a game </w:t>
      </w:r>
      <w:proofErr w:type="gramStart"/>
      <w:r w:rsidRPr="00211D8D">
        <w:rPr>
          <w:rFonts w:ascii="Calibri" w:hAnsi="Calibri"/>
        </w:rPr>
        <w:t>similar to</w:t>
      </w:r>
      <w:proofErr w:type="gramEnd"/>
      <w:r w:rsidRPr="00211D8D">
        <w:rPr>
          <w:rFonts w:ascii="Calibri" w:hAnsi="Calibri"/>
        </w:rPr>
        <w:t xml:space="preserve"> player card scoring, where players form their own league and select players, and the points earned by the selected players' facts determine the league win. The players in Fantasy Basketball are selected from real players in the National Basketball Association. Players choose the players they believe will earn the most points by using their knowledge of the players and analyzing their performance. Points are awarded based on the player's performance in the game, such as points, assists, etc.</w:t>
      </w:r>
    </w:p>
    <w:p w14:paraId="0C7D31FB" w14:textId="329FC983" w:rsidR="00DA6612" w:rsidRPr="00211D8D" w:rsidRDefault="00DA6612" w:rsidP="00DA6612">
      <w:pPr>
        <w:rPr>
          <w:rFonts w:ascii="Calibri" w:hAnsi="Calibri"/>
        </w:rPr>
      </w:pPr>
    </w:p>
    <w:p w14:paraId="3702677B" w14:textId="28FA5E7D" w:rsidR="00DA6612" w:rsidRPr="00211D8D" w:rsidRDefault="00DA6612" w:rsidP="00DA6612">
      <w:pPr>
        <w:pStyle w:val="Heading3"/>
        <w:rPr>
          <w:rFonts w:ascii="Calibri" w:hAnsi="Calibri"/>
        </w:rPr>
      </w:pPr>
      <w:bookmarkStart w:id="16" w:name="_Toc70978821"/>
      <w:commentRangeStart w:id="17"/>
      <w:r w:rsidRPr="00211D8D">
        <w:rPr>
          <w:rFonts w:ascii="Calibri" w:hAnsi="Calibri"/>
        </w:rPr>
        <w:lastRenderedPageBreak/>
        <w:t>NBA Fantasy</w:t>
      </w:r>
      <w:bookmarkEnd w:id="16"/>
      <w:commentRangeEnd w:id="17"/>
      <w:r w:rsidR="00D94669">
        <w:rPr>
          <w:rStyle w:val="CommentReference"/>
          <w:b w:val="0"/>
          <w:bCs w:val="0"/>
        </w:rPr>
        <w:commentReference w:id="17"/>
      </w:r>
    </w:p>
    <w:p w14:paraId="28079C3B" w14:textId="449ACDB1" w:rsidR="005662C0" w:rsidRPr="00211D8D" w:rsidRDefault="005662C0" w:rsidP="005662C0">
      <w:pPr>
        <w:rPr>
          <w:rFonts w:ascii="Calibri" w:hAnsi="Calibri"/>
        </w:rPr>
      </w:pPr>
      <w:r w:rsidRPr="00211D8D">
        <w:rPr>
          <w:rFonts w:ascii="Calibri" w:hAnsi="Calibri"/>
        </w:rPr>
        <w:t xml:space="preserve">The fundamentals of NBA Fantasy consist of selecting players from the NBA league with the main aim of creating your fantasy team. your fantasy team will earn points according to their on-field performance. It allows the player to select a coach, two centers of team, four forwards and four guards, the player will against several team in each match day, and the player </w:t>
      </w:r>
      <w:proofErr w:type="gramStart"/>
      <w:r w:rsidRPr="00211D8D">
        <w:rPr>
          <w:rFonts w:ascii="Calibri" w:hAnsi="Calibri"/>
        </w:rPr>
        <w:t>could Players can</w:t>
      </w:r>
      <w:proofErr w:type="gramEnd"/>
      <w:r w:rsidRPr="00211D8D">
        <w:rPr>
          <w:rFonts w:ascii="Calibri" w:hAnsi="Calibri"/>
        </w:rPr>
        <w:t xml:space="preserve"> decide which team players to play based on their opponent's lineup and tactics and can make substitutions on the bench midway through the game. Players can decide which team players to play based on their opponent's line-up and </w:t>
      </w:r>
      <w:proofErr w:type="gramStart"/>
      <w:r w:rsidRPr="00211D8D">
        <w:rPr>
          <w:rFonts w:ascii="Calibri" w:hAnsi="Calibri"/>
        </w:rPr>
        <w:t>tactics, and</w:t>
      </w:r>
      <w:proofErr w:type="gramEnd"/>
      <w:r w:rsidRPr="00211D8D">
        <w:rPr>
          <w:rFonts w:ascii="Calibri" w:hAnsi="Calibri"/>
        </w:rPr>
        <w:t xml:space="preserve"> can make substitutions on the bench midway through the game. Players can also buy or sell players to improve their team's score. </w:t>
      </w:r>
    </w:p>
    <w:p w14:paraId="01D1C6C9" w14:textId="50EBF9B4" w:rsidR="00E7747B" w:rsidRPr="00211D8D" w:rsidRDefault="00E7747B" w:rsidP="005662C0">
      <w:pPr>
        <w:rPr>
          <w:rFonts w:ascii="Calibri" w:hAnsi="Calibri"/>
        </w:rPr>
      </w:pPr>
      <w:r w:rsidRPr="00211D8D">
        <w:rPr>
          <w:rFonts w:ascii="Calibri" w:hAnsi="Calibri"/>
        </w:rPr>
        <w:t>This is how the relation between the real player performance and their score in the NBA Fantasy:</w:t>
      </w:r>
    </w:p>
    <w:p w14:paraId="4BE7AA35" w14:textId="77777777" w:rsidR="00E7747B" w:rsidRPr="00211D8D" w:rsidRDefault="00E7747B" w:rsidP="00E7747B">
      <w:pPr>
        <w:rPr>
          <w:rFonts w:ascii="Calibri" w:hAnsi="Calibri"/>
        </w:rPr>
      </w:pPr>
      <w:r w:rsidRPr="00211D8D">
        <w:rPr>
          <w:rFonts w:ascii="Calibri" w:hAnsi="Calibri"/>
        </w:rPr>
        <w:t>Three Point Field Goals: 3 points</w:t>
      </w:r>
    </w:p>
    <w:p w14:paraId="1179A2D3" w14:textId="77777777" w:rsidR="00E7747B" w:rsidRPr="00211D8D" w:rsidRDefault="00E7747B" w:rsidP="00E7747B">
      <w:pPr>
        <w:rPr>
          <w:rFonts w:ascii="Calibri" w:hAnsi="Calibri"/>
        </w:rPr>
      </w:pPr>
      <w:r w:rsidRPr="00211D8D">
        <w:rPr>
          <w:rFonts w:ascii="Calibri" w:hAnsi="Calibri"/>
        </w:rPr>
        <w:t>Two Point Field Goals: 2 points</w:t>
      </w:r>
    </w:p>
    <w:p w14:paraId="02683DE4" w14:textId="77777777" w:rsidR="00E7747B" w:rsidRPr="00211D8D" w:rsidRDefault="00E7747B" w:rsidP="00E7747B">
      <w:pPr>
        <w:rPr>
          <w:rFonts w:ascii="Calibri" w:hAnsi="Calibri"/>
        </w:rPr>
      </w:pPr>
      <w:r w:rsidRPr="00211D8D">
        <w:rPr>
          <w:rFonts w:ascii="Calibri" w:hAnsi="Calibri"/>
        </w:rPr>
        <w:t>Free Throws Made: 1 point</w:t>
      </w:r>
    </w:p>
    <w:p w14:paraId="741B0102" w14:textId="77777777" w:rsidR="00E7747B" w:rsidRPr="00211D8D" w:rsidRDefault="00E7747B" w:rsidP="00E7747B">
      <w:pPr>
        <w:rPr>
          <w:rFonts w:ascii="Calibri" w:hAnsi="Calibri"/>
        </w:rPr>
      </w:pPr>
      <w:r w:rsidRPr="00211D8D">
        <w:rPr>
          <w:rFonts w:ascii="Calibri" w:hAnsi="Calibri"/>
        </w:rPr>
        <w:t>Rebounds: 1.2 points</w:t>
      </w:r>
    </w:p>
    <w:p w14:paraId="4B0297E0" w14:textId="77777777" w:rsidR="00E7747B" w:rsidRPr="00211D8D" w:rsidRDefault="00E7747B" w:rsidP="00E7747B">
      <w:pPr>
        <w:rPr>
          <w:rFonts w:ascii="Calibri" w:hAnsi="Calibri"/>
        </w:rPr>
      </w:pPr>
      <w:r w:rsidRPr="00211D8D">
        <w:rPr>
          <w:rFonts w:ascii="Calibri" w:hAnsi="Calibri"/>
        </w:rPr>
        <w:t>Assists: 1.5 points</w:t>
      </w:r>
    </w:p>
    <w:p w14:paraId="3D893761" w14:textId="77777777" w:rsidR="00E7747B" w:rsidRPr="00211D8D" w:rsidRDefault="00E7747B" w:rsidP="00E7747B">
      <w:pPr>
        <w:rPr>
          <w:rFonts w:ascii="Calibri" w:hAnsi="Calibri"/>
        </w:rPr>
      </w:pPr>
      <w:r w:rsidRPr="00211D8D">
        <w:rPr>
          <w:rFonts w:ascii="Calibri" w:hAnsi="Calibri"/>
        </w:rPr>
        <w:t>Blocked Shots: 2 points</w:t>
      </w:r>
    </w:p>
    <w:p w14:paraId="541E5742" w14:textId="77777777" w:rsidR="00E7747B" w:rsidRPr="00211D8D" w:rsidRDefault="00E7747B" w:rsidP="00E7747B">
      <w:pPr>
        <w:rPr>
          <w:rFonts w:ascii="Calibri" w:hAnsi="Calibri"/>
        </w:rPr>
      </w:pPr>
      <w:r w:rsidRPr="00211D8D">
        <w:rPr>
          <w:rFonts w:ascii="Calibri" w:hAnsi="Calibri"/>
        </w:rPr>
        <w:t>Steals: 2 points</w:t>
      </w:r>
    </w:p>
    <w:p w14:paraId="07D74623" w14:textId="2B0662B5" w:rsidR="00E7747B" w:rsidRPr="00211D8D" w:rsidRDefault="00E7747B" w:rsidP="00E7747B">
      <w:pPr>
        <w:rPr>
          <w:rFonts w:ascii="Calibri" w:hAnsi="Calibri"/>
        </w:rPr>
      </w:pPr>
      <w:r w:rsidRPr="00211D8D">
        <w:rPr>
          <w:rFonts w:ascii="Calibri" w:hAnsi="Calibri"/>
        </w:rPr>
        <w:t>Turnovers: -1 points</w:t>
      </w:r>
    </w:p>
    <w:p w14:paraId="7877D82A" w14:textId="330AC8F7" w:rsidR="00DA6612" w:rsidRPr="00211D8D" w:rsidRDefault="00DA6612" w:rsidP="00201F02">
      <w:pPr>
        <w:pStyle w:val="Heading3"/>
        <w:rPr>
          <w:rFonts w:ascii="Calibri" w:hAnsi="Calibri"/>
        </w:rPr>
      </w:pPr>
      <w:bookmarkStart w:id="18" w:name="_Toc70978822"/>
      <w:r w:rsidRPr="00211D8D">
        <w:rPr>
          <w:rFonts w:ascii="Calibri" w:hAnsi="Calibri"/>
        </w:rPr>
        <w:t>Yahoo Fantasy basketball</w:t>
      </w:r>
      <w:bookmarkEnd w:id="18"/>
    </w:p>
    <w:p w14:paraId="369F0845" w14:textId="77777777" w:rsidR="005662C0" w:rsidRPr="00211D8D" w:rsidRDefault="005662C0" w:rsidP="005662C0">
      <w:pPr>
        <w:rPr>
          <w:rFonts w:ascii="Calibri" w:hAnsi="Calibri"/>
        </w:rPr>
      </w:pPr>
      <w:r w:rsidRPr="00211D8D">
        <w:rPr>
          <w:rFonts w:ascii="Calibri" w:hAnsi="Calibri"/>
        </w:rPr>
        <w:t xml:space="preserve">Another of the </w:t>
      </w:r>
      <w:proofErr w:type="gramStart"/>
      <w:r w:rsidRPr="00211D8D">
        <w:rPr>
          <w:rFonts w:ascii="Calibri" w:hAnsi="Calibri"/>
        </w:rPr>
        <w:t>better known</w:t>
      </w:r>
      <w:proofErr w:type="gramEnd"/>
      <w:r w:rsidRPr="00211D8D">
        <w:rPr>
          <w:rFonts w:ascii="Calibri" w:hAnsi="Calibri"/>
        </w:rPr>
        <w:t xml:space="preserve"> fantasy games, yahoo fantasy basketball has a similar main format to NBA Fantasy, where you count the players you choose to score points, based on their performance on the basketball court. Players need 13 players to form a standard yahoo fantasy team, with 3 players on the bench and 10 players active in the game. Those active players need to put in their efforts to help the player's Fantasy team win the total points for the week. Only the points accumulated by the active players will be </w:t>
      </w:r>
      <w:proofErr w:type="gramStart"/>
      <w:r w:rsidRPr="00211D8D">
        <w:rPr>
          <w:rFonts w:ascii="Calibri" w:hAnsi="Calibri"/>
        </w:rPr>
        <w:t>taken into account</w:t>
      </w:r>
      <w:proofErr w:type="gramEnd"/>
      <w:r w:rsidRPr="00211D8D">
        <w:rPr>
          <w:rFonts w:ascii="Calibri" w:hAnsi="Calibri"/>
        </w:rPr>
        <w:t xml:space="preserve">. Players need to know and observe each player selected, even if they </w:t>
      </w:r>
      <w:proofErr w:type="gramStart"/>
      <w:r w:rsidRPr="00211D8D">
        <w:rPr>
          <w:rFonts w:ascii="Calibri" w:hAnsi="Calibri"/>
        </w:rPr>
        <w:t>make adjustments</w:t>
      </w:r>
      <w:proofErr w:type="gramEnd"/>
      <w:r w:rsidRPr="00211D8D">
        <w:rPr>
          <w:rFonts w:ascii="Calibri" w:hAnsi="Calibri"/>
        </w:rPr>
        <w:t xml:space="preserve"> and substitutions to the team, so that each player can play to their value and earn a higher score.</w:t>
      </w:r>
    </w:p>
    <w:p w14:paraId="0E0D0979" w14:textId="77777777" w:rsidR="005662C0" w:rsidRPr="00211D8D" w:rsidRDefault="005662C0" w:rsidP="005662C0">
      <w:pPr>
        <w:rPr>
          <w:rFonts w:ascii="Calibri" w:hAnsi="Calibri"/>
        </w:rPr>
      </w:pPr>
      <w:r w:rsidRPr="00211D8D">
        <w:rPr>
          <w:rFonts w:ascii="Calibri" w:hAnsi="Calibri"/>
        </w:rPr>
        <w:t>This is the correlation between live performance and fantasy points.</w:t>
      </w:r>
    </w:p>
    <w:p w14:paraId="25312899" w14:textId="77777777" w:rsidR="005662C0" w:rsidRPr="00211D8D" w:rsidRDefault="005662C0" w:rsidP="005662C0">
      <w:pPr>
        <w:rPr>
          <w:rFonts w:ascii="Calibri" w:hAnsi="Calibri"/>
        </w:rPr>
      </w:pPr>
      <w:r w:rsidRPr="00211D8D">
        <w:rPr>
          <w:rFonts w:ascii="Calibri" w:hAnsi="Calibri"/>
        </w:rPr>
        <w:t xml:space="preserve">Each rebound grabbed </w:t>
      </w:r>
      <w:proofErr w:type="gramStart"/>
      <w:r w:rsidRPr="00211D8D">
        <w:rPr>
          <w:rFonts w:ascii="Calibri" w:hAnsi="Calibri"/>
        </w:rPr>
        <w:t>equals</w:t>
      </w:r>
      <w:proofErr w:type="gramEnd"/>
      <w:r w:rsidRPr="00211D8D">
        <w:rPr>
          <w:rFonts w:ascii="Calibri" w:hAnsi="Calibri"/>
        </w:rPr>
        <w:t xml:space="preserve"> 1.2 points</w:t>
      </w:r>
    </w:p>
    <w:p w14:paraId="69EF2D8D" w14:textId="77777777" w:rsidR="005662C0" w:rsidRPr="00211D8D" w:rsidRDefault="005662C0" w:rsidP="005662C0">
      <w:pPr>
        <w:rPr>
          <w:rFonts w:ascii="Calibri" w:hAnsi="Calibri"/>
        </w:rPr>
      </w:pPr>
      <w:r w:rsidRPr="00211D8D">
        <w:rPr>
          <w:rFonts w:ascii="Calibri" w:hAnsi="Calibri"/>
        </w:rPr>
        <w:t>Each assist is 1.5 points</w:t>
      </w:r>
    </w:p>
    <w:p w14:paraId="17B36E5D" w14:textId="77777777" w:rsidR="005662C0" w:rsidRPr="00211D8D" w:rsidRDefault="005662C0" w:rsidP="005662C0">
      <w:pPr>
        <w:rPr>
          <w:rFonts w:ascii="Calibri" w:hAnsi="Calibri"/>
        </w:rPr>
      </w:pPr>
      <w:r w:rsidRPr="00211D8D">
        <w:rPr>
          <w:rFonts w:ascii="Calibri" w:hAnsi="Calibri"/>
        </w:rPr>
        <w:t>Each steal is 3 points</w:t>
      </w:r>
    </w:p>
    <w:p w14:paraId="599DAE17" w14:textId="77777777" w:rsidR="005662C0" w:rsidRPr="00211D8D" w:rsidRDefault="005662C0" w:rsidP="005662C0">
      <w:pPr>
        <w:rPr>
          <w:rFonts w:ascii="Calibri" w:hAnsi="Calibri"/>
        </w:rPr>
      </w:pPr>
      <w:r w:rsidRPr="00211D8D">
        <w:rPr>
          <w:rFonts w:ascii="Calibri" w:hAnsi="Calibri"/>
        </w:rPr>
        <w:t>Each blocked shot is 3 points</w:t>
      </w:r>
    </w:p>
    <w:p w14:paraId="112C8D10" w14:textId="77777777" w:rsidR="005662C0" w:rsidRPr="00211D8D" w:rsidRDefault="005662C0" w:rsidP="005662C0">
      <w:pPr>
        <w:rPr>
          <w:rFonts w:ascii="Calibri" w:hAnsi="Calibri"/>
        </w:rPr>
      </w:pPr>
      <w:r w:rsidRPr="00211D8D">
        <w:rPr>
          <w:rFonts w:ascii="Calibri" w:hAnsi="Calibri"/>
        </w:rPr>
        <w:t>Each turnover is -1 point</w:t>
      </w:r>
    </w:p>
    <w:p w14:paraId="03F86DE0" w14:textId="67B39A16" w:rsidR="007654F5" w:rsidRPr="00211D8D" w:rsidRDefault="00D86677" w:rsidP="00FF4CB8">
      <w:pPr>
        <w:pStyle w:val="Heading2"/>
        <w:rPr>
          <w:rFonts w:ascii="Calibri" w:hAnsi="Calibri"/>
        </w:rPr>
      </w:pPr>
      <w:bookmarkStart w:id="19" w:name="_Toc70978823"/>
      <w:r w:rsidRPr="00211D8D">
        <w:rPr>
          <w:rFonts w:ascii="Calibri" w:hAnsi="Calibri"/>
        </w:rPr>
        <w:t>The team Elo rating system</w:t>
      </w:r>
      <w:bookmarkEnd w:id="19"/>
    </w:p>
    <w:p w14:paraId="38006AB3" w14:textId="793505B8" w:rsidR="00B243D7" w:rsidRPr="00211D8D" w:rsidRDefault="00B243D7" w:rsidP="005E221B">
      <w:pPr>
        <w:jc w:val="left"/>
        <w:rPr>
          <w:rFonts w:ascii="Calibri" w:hAnsi="Calibri"/>
          <w:szCs w:val="21"/>
        </w:rPr>
      </w:pPr>
      <w:r w:rsidRPr="00211D8D">
        <w:rPr>
          <w:rFonts w:ascii="Calibri" w:hAnsi="Calibri"/>
          <w:szCs w:val="21"/>
        </w:rPr>
        <w:t>Elo</w:t>
      </w:r>
      <w:ins w:id="20" w:author="Warrick Roseboom" w:date="2021-05-05T04:31:00Z">
        <w:r w:rsidR="00D94669">
          <w:rPr>
            <w:rFonts w:ascii="Calibri" w:hAnsi="Calibri"/>
            <w:szCs w:val="21"/>
          </w:rPr>
          <w:t xml:space="preserve"> is</w:t>
        </w:r>
      </w:ins>
      <w:del w:id="21" w:author="Warrick Roseboom" w:date="2021-05-05T04:31:00Z">
        <w:r w:rsidRPr="00211D8D" w:rsidDel="00D94669">
          <w:rPr>
            <w:rFonts w:ascii="Calibri" w:hAnsi="Calibri"/>
            <w:szCs w:val="21"/>
          </w:rPr>
          <w:delText>s</w:delText>
        </w:r>
      </w:del>
      <w:r w:rsidRPr="00211D8D">
        <w:rPr>
          <w:rFonts w:ascii="Calibri" w:hAnsi="Calibri"/>
          <w:szCs w:val="21"/>
        </w:rPr>
        <w:t xml:space="preserve"> a simple measure of strength </w:t>
      </w:r>
      <w:r w:rsidR="0089418D" w:rsidRPr="00211D8D">
        <w:rPr>
          <w:rFonts w:ascii="Calibri" w:hAnsi="Calibri"/>
          <w:szCs w:val="21"/>
        </w:rPr>
        <w:t xml:space="preserve">of teams </w:t>
      </w:r>
      <w:r w:rsidRPr="00211D8D">
        <w:rPr>
          <w:rFonts w:ascii="Calibri" w:hAnsi="Calibri"/>
          <w:szCs w:val="21"/>
        </w:rPr>
        <w:t xml:space="preserve">based on game-by-game </w:t>
      </w:r>
      <w:r w:rsidR="00C91B24" w:rsidRPr="00211D8D">
        <w:rPr>
          <w:rFonts w:ascii="Calibri" w:hAnsi="Calibri"/>
          <w:szCs w:val="21"/>
        </w:rPr>
        <w:t>results;</w:t>
      </w:r>
      <w:r w:rsidRPr="00211D8D">
        <w:rPr>
          <w:rFonts w:ascii="Calibri" w:hAnsi="Calibri"/>
          <w:szCs w:val="21"/>
        </w:rPr>
        <w:t xml:space="preserve"> </w:t>
      </w:r>
      <w:r w:rsidR="00DD7EEF" w:rsidRPr="00211D8D">
        <w:rPr>
          <w:rFonts w:ascii="Calibri" w:hAnsi="Calibri"/>
          <w:szCs w:val="21"/>
        </w:rPr>
        <w:t>it is</w:t>
      </w:r>
      <w:r w:rsidRPr="00211D8D">
        <w:rPr>
          <w:rFonts w:ascii="Calibri" w:hAnsi="Calibri"/>
          <w:szCs w:val="21"/>
        </w:rPr>
        <w:t xml:space="preserve"> used to calculate the relative skill level of players </w:t>
      </w:r>
      <w:r w:rsidR="00C91B24" w:rsidRPr="00211D8D">
        <w:rPr>
          <w:rFonts w:ascii="Calibri" w:hAnsi="Calibri"/>
          <w:szCs w:val="21"/>
        </w:rPr>
        <w:t>in a</w:t>
      </w:r>
      <w:r w:rsidRPr="00211D8D">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w:t>
      </w:r>
      <w:r w:rsidRPr="00211D8D">
        <w:rPr>
          <w:rFonts w:ascii="Calibri" w:hAnsi="Calibri"/>
          <w:szCs w:val="21"/>
        </w:rPr>
        <w:lastRenderedPageBreak/>
        <w:t xml:space="preserve">losers determines the total number of points gained or lost after the </w:t>
      </w:r>
      <w:r w:rsidR="0089418D" w:rsidRPr="00211D8D">
        <w:rPr>
          <w:rFonts w:ascii="Calibri" w:hAnsi="Calibri"/>
          <w:szCs w:val="21"/>
        </w:rPr>
        <w:t xml:space="preserve">basketball </w:t>
      </w:r>
      <w:r w:rsidRPr="00211D8D">
        <w:rPr>
          <w:rFonts w:ascii="Calibri" w:hAnsi="Calibri"/>
          <w:szCs w:val="21"/>
        </w:rPr>
        <w:t>game. If the player with the higher rating wins, the player with the lower rating will only gain some rating points. However, if the lower</w:t>
      </w:r>
      <w:r w:rsidR="00DD7EEF" w:rsidRPr="00211D8D">
        <w:rPr>
          <w:rFonts w:ascii="Calibri" w:hAnsi="Calibri"/>
          <w:szCs w:val="21"/>
        </w:rPr>
        <w:t>-</w:t>
      </w:r>
      <w:r w:rsidRPr="00211D8D">
        <w:rPr>
          <w:rFonts w:ascii="Calibri" w:hAnsi="Calibri"/>
          <w:szCs w:val="21"/>
        </w:rPr>
        <w:t>rated player gets a losing victory, many rating points will be transferred. In the case of a tie, the lower</w:t>
      </w:r>
      <w:r w:rsidR="00DD7EEF" w:rsidRPr="00211D8D">
        <w:rPr>
          <w:rFonts w:ascii="Calibri" w:hAnsi="Calibri"/>
          <w:szCs w:val="21"/>
        </w:rPr>
        <w:t>-</w:t>
      </w:r>
      <w:r w:rsidRPr="00211D8D">
        <w:rPr>
          <w:rFonts w:ascii="Calibri" w:hAnsi="Calibri"/>
          <w:szCs w:val="21"/>
        </w:rPr>
        <w:t>rated player will also gain some points from the higher</w:t>
      </w:r>
      <w:r w:rsidR="00DD7EEF" w:rsidRPr="00211D8D">
        <w:rPr>
          <w:rFonts w:ascii="Calibri" w:hAnsi="Calibri"/>
          <w:szCs w:val="21"/>
        </w:rPr>
        <w:t>-</w:t>
      </w:r>
      <w:r w:rsidRPr="00211D8D">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22AF92AD" w14:textId="77777777" w:rsidR="00E7747B" w:rsidRPr="00211D8D" w:rsidRDefault="00E7747B" w:rsidP="00E7747B">
      <w:pPr>
        <w:pStyle w:val="Heading2"/>
        <w:rPr>
          <w:rFonts w:ascii="Calibri" w:hAnsi="Calibri"/>
          <w:bdr w:val="none" w:sz="0" w:space="0" w:color="auto" w:frame="1"/>
          <w:shd w:val="clear" w:color="auto" w:fill="FFFFFF"/>
        </w:rPr>
      </w:pPr>
      <w:bookmarkStart w:id="22" w:name="_Toc70978824"/>
      <w:r w:rsidRPr="00211D8D">
        <w:rPr>
          <w:rFonts w:ascii="Calibri" w:hAnsi="Calibri"/>
          <w:bdr w:val="none" w:sz="0" w:space="0" w:color="auto" w:frame="1"/>
          <w:shd w:val="clear" w:color="auto" w:fill="FFFFFF"/>
        </w:rPr>
        <w:t>The formula of Elo rating system</w:t>
      </w:r>
      <w:bookmarkEnd w:id="22"/>
    </w:p>
    <w:p w14:paraId="761D8995" w14:textId="7585A248" w:rsidR="00DA6612" w:rsidRPr="00211D8D" w:rsidRDefault="00E7747B" w:rsidP="00DA6612">
      <w:pPr>
        <w:rPr>
          <w:rFonts w:ascii="Calibri" w:hAnsi="Calibri"/>
          <w:color w:val="000000" w:themeColor="text1"/>
          <w:szCs w:val="21"/>
          <w:bdr w:val="none" w:sz="0" w:space="0" w:color="auto" w:frame="1"/>
          <w:shd w:val="clear" w:color="auto" w:fill="FFFFFF"/>
          <w:vertAlign w:val="superscript"/>
        </w:rPr>
      </w:pPr>
      <w:commentRangeStart w:id="23"/>
      <w:r w:rsidRPr="00211D8D">
        <w:rPr>
          <w:rFonts w:ascii="Calibri" w:hAnsi="Calibri"/>
          <w:color w:val="000000" w:themeColor="text1"/>
          <w:szCs w:val="21"/>
          <w:bdr w:val="none" w:sz="0" w:space="0" w:color="auto" w:frame="1"/>
          <w:shd w:val="clear" w:color="auto" w:fill="FFFFFF"/>
        </w:rPr>
        <w:t>σ(x)=</w:t>
      </w:r>
      <w:r w:rsidR="00DA6612" w:rsidRPr="00211D8D">
        <w:rPr>
          <w:rFonts w:ascii="Calibri" w:hAnsi="Calibri"/>
          <w:color w:val="000000" w:themeColor="text1"/>
          <w:szCs w:val="21"/>
          <w:bdr w:val="none" w:sz="0" w:space="0" w:color="auto" w:frame="1"/>
          <w:shd w:val="clear" w:color="auto" w:fill="FFFFFF"/>
        </w:rPr>
        <w:t>1/1+10</w:t>
      </w:r>
      <w:r w:rsidR="00DA6612" w:rsidRPr="00211D8D">
        <w:rPr>
          <w:rFonts w:ascii="Calibri" w:hAnsi="Calibri"/>
          <w:color w:val="000000" w:themeColor="text1"/>
          <w:szCs w:val="21"/>
          <w:bdr w:val="none" w:sz="0" w:space="0" w:color="auto" w:frame="1"/>
          <w:shd w:val="clear" w:color="auto" w:fill="FFFFFF"/>
          <w:vertAlign w:val="superscript"/>
        </w:rPr>
        <w:t>-x/400</w:t>
      </w:r>
    </w:p>
    <w:p w14:paraId="762B8E9D" w14:textId="77777777" w:rsidR="00E7747B" w:rsidRPr="00211D8D" w:rsidRDefault="00E7747B" w:rsidP="00DA6612">
      <w:pPr>
        <w:rPr>
          <w:rFonts w:ascii="Calibri" w:hAnsi="Calibri"/>
          <w:color w:val="000000" w:themeColor="text1"/>
          <w:szCs w:val="21"/>
          <w:bdr w:val="none" w:sz="0" w:space="0" w:color="auto" w:frame="1"/>
          <w:shd w:val="clear" w:color="auto" w:fill="FFFFFF"/>
        </w:rPr>
      </w:pPr>
      <w:r w:rsidRPr="00211D8D">
        <w:rPr>
          <w:rFonts w:ascii="Calibri" w:hAnsi="Calibri"/>
          <w:color w:val="000000" w:themeColor="text1"/>
          <w:szCs w:val="21"/>
          <w:bdr w:val="none" w:sz="0" w:space="0" w:color="auto" w:frame="1"/>
          <w:shd w:val="clear" w:color="auto" w:fill="FFFFFF"/>
        </w:rPr>
        <w:t>P(A&gt;</w:t>
      </w:r>
      <w:proofErr w:type="gramStart"/>
      <w:r w:rsidRPr="00211D8D">
        <w:rPr>
          <w:rFonts w:ascii="Calibri" w:hAnsi="Calibri"/>
          <w:color w:val="000000" w:themeColor="text1"/>
          <w:szCs w:val="21"/>
          <w:bdr w:val="none" w:sz="0" w:space="0" w:color="auto" w:frame="1"/>
          <w:shd w:val="clear" w:color="auto" w:fill="FFFFFF"/>
        </w:rPr>
        <w:t>B)=</w:t>
      </w:r>
      <w:proofErr w:type="gramEnd"/>
      <w:r w:rsidRPr="00211D8D">
        <w:rPr>
          <w:rFonts w:ascii="Calibri" w:hAnsi="Calibri"/>
          <w:color w:val="000000" w:themeColor="text1"/>
          <w:szCs w:val="21"/>
          <w:bdr w:val="none" w:sz="0" w:space="0" w:color="auto" w:frame="1"/>
          <w:shd w:val="clear" w:color="auto" w:fill="FFFFFF"/>
        </w:rPr>
        <w:t>σ(RA−RB)</w:t>
      </w:r>
    </w:p>
    <w:p w14:paraId="01838507" w14:textId="3173736A" w:rsidR="00E7747B" w:rsidRPr="00211D8D" w:rsidRDefault="00E7747B"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E(w=</w:t>
      </w:r>
      <w:proofErr w:type="gramStart"/>
      <w:r w:rsidRPr="00211D8D">
        <w:rPr>
          <w:rFonts w:ascii="Calibri" w:hAnsi="Calibri"/>
          <w:szCs w:val="21"/>
          <w:bdr w:val="none" w:sz="0" w:space="0" w:color="auto" w:frame="1"/>
          <w:shd w:val="clear" w:color="auto" w:fill="FFFFFF"/>
        </w:rPr>
        <w:t>A)=</w:t>
      </w:r>
      <w:proofErr w:type="gramEnd"/>
      <w:r w:rsidRPr="00211D8D">
        <w:rPr>
          <w:rFonts w:ascii="Calibri" w:hAnsi="Calibri"/>
          <w:szCs w:val="21"/>
          <w:bdr w:val="none" w:sz="0" w:space="0" w:color="auto" w:frame="1"/>
          <w:shd w:val="clear" w:color="auto" w:fill="FFFFFF"/>
        </w:rPr>
        <w:t>P(B&gt;A)</w:t>
      </w:r>
    </w:p>
    <w:p w14:paraId="537AC186" w14:textId="421D84F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A</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4F76739E" w14:textId="145B017C" w:rsidR="00DA6612" w:rsidRPr="00211D8D" w:rsidRDefault="00DA6612"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proofErr w:type="gramStart"/>
      <w:r w:rsidRPr="00211D8D">
        <w:rPr>
          <w:rFonts w:ascii="Calibri" w:hAnsi="Calibri"/>
          <w:szCs w:val="21"/>
          <w:bdr w:val="none" w:sz="0" w:space="0" w:color="auto" w:frame="1"/>
          <w:shd w:val="clear" w:color="auto" w:fill="FFFFFF"/>
          <w:vertAlign w:val="superscript"/>
        </w:rPr>
        <w:t>1)</w:t>
      </w:r>
      <w:r w:rsidRPr="00211D8D">
        <w:rPr>
          <w:rFonts w:ascii="Calibri" w:hAnsi="Calibri"/>
          <w:szCs w:val="21"/>
          <w:bdr w:val="none" w:sz="0" w:space="0" w:color="auto" w:frame="1"/>
          <w:shd w:val="clear" w:color="auto" w:fill="FFFFFF"/>
        </w:rPr>
        <w:t>=</w:t>
      </w:r>
      <w:proofErr w:type="gramEnd"/>
      <w:r w:rsidRPr="00211D8D">
        <w:rPr>
          <w:rFonts w:ascii="Calibri" w:hAnsi="Calibri"/>
          <w:szCs w:val="21"/>
          <w:bdr w:val="none" w:sz="0" w:space="0" w:color="auto" w:frame="1"/>
          <w:shd w:val="clear" w:color="auto" w:fill="FFFFFF"/>
        </w:rPr>
        <w:t xml:space="preserve"> R</w:t>
      </w:r>
      <w:r w:rsidRPr="00211D8D">
        <w:rPr>
          <w:rFonts w:ascii="Calibri" w:hAnsi="Calibri"/>
          <w:szCs w:val="21"/>
          <w:bdr w:val="none" w:sz="0" w:space="0" w:color="auto" w:frame="1"/>
          <w:shd w:val="clear" w:color="auto" w:fill="FFFFFF"/>
          <w:vertAlign w:val="subscript"/>
        </w:rPr>
        <w:t>B</w:t>
      </w:r>
      <w:r w:rsidRPr="00211D8D">
        <w:rPr>
          <w:rFonts w:ascii="Calibri" w:hAnsi="Calibri"/>
          <w:szCs w:val="21"/>
          <w:bdr w:val="none" w:sz="0" w:space="0" w:color="auto" w:frame="1"/>
          <w:shd w:val="clear" w:color="auto" w:fill="FFFFFF"/>
          <w:vertAlign w:val="superscript"/>
        </w:rPr>
        <w:t>(t)</w:t>
      </w:r>
      <w:r w:rsidRPr="00211D8D">
        <w:rPr>
          <w:rFonts w:ascii="Calibri" w:hAnsi="Calibri"/>
          <w:szCs w:val="21"/>
          <w:bdr w:val="none" w:sz="0" w:space="0" w:color="auto" w:frame="1"/>
          <w:shd w:val="clear" w:color="auto" w:fill="FFFFFF"/>
        </w:rPr>
        <w:t>-KE(w=A)</w:t>
      </w:r>
    </w:p>
    <w:p w14:paraId="02549F15" w14:textId="23A71A7A" w:rsidR="00452906" w:rsidRPr="00211D8D" w:rsidRDefault="00452906" w:rsidP="00DA6612">
      <w:pPr>
        <w:rPr>
          <w:rFonts w:ascii="Calibri" w:hAnsi="Calibri"/>
          <w:szCs w:val="21"/>
          <w:bdr w:val="none" w:sz="0" w:space="0" w:color="auto" w:frame="1"/>
          <w:shd w:val="clear" w:color="auto" w:fill="FFFFFF"/>
        </w:rPr>
      </w:pPr>
      <w:r w:rsidRPr="00211D8D">
        <w:rPr>
          <w:rFonts w:ascii="Calibri" w:hAnsi="Calibri"/>
          <w:szCs w:val="21"/>
          <w:bdr w:val="none" w:sz="0" w:space="0" w:color="auto" w:frame="1"/>
          <w:shd w:val="clear" w:color="auto" w:fill="FFFFFF"/>
        </w:rPr>
        <w:t xml:space="preserve">Function </w:t>
      </w:r>
      <w:proofErr w:type="gramStart"/>
      <w:r w:rsidRPr="00211D8D">
        <w:rPr>
          <w:rFonts w:ascii="Calibri" w:hAnsi="Calibri"/>
          <w:szCs w:val="21"/>
          <w:bdr w:val="none" w:sz="0" w:space="0" w:color="auto" w:frame="1"/>
          <w:shd w:val="clear" w:color="auto" w:fill="FFFFFF"/>
        </w:rPr>
        <w:t>explain</w:t>
      </w:r>
      <w:proofErr w:type="gramEnd"/>
      <w:r w:rsidRPr="00211D8D">
        <w:rPr>
          <w:rFonts w:ascii="Calibri" w:hAnsi="Calibri"/>
          <w:szCs w:val="21"/>
          <w:bdr w:val="none" w:sz="0" w:space="0" w:color="auto" w:frame="1"/>
          <w:shd w:val="clear" w:color="auto" w:fill="FFFFFF"/>
        </w:rPr>
        <w:t>:</w:t>
      </w:r>
    </w:p>
    <w:p w14:paraId="57314DEF" w14:textId="689F2221" w:rsidR="00DA6612" w:rsidRPr="00211D8D" w:rsidRDefault="00DA6612" w:rsidP="00DA6612">
      <w:pPr>
        <w:rPr>
          <w:rFonts w:ascii="Calibri" w:hAnsi="Calibri"/>
          <w:shd w:val="clear" w:color="auto" w:fill="FFFFFF"/>
        </w:rPr>
      </w:pPr>
      <w:r w:rsidRPr="00211D8D">
        <w:rPr>
          <w:rFonts w:ascii="Calibri" w:hAnsi="Calibri"/>
          <w:shd w:val="clear" w:color="auto" w:fill="FFFFFF"/>
        </w:rPr>
        <w:t xml:space="preserve">First of </w:t>
      </w:r>
      <w:proofErr w:type="gramStart"/>
      <w:r w:rsidRPr="00211D8D">
        <w:rPr>
          <w:rFonts w:ascii="Calibri" w:hAnsi="Calibri"/>
          <w:shd w:val="clear" w:color="auto" w:fill="FFFFFF"/>
        </w:rPr>
        <w:t>all</w:t>
      </w:r>
      <w:proofErr w:type="gramEnd"/>
      <w:r w:rsidRPr="00211D8D">
        <w:rPr>
          <w:rFonts w:ascii="Calibri" w:hAnsi="Calibri"/>
          <w:shd w:val="clear" w:color="auto" w:fill="FFFFFF"/>
        </w:rPr>
        <w:t xml:space="preserve"> we default a sigmoid with scale of 400. The second formula could be used to indicate the probability of player A win the game. The third formula is used to demonstrate that the probability that player B will win as we assume A will win, E in the formula is stand for Error. R</w:t>
      </w:r>
      <w:r w:rsidRPr="00211D8D">
        <w:rPr>
          <w:rFonts w:ascii="Calibri" w:hAnsi="Calibri"/>
          <w:shd w:val="clear" w:color="auto" w:fill="FFFFFF"/>
          <w:vertAlign w:val="subscript"/>
        </w:rPr>
        <w:t>A</w:t>
      </w:r>
      <w:r w:rsidRPr="00211D8D">
        <w:rPr>
          <w:rFonts w:ascii="Calibri" w:hAnsi="Calibri"/>
          <w:shd w:val="clear" w:color="auto" w:fill="FFFFFF"/>
        </w:rPr>
        <w:t xml:space="preserve"> and R</w:t>
      </w:r>
      <w:r w:rsidRPr="00211D8D">
        <w:rPr>
          <w:rFonts w:ascii="Calibri" w:hAnsi="Calibri"/>
          <w:shd w:val="clear" w:color="auto" w:fill="FFFFFF"/>
          <w:vertAlign w:val="subscript"/>
        </w:rPr>
        <w:t>B</w:t>
      </w:r>
      <w:r w:rsidRPr="00211D8D">
        <w:rPr>
          <w:rFonts w:ascii="Calibri" w:hAnsi="Calibri"/>
          <w:shd w:val="clear" w:color="auto" w:fill="FFFFFF"/>
        </w:rPr>
        <w:t xml:space="preserve"> </w:t>
      </w:r>
      <w:proofErr w:type="gramStart"/>
      <w:r w:rsidRPr="00211D8D">
        <w:rPr>
          <w:rFonts w:ascii="Calibri" w:hAnsi="Calibri"/>
          <w:shd w:val="clear" w:color="auto" w:fill="FFFFFF"/>
        </w:rPr>
        <w:t>is</w:t>
      </w:r>
      <w:proofErr w:type="gramEnd"/>
      <w:r w:rsidRPr="00211D8D">
        <w:rPr>
          <w:rFonts w:ascii="Calibri" w:hAnsi="Calibri"/>
          <w:shd w:val="clear" w:color="auto" w:fill="FFFFFF"/>
        </w:rPr>
        <w:t xml:space="preserve"> stand for their rating.</w:t>
      </w:r>
      <w:commentRangeEnd w:id="23"/>
      <w:r w:rsidR="001B0B53">
        <w:rPr>
          <w:rStyle w:val="CommentReference"/>
        </w:rPr>
        <w:commentReference w:id="23"/>
      </w:r>
    </w:p>
    <w:p w14:paraId="3BED296D" w14:textId="77777777" w:rsidR="00452906" w:rsidRPr="00211D8D" w:rsidRDefault="00452906" w:rsidP="00DA6612">
      <w:pPr>
        <w:rPr>
          <w:rFonts w:ascii="Calibri" w:hAnsi="Calibri"/>
        </w:rPr>
      </w:pPr>
    </w:p>
    <w:p w14:paraId="3DC6ED33" w14:textId="1794BCCB" w:rsidR="00DA6612" w:rsidRPr="00211D8D" w:rsidRDefault="00DA6612" w:rsidP="00DA6612">
      <w:pPr>
        <w:jc w:val="left"/>
        <w:rPr>
          <w:rFonts w:ascii="Calibri" w:hAnsi="Calibri"/>
          <w:szCs w:val="21"/>
        </w:rPr>
      </w:pPr>
      <w:r w:rsidRPr="00211D8D">
        <w:rPr>
          <w:rFonts w:ascii="Calibri" w:hAnsi="Calibri"/>
          <w:szCs w:val="21"/>
        </w:rPr>
        <w:t>I</w:t>
      </w:r>
      <w:r w:rsidR="00B243D7" w:rsidRPr="00211D8D">
        <w:rPr>
          <w:rFonts w:ascii="Calibri" w:hAnsi="Calibri"/>
          <w:szCs w:val="21"/>
        </w:rPr>
        <w:t>n this program, Elo ratings depend only on the final score of each game and the location of the game (home</w:t>
      </w:r>
      <w:r w:rsidR="00DD7EEF" w:rsidRPr="00211D8D">
        <w:rPr>
          <w:rFonts w:ascii="Calibri" w:hAnsi="Calibri"/>
          <w:szCs w:val="21"/>
        </w:rPr>
        <w:t>-</w:t>
      </w:r>
      <w:r w:rsidR="00B243D7" w:rsidRPr="00211D8D">
        <w:rPr>
          <w:rFonts w:ascii="Calibri" w:hAnsi="Calibri"/>
          <w:szCs w:val="21"/>
        </w:rPr>
        <w:t>field advantage). They include both regular season and playoff games.</w:t>
      </w:r>
      <w:r w:rsidRPr="00211D8D">
        <w:rPr>
          <w:rFonts w:ascii="Calibri" w:hAnsi="Calibri"/>
          <w:szCs w:val="21"/>
        </w:rPr>
        <w:t xml:space="preserve"> And</w:t>
      </w:r>
      <w:r w:rsidRPr="00211D8D">
        <w:rPr>
          <w:rFonts w:ascii="Calibri" w:hAnsi="Calibri"/>
        </w:rPr>
        <w:t xml:space="preserve"> </w:t>
      </w:r>
      <w:r w:rsidRPr="00211D8D">
        <w:rPr>
          <w:rFonts w:ascii="Calibri" w:hAnsi="Calibri"/>
          <w:szCs w:val="21"/>
        </w:rPr>
        <w:t xml:space="preserve">this project will use FiveThirtyEight(citation) related team Elo statistics as a part of information which will be used to rating in the final. Compared to the pure Elo rating system the FiveThirtyEight model has a partial adjustment for Elo. At the end of each season, the new Elo value for all teams becomes three quarters of the end of last year's season plus one quarter of the average. When comparing the probability of winning, the home team gets an extra 100 points for having home advantage. As the home team wins about 60% of the time, this should probably be +70 (+100 means 64% of the time!) </w:t>
      </w:r>
      <w:proofErr w:type="gramStart"/>
      <w:r w:rsidRPr="00211D8D">
        <w:rPr>
          <w:rFonts w:ascii="Calibri" w:hAnsi="Calibri"/>
          <w:szCs w:val="21"/>
        </w:rPr>
        <w:t>.The</w:t>
      </w:r>
      <w:proofErr w:type="gramEnd"/>
      <w:r w:rsidRPr="00211D8D">
        <w:rPr>
          <w:rFonts w:ascii="Calibri" w:hAnsi="Calibri"/>
          <w:szCs w:val="21"/>
        </w:rPr>
        <w:t xml:space="preserve"> adjustment for K depends on the margin of victory and the difference in Elo. The more points you win, the more K you get (there is also a small adjustment for team strength, FiveThirtyEight set the K to 20.</w:t>
      </w:r>
    </w:p>
    <w:p w14:paraId="05DD832C" w14:textId="77777777" w:rsidR="00DA6612" w:rsidRPr="00211D8D" w:rsidRDefault="00DA6612" w:rsidP="005E221B">
      <w:pPr>
        <w:jc w:val="left"/>
        <w:rPr>
          <w:rFonts w:ascii="Calibri" w:hAnsi="Calibri"/>
          <w:szCs w:val="21"/>
        </w:rPr>
      </w:pPr>
    </w:p>
    <w:p w14:paraId="496FE377" w14:textId="7F308C66" w:rsidR="00FF7206" w:rsidRPr="00211D8D" w:rsidRDefault="00FF7206" w:rsidP="005E221B">
      <w:pPr>
        <w:jc w:val="left"/>
        <w:rPr>
          <w:rFonts w:ascii="Calibri" w:hAnsi="Calibri"/>
          <w:szCs w:val="21"/>
        </w:rPr>
      </w:pPr>
      <w:r w:rsidRPr="00211D8D">
        <w:rPr>
          <w:rFonts w:ascii="Calibri" w:hAnsi="Calibri"/>
          <w:noProof/>
          <w:szCs w:val="21"/>
        </w:rPr>
        <w:lastRenderedPageBreak/>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16ECCDCA" w:rsidR="00D86677" w:rsidRPr="00211D8D" w:rsidRDefault="00FF7206" w:rsidP="005E221B">
      <w:pPr>
        <w:jc w:val="left"/>
        <w:rPr>
          <w:rFonts w:ascii="Calibri" w:hAnsi="Calibri"/>
          <w:szCs w:val="21"/>
        </w:rPr>
      </w:pPr>
      <w:r w:rsidRPr="00211D8D">
        <w:rPr>
          <w:rFonts w:ascii="Calibri" w:hAnsi="Calibri"/>
          <w:szCs w:val="21"/>
        </w:rPr>
        <w:t>-</w:t>
      </w:r>
      <w:r w:rsidR="009322E0" w:rsidRPr="00211D8D">
        <w:rPr>
          <w:rFonts w:ascii="Calibri" w:hAnsi="Calibri"/>
          <w:szCs w:val="21"/>
        </w:rPr>
        <w:t xml:space="preserve">Figure1. </w:t>
      </w:r>
      <w:r w:rsidR="00DA6612" w:rsidRPr="00211D8D">
        <w:rPr>
          <w:rFonts w:ascii="Calibri" w:hAnsi="Calibri"/>
          <w:szCs w:val="21"/>
        </w:rPr>
        <w:t>this</w:t>
      </w:r>
      <w:r w:rsidRPr="00211D8D">
        <w:rPr>
          <w:rFonts w:ascii="Calibri" w:hAnsi="Calibri"/>
          <w:szCs w:val="21"/>
        </w:rPr>
        <w:t xml:space="preserve"> graph</w:t>
      </w:r>
      <w:r w:rsidR="00DA6612" w:rsidRPr="00211D8D">
        <w:rPr>
          <w:rFonts w:ascii="Calibri" w:hAnsi="Calibri"/>
          <w:szCs w:val="21"/>
        </w:rPr>
        <w:t xml:space="preserve"> is</w:t>
      </w:r>
      <w:r w:rsidRPr="00211D8D">
        <w:rPr>
          <w:rFonts w:ascii="Calibri" w:hAnsi="Calibri"/>
          <w:szCs w:val="21"/>
        </w:rPr>
        <w:t xml:space="preserve"> about Los Angeles Lakers team </w:t>
      </w:r>
      <w:r w:rsidR="00FE493C" w:rsidRPr="00211D8D">
        <w:rPr>
          <w:rFonts w:ascii="Calibri" w:hAnsi="Calibri"/>
          <w:szCs w:val="21"/>
        </w:rPr>
        <w:t>E</w:t>
      </w:r>
      <w:r w:rsidRPr="00211D8D">
        <w:rPr>
          <w:rFonts w:ascii="Calibri" w:hAnsi="Calibri"/>
          <w:szCs w:val="21"/>
        </w:rPr>
        <w:t>lo</w:t>
      </w:r>
      <w:r w:rsidR="00DA6612" w:rsidRPr="00211D8D">
        <w:rPr>
          <w:rFonts w:ascii="Calibri" w:hAnsi="Calibri"/>
          <w:szCs w:val="21"/>
        </w:rPr>
        <w:t xml:space="preserve"> from 1950 to now from FiveThirtyEight</w:t>
      </w:r>
      <w:sdt>
        <w:sdtPr>
          <w:rPr>
            <w:rFonts w:ascii="Calibri" w:hAnsi="Calibri"/>
            <w:szCs w:val="21"/>
          </w:rPr>
          <w:id w:val="733198827"/>
          <w:citation/>
        </w:sdtPr>
        <w:sdtEndPr/>
        <w:sdtContent>
          <w:r w:rsidR="002237A2" w:rsidRPr="00211D8D">
            <w:rPr>
              <w:rFonts w:ascii="Calibri" w:hAnsi="Calibri"/>
              <w:szCs w:val="21"/>
            </w:rPr>
            <w:fldChar w:fldCharType="begin"/>
          </w:r>
          <w:r w:rsidR="002237A2" w:rsidRPr="00211D8D">
            <w:rPr>
              <w:rFonts w:ascii="Calibri" w:hAnsi="Calibri"/>
              <w:szCs w:val="21"/>
            </w:rPr>
            <w:instrText xml:space="preserve"> CITATION Fiv21 \l 1033 </w:instrText>
          </w:r>
          <w:r w:rsidR="002237A2" w:rsidRPr="00211D8D">
            <w:rPr>
              <w:rFonts w:ascii="Calibri" w:hAnsi="Calibri"/>
              <w:szCs w:val="21"/>
            </w:rPr>
            <w:fldChar w:fldCharType="separate"/>
          </w:r>
          <w:r w:rsidR="000B1B8A">
            <w:rPr>
              <w:rFonts w:ascii="Calibri" w:hAnsi="Calibri"/>
              <w:noProof/>
              <w:szCs w:val="21"/>
            </w:rPr>
            <w:t xml:space="preserve"> </w:t>
          </w:r>
          <w:r w:rsidR="000B1B8A" w:rsidRPr="000B1B8A">
            <w:rPr>
              <w:rFonts w:ascii="Calibri" w:hAnsi="Calibri"/>
              <w:noProof/>
              <w:szCs w:val="21"/>
            </w:rPr>
            <w:t>(FiveThirtyEight, 2021)</w:t>
          </w:r>
          <w:r w:rsidR="002237A2" w:rsidRPr="00211D8D">
            <w:rPr>
              <w:rFonts w:ascii="Calibri" w:hAnsi="Calibri"/>
              <w:szCs w:val="21"/>
            </w:rPr>
            <w:fldChar w:fldCharType="end"/>
          </w:r>
        </w:sdtContent>
      </w:sdt>
    </w:p>
    <w:p w14:paraId="3D11A8C3" w14:textId="5CF42497" w:rsidR="005324F2" w:rsidRPr="00211D8D" w:rsidRDefault="00B11ED6" w:rsidP="005E221B">
      <w:pPr>
        <w:jc w:val="left"/>
        <w:rPr>
          <w:rFonts w:ascii="Calibri" w:hAnsi="Calibri"/>
          <w:szCs w:val="21"/>
        </w:rPr>
      </w:pPr>
      <w:r w:rsidRPr="00211D8D">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211D8D">
        <w:rPr>
          <w:rFonts w:ascii="Calibri" w:hAnsi="Calibri"/>
          <w:szCs w:val="21"/>
        </w:rPr>
        <w:t>have to</w:t>
      </w:r>
      <w:proofErr w:type="gramEnd"/>
      <w:r w:rsidRPr="00211D8D">
        <w:rPr>
          <w:rFonts w:ascii="Calibri" w:hAnsi="Calibri"/>
          <w:szCs w:val="21"/>
        </w:rPr>
        <w:t xml:space="preserve"> calculate the difference in points between them. </w:t>
      </w:r>
      <w:r w:rsidR="00DD7EEF" w:rsidRPr="00211D8D">
        <w:rPr>
          <w:rFonts w:ascii="Calibri" w:hAnsi="Calibri"/>
          <w:szCs w:val="21"/>
        </w:rPr>
        <w:t>T</w:t>
      </w:r>
      <w:r w:rsidRPr="00211D8D">
        <w:rPr>
          <w:rFonts w:ascii="Calibri" w:hAnsi="Calibri"/>
          <w:szCs w:val="21"/>
        </w:rPr>
        <w:t xml:space="preserve">o map this difference into probabilities, Elo is often </w:t>
      </w:r>
      <w:r w:rsidR="00DD7EEF" w:rsidRPr="00211D8D">
        <w:rPr>
          <w:rFonts w:ascii="Calibri" w:hAnsi="Calibri"/>
          <w:szCs w:val="21"/>
        </w:rPr>
        <w:t xml:space="preserve">modelled by </w:t>
      </w:r>
      <w:r w:rsidRPr="00211D8D">
        <w:rPr>
          <w:rFonts w:ascii="Calibri" w:hAnsi="Calibri"/>
          <w:szCs w:val="21"/>
        </w:rPr>
        <w:t>the sigmoid function (logistic)</w:t>
      </w:r>
      <w:r w:rsidR="00DD7EEF" w:rsidRPr="00211D8D">
        <w:rPr>
          <w:rFonts w:ascii="Calibri" w:hAnsi="Calibri"/>
          <w:szCs w:val="21"/>
        </w:rPr>
        <w:t>.</w:t>
      </w:r>
      <w:r w:rsidRPr="00211D8D">
        <w:rPr>
          <w:rFonts w:ascii="Calibri" w:hAnsi="Calibri"/>
          <w:szCs w:val="21"/>
        </w:rPr>
        <w:t xml:space="preserve"> Specifically, it is a function that maps (</w:t>
      </w:r>
      <w:r w:rsidRPr="00211D8D">
        <w:rPr>
          <w:rFonts w:ascii="Calibri" w:hAnsi="Calibri" w:cs="Cambria Math"/>
          <w:szCs w:val="21"/>
        </w:rPr>
        <w:t>−</w:t>
      </w:r>
      <w:proofErr w:type="gramStart"/>
      <w:r w:rsidRPr="00211D8D">
        <w:rPr>
          <w:rFonts w:ascii="Calibri" w:hAnsi="Calibri"/>
          <w:szCs w:val="21"/>
        </w:rPr>
        <w:t>∞,+</w:t>
      </w:r>
      <w:proofErr w:type="gramEnd"/>
      <w:r w:rsidRPr="00211D8D">
        <w:rPr>
          <w:rFonts w:ascii="Calibri" w:hAnsi="Calibri"/>
          <w:szCs w:val="21"/>
        </w:rPr>
        <w:t>∞)→[0,1], where σ(0)=0.5.</w:t>
      </w:r>
      <w:r w:rsidR="00274553" w:rsidRPr="00211D8D">
        <w:rPr>
          <w:rFonts w:ascii="Calibri" w:hAnsi="Calibri"/>
          <w:szCs w:val="21"/>
        </w:rPr>
        <w:t xml:space="preserve"> Elo rating is often used by the sigmoid function (logistic) for statistics and research specifically, it is a function that maps </w:t>
      </w:r>
      <w:r w:rsidR="00FE493C" w:rsidRPr="00211D8D">
        <w:rPr>
          <w:rFonts w:ascii="Calibri" w:hAnsi="Calibri"/>
          <w:szCs w:val="21"/>
        </w:rPr>
        <w:t>the difference between Elo rating</w:t>
      </w:r>
      <w:r w:rsidR="00274553" w:rsidRPr="00211D8D">
        <w:rPr>
          <w:rFonts w:ascii="Calibri" w:hAnsi="Calibri"/>
          <w:szCs w:val="21"/>
        </w:rPr>
        <w:t>. The sigmoid function is used here to get a better look at the data comparison of a zero-sum game.</w:t>
      </w:r>
    </w:p>
    <w:p w14:paraId="6093ED3E" w14:textId="1CB93E78" w:rsidR="0098106B" w:rsidRPr="00211D8D" w:rsidRDefault="00274553" w:rsidP="005E221B">
      <w:pPr>
        <w:widowControl/>
        <w:jc w:val="left"/>
        <w:rPr>
          <w:rFonts w:ascii="Calibri" w:hAnsi="Calibri"/>
          <w:szCs w:val="21"/>
        </w:rPr>
      </w:pPr>
      <w:r w:rsidRPr="00211D8D">
        <w:rPr>
          <w:rFonts w:ascii="Calibri" w:hAnsi="Calibri"/>
          <w:b/>
          <w:bCs/>
          <w:noProof/>
          <w:kern w:val="44"/>
          <w:szCs w:val="21"/>
        </w:rPr>
        <w:drawing>
          <wp:inline distT="0" distB="0" distL="0" distR="0" wp14:anchorId="7224C224" wp14:editId="62579808">
            <wp:extent cx="3121891" cy="2064544"/>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4">
                      <a:extLst>
                        <a:ext uri="{28A0092B-C50C-407E-A947-70E740481C1C}">
                          <a14:useLocalDpi xmlns:a14="http://schemas.microsoft.com/office/drawing/2010/main" val="0"/>
                        </a:ext>
                      </a:extLst>
                    </a:blip>
                    <a:stretch>
                      <a:fillRect/>
                    </a:stretch>
                  </pic:blipFill>
                  <pic:spPr>
                    <a:xfrm>
                      <a:off x="0" y="0"/>
                      <a:ext cx="3121891" cy="2064544"/>
                    </a:xfrm>
                    <a:prstGeom prst="rect">
                      <a:avLst/>
                    </a:prstGeom>
                  </pic:spPr>
                </pic:pic>
              </a:graphicData>
            </a:graphic>
          </wp:inline>
        </w:drawing>
      </w:r>
    </w:p>
    <w:p w14:paraId="6F923DAB" w14:textId="408CFEA2" w:rsidR="00274553" w:rsidRPr="00211D8D" w:rsidRDefault="00274553" w:rsidP="005E221B">
      <w:pPr>
        <w:widowControl/>
        <w:jc w:val="left"/>
        <w:rPr>
          <w:rFonts w:ascii="Calibri" w:hAnsi="Calibri"/>
          <w:b/>
          <w:bCs/>
          <w:kern w:val="44"/>
          <w:szCs w:val="21"/>
        </w:rPr>
      </w:pPr>
      <w:r w:rsidRPr="00211D8D">
        <w:rPr>
          <w:rFonts w:ascii="Calibri" w:hAnsi="Calibri"/>
          <w:b/>
          <w:bCs/>
          <w:kern w:val="44"/>
          <w:szCs w:val="21"/>
        </w:rPr>
        <w:t>-</w:t>
      </w:r>
      <w:r w:rsidR="00240356" w:rsidRPr="00211D8D">
        <w:rPr>
          <w:rFonts w:ascii="Calibri" w:hAnsi="Calibri"/>
          <w:szCs w:val="21"/>
        </w:rPr>
        <w:t xml:space="preserve"> Figure</w:t>
      </w:r>
      <w:r w:rsidR="00240356" w:rsidRPr="00211D8D">
        <w:rPr>
          <w:rFonts w:ascii="Calibri" w:hAnsi="Calibri"/>
          <w:b/>
          <w:bCs/>
          <w:kern w:val="44"/>
          <w:szCs w:val="21"/>
        </w:rPr>
        <w:t xml:space="preserve"> 2. </w:t>
      </w:r>
      <w:r w:rsidR="00BF701C" w:rsidRPr="00211D8D">
        <w:rPr>
          <w:rFonts w:ascii="Calibri" w:hAnsi="Calibri"/>
          <w:b/>
          <w:bCs/>
          <w:kern w:val="44"/>
          <w:szCs w:val="21"/>
        </w:rPr>
        <w:t xml:space="preserve">The </w:t>
      </w:r>
      <w:r w:rsidRPr="00211D8D">
        <w:rPr>
          <w:rFonts w:ascii="Calibri" w:hAnsi="Calibri"/>
          <w:b/>
          <w:bCs/>
          <w:kern w:val="44"/>
          <w:szCs w:val="21"/>
        </w:rPr>
        <w:t>sigmoid function di</w:t>
      </w:r>
      <w:r w:rsidR="00DD7EEF" w:rsidRPr="00211D8D">
        <w:rPr>
          <w:rFonts w:ascii="Calibri" w:hAnsi="Calibri"/>
          <w:b/>
          <w:bCs/>
          <w:kern w:val="44"/>
          <w:szCs w:val="21"/>
        </w:rPr>
        <w:t>a</w:t>
      </w:r>
      <w:r w:rsidRPr="00211D8D">
        <w:rPr>
          <w:rFonts w:ascii="Calibri" w:hAnsi="Calibri"/>
          <w:b/>
          <w:bCs/>
          <w:kern w:val="44"/>
          <w:szCs w:val="21"/>
        </w:rPr>
        <w:t>gram</w:t>
      </w:r>
      <w:r w:rsidR="00BF701C" w:rsidRPr="00211D8D">
        <w:rPr>
          <w:rFonts w:ascii="Calibri" w:hAnsi="Calibri"/>
          <w:b/>
          <w:bCs/>
          <w:kern w:val="44"/>
          <w:szCs w:val="21"/>
        </w:rPr>
        <w:t xml:space="preserve"> used to distribute the Team Elo rating</w:t>
      </w:r>
    </w:p>
    <w:p w14:paraId="36255688" w14:textId="58693ACE" w:rsidR="00391210" w:rsidRPr="00211D8D" w:rsidRDefault="00BF701C" w:rsidP="005E221B">
      <w:pPr>
        <w:widowControl/>
        <w:jc w:val="left"/>
        <w:rPr>
          <w:rFonts w:ascii="Calibri" w:hAnsi="Calibri"/>
          <w:b/>
          <w:bCs/>
          <w:kern w:val="44"/>
          <w:szCs w:val="21"/>
        </w:rPr>
      </w:pPr>
      <w:r w:rsidRPr="00211D8D">
        <w:rPr>
          <w:rFonts w:ascii="Calibri" w:hAnsi="Calibri"/>
          <w:b/>
          <w:bCs/>
          <w:kern w:val="44"/>
          <w:szCs w:val="21"/>
        </w:rPr>
        <w:t>As the graph shown, we could find out that the probability of win is 0.5 which 50%</w:t>
      </w:r>
      <w:r w:rsidR="00E7747B" w:rsidRPr="00211D8D">
        <w:rPr>
          <w:rFonts w:ascii="Calibri" w:hAnsi="Calibri"/>
          <w:b/>
          <w:bCs/>
          <w:kern w:val="44"/>
          <w:szCs w:val="21"/>
        </w:rPr>
        <w:t xml:space="preserve">, </w:t>
      </w:r>
      <w:proofErr w:type="gramStart"/>
      <w:r w:rsidR="00E7747B" w:rsidRPr="00211D8D">
        <w:rPr>
          <w:rFonts w:ascii="Calibri" w:hAnsi="Calibri"/>
          <w:b/>
          <w:bCs/>
          <w:kern w:val="44"/>
          <w:szCs w:val="21"/>
        </w:rPr>
        <w:t>and also</w:t>
      </w:r>
      <w:proofErr w:type="gramEnd"/>
      <w:r w:rsidR="00E7747B" w:rsidRPr="00211D8D">
        <w:rPr>
          <w:rFonts w:ascii="Calibri" w:hAnsi="Calibri"/>
          <w:b/>
          <w:bCs/>
          <w:kern w:val="44"/>
          <w:szCs w:val="21"/>
        </w:rPr>
        <w:t xml:space="preserve"> the probability of lose is 0.5 which is fit in well with none-sum game setting.</w:t>
      </w:r>
    </w:p>
    <w:p w14:paraId="168F61FB" w14:textId="77777777" w:rsidR="007F0F86" w:rsidRPr="00211D8D" w:rsidRDefault="007F0F86" w:rsidP="005E221B">
      <w:pPr>
        <w:widowControl/>
        <w:jc w:val="left"/>
        <w:rPr>
          <w:rFonts w:ascii="Calibri" w:hAnsi="Calibri"/>
          <w:b/>
          <w:bCs/>
          <w:kern w:val="44"/>
          <w:szCs w:val="21"/>
        </w:rPr>
      </w:pPr>
    </w:p>
    <w:p w14:paraId="046CA8AF" w14:textId="7F1F15D3" w:rsidR="007F0F86" w:rsidRPr="00211D8D" w:rsidRDefault="007F0F86" w:rsidP="00FF4CB8">
      <w:pPr>
        <w:pStyle w:val="Heading2"/>
        <w:rPr>
          <w:rFonts w:ascii="Calibri" w:hAnsi="Calibri"/>
        </w:rPr>
      </w:pPr>
      <w:bookmarkStart w:id="24" w:name="_Toc70978825"/>
      <w:proofErr w:type="gramStart"/>
      <w:r w:rsidRPr="00211D8D">
        <w:rPr>
          <w:rFonts w:ascii="Calibri" w:hAnsi="Calibri"/>
        </w:rPr>
        <w:t>Per(</w:t>
      </w:r>
      <w:proofErr w:type="gramEnd"/>
      <w:r w:rsidRPr="00211D8D">
        <w:rPr>
          <w:rFonts w:ascii="Calibri" w:hAnsi="Calibri"/>
        </w:rPr>
        <w:t>Player Efficiency Rating)</w:t>
      </w:r>
      <w:bookmarkEnd w:id="24"/>
    </w:p>
    <w:p w14:paraId="57900383" w14:textId="77F90F0C" w:rsidR="007F0F86" w:rsidRPr="00211D8D" w:rsidRDefault="007F0F86" w:rsidP="00BF701C">
      <w:pPr>
        <w:rPr>
          <w:rFonts w:ascii="Calibri" w:eastAsia="SimSun" w:hAnsi="Calibri" w:cs="SimSun"/>
          <w:kern w:val="0"/>
          <w:szCs w:val="21"/>
        </w:rPr>
      </w:pPr>
      <w:r w:rsidRPr="00211D8D">
        <w:rPr>
          <w:rFonts w:ascii="Calibri" w:eastAsia="SimSun" w:hAnsi="Calibri" w:cs="SimSun"/>
          <w:kern w:val="0"/>
          <w:szCs w:val="21"/>
        </w:rPr>
        <w:t>The Player Efficiency Rating is a per-minute rating developed by John Hollinger. In his word. “The PER sums up all a player’s positive accomplishments, subtract the negative accomplishments, and returns a per-</w:t>
      </w:r>
      <w:r w:rsidRPr="00211D8D">
        <w:rPr>
          <w:rFonts w:ascii="Calibri" w:eastAsia="SimSun" w:hAnsi="Calibri" w:cs="SimSun"/>
          <w:kern w:val="0"/>
          <w:szCs w:val="21"/>
        </w:rPr>
        <w:lastRenderedPageBreak/>
        <w:t xml:space="preserve">minute rating of a player’s performance.” </w:t>
      </w:r>
      <w:r w:rsidR="00BF701C" w:rsidRPr="00211D8D">
        <w:rPr>
          <w:rFonts w:ascii="Calibri" w:hAnsi="Calibri"/>
        </w:rPr>
        <w:t xml:space="preserve">It is used to measure the productivity of a player per minute. It adds up all the positive contributions a player makes to his team, while subtracting the negative contributions in a system of statistical point values. It also adjusts for pace and playing time to make comparisons between players much </w:t>
      </w:r>
      <w:proofErr w:type="gramStart"/>
      <w:r w:rsidR="00BF701C" w:rsidRPr="00211D8D">
        <w:rPr>
          <w:rFonts w:ascii="Calibri" w:hAnsi="Calibri"/>
        </w:rPr>
        <w:t>more easier</w:t>
      </w:r>
      <w:proofErr w:type="gramEnd"/>
      <w:r w:rsidR="00BF701C" w:rsidRPr="00211D8D">
        <w:rPr>
          <w:rFonts w:ascii="Calibri" w:hAnsi="Calibri"/>
        </w:rPr>
        <w:t xml:space="preserve">. </w:t>
      </w:r>
      <w:sdt>
        <w:sdtPr>
          <w:rPr>
            <w:rFonts w:ascii="Calibri" w:hAnsi="Calibri"/>
          </w:rPr>
          <w:id w:val="-1885005421"/>
          <w:citation/>
        </w:sdtPr>
        <w:sdtEndPr/>
        <w:sdtContent>
          <w:r w:rsidR="002237A2" w:rsidRPr="00211D8D">
            <w:rPr>
              <w:rFonts w:ascii="Calibri" w:hAnsi="Calibri"/>
            </w:rPr>
            <w:fldChar w:fldCharType="begin"/>
          </w:r>
          <w:r w:rsidR="002237A2" w:rsidRPr="00211D8D">
            <w:rPr>
              <w:rFonts w:ascii="Calibri" w:hAnsi="Calibri"/>
            </w:rPr>
            <w:instrText xml:space="preserve"> CITATION Unk20 \l 1033 </w:instrText>
          </w:r>
          <w:r w:rsidR="002237A2" w:rsidRPr="00211D8D">
            <w:rPr>
              <w:rFonts w:ascii="Calibri" w:hAnsi="Calibri"/>
            </w:rPr>
            <w:fldChar w:fldCharType="separate"/>
          </w:r>
          <w:r w:rsidR="000B1B8A" w:rsidRPr="000B1B8A">
            <w:rPr>
              <w:rFonts w:ascii="Calibri" w:hAnsi="Calibri"/>
              <w:noProof/>
            </w:rPr>
            <w:t>(Unknow, n.d.)</w:t>
          </w:r>
          <w:r w:rsidR="002237A2" w:rsidRPr="00211D8D">
            <w:rPr>
              <w:rFonts w:ascii="Calibri" w:hAnsi="Calibri"/>
            </w:rPr>
            <w:fldChar w:fldCharType="end"/>
          </w:r>
        </w:sdtContent>
      </w:sdt>
    </w:p>
    <w:p w14:paraId="62D1DE84"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w:t>
      </w:r>
      <w:proofErr w:type="gramStart"/>
      <w:r w:rsidRPr="00211D8D">
        <w:rPr>
          <w:rFonts w:ascii="Calibri" w:eastAsia="SimSun" w:hAnsi="Calibri" w:cs="SimSun"/>
          <w:kern w:val="0"/>
          <w:szCs w:val="21"/>
        </w:rPr>
        <w:t>Benefit;:</w:t>
      </w:r>
      <w:proofErr w:type="gramEnd"/>
      <w:r w:rsidRPr="00211D8D">
        <w:rPr>
          <w:rFonts w:ascii="Calibri" w:eastAsia="SimSun" w:hAnsi="Calibri" w:cs="SimSun"/>
          <w:kern w:val="0"/>
          <w:szCs w:val="21"/>
        </w:rPr>
        <w:t xml:space="preserve"> </w:t>
      </w:r>
    </w:p>
    <w:p w14:paraId="28526B76" w14:textId="2E4FB9E1"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It will show the personal average ability especially the offense part due to the huge weight in the algorithm. </w:t>
      </w:r>
      <w:r w:rsidR="00BF701C" w:rsidRPr="00211D8D">
        <w:rPr>
          <w:rFonts w:ascii="Calibri" w:eastAsia="SimSun" w:hAnsi="Calibri" w:cs="SimSun"/>
          <w:kern w:val="0"/>
          <w:szCs w:val="21"/>
        </w:rPr>
        <w:t xml:space="preserve">The top players can usually be found at the top of the list, so this is a good evidence of how the players relate to each other. </w:t>
      </w:r>
    </w:p>
    <w:p w14:paraId="7CF14ADB" w14:textId="77777777" w:rsidR="007F0F86" w:rsidRPr="00211D8D" w:rsidRDefault="007F0F86" w:rsidP="005E221B">
      <w:pPr>
        <w:widowControl/>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PER Limitation: </w:t>
      </w:r>
    </w:p>
    <w:p w14:paraId="1DA6D7CE" w14:textId="022FE547" w:rsidR="00BF701C" w:rsidRPr="00211D8D" w:rsidRDefault="007F0F86" w:rsidP="00BF701C">
      <w:pPr>
        <w:rPr>
          <w:rFonts w:ascii="Calibri" w:hAnsi="Calibri"/>
        </w:rPr>
      </w:pPr>
      <w:r w:rsidRPr="00211D8D">
        <w:rPr>
          <w:rFonts w:ascii="Calibri" w:eastAsia="SimSun" w:hAnsi="Calibri" w:cs="SimSun"/>
          <w:kern w:val="0"/>
          <w:szCs w:val="21"/>
        </w:rPr>
        <w:t xml:space="preserve">But it is irrational to create the team due to the </w:t>
      </w:r>
      <w:proofErr w:type="gramStart"/>
      <w:r w:rsidRPr="00211D8D">
        <w:rPr>
          <w:rFonts w:ascii="Calibri" w:eastAsia="SimSun" w:hAnsi="Calibri" w:cs="SimSun"/>
          <w:kern w:val="0"/>
          <w:szCs w:val="21"/>
        </w:rPr>
        <w:t>PER ,</w:t>
      </w:r>
      <w:proofErr w:type="gramEnd"/>
      <w:r w:rsidRPr="00211D8D">
        <w:rPr>
          <w:rFonts w:ascii="Calibri" w:eastAsia="SimSun" w:hAnsi="Calibri" w:cs="SimSun"/>
          <w:kern w:val="0"/>
          <w:szCs w:val="21"/>
        </w:rPr>
        <w:t xml:space="preserve"> we cannot just choose five players who are in the top PER List. What is more, the question also pointed by John that the PER always showed that the person who </w:t>
      </w:r>
      <w:r w:rsidR="00DD7EEF" w:rsidRPr="00211D8D">
        <w:rPr>
          <w:rFonts w:ascii="Calibri" w:eastAsia="SimSun" w:hAnsi="Calibri" w:cs="SimSun"/>
          <w:kern w:val="0"/>
          <w:szCs w:val="21"/>
        </w:rPr>
        <w:t>is</w:t>
      </w:r>
      <w:r w:rsidRPr="00211D8D">
        <w:rPr>
          <w:rFonts w:ascii="Calibri" w:eastAsia="SimSun" w:hAnsi="Calibri" w:cs="SimSun"/>
          <w:kern w:val="0"/>
          <w:szCs w:val="21"/>
        </w:rPr>
        <w:t xml:space="preserve"> good at the offense part but not the defense </w:t>
      </w:r>
      <w:commentRangeStart w:id="25"/>
      <w:r w:rsidRPr="00211D8D">
        <w:rPr>
          <w:rFonts w:ascii="Calibri" w:eastAsia="SimSun" w:hAnsi="Calibri" w:cs="SimSun"/>
          <w:kern w:val="0"/>
          <w:szCs w:val="21"/>
        </w:rPr>
        <w:t>part</w:t>
      </w:r>
      <w:commentRangeEnd w:id="25"/>
      <w:r w:rsidR="002E5961">
        <w:rPr>
          <w:rStyle w:val="CommentReference"/>
        </w:rPr>
        <w:commentReference w:id="25"/>
      </w:r>
      <w:r w:rsidRPr="00211D8D">
        <w:rPr>
          <w:rFonts w:ascii="Calibri" w:eastAsia="SimSun" w:hAnsi="Calibri" w:cs="SimSun"/>
          <w:kern w:val="0"/>
          <w:szCs w:val="21"/>
        </w:rPr>
        <w:t>.</w:t>
      </w:r>
      <w:r w:rsidR="00BF701C" w:rsidRPr="00211D8D">
        <w:rPr>
          <w:rFonts w:ascii="Calibri" w:eastAsia="SimSun" w:hAnsi="Calibri" w:cs="SimSun"/>
          <w:kern w:val="0"/>
          <w:szCs w:val="21"/>
        </w:rPr>
        <w:t xml:space="preserve"> In details,</w:t>
      </w:r>
      <w:r w:rsidR="00BF701C" w:rsidRPr="00211D8D">
        <w:rPr>
          <w:rFonts w:ascii="Calibri" w:hAnsi="Calibri"/>
        </w:rPr>
        <w:t xml:space="preserve"> there are not many reliable defensive statistics to input into the formula. We would all agree that steals and caps do not necessarily correlate with good </w:t>
      </w:r>
      <w:r w:rsidR="00E7747B" w:rsidRPr="00211D8D">
        <w:rPr>
          <w:rFonts w:ascii="Calibri" w:hAnsi="Calibri"/>
        </w:rPr>
        <w:t>defense</w:t>
      </w:r>
      <w:r w:rsidR="00BF701C" w:rsidRPr="00211D8D">
        <w:rPr>
          <w:rFonts w:ascii="Calibri" w:hAnsi="Calibri"/>
        </w:rPr>
        <w:t xml:space="preserve">. As a result, defensive specialists are at a disadvantage in </w:t>
      </w:r>
      <w:proofErr w:type="gramStart"/>
      <w:r w:rsidR="00BF701C" w:rsidRPr="00211D8D">
        <w:rPr>
          <w:rFonts w:ascii="Calibri" w:hAnsi="Calibri"/>
        </w:rPr>
        <w:t>this metric, and great two-way players</w:t>
      </w:r>
      <w:proofErr w:type="gramEnd"/>
      <w:r w:rsidR="00BF701C" w:rsidRPr="00211D8D">
        <w:rPr>
          <w:rFonts w:ascii="Calibri" w:hAnsi="Calibri"/>
        </w:rPr>
        <w:t xml:space="preserve"> may rank lower than purely offensive players. Furthermore, it will strongly influence by the number of game play of the player, for example, there are lot of players who have a good PER with only a few game </w:t>
      </w:r>
      <w:proofErr w:type="gramStart"/>
      <w:r w:rsidR="00BF701C" w:rsidRPr="00211D8D">
        <w:rPr>
          <w:rFonts w:ascii="Calibri" w:hAnsi="Calibri"/>
        </w:rPr>
        <w:t>play</w:t>
      </w:r>
      <w:proofErr w:type="gramEnd"/>
      <w:r w:rsidR="00BF701C" w:rsidRPr="00211D8D">
        <w:rPr>
          <w:rFonts w:ascii="Calibri" w:hAnsi="Calibri"/>
        </w:rPr>
        <w:t>.</w:t>
      </w:r>
    </w:p>
    <w:p w14:paraId="5E96BE99" w14:textId="1FBFB9DE" w:rsidR="0098106B" w:rsidRPr="00211D8D" w:rsidRDefault="0098106B" w:rsidP="00E7747B">
      <w:pPr>
        <w:pStyle w:val="Heading1"/>
        <w:rPr>
          <w:rFonts w:ascii="Calibri" w:hAnsi="Calibri"/>
        </w:rPr>
      </w:pPr>
      <w:bookmarkStart w:id="26" w:name="_Toc70978826"/>
      <w:r w:rsidRPr="00211D8D">
        <w:rPr>
          <w:rFonts w:ascii="Calibri" w:hAnsi="Calibri"/>
        </w:rPr>
        <w:t>3.professional considerations</w:t>
      </w:r>
      <w:bookmarkEnd w:id="26"/>
    </w:p>
    <w:p w14:paraId="5F3443D9" w14:textId="55758576" w:rsidR="00BF46D9" w:rsidRPr="00211D8D" w:rsidRDefault="00740144" w:rsidP="005E221B">
      <w:pPr>
        <w:pStyle w:val="NormalWeb"/>
        <w:rPr>
          <w:rFonts w:ascii="Calibri" w:hAnsi="Calibri"/>
          <w:sz w:val="21"/>
          <w:szCs w:val="21"/>
        </w:rPr>
      </w:pPr>
      <w:r w:rsidRPr="00211D8D">
        <w:rPr>
          <w:rFonts w:ascii="Calibri" w:hAnsi="Calibri"/>
          <w:sz w:val="21"/>
          <w:szCs w:val="21"/>
        </w:rPr>
        <w:t>3</w:t>
      </w:r>
      <w:r w:rsidR="00BF46D9" w:rsidRPr="00211D8D">
        <w:rPr>
          <w:rFonts w:ascii="Calibri" w:hAnsi="Calibri"/>
          <w:sz w:val="21"/>
          <w:szCs w:val="21"/>
        </w:rPr>
        <w:t xml:space="preserve">.1. BCS Code of Conduct </w:t>
      </w:r>
    </w:p>
    <w:p w14:paraId="731BCF38" w14:textId="22DB3E2E"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This is the BCS </w:t>
      </w:r>
      <w:proofErr w:type="gramStart"/>
      <w:r w:rsidRPr="00211D8D">
        <w:rPr>
          <w:rFonts w:ascii="Calibri" w:hAnsi="Calibri"/>
          <w:sz w:val="21"/>
          <w:szCs w:val="21"/>
        </w:rPr>
        <w:t>Code]of</w:t>
      </w:r>
      <w:proofErr w:type="gramEnd"/>
      <w:r w:rsidRPr="00211D8D">
        <w:rPr>
          <w:rFonts w:ascii="Calibri" w:hAnsi="Calibri"/>
          <w:sz w:val="21"/>
          <w:szCs w:val="21"/>
        </w:rPr>
        <w:t xml:space="preserve"> Conduct</w:t>
      </w:r>
      <w:sdt>
        <w:sdtPr>
          <w:rPr>
            <w:rFonts w:ascii="Calibri" w:hAnsi="Calibri"/>
            <w:sz w:val="21"/>
            <w:szCs w:val="21"/>
          </w:rPr>
          <w:id w:val="1710989370"/>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BCS19 \l 1033 </w:instrText>
          </w:r>
          <w:r w:rsidR="00582AAC">
            <w:rPr>
              <w:rFonts w:ascii="Calibri" w:hAnsi="Calibri"/>
              <w:sz w:val="21"/>
              <w:szCs w:val="21"/>
            </w:rPr>
            <w:fldChar w:fldCharType="separate"/>
          </w:r>
          <w:r w:rsidR="000B1B8A">
            <w:rPr>
              <w:rFonts w:ascii="Calibri" w:hAnsi="Calibri"/>
              <w:noProof/>
              <w:sz w:val="21"/>
              <w:szCs w:val="21"/>
            </w:rPr>
            <w:t xml:space="preserve"> </w:t>
          </w:r>
          <w:r w:rsidR="000B1B8A" w:rsidRPr="000B1B8A">
            <w:rPr>
              <w:rFonts w:ascii="Calibri" w:hAnsi="Calibri"/>
              <w:noProof/>
              <w:sz w:val="21"/>
              <w:szCs w:val="21"/>
            </w:rPr>
            <w:t>(BCS the Chartered for IT, 2019)</w:t>
          </w:r>
          <w:r w:rsidR="00582AAC">
            <w:rPr>
              <w:rFonts w:ascii="Calibri" w:hAnsi="Calibri"/>
              <w:sz w:val="21"/>
              <w:szCs w:val="21"/>
            </w:rPr>
            <w:fldChar w:fldCharType="end"/>
          </w:r>
        </w:sdtContent>
      </w:sdt>
      <w:r w:rsidRPr="00211D8D">
        <w:rPr>
          <w:rFonts w:ascii="Calibri" w:hAnsi="Calibri"/>
          <w:sz w:val="21"/>
          <w:szCs w:val="21"/>
        </w:rPr>
        <w:t xml:space="preserve"> which relate to my project: </w:t>
      </w:r>
    </w:p>
    <w:p w14:paraId="0CE98D0F"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1.1 have due regard for public health, privacy, security and wellbeing of others and the </w:t>
      </w:r>
      <w:proofErr w:type="gramStart"/>
      <w:r w:rsidRPr="00211D8D">
        <w:rPr>
          <w:rFonts w:ascii="Calibri" w:hAnsi="Calibri"/>
          <w:sz w:val="21"/>
          <w:szCs w:val="21"/>
        </w:rPr>
        <w:t>environment;</w:t>
      </w:r>
      <w:proofErr w:type="gramEnd"/>
      <w:r w:rsidRPr="00211D8D">
        <w:rPr>
          <w:rFonts w:ascii="Calibri" w:hAnsi="Calibri"/>
          <w:sz w:val="21"/>
          <w:szCs w:val="21"/>
        </w:rPr>
        <w:t xml:space="preserve"> </w:t>
      </w:r>
    </w:p>
    <w:p w14:paraId="76D539B5"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211D8D">
        <w:rPr>
          <w:rFonts w:ascii="Calibri" w:hAnsi="Calibri"/>
          <w:sz w:val="21"/>
          <w:szCs w:val="21"/>
        </w:rPr>
        <w:t>Also</w:t>
      </w:r>
      <w:proofErr w:type="gramEnd"/>
      <w:r w:rsidRPr="00211D8D">
        <w:rPr>
          <w:rFonts w:ascii="Calibri" w:hAnsi="Calibri"/>
          <w:sz w:val="21"/>
          <w:szCs w:val="21"/>
        </w:rPr>
        <w:t xml:space="preserve"> the statistical data for the NBA players could be found through the internet. </w:t>
      </w:r>
    </w:p>
    <w:p w14:paraId="6D13DCF9"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1.2have due regard for the legitimate rights of third parties;</w:t>
      </w:r>
      <w:r w:rsidRPr="00211D8D">
        <w:rPr>
          <w:rFonts w:ascii="Calibri" w:hAnsi="Calibri"/>
          <w:sz w:val="21"/>
          <w:szCs w:val="21"/>
        </w:rPr>
        <w:br/>
        <w:t xml:space="preserve">Due to the free charge of this </w:t>
      </w:r>
      <w:proofErr w:type="gramStart"/>
      <w:r w:rsidRPr="00211D8D">
        <w:rPr>
          <w:rFonts w:ascii="Calibri" w:hAnsi="Calibri"/>
          <w:sz w:val="21"/>
          <w:szCs w:val="21"/>
        </w:rPr>
        <w:t>game ,</w:t>
      </w:r>
      <w:proofErr w:type="gramEnd"/>
      <w:r w:rsidRPr="00211D8D">
        <w:rPr>
          <w:rFonts w:ascii="Calibri" w:hAnsi="Calibri"/>
          <w:sz w:val="21"/>
          <w:szCs w:val="21"/>
        </w:rPr>
        <w:t xml:space="preserve"> there will have fewer obligation for the third part. </w:t>
      </w:r>
    </w:p>
    <w:p w14:paraId="2E111EFD" w14:textId="77777777"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t>1.3  conduct</w:t>
      </w:r>
      <w:proofErr w:type="gramEnd"/>
      <w:r w:rsidRPr="00211D8D">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211D8D" w:rsidRDefault="00BF46D9" w:rsidP="005E221B">
      <w:pPr>
        <w:pStyle w:val="NormalWeb"/>
        <w:ind w:firstLine="360"/>
        <w:rPr>
          <w:rFonts w:ascii="Calibri" w:hAnsi="Calibri"/>
          <w:sz w:val="21"/>
          <w:szCs w:val="21"/>
        </w:rPr>
      </w:pPr>
      <w:r w:rsidRPr="00211D8D">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1636571" w:rsidR="00BF46D9" w:rsidRPr="00211D8D" w:rsidRDefault="00BF46D9" w:rsidP="005E221B">
      <w:pPr>
        <w:pStyle w:val="NormalWeb"/>
        <w:rPr>
          <w:rFonts w:ascii="Calibri" w:hAnsi="Calibri"/>
          <w:sz w:val="21"/>
          <w:szCs w:val="21"/>
        </w:rPr>
      </w:pPr>
      <w:proofErr w:type="gramStart"/>
      <w:r w:rsidRPr="00211D8D">
        <w:rPr>
          <w:rFonts w:ascii="Calibri" w:hAnsi="Calibri"/>
          <w:sz w:val="21"/>
          <w:szCs w:val="21"/>
        </w:rPr>
        <w:lastRenderedPageBreak/>
        <w:t>1.4  promote</w:t>
      </w:r>
      <w:proofErr w:type="gramEnd"/>
      <w:r w:rsidRPr="00211D8D">
        <w:rPr>
          <w:rFonts w:ascii="Calibri" w:hAnsi="Calibri"/>
          <w:sz w:val="21"/>
          <w:szCs w:val="21"/>
        </w:rPr>
        <w:t xml:space="preserve"> equal access to the benefits of IT and seek to promote the inclusion of all sectors in society wherever opportunities arise.</w:t>
      </w:r>
      <w:r w:rsidRPr="00211D8D">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2.5. respect and value alternative viewpoints and seek, accept and offer honest criticisms of </w:t>
      </w:r>
      <w:proofErr w:type="gramStart"/>
      <w:r w:rsidRPr="00211D8D">
        <w:rPr>
          <w:rFonts w:ascii="Calibri" w:hAnsi="Calibri"/>
          <w:sz w:val="21"/>
          <w:szCs w:val="21"/>
        </w:rPr>
        <w:t>work;</w:t>
      </w:r>
      <w:proofErr w:type="gramEnd"/>
      <w:r w:rsidRPr="00211D8D">
        <w:rPr>
          <w:rFonts w:ascii="Calibri" w:hAnsi="Calibri"/>
          <w:sz w:val="21"/>
          <w:szCs w:val="21"/>
        </w:rPr>
        <w:t xml:space="preserve"> </w:t>
      </w:r>
    </w:p>
    <w:p w14:paraId="2FEDFDC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 xml:space="preserve">I will show my biggest respect of </w:t>
      </w:r>
      <w:commentRangeStart w:id="27"/>
      <w:proofErr w:type="gramStart"/>
      <w:r w:rsidRPr="00211D8D">
        <w:rPr>
          <w:rFonts w:ascii="Calibri" w:hAnsi="Calibri"/>
          <w:sz w:val="21"/>
          <w:szCs w:val="21"/>
        </w:rPr>
        <w:t>all of</w:t>
      </w:r>
      <w:proofErr w:type="gramEnd"/>
      <w:r w:rsidRPr="00211D8D">
        <w:rPr>
          <w:rFonts w:ascii="Calibri" w:hAnsi="Calibri"/>
          <w:sz w:val="21"/>
          <w:szCs w:val="21"/>
        </w:rPr>
        <w:t xml:space="preserve"> the feedbacks from the </w:t>
      </w:r>
      <w:commentRangeEnd w:id="27"/>
      <w:r w:rsidR="0082178C">
        <w:rPr>
          <w:rStyle w:val="CommentReference"/>
          <w:rFonts w:asciiTheme="minorHAnsi" w:eastAsiaTheme="minorEastAsia" w:hAnsiTheme="minorHAnsi" w:cstheme="minorBidi"/>
          <w:kern w:val="2"/>
        </w:rPr>
        <w:commentReference w:id="27"/>
      </w:r>
      <w:r w:rsidRPr="00211D8D">
        <w:rPr>
          <w:rFonts w:ascii="Calibri" w:hAnsi="Calibri"/>
          <w:sz w:val="21"/>
          <w:szCs w:val="21"/>
        </w:rPr>
        <w:t xml:space="preserve">user, rather than ignoring these. </w:t>
      </w:r>
    </w:p>
    <w:p w14:paraId="582C91E1" w14:textId="77777777" w:rsidR="00BF46D9" w:rsidRPr="00211D8D" w:rsidRDefault="00BF46D9" w:rsidP="005E221B">
      <w:pPr>
        <w:pStyle w:val="NormalWeb"/>
        <w:rPr>
          <w:rFonts w:ascii="Calibri" w:hAnsi="Calibri"/>
          <w:sz w:val="21"/>
          <w:szCs w:val="21"/>
        </w:rPr>
      </w:pPr>
      <w:r w:rsidRPr="00211D8D">
        <w:rPr>
          <w:rFonts w:ascii="Calibri" w:hAnsi="Calibri"/>
          <w:sz w:val="21"/>
          <w:szCs w:val="21"/>
        </w:rPr>
        <w:t>4.6 encourage and support fellow members in their professional development.</w:t>
      </w:r>
      <w:r w:rsidRPr="00211D8D">
        <w:rPr>
          <w:rFonts w:ascii="Calibri" w:hAnsi="Calibri"/>
          <w:sz w:val="21"/>
          <w:szCs w:val="21"/>
        </w:rPr>
        <w:br/>
        <w:t xml:space="preserve">If any of my fellows get any question in their professional development, I will do my best to help and support them. </w:t>
      </w:r>
    </w:p>
    <w:p w14:paraId="40E54A7E" w14:textId="202D45D2" w:rsidR="00BF46D9" w:rsidRPr="00211D8D" w:rsidRDefault="00BF46D9" w:rsidP="005E221B">
      <w:pPr>
        <w:pStyle w:val="NormalWeb"/>
        <w:rPr>
          <w:rFonts w:ascii="Calibri" w:hAnsi="Calibri"/>
          <w:sz w:val="21"/>
          <w:szCs w:val="21"/>
        </w:rPr>
      </w:pPr>
      <w:r w:rsidRPr="00211D8D">
        <w:rPr>
          <w:rFonts w:ascii="Calibri" w:hAnsi="Calibri"/>
          <w:sz w:val="21"/>
          <w:szCs w:val="21"/>
        </w:rPr>
        <w:t>2.2. Ethical Issues</w:t>
      </w:r>
      <w:sdt>
        <w:sdtPr>
          <w:rPr>
            <w:rFonts w:ascii="Calibri" w:hAnsi="Calibri"/>
            <w:sz w:val="21"/>
            <w:szCs w:val="21"/>
          </w:rPr>
          <w:id w:val="-1130633842"/>
          <w:citation/>
        </w:sdtPr>
        <w:sdtEndPr/>
        <w:sdtContent>
          <w:r w:rsidR="00582AAC">
            <w:rPr>
              <w:rFonts w:ascii="Calibri" w:hAnsi="Calibri"/>
              <w:sz w:val="21"/>
              <w:szCs w:val="21"/>
            </w:rPr>
            <w:fldChar w:fldCharType="begin"/>
          </w:r>
          <w:r w:rsidR="00582AAC">
            <w:rPr>
              <w:rFonts w:ascii="Calibri" w:hAnsi="Calibri"/>
              <w:sz w:val="21"/>
              <w:szCs w:val="21"/>
            </w:rPr>
            <w:instrText xml:space="preserve"> CITATION Sch20 \l 1033 </w:instrText>
          </w:r>
          <w:r w:rsidR="00582AAC">
            <w:rPr>
              <w:rFonts w:ascii="Calibri" w:hAnsi="Calibri"/>
              <w:sz w:val="21"/>
              <w:szCs w:val="21"/>
            </w:rPr>
            <w:fldChar w:fldCharType="separate"/>
          </w:r>
          <w:r w:rsidR="000B1B8A">
            <w:rPr>
              <w:rFonts w:ascii="Calibri" w:hAnsi="Calibri"/>
              <w:noProof/>
              <w:sz w:val="21"/>
              <w:szCs w:val="21"/>
            </w:rPr>
            <w:t xml:space="preserve"> </w:t>
          </w:r>
          <w:r w:rsidR="000B1B8A" w:rsidRPr="000B1B8A">
            <w:rPr>
              <w:rFonts w:ascii="Calibri" w:hAnsi="Calibri"/>
              <w:noProof/>
              <w:sz w:val="21"/>
              <w:szCs w:val="21"/>
            </w:rPr>
            <w:t>(School of Engineering and informatics, The university of Sussex, 2020)</w:t>
          </w:r>
          <w:r w:rsidR="00582AAC">
            <w:rPr>
              <w:rFonts w:ascii="Calibri" w:hAnsi="Calibri"/>
              <w:sz w:val="21"/>
              <w:szCs w:val="21"/>
            </w:rPr>
            <w:fldChar w:fldCharType="end"/>
          </w:r>
        </w:sdtContent>
      </w:sdt>
      <w:r w:rsidRPr="00211D8D">
        <w:rPr>
          <w:rFonts w:ascii="Calibri" w:hAnsi="Calibri"/>
          <w:sz w:val="21"/>
          <w:szCs w:val="21"/>
        </w:rPr>
        <w:t xml:space="preserve"> </w:t>
      </w:r>
    </w:p>
    <w:p w14:paraId="43ECE4BB" w14:textId="5E2010C5" w:rsidR="00BF46D9" w:rsidRPr="00211D8D" w:rsidRDefault="00BF46D9" w:rsidP="005E221B">
      <w:pPr>
        <w:pStyle w:val="NormalWeb"/>
        <w:rPr>
          <w:rFonts w:ascii="Calibri" w:hAnsi="Calibri"/>
          <w:sz w:val="21"/>
          <w:szCs w:val="21"/>
        </w:rPr>
      </w:pPr>
      <w:commentRangeStart w:id="28"/>
      <w:r w:rsidRPr="00211D8D">
        <w:rPr>
          <w:rFonts w:ascii="Calibri" w:hAnsi="Calibri"/>
          <w:sz w:val="21"/>
          <w:szCs w:val="21"/>
        </w:rPr>
        <w:t xml:space="preserve">This project is a specific type of game, so it is necessary to consider the ethical approval </w:t>
      </w:r>
      <w:proofErr w:type="gramStart"/>
      <w:r w:rsidRPr="00211D8D">
        <w:rPr>
          <w:rFonts w:ascii="Calibri" w:hAnsi="Calibri"/>
          <w:sz w:val="21"/>
          <w:szCs w:val="21"/>
        </w:rPr>
        <w:t>in order to</w:t>
      </w:r>
      <w:proofErr w:type="gramEnd"/>
      <w:r w:rsidRPr="00211D8D">
        <w:rPr>
          <w:rFonts w:ascii="Calibri" w:hAnsi="Calibri"/>
          <w:sz w:val="21"/>
          <w:szCs w:val="21"/>
        </w:rPr>
        <w:t xml:space="preserve"> make sure it will not damage social healthy</w:t>
      </w:r>
      <w:commentRangeEnd w:id="28"/>
      <w:r w:rsidR="0082178C">
        <w:rPr>
          <w:rStyle w:val="CommentReference"/>
          <w:rFonts w:asciiTheme="minorHAnsi" w:eastAsiaTheme="minorEastAsia" w:hAnsiTheme="minorHAnsi" w:cstheme="minorBidi"/>
          <w:kern w:val="2"/>
        </w:rPr>
        <w:commentReference w:id="28"/>
      </w:r>
      <w:r w:rsidRPr="00211D8D">
        <w:rPr>
          <w:rFonts w:ascii="Calibri" w:hAnsi="Calibri"/>
          <w:sz w:val="21"/>
          <w:szCs w:val="21"/>
        </w:rPr>
        <w:t xml:space="preserve">. This project is only a rating game do not include any feature about risk, for the participants will have a try on this rating game and could provide the feedback for this project if they want. Due to this game do not have age limitation, this game will make sure there is nothing harmful to the health of </w:t>
      </w:r>
      <w:proofErr w:type="gramStart"/>
      <w:r w:rsidRPr="00211D8D">
        <w:rPr>
          <w:rFonts w:ascii="Calibri" w:hAnsi="Calibri"/>
          <w:sz w:val="21"/>
          <w:szCs w:val="21"/>
        </w:rPr>
        <w:t>minors .</w:t>
      </w:r>
      <w:proofErr w:type="gramEnd"/>
      <w:r w:rsidRPr="00211D8D">
        <w:rPr>
          <w:rFonts w:ascii="Calibri" w:hAnsi="Calibri"/>
          <w:sz w:val="21"/>
          <w:szCs w:val="21"/>
        </w:rPr>
        <w:t xml:space="preserve"> The</w:t>
      </w:r>
      <w:r w:rsidR="00582AAC">
        <w:rPr>
          <w:rFonts w:ascii="Calibri" w:hAnsi="Calibri" w:hint="eastAsia"/>
          <w:sz w:val="21"/>
          <w:szCs w:val="21"/>
        </w:rPr>
        <w:t xml:space="preserve"> </w:t>
      </w:r>
      <w:proofErr w:type="gramStart"/>
      <w:r w:rsidRPr="00211D8D">
        <w:rPr>
          <w:rFonts w:ascii="Calibri" w:hAnsi="Calibri"/>
          <w:sz w:val="21"/>
          <w:szCs w:val="21"/>
        </w:rPr>
        <w:t>6 basic</w:t>
      </w:r>
      <w:proofErr w:type="gramEnd"/>
      <w:r w:rsidRPr="00211D8D">
        <w:rPr>
          <w:rFonts w:ascii="Calibri" w:hAnsi="Calibri"/>
          <w:sz w:val="21"/>
          <w:szCs w:val="21"/>
        </w:rPr>
        <w:t xml:space="preserve"> rule of the game and the rating of user’s fantasy team will be show in the interface, and the information about their fantasy team only be used after the participants sign the consent form. </w:t>
      </w:r>
      <w:proofErr w:type="gramStart"/>
      <w:r w:rsidRPr="00211D8D">
        <w:rPr>
          <w:rFonts w:ascii="Calibri" w:hAnsi="Calibri"/>
          <w:sz w:val="21"/>
          <w:szCs w:val="21"/>
        </w:rPr>
        <w:t>All of</w:t>
      </w:r>
      <w:proofErr w:type="gramEnd"/>
      <w:r w:rsidRPr="00211D8D">
        <w:rPr>
          <w:rFonts w:ascii="Calibri" w:hAnsi="Calibri"/>
          <w:sz w:val="21"/>
          <w:szCs w:val="21"/>
        </w:rPr>
        <w:t xml:space="preserve"> the feedback from the participant will be stored in personal laptop which protected by the password </w:t>
      </w:r>
    </w:p>
    <w:p w14:paraId="5FA72225" w14:textId="0D378728" w:rsidR="00BF46D9" w:rsidRPr="00211D8D" w:rsidRDefault="00BF46D9" w:rsidP="00452906">
      <w:pPr>
        <w:widowControl/>
        <w:jc w:val="left"/>
        <w:rPr>
          <w:rFonts w:ascii="Calibri" w:hAnsi="Calibri"/>
          <w:szCs w:val="21"/>
        </w:rPr>
      </w:pPr>
      <w:r w:rsidRPr="00211D8D">
        <w:rPr>
          <w:rFonts w:ascii="Calibri" w:hAnsi="Calibri"/>
          <w:szCs w:val="21"/>
        </w:rPr>
        <w:br w:type="page"/>
      </w:r>
    </w:p>
    <w:p w14:paraId="5168FAB6" w14:textId="2AF8E000" w:rsidR="0098106B" w:rsidRPr="00211D8D" w:rsidRDefault="0098106B" w:rsidP="00582AAC">
      <w:pPr>
        <w:pStyle w:val="Heading1"/>
      </w:pPr>
      <w:bookmarkStart w:id="29" w:name="_Toc70978827"/>
      <w:r w:rsidRPr="00211D8D">
        <w:lastRenderedPageBreak/>
        <w:t>4.requirement analysis</w:t>
      </w:r>
      <w:bookmarkEnd w:id="29"/>
    </w:p>
    <w:p w14:paraId="28B63891" w14:textId="7B9FD7BC" w:rsidR="00B6564E" w:rsidRPr="00211D8D" w:rsidRDefault="008D4DD2" w:rsidP="005E221B">
      <w:pPr>
        <w:jc w:val="left"/>
        <w:rPr>
          <w:rFonts w:ascii="Calibri" w:hAnsi="Calibri"/>
          <w:szCs w:val="21"/>
        </w:rPr>
      </w:pPr>
      <w:r w:rsidRPr="00211D8D">
        <w:rPr>
          <w:rFonts w:ascii="Calibri" w:hAnsi="Calibri"/>
          <w:szCs w:val="21"/>
        </w:rPr>
        <w:t>The main use of the scoring system is to allow users to choose as well as match their 'fantasy league' and get feedback.</w:t>
      </w:r>
      <w:r w:rsidR="00912BE0" w:rsidRPr="00211D8D">
        <w:rPr>
          <w:rFonts w:ascii="Calibri" w:hAnsi="Calibri"/>
          <w:szCs w:val="21"/>
        </w:rPr>
        <w:t xml:space="preserve"> This part will consider </w:t>
      </w:r>
      <w:proofErr w:type="gramStart"/>
      <w:r w:rsidR="00912BE0" w:rsidRPr="00211D8D">
        <w:rPr>
          <w:rFonts w:ascii="Calibri" w:hAnsi="Calibri"/>
          <w:szCs w:val="21"/>
        </w:rPr>
        <w:t>an</w:t>
      </w:r>
      <w:proofErr w:type="gramEnd"/>
      <w:r w:rsidR="00912BE0" w:rsidRPr="00211D8D">
        <w:rPr>
          <w:rFonts w:ascii="Calibri" w:hAnsi="Calibri"/>
          <w:szCs w:val="21"/>
        </w:rPr>
        <w:t xml:space="preserve"> rational rating system, which </w:t>
      </w:r>
      <w:r w:rsidR="00B035E5" w:rsidRPr="00211D8D">
        <w:rPr>
          <w:rFonts w:ascii="Calibri" w:hAnsi="Calibri"/>
          <w:szCs w:val="21"/>
        </w:rPr>
        <w:t>the functional requirement and non-functional requirement will be outline.</w:t>
      </w:r>
    </w:p>
    <w:p w14:paraId="717464D9" w14:textId="194DDAE9" w:rsidR="008D4DD2" w:rsidRPr="00211D8D" w:rsidRDefault="008D4DD2" w:rsidP="005E221B">
      <w:pPr>
        <w:jc w:val="left"/>
        <w:rPr>
          <w:rFonts w:ascii="Calibri" w:hAnsi="Calibri"/>
          <w:szCs w:val="21"/>
        </w:rPr>
      </w:pPr>
    </w:p>
    <w:p w14:paraId="62B8C503" w14:textId="15F2A070" w:rsidR="008D4DD2" w:rsidRPr="00211D8D" w:rsidRDefault="008D4DD2" w:rsidP="00FF4CB8">
      <w:pPr>
        <w:pStyle w:val="Heading2"/>
        <w:rPr>
          <w:rFonts w:ascii="Calibri" w:hAnsi="Calibri"/>
        </w:rPr>
      </w:pPr>
      <w:bookmarkStart w:id="30" w:name="_Toc70978828"/>
      <w:r w:rsidRPr="00211D8D">
        <w:rPr>
          <w:rFonts w:ascii="Calibri" w:hAnsi="Calibri"/>
        </w:rPr>
        <w:t>Functional requirements</w:t>
      </w:r>
      <w:bookmarkEnd w:id="30"/>
    </w:p>
    <w:p w14:paraId="0F9F3AB4" w14:textId="023968B9" w:rsidR="008D4DD2" w:rsidRPr="00211D8D" w:rsidRDefault="008D4DD2" w:rsidP="005E221B">
      <w:pPr>
        <w:jc w:val="left"/>
        <w:rPr>
          <w:rFonts w:ascii="Calibri" w:hAnsi="Calibri"/>
          <w:szCs w:val="21"/>
        </w:rPr>
      </w:pPr>
      <w:r w:rsidRPr="00211D8D">
        <w:rPr>
          <w:rFonts w:ascii="Calibri" w:hAnsi="Calibri"/>
          <w:szCs w:val="21"/>
        </w:rPr>
        <w:t xml:space="preserve">Here are the List for </w:t>
      </w:r>
      <w:commentRangeStart w:id="31"/>
      <w:r w:rsidRPr="00211D8D">
        <w:rPr>
          <w:rFonts w:ascii="Calibri" w:hAnsi="Calibri"/>
          <w:szCs w:val="21"/>
        </w:rPr>
        <w:t>Functional requirements:</w:t>
      </w:r>
      <w:commentRangeEnd w:id="31"/>
      <w:r w:rsidR="00756D0C">
        <w:rPr>
          <w:rStyle w:val="CommentReference"/>
        </w:rPr>
        <w:commentReference w:id="31"/>
      </w:r>
    </w:p>
    <w:p w14:paraId="6F733714" w14:textId="37452A8F" w:rsidR="008D4DD2" w:rsidRPr="00211D8D" w:rsidRDefault="008D4DD2"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project shall be </w:t>
      </w:r>
      <w:r w:rsidR="00383618" w:rsidRPr="00211D8D">
        <w:rPr>
          <w:rFonts w:ascii="Calibri" w:hAnsi="Calibri"/>
          <w:szCs w:val="21"/>
        </w:rPr>
        <w:t xml:space="preserve">playable by two </w:t>
      </w:r>
      <w:proofErr w:type="gramStart"/>
      <w:r w:rsidR="00383618" w:rsidRPr="00211D8D">
        <w:rPr>
          <w:rFonts w:ascii="Calibri" w:hAnsi="Calibri"/>
          <w:szCs w:val="21"/>
        </w:rPr>
        <w:t>player</w:t>
      </w:r>
      <w:proofErr w:type="gramEnd"/>
      <w:r w:rsidR="00383618" w:rsidRPr="00211D8D">
        <w:rPr>
          <w:rFonts w:ascii="Calibri" w:hAnsi="Calibri"/>
          <w:szCs w:val="21"/>
        </w:rPr>
        <w:t xml:space="preserve"> on one computer</w:t>
      </w:r>
    </w:p>
    <w:p w14:paraId="6B29536A" w14:textId="58879BB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user will be able to input their </w:t>
      </w:r>
      <w:proofErr w:type="gramStart"/>
      <w:r w:rsidRPr="00211D8D">
        <w:rPr>
          <w:rFonts w:ascii="Calibri" w:hAnsi="Calibri"/>
          <w:szCs w:val="21"/>
        </w:rPr>
        <w:t>team</w:t>
      </w:r>
      <w:proofErr w:type="gramEnd"/>
      <w:r w:rsidRPr="00211D8D">
        <w:rPr>
          <w:rFonts w:ascii="Calibri" w:hAnsi="Calibri"/>
          <w:szCs w:val="21"/>
        </w:rPr>
        <w:t xml:space="preserve"> name </w:t>
      </w:r>
    </w:p>
    <w:p w14:paraId="656E592E" w14:textId="2CA76062"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provide the user the order of pick </w:t>
      </w:r>
    </w:p>
    <w:p w14:paraId="3F5BF15F" w14:textId="239D6196"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Users will be able to choose the player from the random set</w:t>
      </w:r>
    </w:p>
    <w:p w14:paraId="472FDA3B" w14:textId="1712AC91"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Users will be able to see the information and image of the player</w:t>
      </w:r>
    </w:p>
    <w:p w14:paraId="4272FCCF" w14:textId="01A6514C" w:rsidR="00320329" w:rsidRPr="00211D8D" w:rsidRDefault="00320329" w:rsidP="005E221B">
      <w:pPr>
        <w:pStyle w:val="ListParagraph"/>
        <w:numPr>
          <w:ilvl w:val="0"/>
          <w:numId w:val="2"/>
        </w:numPr>
        <w:ind w:firstLineChars="0"/>
        <w:jc w:val="left"/>
        <w:rPr>
          <w:rFonts w:ascii="Calibri" w:hAnsi="Calibri"/>
          <w:szCs w:val="21"/>
        </w:rPr>
      </w:pPr>
      <w:r w:rsidRPr="00211D8D">
        <w:rPr>
          <w:rFonts w:ascii="Calibri" w:hAnsi="Calibri"/>
          <w:szCs w:val="21"/>
        </w:rPr>
        <w:t xml:space="preserve">The system should rate </w:t>
      </w:r>
      <w:r w:rsidR="00512140" w:rsidRPr="00211D8D">
        <w:rPr>
          <w:rFonts w:ascii="Calibri" w:hAnsi="Calibri"/>
          <w:szCs w:val="21"/>
        </w:rPr>
        <w:t>the team fairly</w:t>
      </w:r>
    </w:p>
    <w:p w14:paraId="5445298F" w14:textId="77777777"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determine the winner </w:t>
      </w:r>
    </w:p>
    <w:p w14:paraId="0362DF76" w14:textId="6853A145"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system should remind the user about total cost and the rest of the cost after they chose </w:t>
      </w:r>
      <w:proofErr w:type="gramStart"/>
      <w:r w:rsidRPr="00211D8D">
        <w:rPr>
          <w:rFonts w:ascii="Calibri" w:eastAsia="SimSun" w:hAnsi="Calibri" w:cs="SimSun"/>
          <w:kern w:val="0"/>
          <w:szCs w:val="21"/>
        </w:rPr>
        <w:t>a</w:t>
      </w:r>
      <w:proofErr w:type="gramEnd"/>
      <w:r w:rsidRPr="00211D8D">
        <w:rPr>
          <w:rFonts w:ascii="Calibri" w:eastAsia="SimSun" w:hAnsi="Calibri" w:cs="SimSun"/>
          <w:kern w:val="0"/>
          <w:szCs w:val="21"/>
        </w:rPr>
        <w:t xml:space="preserve"> NBA player </w:t>
      </w:r>
    </w:p>
    <w:p w14:paraId="648994CB" w14:textId="4CE12372" w:rsidR="007F0F86" w:rsidRPr="00211D8D"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211D8D">
        <w:rPr>
          <w:rFonts w:ascii="Calibri" w:eastAsia="SimSun" w:hAnsi="Calibri" w:cs="SimSun"/>
          <w:kern w:val="0"/>
          <w:szCs w:val="21"/>
        </w:rPr>
        <w:t xml:space="preserve">The game should show the 20 random player’s information </w:t>
      </w:r>
      <w:proofErr w:type="gramStart"/>
      <w:r w:rsidRPr="00211D8D">
        <w:rPr>
          <w:rFonts w:ascii="Calibri" w:eastAsia="SimSun" w:hAnsi="Calibri" w:cs="SimSun"/>
          <w:kern w:val="0"/>
          <w:szCs w:val="21"/>
        </w:rPr>
        <w:t>clearly(</w:t>
      </w:r>
      <w:proofErr w:type="gramEnd"/>
      <w:r w:rsidRPr="00211D8D">
        <w:rPr>
          <w:rFonts w:ascii="Calibri" w:eastAsia="SimSun" w:hAnsi="Calibri" w:cs="SimSun"/>
          <w:kern w:val="0"/>
          <w:szCs w:val="21"/>
        </w:rPr>
        <w:t xml:space="preserve">include their name, and their cost) </w:t>
      </w:r>
    </w:p>
    <w:p w14:paraId="7CBB493C" w14:textId="09D7E1DB" w:rsidR="00512140" w:rsidRPr="00211D8D" w:rsidRDefault="00512140" w:rsidP="005E221B">
      <w:pPr>
        <w:jc w:val="left"/>
        <w:rPr>
          <w:rFonts w:ascii="Calibri" w:hAnsi="Calibri"/>
          <w:szCs w:val="21"/>
        </w:rPr>
      </w:pPr>
    </w:p>
    <w:p w14:paraId="3A004362" w14:textId="77777777" w:rsidR="00B40B28" w:rsidRPr="00211D8D" w:rsidRDefault="00B40B28" w:rsidP="005E221B">
      <w:pPr>
        <w:jc w:val="left"/>
        <w:rPr>
          <w:rFonts w:ascii="Calibri" w:hAnsi="Calibri"/>
          <w:szCs w:val="21"/>
        </w:rPr>
      </w:pPr>
    </w:p>
    <w:p w14:paraId="57A92B29" w14:textId="20FEA94D" w:rsidR="00512140" w:rsidRPr="00211D8D" w:rsidRDefault="00512140" w:rsidP="00FF4CB8">
      <w:pPr>
        <w:pStyle w:val="Heading2"/>
        <w:rPr>
          <w:rFonts w:ascii="Calibri" w:hAnsi="Calibri"/>
        </w:rPr>
      </w:pPr>
      <w:bookmarkStart w:id="32" w:name="_Toc70978829"/>
      <w:r w:rsidRPr="00211D8D">
        <w:rPr>
          <w:rFonts w:ascii="Calibri" w:hAnsi="Calibri"/>
        </w:rPr>
        <w:t>Non-functional requirements</w:t>
      </w:r>
      <w:bookmarkEnd w:id="32"/>
    </w:p>
    <w:p w14:paraId="64B1BB79" w14:textId="7C1B6AAE" w:rsidR="00512140" w:rsidRPr="00211D8D" w:rsidRDefault="00512140" w:rsidP="005E221B">
      <w:pPr>
        <w:jc w:val="left"/>
        <w:rPr>
          <w:rFonts w:ascii="Calibri" w:hAnsi="Calibri"/>
          <w:szCs w:val="21"/>
        </w:rPr>
      </w:pPr>
      <w:r w:rsidRPr="00211D8D">
        <w:rPr>
          <w:rFonts w:ascii="Calibri" w:hAnsi="Calibri"/>
          <w:szCs w:val="21"/>
        </w:rPr>
        <w:t>Here are the List of Non-Functional Requirements</w:t>
      </w:r>
    </w:p>
    <w:p w14:paraId="42D8962A" w14:textId="69ACD1F2"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The project will be developed using Python and Python Graphical User Interface</w:t>
      </w:r>
    </w:p>
    <w:p w14:paraId="25FF1C83" w14:textId="6189F649"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User could go through the user interface easily </w:t>
      </w:r>
    </w:p>
    <w:p w14:paraId="3A05067A" w14:textId="2E55717D" w:rsidR="00512140" w:rsidRPr="00211D8D" w:rsidRDefault="00512140" w:rsidP="005E221B">
      <w:pPr>
        <w:pStyle w:val="ListParagraph"/>
        <w:numPr>
          <w:ilvl w:val="0"/>
          <w:numId w:val="3"/>
        </w:numPr>
        <w:ind w:firstLineChars="0"/>
        <w:jc w:val="left"/>
        <w:rPr>
          <w:rFonts w:ascii="Calibri" w:hAnsi="Calibri"/>
          <w:szCs w:val="21"/>
        </w:rPr>
      </w:pPr>
      <w:r w:rsidRPr="00211D8D">
        <w:rPr>
          <w:rFonts w:ascii="Calibri" w:hAnsi="Calibri"/>
          <w:szCs w:val="21"/>
        </w:rPr>
        <w:t xml:space="preserve">The project </w:t>
      </w:r>
      <w:proofErr w:type="gramStart"/>
      <w:r w:rsidRPr="00211D8D">
        <w:rPr>
          <w:rFonts w:ascii="Calibri" w:hAnsi="Calibri"/>
          <w:szCs w:val="21"/>
        </w:rPr>
        <w:t>will</w:t>
      </w:r>
      <w:proofErr w:type="gramEnd"/>
      <w:r w:rsidRPr="00211D8D">
        <w:rPr>
          <w:rFonts w:ascii="Calibri" w:hAnsi="Calibri"/>
          <w:szCs w:val="21"/>
        </w:rPr>
        <w:t xml:space="preserve"> compatible on desktop device</w:t>
      </w:r>
    </w:p>
    <w:p w14:paraId="79A79D96" w14:textId="77777777" w:rsidR="00512140" w:rsidRPr="00211D8D" w:rsidRDefault="00512140" w:rsidP="005E221B">
      <w:pPr>
        <w:ind w:left="57"/>
        <w:jc w:val="left"/>
        <w:rPr>
          <w:rFonts w:ascii="Calibri" w:hAnsi="Calibri"/>
          <w:szCs w:val="21"/>
        </w:rPr>
      </w:pPr>
    </w:p>
    <w:p w14:paraId="531DC4FA" w14:textId="381A9AB0" w:rsidR="0098106B" w:rsidRPr="00211D8D" w:rsidRDefault="002237A2" w:rsidP="005E221B">
      <w:pPr>
        <w:widowControl/>
        <w:jc w:val="left"/>
        <w:rPr>
          <w:rFonts w:ascii="Calibri" w:hAnsi="Calibri"/>
          <w:szCs w:val="21"/>
        </w:rPr>
      </w:pPr>
      <w:r w:rsidRPr="00211D8D">
        <w:rPr>
          <w:rFonts w:ascii="Calibri" w:hAnsi="Calibri"/>
          <w:szCs w:val="21"/>
        </w:rPr>
        <w:br w:type="page"/>
      </w:r>
    </w:p>
    <w:p w14:paraId="005C3A23" w14:textId="2DA34DE8" w:rsidR="0098106B" w:rsidRPr="00211D8D" w:rsidRDefault="0098106B" w:rsidP="00FF4CB8">
      <w:pPr>
        <w:pStyle w:val="Heading1"/>
        <w:rPr>
          <w:rFonts w:ascii="Calibri" w:hAnsi="Calibri"/>
        </w:rPr>
      </w:pPr>
      <w:bookmarkStart w:id="33" w:name="_Toc70978830"/>
      <w:r w:rsidRPr="00211D8D">
        <w:rPr>
          <w:rFonts w:ascii="Calibri" w:hAnsi="Calibri"/>
        </w:rPr>
        <w:lastRenderedPageBreak/>
        <w:t>5.system design</w:t>
      </w:r>
      <w:bookmarkEnd w:id="33"/>
    </w:p>
    <w:p w14:paraId="6CF087C3" w14:textId="1EFBBA69" w:rsidR="000A0266" w:rsidRPr="00211D8D" w:rsidRDefault="00A47622" w:rsidP="00FF4CB8">
      <w:pPr>
        <w:pStyle w:val="Heading2"/>
        <w:rPr>
          <w:rFonts w:ascii="Calibri" w:hAnsi="Calibri"/>
        </w:rPr>
      </w:pPr>
      <w:bookmarkStart w:id="34" w:name="_Toc70978831"/>
      <w:r w:rsidRPr="00211D8D">
        <w:rPr>
          <w:rFonts w:ascii="Calibri" w:hAnsi="Calibri"/>
        </w:rPr>
        <w:t>5.1 learning objectives</w:t>
      </w:r>
      <w:bookmarkEnd w:id="34"/>
    </w:p>
    <w:p w14:paraId="3A2B0405" w14:textId="2C721DE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Explore and figure out the most suitable model for players data</w:t>
      </w:r>
      <w:r w:rsidR="00213385" w:rsidRPr="00211D8D">
        <w:rPr>
          <w:rFonts w:ascii="Calibri" w:hAnsi="Calibri"/>
          <w:szCs w:val="21"/>
        </w:rPr>
        <w:t xml:space="preserve"> structure</w:t>
      </w:r>
    </w:p>
    <w:p w14:paraId="5F0A6F85" w14:textId="77777777"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Strength python knowledge</w:t>
      </w:r>
    </w:p>
    <w:p w14:paraId="21BA6434" w14:textId="0A2353DB" w:rsidR="00A47622" w:rsidRPr="00211D8D" w:rsidRDefault="00A47622"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Learn to build the User Interface by Python </w:t>
      </w:r>
      <w:proofErr w:type="spellStart"/>
      <w:r w:rsidRPr="00211D8D">
        <w:rPr>
          <w:rFonts w:ascii="Calibri" w:hAnsi="Calibri"/>
          <w:szCs w:val="21"/>
        </w:rPr>
        <w:t>Tkinter</w:t>
      </w:r>
      <w:proofErr w:type="spellEnd"/>
      <w:r w:rsidRPr="00211D8D">
        <w:rPr>
          <w:rFonts w:ascii="Calibri" w:hAnsi="Calibri"/>
          <w:szCs w:val="21"/>
        </w:rPr>
        <w:t xml:space="preserve"> library</w:t>
      </w:r>
    </w:p>
    <w:p w14:paraId="0854BE52" w14:textId="2A391EC3" w:rsidR="00213385"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 xml:space="preserve">Explore </w:t>
      </w:r>
      <w:r w:rsidR="002653DD" w:rsidRPr="00211D8D">
        <w:rPr>
          <w:rFonts w:ascii="Calibri" w:hAnsi="Calibri"/>
          <w:szCs w:val="21"/>
        </w:rPr>
        <w:t xml:space="preserve">how to calculate the value of </w:t>
      </w:r>
      <w:r w:rsidR="00DD7EEF" w:rsidRPr="00211D8D">
        <w:rPr>
          <w:rFonts w:ascii="Calibri" w:hAnsi="Calibri"/>
          <w:szCs w:val="21"/>
        </w:rPr>
        <w:t xml:space="preserve">the </w:t>
      </w:r>
      <w:r w:rsidR="002653DD" w:rsidRPr="00211D8D">
        <w:rPr>
          <w:rFonts w:ascii="Calibri" w:hAnsi="Calibri"/>
          <w:szCs w:val="21"/>
        </w:rPr>
        <w:t xml:space="preserve">relationship and </w:t>
      </w:r>
      <w:r w:rsidRPr="00211D8D">
        <w:rPr>
          <w:rFonts w:ascii="Calibri" w:hAnsi="Calibri"/>
          <w:szCs w:val="21"/>
        </w:rPr>
        <w:t>how the player relation will impact the final rating</w:t>
      </w:r>
    </w:p>
    <w:p w14:paraId="1F2FDEDA" w14:textId="6A4F9566" w:rsidR="00A47622" w:rsidRPr="00211D8D" w:rsidRDefault="00213385" w:rsidP="005E221B">
      <w:pPr>
        <w:pStyle w:val="ListParagraph"/>
        <w:numPr>
          <w:ilvl w:val="0"/>
          <w:numId w:val="4"/>
        </w:numPr>
        <w:ind w:firstLineChars="0"/>
        <w:jc w:val="left"/>
        <w:rPr>
          <w:rFonts w:ascii="Calibri" w:hAnsi="Calibri"/>
          <w:szCs w:val="21"/>
        </w:rPr>
      </w:pPr>
      <w:r w:rsidRPr="00211D8D">
        <w:rPr>
          <w:rFonts w:ascii="Calibri" w:hAnsi="Calibri"/>
          <w:szCs w:val="21"/>
        </w:rPr>
        <w:t>Come up with a reasonable function to rate the player group</w:t>
      </w:r>
      <w:r w:rsidR="00A47622" w:rsidRPr="00211D8D">
        <w:rPr>
          <w:rFonts w:ascii="Calibri" w:hAnsi="Calibri"/>
          <w:szCs w:val="21"/>
        </w:rPr>
        <w:t xml:space="preserve"> </w:t>
      </w:r>
    </w:p>
    <w:p w14:paraId="2A8B7C9D" w14:textId="43F5BEEE" w:rsidR="00213385" w:rsidRPr="00211D8D" w:rsidRDefault="00213385" w:rsidP="005E221B">
      <w:pPr>
        <w:widowControl/>
        <w:jc w:val="left"/>
        <w:rPr>
          <w:rFonts w:ascii="Calibri" w:hAnsi="Calibri"/>
          <w:szCs w:val="21"/>
        </w:rPr>
      </w:pPr>
    </w:p>
    <w:p w14:paraId="45AA91B8" w14:textId="6C5DD54F" w:rsidR="00213385" w:rsidRPr="00211D8D" w:rsidRDefault="00A66977" w:rsidP="005E221B">
      <w:pPr>
        <w:widowControl/>
        <w:jc w:val="left"/>
        <w:rPr>
          <w:rFonts w:ascii="Calibri" w:hAnsi="Calibri"/>
          <w:szCs w:val="21"/>
        </w:rPr>
      </w:pPr>
      <w:r w:rsidRPr="00211D8D">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211D8D">
        <w:rPr>
          <w:rFonts w:ascii="Calibri" w:hAnsi="Calibri"/>
          <w:szCs w:val="21"/>
        </w:rPr>
        <w:t xml:space="preserve">I </w:t>
      </w:r>
      <w:r w:rsidRPr="00211D8D">
        <w:rPr>
          <w:rFonts w:ascii="Calibri" w:hAnsi="Calibri"/>
          <w:szCs w:val="21"/>
        </w:rPr>
        <w:t xml:space="preserve">found that </w:t>
      </w:r>
      <w:proofErr w:type="spellStart"/>
      <w:r w:rsidRPr="00211D8D">
        <w:rPr>
          <w:rFonts w:ascii="Calibri" w:hAnsi="Calibri"/>
          <w:szCs w:val="21"/>
        </w:rPr>
        <w:t>memoization</w:t>
      </w:r>
      <w:proofErr w:type="spellEnd"/>
      <w:r w:rsidRPr="00211D8D">
        <w:rPr>
          <w:rFonts w:ascii="Calibri" w:hAnsi="Calibri"/>
          <w:szCs w:val="21"/>
        </w:rPr>
        <w:t xml:space="preserve"> is the easiest and most efficient way to </w:t>
      </w:r>
      <w:r w:rsidR="007654F5" w:rsidRPr="00211D8D">
        <w:rPr>
          <w:rFonts w:ascii="Calibri" w:hAnsi="Calibri"/>
          <w:szCs w:val="21"/>
        </w:rPr>
        <w:t xml:space="preserve">Implement and integrate </w:t>
      </w:r>
      <w:r w:rsidR="00DD7EEF" w:rsidRPr="00211D8D">
        <w:rPr>
          <w:rFonts w:ascii="Calibri" w:hAnsi="Calibri"/>
          <w:szCs w:val="21"/>
        </w:rPr>
        <w:t xml:space="preserve">the </w:t>
      </w:r>
      <w:r w:rsidR="007654F5" w:rsidRPr="00211D8D">
        <w:rPr>
          <w:rFonts w:ascii="Calibri" w:hAnsi="Calibri"/>
          <w:szCs w:val="21"/>
        </w:rPr>
        <w:t>results rating of each team</w:t>
      </w:r>
      <w:r w:rsidRPr="00211D8D">
        <w:rPr>
          <w:rFonts w:ascii="Calibri" w:hAnsi="Calibri"/>
          <w:szCs w:val="21"/>
        </w:rPr>
        <w:t xml:space="preserve">, so understanding how to use </w:t>
      </w:r>
      <w:proofErr w:type="spellStart"/>
      <w:r w:rsidRPr="00211D8D">
        <w:rPr>
          <w:rFonts w:ascii="Calibri" w:hAnsi="Calibri"/>
          <w:szCs w:val="21"/>
        </w:rPr>
        <w:t>memoization</w:t>
      </w:r>
      <w:proofErr w:type="spellEnd"/>
      <w:r w:rsidRPr="00211D8D">
        <w:rPr>
          <w:rFonts w:ascii="Calibri" w:hAnsi="Calibri"/>
          <w:szCs w:val="21"/>
        </w:rPr>
        <w:t xml:space="preserve"> became another learning objective. </w:t>
      </w:r>
      <w:r w:rsidR="00784BA1" w:rsidRPr="00211D8D">
        <w:rPr>
          <w:rFonts w:ascii="Calibri" w:hAnsi="Calibri"/>
          <w:szCs w:val="21"/>
        </w:rPr>
        <w:t>The last</w:t>
      </w:r>
      <w:r w:rsidRPr="00211D8D">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211D8D" w:rsidRDefault="009C7D07" w:rsidP="00FF4CB8">
      <w:pPr>
        <w:pStyle w:val="Heading3"/>
        <w:rPr>
          <w:rFonts w:ascii="Calibri" w:hAnsi="Calibri"/>
        </w:rPr>
      </w:pPr>
      <w:bookmarkStart w:id="35" w:name="_Toc70978832"/>
      <w:r w:rsidRPr="00211D8D">
        <w:rPr>
          <w:rFonts w:ascii="Calibri" w:hAnsi="Calibri"/>
        </w:rPr>
        <w:t>Modules</w:t>
      </w:r>
      <w:bookmarkEnd w:id="35"/>
    </w:p>
    <w:p w14:paraId="057EBBE7" w14:textId="20476C5D" w:rsidR="009C7D07" w:rsidRPr="00211D8D" w:rsidRDefault="00FB10C7" w:rsidP="005E221B">
      <w:pPr>
        <w:widowControl/>
        <w:jc w:val="left"/>
        <w:rPr>
          <w:rFonts w:ascii="Calibri" w:hAnsi="Calibri"/>
          <w:szCs w:val="21"/>
        </w:rPr>
      </w:pPr>
      <w:r w:rsidRPr="00211D8D">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211D8D" w:rsidRDefault="00DD7EEF" w:rsidP="00DD7EEF">
      <w:pPr>
        <w:pStyle w:val="ListParagraph"/>
        <w:widowControl/>
        <w:numPr>
          <w:ilvl w:val="0"/>
          <w:numId w:val="13"/>
        </w:numPr>
        <w:ind w:firstLineChars="0"/>
        <w:jc w:val="center"/>
        <w:rPr>
          <w:rFonts w:ascii="Calibri" w:hAnsi="Calibri"/>
          <w:szCs w:val="21"/>
        </w:rPr>
      </w:pPr>
      <w:r w:rsidRPr="00211D8D">
        <w:rPr>
          <w:rFonts w:ascii="Calibri" w:hAnsi="Calibri"/>
          <w:szCs w:val="21"/>
        </w:rPr>
        <w:t>data flow diagram</w:t>
      </w:r>
    </w:p>
    <w:p w14:paraId="1EC8F74E" w14:textId="0F0FDD58" w:rsidR="00FB10C7" w:rsidRPr="00211D8D" w:rsidRDefault="00FB10C7" w:rsidP="00FB10C7">
      <w:pPr>
        <w:widowControl/>
        <w:jc w:val="left"/>
        <w:rPr>
          <w:rFonts w:ascii="Calibri" w:hAnsi="Calibri"/>
          <w:szCs w:val="21"/>
        </w:rPr>
      </w:pPr>
      <w:r w:rsidRPr="00211D8D">
        <w:rPr>
          <w:rFonts w:ascii="Calibri" w:hAnsi="Calibri"/>
          <w:szCs w:val="21"/>
        </w:rPr>
        <w:t>The picture above shows how the whole system works and how each part interacts with each other</w:t>
      </w:r>
      <w:r w:rsidRPr="00211D8D">
        <w:rPr>
          <w:rFonts w:ascii="Calibri" w:hAnsi="Calibri"/>
          <w:szCs w:val="21"/>
        </w:rPr>
        <w:t>，</w:t>
      </w:r>
      <w:r w:rsidRPr="00211D8D">
        <w:rPr>
          <w:rFonts w:ascii="Calibri" w:hAnsi="Calibri"/>
          <w:szCs w:val="21"/>
        </w:rPr>
        <w:t xml:space="preserve">As this project </w:t>
      </w:r>
      <w:r w:rsidR="00DD7EEF" w:rsidRPr="00211D8D">
        <w:rPr>
          <w:rFonts w:ascii="Calibri" w:hAnsi="Calibri"/>
          <w:szCs w:val="21"/>
        </w:rPr>
        <w:t xml:space="preserve">would eventually </w:t>
      </w:r>
      <w:r w:rsidRPr="00211D8D">
        <w:rPr>
          <w:rFonts w:ascii="Calibri" w:hAnsi="Calibri"/>
          <w:szCs w:val="21"/>
        </w:rPr>
        <w:t xml:space="preserve">be presented as a game. </w:t>
      </w:r>
      <w:proofErr w:type="gramStart"/>
      <w:r w:rsidRPr="00211D8D">
        <w:rPr>
          <w:rFonts w:ascii="Calibri" w:hAnsi="Calibri"/>
          <w:szCs w:val="21"/>
        </w:rPr>
        <w:t>Firstly</w:t>
      </w:r>
      <w:proofErr w:type="gramEnd"/>
      <w:r w:rsidRPr="00211D8D">
        <w:rPr>
          <w:rFonts w:ascii="Calibri" w:hAnsi="Calibri"/>
          <w:szCs w:val="21"/>
        </w:rPr>
        <w:t xml:space="preserve"> the overall flow of the rating system, the </w:t>
      </w:r>
      <w:r w:rsidRPr="00211D8D">
        <w:rPr>
          <w:rFonts w:ascii="Calibri" w:hAnsi="Calibri"/>
          <w:szCs w:val="21"/>
        </w:rPr>
        <w:lastRenderedPageBreak/>
        <w:t>player information</w:t>
      </w:r>
      <w:r w:rsidR="00DD7EEF" w:rsidRPr="00211D8D">
        <w:rPr>
          <w:rFonts w:ascii="Calibri" w:hAnsi="Calibri"/>
          <w:szCs w:val="21"/>
        </w:rPr>
        <w:t>,</w:t>
      </w:r>
      <w:r w:rsidRPr="00211D8D">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sidRPr="00211D8D">
        <w:rPr>
          <w:rFonts w:ascii="Calibri" w:hAnsi="Calibri"/>
          <w:szCs w:val="21"/>
        </w:rPr>
        <w:t>s</w:t>
      </w:r>
      <w:r w:rsidRPr="00211D8D">
        <w:rPr>
          <w:rFonts w:ascii="Calibri" w:hAnsi="Calibri"/>
          <w:szCs w:val="21"/>
        </w:rPr>
        <w:t xml:space="preserve"> are </w:t>
      </w:r>
      <w:r w:rsidR="00DD7EEF" w:rsidRPr="00211D8D">
        <w:rPr>
          <w:rFonts w:ascii="Calibri" w:hAnsi="Calibri"/>
          <w:szCs w:val="21"/>
        </w:rPr>
        <w:t xml:space="preserve">stored </w:t>
      </w:r>
      <w:r w:rsidRPr="00211D8D">
        <w:rPr>
          <w:rFonts w:ascii="Calibri" w:hAnsi="Calibri"/>
          <w:szCs w:val="21"/>
        </w:rPr>
        <w:t>in the Data memo, which provide</w:t>
      </w:r>
      <w:r w:rsidR="00DD7EEF" w:rsidRPr="00211D8D">
        <w:rPr>
          <w:rFonts w:ascii="Calibri" w:hAnsi="Calibri"/>
          <w:szCs w:val="21"/>
        </w:rPr>
        <w:t>s</w:t>
      </w:r>
      <w:r w:rsidRPr="00211D8D">
        <w:rPr>
          <w:rFonts w:ascii="Calibri" w:hAnsi="Calibri"/>
          <w:szCs w:val="21"/>
        </w:rPr>
        <w:t xml:space="preserve"> some information to the Strength function.</w:t>
      </w:r>
    </w:p>
    <w:p w14:paraId="045E9894" w14:textId="51821A32" w:rsidR="00FB10C7" w:rsidRPr="00211D8D" w:rsidRDefault="00FB10C7" w:rsidP="00FB10C7">
      <w:pPr>
        <w:widowControl/>
        <w:jc w:val="left"/>
        <w:rPr>
          <w:rFonts w:ascii="Calibri" w:hAnsi="Calibri"/>
          <w:szCs w:val="21"/>
        </w:rPr>
      </w:pPr>
      <w:r w:rsidRPr="00211D8D">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sidRPr="00211D8D">
        <w:rPr>
          <w:rFonts w:ascii="Calibri" w:hAnsi="Calibri"/>
          <w:szCs w:val="21"/>
        </w:rPr>
        <w:t xml:space="preserve">through </w:t>
      </w:r>
      <w:r w:rsidRPr="00211D8D">
        <w:rPr>
          <w:rFonts w:ascii="Calibri" w:hAnsi="Calibri"/>
          <w:szCs w:val="21"/>
        </w:rPr>
        <w:t xml:space="preserve">the UI and receive a score feedback, when </w:t>
      </w:r>
      <w:r w:rsidR="00DD7EEF" w:rsidRPr="00211D8D">
        <w:rPr>
          <w:rFonts w:ascii="Calibri" w:hAnsi="Calibri"/>
          <w:szCs w:val="21"/>
        </w:rPr>
        <w:t>each</w:t>
      </w:r>
      <w:r w:rsidRPr="00211D8D">
        <w:rPr>
          <w:rFonts w:ascii="Calibri" w:hAnsi="Calibri"/>
          <w:szCs w:val="21"/>
        </w:rPr>
        <w:t xml:space="preserve"> </w:t>
      </w:r>
      <w:r w:rsidR="00DD7EEF" w:rsidRPr="00211D8D">
        <w:rPr>
          <w:rFonts w:ascii="Calibri" w:hAnsi="Calibri"/>
          <w:szCs w:val="21"/>
        </w:rPr>
        <w:t xml:space="preserve">of the two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has selected </w:t>
      </w:r>
      <w:r w:rsidR="00DD7EEF" w:rsidRPr="00211D8D">
        <w:rPr>
          <w:rFonts w:ascii="Calibri" w:hAnsi="Calibri"/>
          <w:szCs w:val="21"/>
        </w:rPr>
        <w:t xml:space="preserve">a </w:t>
      </w:r>
      <w:r w:rsidRPr="00211D8D">
        <w:rPr>
          <w:rFonts w:ascii="Calibri" w:hAnsi="Calibri"/>
          <w:szCs w:val="21"/>
        </w:rPr>
        <w:t>team</w:t>
      </w:r>
      <w:r w:rsidR="00DD7EEF" w:rsidRPr="00211D8D">
        <w:rPr>
          <w:rFonts w:ascii="Calibri" w:hAnsi="Calibri"/>
          <w:szCs w:val="21"/>
        </w:rPr>
        <w:t xml:space="preserve"> </w:t>
      </w:r>
      <w:r w:rsidRPr="00211D8D">
        <w:rPr>
          <w:rFonts w:ascii="Calibri" w:hAnsi="Calibri"/>
          <w:szCs w:val="21"/>
        </w:rPr>
        <w:t xml:space="preserve">the selection data will be sent to the Strength function. Then Strength function will calculate the final team scores from the </w:t>
      </w:r>
      <w:r w:rsidR="00DD7EEF" w:rsidRPr="00211D8D">
        <w:rPr>
          <w:rFonts w:ascii="Calibri" w:hAnsi="Calibri"/>
          <w:szCs w:val="21"/>
        </w:rPr>
        <w:t xml:space="preserve">data </w:t>
      </w:r>
      <w:r w:rsidRPr="00211D8D">
        <w:rPr>
          <w:rFonts w:ascii="Calibri" w:hAnsi="Calibri"/>
          <w:szCs w:val="21"/>
        </w:rPr>
        <w:t>in the Data memo.</w:t>
      </w:r>
    </w:p>
    <w:p w14:paraId="01B1810F" w14:textId="1100179C" w:rsidR="001F0186" w:rsidRPr="001F0186" w:rsidRDefault="001F0186" w:rsidP="00667A3B">
      <w:pPr>
        <w:pStyle w:val="Heading3"/>
      </w:pPr>
      <w:bookmarkStart w:id="36" w:name="_Toc70978833"/>
      <w:r w:rsidRPr="00211D8D">
        <w:t>Data Selection</w:t>
      </w:r>
      <w:bookmarkEnd w:id="36"/>
    </w:p>
    <w:p w14:paraId="132AB0A8" w14:textId="4656315E" w:rsidR="001F0186" w:rsidRPr="00211D8D" w:rsidRDefault="001F0186" w:rsidP="001F0186">
      <w:pPr>
        <w:rPr>
          <w:rFonts w:ascii="Calibri" w:hAnsi="Calibri"/>
        </w:rPr>
      </w:pPr>
      <w:r>
        <w:rPr>
          <w:rFonts w:ascii="Calibri" w:hAnsi="Calibri"/>
        </w:rPr>
        <w:t xml:space="preserve">The project required data which represented the strength of teams, strength of players within those teams, and the chemistry between individual players. </w:t>
      </w:r>
      <w:r w:rsidRPr="00211D8D">
        <w:rPr>
          <w:rFonts w:ascii="Calibri" w:hAnsi="Calibri"/>
        </w:rPr>
        <w:t xml:space="preserve">For the selection of data, </w:t>
      </w:r>
      <w:r>
        <w:rPr>
          <w:rFonts w:ascii="Calibri" w:hAnsi="Calibri"/>
        </w:rPr>
        <w:t>initially</w:t>
      </w:r>
      <w:r w:rsidRPr="00211D8D">
        <w:rPr>
          <w:rFonts w:ascii="Calibri" w:hAnsi="Calibri"/>
        </w:rPr>
        <w:t xml:space="preserve"> 14 notorious combinations were chosen </w:t>
      </w:r>
      <w:r>
        <w:rPr>
          <w:rFonts w:ascii="Calibri" w:hAnsi="Calibri"/>
        </w:rPr>
        <w:t>from internet research, and team chemistry was approximated heuristically by determining if the players in question are in some sort of famous combination</w:t>
      </w:r>
      <w:r w:rsidRPr="00211D8D">
        <w:rPr>
          <w:rFonts w:ascii="Calibri" w:hAnsi="Calibri"/>
        </w:rPr>
        <w:t xml:space="preserve">. Almost all these 14 combinations were two- or three-player teams, so the initial data size </w:t>
      </w:r>
      <w:r>
        <w:rPr>
          <w:rFonts w:ascii="Calibri" w:hAnsi="Calibri"/>
        </w:rPr>
        <w:t xml:space="preserve">consisted of approximately </w:t>
      </w:r>
      <w:r w:rsidRPr="00211D8D">
        <w:rPr>
          <w:rFonts w:ascii="Calibri" w:hAnsi="Calibri"/>
        </w:rPr>
        <w:t>40 players.</w:t>
      </w:r>
      <w:r>
        <w:rPr>
          <w:rFonts w:ascii="Calibri" w:hAnsi="Calibri"/>
        </w:rPr>
        <w:t xml:space="preserve"> The rating of these players and teams are taken from </w:t>
      </w:r>
      <w:commentRangeStart w:id="37"/>
      <w:r>
        <w:rPr>
          <w:rFonts w:ascii="Calibri" w:hAnsi="Calibri"/>
        </w:rPr>
        <w:t>2k rating</w:t>
      </w:r>
      <w:commentRangeEnd w:id="37"/>
      <w:r w:rsidR="00CE1203">
        <w:rPr>
          <w:rStyle w:val="CommentReference"/>
        </w:rPr>
        <w:commentReference w:id="37"/>
      </w:r>
      <w:r>
        <w:rPr>
          <w:rFonts w:ascii="Calibri" w:hAnsi="Calibri"/>
        </w:rPr>
        <w:t>.</w:t>
      </w:r>
    </w:p>
    <w:p w14:paraId="67C7C950" w14:textId="349BD158" w:rsidR="001F0186" w:rsidRPr="00211D8D" w:rsidRDefault="001F0186" w:rsidP="001F0186">
      <w:pPr>
        <w:rPr>
          <w:rFonts w:ascii="Calibri" w:hAnsi="Calibri"/>
        </w:rPr>
      </w:pPr>
      <w:r w:rsidRPr="00211D8D">
        <w:rPr>
          <w:rFonts w:ascii="Calibri" w:hAnsi="Calibri"/>
        </w:rPr>
        <w:t xml:space="preserve">I </w:t>
      </w:r>
      <w:r>
        <w:rPr>
          <w:rFonts w:ascii="Calibri" w:hAnsi="Calibri"/>
        </w:rPr>
        <w:t xml:space="preserve">initially </w:t>
      </w:r>
      <w:r w:rsidRPr="00211D8D">
        <w:rPr>
          <w:rFonts w:ascii="Calibri" w:hAnsi="Calibri"/>
        </w:rPr>
        <w:t>use</w:t>
      </w:r>
      <w:r>
        <w:rPr>
          <w:rFonts w:ascii="Calibri" w:hAnsi="Calibri"/>
        </w:rPr>
        <w:t>d</w:t>
      </w:r>
      <w:r w:rsidRPr="00211D8D">
        <w:rPr>
          <w:rFonts w:ascii="Calibri" w:hAnsi="Calibri"/>
        </w:rPr>
        <w:t xml:space="preserve"> the NBA2k21 data which is available on the 2k rating page</w:t>
      </w:r>
      <w:r>
        <w:rPr>
          <w:rFonts w:ascii="Calibri" w:hAnsi="Calibri"/>
        </w:rPr>
        <w:t xml:space="preserve"> which included both player and team data</w:t>
      </w:r>
      <w:r w:rsidRPr="00211D8D">
        <w:rPr>
          <w:rFonts w:ascii="Calibri" w:hAnsi="Calibri"/>
        </w:rPr>
        <w:t>.</w:t>
      </w:r>
    </w:p>
    <w:p w14:paraId="7682E950" w14:textId="504F209B" w:rsidR="001F0186" w:rsidRPr="00211D8D" w:rsidRDefault="001F0186" w:rsidP="001F0186">
      <w:pPr>
        <w:rPr>
          <w:rFonts w:ascii="Calibri" w:hAnsi="Calibri"/>
        </w:rPr>
      </w:pPr>
      <w:r w:rsidRPr="00211D8D">
        <w:rPr>
          <w:rFonts w:ascii="Calibri" w:hAnsi="Calibri"/>
        </w:rPr>
        <w:t xml:space="preserve">However, </w:t>
      </w:r>
      <w:r>
        <w:rPr>
          <w:rFonts w:ascii="Calibri" w:hAnsi="Calibri"/>
        </w:rPr>
        <w:t xml:space="preserve">the </w:t>
      </w:r>
      <w:r w:rsidRPr="00211D8D">
        <w:rPr>
          <w:rFonts w:ascii="Calibri" w:hAnsi="Calibri"/>
        </w:rPr>
        <w:t>website</w:t>
      </w:r>
      <w:r>
        <w:rPr>
          <w:rFonts w:ascii="Calibri" w:hAnsi="Calibri"/>
        </w:rPr>
        <w:t xml:space="preserve"> did not provide a function of how the ratings are evaluated</w:t>
      </w:r>
      <w:r w:rsidRPr="00211D8D">
        <w:rPr>
          <w:rFonts w:ascii="Calibri" w:hAnsi="Calibri"/>
        </w:rPr>
        <w:t xml:space="preserve">, </w:t>
      </w:r>
      <w:r>
        <w:rPr>
          <w:rFonts w:ascii="Calibri" w:hAnsi="Calibri"/>
        </w:rPr>
        <w:t xml:space="preserve">and I wanted a more reliable set of data whose distributions and calculating functions are known </w:t>
      </w:r>
      <w:r w:rsidRPr="00211D8D">
        <w:rPr>
          <w:rFonts w:ascii="Calibri" w:hAnsi="Calibri"/>
        </w:rPr>
        <w:t>during the development of the chemistry function</w:t>
      </w:r>
      <w:r>
        <w:rPr>
          <w:rFonts w:ascii="Calibri" w:hAnsi="Calibri"/>
        </w:rPr>
        <w:t>. I switched to use</w:t>
      </w:r>
      <w:r w:rsidRPr="00211D8D">
        <w:rPr>
          <w:rFonts w:ascii="Calibri" w:hAnsi="Calibri"/>
        </w:rPr>
        <w:t xml:space="preserve"> Team Elo</w:t>
      </w:r>
      <w:r>
        <w:rPr>
          <w:rFonts w:ascii="Calibri" w:hAnsi="Calibri"/>
        </w:rPr>
        <w:t>,</w:t>
      </w:r>
      <w:r w:rsidRPr="00211D8D">
        <w:rPr>
          <w:rFonts w:ascii="Calibri" w:hAnsi="Calibri"/>
        </w:rPr>
        <w:t xml:space="preserve"> </w:t>
      </w:r>
      <w:r>
        <w:rPr>
          <w:rFonts w:ascii="Calibri" w:hAnsi="Calibri"/>
        </w:rPr>
        <w:t xml:space="preserve">since it was </w:t>
      </w:r>
      <w:r w:rsidRPr="00211D8D">
        <w:rPr>
          <w:rFonts w:ascii="Calibri" w:hAnsi="Calibri"/>
        </w:rPr>
        <w:t>the most suitable choice. Team Elo is based on the team's era and the highest Elo score earned by the team in that year, while team Elo is obtained through FiveThirtyEight's History of the NBA.</w:t>
      </w:r>
    </w:p>
    <w:p w14:paraId="173D8771" w14:textId="3E27FE2D" w:rsidR="001F0186" w:rsidRPr="00211D8D" w:rsidRDefault="001F0186" w:rsidP="001F0186">
      <w:pPr>
        <w:rPr>
          <w:rFonts w:ascii="Calibri" w:hAnsi="Calibri"/>
        </w:rPr>
      </w:pPr>
      <w:r w:rsidRPr="00211D8D">
        <w:rPr>
          <w:rFonts w:ascii="Calibri" w:hAnsi="Calibri"/>
        </w:rPr>
        <w:t xml:space="preserve">Finally, when I try to calculate the chemistry values, it was found that it was not accurate to use only the team Elo and combination ratings, as the team Elo </w:t>
      </w:r>
      <w:r w:rsidR="00E50D93" w:rsidRPr="00211D8D">
        <w:rPr>
          <w:rFonts w:ascii="Calibri" w:hAnsi="Calibri"/>
        </w:rPr>
        <w:t>considers</w:t>
      </w:r>
      <w:r w:rsidRPr="00211D8D">
        <w:rPr>
          <w:rFonts w:ascii="Calibri" w:hAnsi="Calibri"/>
        </w:rPr>
        <w:t xml:space="preserve"> not only the stats of the famous players but also all the bench players and role players in the team. By expanding the player's stats to </w:t>
      </w:r>
      <w:r w:rsidR="00E50D93" w:rsidRPr="00211D8D">
        <w:rPr>
          <w:rFonts w:ascii="Calibri" w:hAnsi="Calibri"/>
        </w:rPr>
        <w:t>consider</w:t>
      </w:r>
      <w:r w:rsidRPr="00211D8D">
        <w:rPr>
          <w:rFonts w:ascii="Calibri" w:hAnsi="Calibri"/>
        </w:rPr>
        <w:t xml:space="preserve"> every player on every team selected, the formula is partially adjusted to find the chemistry value of these combinations by overall strength.</w:t>
      </w:r>
    </w:p>
    <w:p w14:paraId="4F2E8AC2" w14:textId="444BF347" w:rsidR="00D20BF5" w:rsidRPr="001F0186" w:rsidRDefault="001F0186" w:rsidP="001F0186">
      <w:pPr>
        <w:rPr>
          <w:rFonts w:ascii="Calibri" w:hAnsi="Calibri"/>
        </w:rPr>
      </w:pPr>
      <w:r w:rsidRPr="00211D8D">
        <w:rPr>
          <w:rFonts w:ascii="Calibri" w:hAnsi="Calibri"/>
        </w:rPr>
        <w:t>However, as the 2k rating page does not mention how player ratings are calculated and what the overall distribution of player ratings is, it was decided to use PER instead of Player Rating as the main data for calculating team chemistry value. All data for PER are taken from the basketball- reference website.</w:t>
      </w:r>
    </w:p>
    <w:p w14:paraId="603DB732" w14:textId="2648BA9C" w:rsidR="00433AC4" w:rsidRPr="00211D8D" w:rsidRDefault="001A0275" w:rsidP="00FF4CB8">
      <w:pPr>
        <w:pStyle w:val="Heading3"/>
        <w:rPr>
          <w:rFonts w:ascii="Calibri" w:hAnsi="Calibri"/>
        </w:rPr>
      </w:pPr>
      <w:bookmarkStart w:id="38" w:name="_Toc70978834"/>
      <w:r w:rsidRPr="00211D8D">
        <w:rPr>
          <w:rFonts w:ascii="Calibri" w:hAnsi="Calibri"/>
        </w:rPr>
        <w:t>Modelling team chemistry</w:t>
      </w:r>
      <w:bookmarkEnd w:id="38"/>
    </w:p>
    <w:p w14:paraId="4F2BCB89" w14:textId="2BC4056E" w:rsidR="00452906" w:rsidRPr="00211D8D" w:rsidRDefault="00452906" w:rsidP="00452906">
      <w:pPr>
        <w:rPr>
          <w:rFonts w:ascii="Calibri" w:hAnsi="Calibri"/>
        </w:rPr>
      </w:pPr>
      <w:r w:rsidRPr="00211D8D">
        <w:rPr>
          <w:rFonts w:ascii="Calibri" w:hAnsi="Calibri"/>
        </w:rPr>
        <w:t>This part is used to introduce the process of developing the model of team chemistry, the data used in this session are mentioned in background research session.</w:t>
      </w:r>
    </w:p>
    <w:p w14:paraId="3CF73645" w14:textId="3C0A82C3" w:rsidR="00C33E53" w:rsidRPr="00211D8D" w:rsidRDefault="00DD7EEF" w:rsidP="005E221B">
      <w:pPr>
        <w:jc w:val="left"/>
        <w:rPr>
          <w:rFonts w:ascii="Calibri" w:hAnsi="Calibri"/>
          <w:szCs w:val="21"/>
        </w:rPr>
      </w:pPr>
      <w:r w:rsidRPr="00211D8D">
        <w:rPr>
          <w:rFonts w:ascii="Calibri" w:hAnsi="Calibri"/>
          <w:szCs w:val="21"/>
        </w:rPr>
        <w:t xml:space="preserve">The model for team chemistry has evolved through three stages. </w:t>
      </w:r>
    </w:p>
    <w:p w14:paraId="5C0A085B" w14:textId="77777777" w:rsidR="00C33E53" w:rsidRPr="00211D8D" w:rsidRDefault="00C33E53" w:rsidP="005E221B">
      <w:pPr>
        <w:jc w:val="left"/>
        <w:rPr>
          <w:rFonts w:ascii="Calibri" w:hAnsi="Calibri"/>
          <w:szCs w:val="21"/>
        </w:rPr>
      </w:pPr>
    </w:p>
    <w:p w14:paraId="19EC5820" w14:textId="3900DFF8" w:rsidR="00C33E53" w:rsidRPr="00211D8D" w:rsidRDefault="00DD7EEF" w:rsidP="005E221B">
      <w:pPr>
        <w:jc w:val="left"/>
        <w:rPr>
          <w:rFonts w:ascii="Calibri" w:hAnsi="Calibri"/>
          <w:szCs w:val="21"/>
        </w:rPr>
      </w:pPr>
      <w:r w:rsidRPr="00211D8D">
        <w:rPr>
          <w:rFonts w:ascii="Calibri" w:hAnsi="Calibri"/>
          <w:szCs w:val="21"/>
        </w:rPr>
        <w:t xml:space="preserve">Initially, the model </w:t>
      </w:r>
      <w:r w:rsidR="00C33E53" w:rsidRPr="00211D8D">
        <w:rPr>
          <w:rFonts w:ascii="Calibri" w:hAnsi="Calibri"/>
          <w:szCs w:val="21"/>
        </w:rPr>
        <w:t>only consider</w:t>
      </w:r>
      <w:r w:rsidRPr="00211D8D">
        <w:rPr>
          <w:rFonts w:ascii="Calibri" w:hAnsi="Calibri"/>
          <w:szCs w:val="21"/>
        </w:rPr>
        <w:t>ed</w:t>
      </w:r>
      <w:r w:rsidR="00C33E53" w:rsidRPr="00211D8D">
        <w:rPr>
          <w:rFonts w:ascii="Calibri" w:hAnsi="Calibri"/>
          <w:szCs w:val="21"/>
        </w:rPr>
        <w:t xml:space="preserve"> the relationship between </w:t>
      </w:r>
      <w:r w:rsidRPr="00211D8D">
        <w:rPr>
          <w:rFonts w:ascii="Calibri" w:hAnsi="Calibri"/>
          <w:szCs w:val="21"/>
        </w:rPr>
        <w:t>individual team members.</w:t>
      </w:r>
    </w:p>
    <w:p w14:paraId="0C497BBC" w14:textId="5AFC3DE7" w:rsidR="00C33E5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02393B47" w:rsidR="005E5AED" w:rsidRPr="00211D8D" w:rsidRDefault="005E5AED"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Figure4. </w:t>
      </w:r>
      <w:r w:rsidRPr="00211D8D">
        <w:rPr>
          <w:rFonts w:ascii="Calibri" w:hAnsi="Calibri"/>
          <w:szCs w:val="21"/>
        </w:rPr>
        <w:t>the player chemistry r</w:t>
      </w:r>
      <w:r w:rsidR="00452906" w:rsidRPr="00211D8D">
        <w:rPr>
          <w:rFonts w:ascii="Calibri" w:hAnsi="Calibri"/>
          <w:szCs w:val="21"/>
        </w:rPr>
        <w:t>elation</w:t>
      </w:r>
      <w:r w:rsidRPr="00211D8D">
        <w:rPr>
          <w:rFonts w:ascii="Calibri" w:hAnsi="Calibri"/>
          <w:szCs w:val="21"/>
        </w:rPr>
        <w:t xml:space="preserve"> display</w:t>
      </w:r>
      <w:r w:rsidR="00452906" w:rsidRPr="00211D8D">
        <w:rPr>
          <w:rFonts w:ascii="Calibri" w:hAnsi="Calibri"/>
          <w:szCs w:val="21"/>
        </w:rPr>
        <w:t xml:space="preserve"> </w:t>
      </w:r>
    </w:p>
    <w:p w14:paraId="5AEF6AF4" w14:textId="518F3677" w:rsidR="00E24656" w:rsidRPr="00211D8D" w:rsidRDefault="00E24656" w:rsidP="005E221B">
      <w:pPr>
        <w:jc w:val="left"/>
        <w:rPr>
          <w:rFonts w:ascii="Calibri" w:hAnsi="Calibri"/>
          <w:szCs w:val="21"/>
        </w:rPr>
      </w:pPr>
      <w:r w:rsidRPr="00211D8D">
        <w:rPr>
          <w:rFonts w:ascii="Calibri" w:hAnsi="Calibri"/>
          <w:szCs w:val="21"/>
        </w:rPr>
        <w:t>As shown in the picture,</w:t>
      </w:r>
      <w:r w:rsidR="00452906" w:rsidRPr="00211D8D">
        <w:rPr>
          <w:rFonts w:ascii="Calibri" w:hAnsi="Calibri"/>
          <w:szCs w:val="21"/>
        </w:rPr>
        <w:t xml:space="preserve"> it is the example of player chemistry which</w:t>
      </w:r>
      <w:r w:rsidRPr="00211D8D">
        <w:rPr>
          <w:rFonts w:ascii="Calibri" w:hAnsi="Calibri"/>
          <w:szCs w:val="21"/>
        </w:rPr>
        <w:t xml:space="preserve"> the lines between each player represent their </w:t>
      </w:r>
      <w:r w:rsidR="00452906" w:rsidRPr="00211D8D">
        <w:rPr>
          <w:rFonts w:ascii="Calibri" w:hAnsi="Calibri"/>
          <w:szCs w:val="21"/>
        </w:rPr>
        <w:t>team chemistry,</w:t>
      </w:r>
      <w:r w:rsidRPr="00211D8D">
        <w:rPr>
          <w:rFonts w:ascii="Calibri" w:hAnsi="Calibri"/>
          <w:szCs w:val="21"/>
        </w:rPr>
        <w:t xml:space="preserve"> and the value on each line represents the level of chemistry 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211D8D">
        <w:rPr>
          <w:rFonts w:ascii="Calibri" w:hAnsi="Calibri"/>
          <w:szCs w:val="21"/>
        </w:rPr>
        <w:t>main focus</w:t>
      </w:r>
      <w:proofErr w:type="gramEnd"/>
      <w:r w:rsidRPr="00211D8D">
        <w:rPr>
          <w:rFonts w:ascii="Calibri" w:hAnsi="Calibri"/>
          <w:szCs w:val="21"/>
        </w:rPr>
        <w:t xml:space="preserve"> of this project will be.</w:t>
      </w:r>
      <w:r w:rsidR="00452906" w:rsidRPr="00211D8D">
        <w:rPr>
          <w:rFonts w:ascii="Calibri" w:hAnsi="Calibri"/>
          <w:szCs w:val="21"/>
        </w:rPr>
        <w:t xml:space="preserve"> The details about the calculation will be </w:t>
      </w:r>
      <w:proofErr w:type="gramStart"/>
      <w:r w:rsidR="00452906" w:rsidRPr="00211D8D">
        <w:rPr>
          <w:rFonts w:ascii="Calibri" w:hAnsi="Calibri"/>
          <w:szCs w:val="21"/>
        </w:rPr>
        <w:t>mention</w:t>
      </w:r>
      <w:proofErr w:type="gramEnd"/>
      <w:r w:rsidR="00452906" w:rsidRPr="00211D8D">
        <w:rPr>
          <w:rFonts w:ascii="Calibri" w:hAnsi="Calibri"/>
          <w:szCs w:val="21"/>
        </w:rPr>
        <w:t xml:space="preserve"> in the later section.</w:t>
      </w:r>
    </w:p>
    <w:p w14:paraId="25DF6751" w14:textId="77777777" w:rsidR="00186FE2" w:rsidRPr="00211D8D" w:rsidRDefault="00186FE2" w:rsidP="005E221B">
      <w:pPr>
        <w:jc w:val="left"/>
        <w:rPr>
          <w:rFonts w:ascii="Calibri" w:hAnsi="Calibri"/>
          <w:szCs w:val="21"/>
        </w:rPr>
      </w:pPr>
    </w:p>
    <w:p w14:paraId="6075EB29" w14:textId="33E3E32D" w:rsidR="005F391F" w:rsidRPr="00211D8D" w:rsidRDefault="00DD7EEF" w:rsidP="005E221B">
      <w:pPr>
        <w:jc w:val="left"/>
        <w:rPr>
          <w:rFonts w:ascii="Calibri" w:hAnsi="Calibri"/>
          <w:szCs w:val="21"/>
        </w:rPr>
      </w:pPr>
      <w:r w:rsidRPr="00211D8D">
        <w:rPr>
          <w:rFonts w:ascii="Calibri" w:hAnsi="Calibri"/>
          <w:szCs w:val="21"/>
        </w:rPr>
        <w:t xml:space="preserve">The previous model was refined to also </w:t>
      </w:r>
      <w:r w:rsidR="00D72BF6" w:rsidRPr="00211D8D">
        <w:rPr>
          <w:rFonts w:ascii="Calibri" w:hAnsi="Calibri"/>
          <w:szCs w:val="21"/>
        </w:rPr>
        <w:t>consider the relationship between</w:t>
      </w:r>
      <w:r w:rsidRPr="00211D8D">
        <w:rPr>
          <w:rFonts w:ascii="Calibri" w:hAnsi="Calibri"/>
          <w:szCs w:val="21"/>
        </w:rPr>
        <w:t xml:space="preserve"> groups of people or in</w:t>
      </w:r>
      <w:r w:rsidR="00291FE6" w:rsidRPr="00211D8D">
        <w:rPr>
          <w:rFonts w:ascii="Calibri" w:hAnsi="Calibri"/>
          <w:szCs w:val="21"/>
        </w:rPr>
        <w:t>dividuals</w:t>
      </w:r>
    </w:p>
    <w:p w14:paraId="46FDFC7B" w14:textId="534D0DCF" w:rsidR="00C33E53" w:rsidRPr="00211D8D" w:rsidRDefault="00092669" w:rsidP="00092669">
      <w:pPr>
        <w:jc w:val="center"/>
        <w:rPr>
          <w:rFonts w:ascii="Calibri" w:hAnsi="Calibri"/>
          <w:szCs w:val="21"/>
        </w:rPr>
      </w:pPr>
      <w:r w:rsidRPr="00211D8D">
        <w:rPr>
          <w:rFonts w:ascii="Calibri" w:hAnsi="Calibri"/>
          <w:noProof/>
          <w:szCs w:val="21"/>
        </w:rPr>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7">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211D8D" w:rsidRDefault="00D72BF6"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Figure5. </w:t>
      </w:r>
      <w:r w:rsidRPr="00211D8D">
        <w:rPr>
          <w:rFonts w:ascii="Calibri" w:hAnsi="Calibri"/>
          <w:szCs w:val="21"/>
        </w:rPr>
        <w:t>the relation</w:t>
      </w:r>
      <w:r w:rsidR="00DD7EEF" w:rsidRPr="00211D8D">
        <w:rPr>
          <w:rFonts w:ascii="Calibri" w:hAnsi="Calibri"/>
          <w:szCs w:val="21"/>
        </w:rPr>
        <w:t>ship graph between groups</w:t>
      </w:r>
    </w:p>
    <w:p w14:paraId="2A0DA7ED" w14:textId="75A23506" w:rsidR="00E062FF" w:rsidRPr="00211D8D" w:rsidRDefault="00E062FF" w:rsidP="005E221B">
      <w:pPr>
        <w:jc w:val="left"/>
        <w:rPr>
          <w:rFonts w:ascii="Calibri" w:hAnsi="Calibri"/>
          <w:szCs w:val="21"/>
        </w:rPr>
      </w:pPr>
      <w:r w:rsidRPr="00211D8D">
        <w:rPr>
          <w:rFonts w:ascii="Calibri" w:hAnsi="Calibri"/>
          <w:szCs w:val="21"/>
        </w:rPr>
        <w:t>Unlike the first type,</w:t>
      </w:r>
      <w:r w:rsidR="00452906" w:rsidRPr="00211D8D">
        <w:rPr>
          <w:rFonts w:ascii="Calibri" w:hAnsi="Calibri"/>
          <w:szCs w:val="21"/>
        </w:rPr>
        <w:t xml:space="preserve"> the graph is an example of player chemistry of</w:t>
      </w:r>
      <w:r w:rsidRPr="00211D8D">
        <w:rPr>
          <w:rFonts w:ascii="Calibri" w:hAnsi="Calibri"/>
          <w:szCs w:val="21"/>
        </w:rPr>
        <w:t xml:space="preserve"> the second type</w:t>
      </w:r>
      <w:r w:rsidR="00452906" w:rsidRPr="00211D8D">
        <w:rPr>
          <w:rFonts w:ascii="Calibri" w:hAnsi="Calibri"/>
          <w:szCs w:val="21"/>
        </w:rPr>
        <w:t>, which</w:t>
      </w:r>
      <w:r w:rsidRPr="00211D8D">
        <w:rPr>
          <w:rFonts w:ascii="Calibri" w:hAnsi="Calibri"/>
          <w:szCs w:val="21"/>
        </w:rPr>
        <w:t xml:space="preserve"> is an evolution of the first type</w:t>
      </w:r>
      <w:r w:rsidR="00452906" w:rsidRPr="00211D8D">
        <w:rPr>
          <w:rFonts w:ascii="Calibri" w:hAnsi="Calibri"/>
          <w:szCs w:val="21"/>
        </w:rPr>
        <w:t xml:space="preserve"> that</w:t>
      </w:r>
      <w:r w:rsidRPr="00211D8D">
        <w:rPr>
          <w:rFonts w:ascii="Calibri" w:hAnsi="Calibri"/>
          <w:szCs w:val="21"/>
        </w:rPr>
        <w:t xml:space="preserve"> describe the </w:t>
      </w:r>
      <w:r w:rsidR="00452906" w:rsidRPr="00211D8D">
        <w:rPr>
          <w:rFonts w:ascii="Calibri" w:hAnsi="Calibri"/>
          <w:szCs w:val="21"/>
        </w:rPr>
        <w:t>chemistry value</w:t>
      </w:r>
      <w:r w:rsidRPr="00211D8D">
        <w:rPr>
          <w:rFonts w:ascii="Calibri" w:hAnsi="Calibri"/>
          <w:szCs w:val="21"/>
        </w:rPr>
        <w:t xml:space="preserve"> between groups and individuals, as expressed in the diagram, where player A and player B are a combination, and player C is associated with this combination in some way, and the addition of player C will potentially make the combination stronger</w:t>
      </w:r>
    </w:p>
    <w:p w14:paraId="1E8D3CAA" w14:textId="77777777" w:rsidR="00186FE2" w:rsidRPr="00211D8D" w:rsidRDefault="00186FE2" w:rsidP="005E221B">
      <w:pPr>
        <w:jc w:val="left"/>
        <w:rPr>
          <w:rFonts w:ascii="Calibri" w:hAnsi="Calibri"/>
          <w:szCs w:val="21"/>
        </w:rPr>
      </w:pPr>
    </w:p>
    <w:p w14:paraId="1905D3AC" w14:textId="54231CC0" w:rsidR="00186FE2" w:rsidRPr="00211D8D" w:rsidRDefault="00DD7EEF" w:rsidP="005E221B">
      <w:pPr>
        <w:jc w:val="left"/>
        <w:rPr>
          <w:rFonts w:ascii="Calibri" w:hAnsi="Calibri"/>
          <w:szCs w:val="21"/>
        </w:rPr>
      </w:pPr>
      <w:r w:rsidRPr="00211D8D">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211D8D" w:rsidRDefault="00092669" w:rsidP="00092669">
      <w:pPr>
        <w:jc w:val="center"/>
        <w:rPr>
          <w:rFonts w:ascii="Calibri" w:hAnsi="Calibri"/>
          <w:szCs w:val="21"/>
        </w:rPr>
      </w:pPr>
      <w:r w:rsidRPr="00211D8D">
        <w:rPr>
          <w:rFonts w:ascii="Calibri" w:hAnsi="Calibri"/>
          <w:noProof/>
          <w:szCs w:val="21"/>
        </w:rPr>
        <w:lastRenderedPageBreak/>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8">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211D8D" w:rsidRDefault="00916807" w:rsidP="00092669">
      <w:pPr>
        <w:jc w:val="center"/>
        <w:rPr>
          <w:rFonts w:ascii="Calibri" w:hAnsi="Calibri"/>
          <w:szCs w:val="21"/>
        </w:rPr>
      </w:pPr>
      <w:r w:rsidRPr="00211D8D">
        <w:rPr>
          <w:rFonts w:ascii="Calibri" w:hAnsi="Calibri"/>
          <w:szCs w:val="21"/>
        </w:rPr>
        <w:t>-</w:t>
      </w:r>
      <w:r w:rsidR="00240356" w:rsidRPr="00211D8D">
        <w:rPr>
          <w:rFonts w:ascii="Calibri" w:hAnsi="Calibri"/>
          <w:szCs w:val="21"/>
        </w:rPr>
        <w:t xml:space="preserve"> Figure6. </w:t>
      </w:r>
      <w:r w:rsidRPr="00211D8D">
        <w:rPr>
          <w:rFonts w:ascii="Calibri" w:hAnsi="Calibri"/>
          <w:szCs w:val="21"/>
        </w:rPr>
        <w:t xml:space="preserve">the graph </w:t>
      </w:r>
      <w:proofErr w:type="gramStart"/>
      <w:r w:rsidRPr="00211D8D">
        <w:rPr>
          <w:rFonts w:ascii="Calibri" w:hAnsi="Calibri"/>
          <w:szCs w:val="21"/>
        </w:rPr>
        <w:t>show</w:t>
      </w:r>
      <w:proofErr w:type="gramEnd"/>
      <w:r w:rsidRPr="00211D8D">
        <w:rPr>
          <w:rFonts w:ascii="Calibri" w:hAnsi="Calibri"/>
          <w:szCs w:val="21"/>
        </w:rPr>
        <w:t xml:space="preserve"> the final type</w:t>
      </w:r>
    </w:p>
    <w:p w14:paraId="70157C4E" w14:textId="55CEC563" w:rsidR="00A01428" w:rsidRPr="00211D8D" w:rsidRDefault="00867133" w:rsidP="005E221B">
      <w:pPr>
        <w:jc w:val="left"/>
        <w:rPr>
          <w:rFonts w:ascii="Calibri" w:hAnsi="Calibri"/>
          <w:szCs w:val="21"/>
        </w:rPr>
      </w:pPr>
      <w:r w:rsidRPr="00211D8D">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sidRPr="00211D8D">
        <w:rPr>
          <w:rFonts w:ascii="Calibri" w:hAnsi="Calibri"/>
          <w:szCs w:val="21"/>
        </w:rPr>
        <w:t>the</w:t>
      </w:r>
      <w:r w:rsidRPr="00211D8D">
        <w:rPr>
          <w:rFonts w:ascii="Calibri" w:hAnsi="Calibri"/>
          <w:szCs w:val="21"/>
        </w:rPr>
        <w:t xml:space="preserve"> effect this ha</w:t>
      </w:r>
      <w:r w:rsidR="00DD7EEF" w:rsidRPr="00211D8D">
        <w:rPr>
          <w:rFonts w:ascii="Calibri" w:hAnsi="Calibri"/>
          <w:szCs w:val="21"/>
        </w:rPr>
        <w:t>s</w:t>
      </w:r>
      <w:r w:rsidRPr="00211D8D">
        <w:rPr>
          <w:rFonts w:ascii="Calibri" w:hAnsi="Calibri"/>
          <w:szCs w:val="21"/>
        </w:rPr>
        <w:t xml:space="preserve"> on th</w:t>
      </w:r>
      <w:r w:rsidR="00DD7EEF" w:rsidRPr="00211D8D">
        <w:rPr>
          <w:rFonts w:ascii="Calibri" w:hAnsi="Calibri"/>
          <w:szCs w:val="21"/>
        </w:rPr>
        <w:t>e group ABE is modelled in the value of the group ABE</w:t>
      </w:r>
      <w:r w:rsidRPr="00211D8D">
        <w:rPr>
          <w:rFonts w:ascii="Calibri" w:hAnsi="Calibri"/>
          <w:szCs w:val="21"/>
        </w:rPr>
        <w:t>.</w:t>
      </w:r>
    </w:p>
    <w:p w14:paraId="0F7EC3E0" w14:textId="0D2D3481" w:rsidR="000C1744" w:rsidRPr="00211D8D" w:rsidRDefault="000C1744" w:rsidP="005E221B">
      <w:pPr>
        <w:jc w:val="left"/>
        <w:rPr>
          <w:rFonts w:ascii="Calibri" w:hAnsi="Calibri"/>
          <w:szCs w:val="21"/>
        </w:rPr>
      </w:pPr>
    </w:p>
    <w:p w14:paraId="627386D3" w14:textId="5F970136" w:rsidR="00216E61" w:rsidRPr="00211D8D" w:rsidRDefault="000C1744" w:rsidP="00291FE6">
      <w:pPr>
        <w:pStyle w:val="Heading3"/>
        <w:rPr>
          <w:rFonts w:ascii="Calibri" w:hAnsi="Calibri"/>
        </w:rPr>
      </w:pPr>
      <w:bookmarkStart w:id="39" w:name="_Toc70978835"/>
      <w:r w:rsidRPr="00211D8D">
        <w:rPr>
          <w:rFonts w:ascii="Calibri" w:hAnsi="Calibri"/>
        </w:rPr>
        <w:t xml:space="preserve">The function </w:t>
      </w:r>
      <w:r w:rsidR="00DD7EEF" w:rsidRPr="00211D8D">
        <w:rPr>
          <w:rFonts w:ascii="Calibri" w:hAnsi="Calibri"/>
        </w:rPr>
        <w:t>to calculate the strength of groups of players</w:t>
      </w:r>
      <w:bookmarkEnd w:id="39"/>
    </w:p>
    <w:p w14:paraId="23079A2D" w14:textId="14E38BB2" w:rsidR="00291FE6" w:rsidRPr="00211D8D" w:rsidRDefault="00291FE6" w:rsidP="005E221B">
      <w:pPr>
        <w:jc w:val="left"/>
        <w:rPr>
          <w:rFonts w:ascii="Calibri" w:hAnsi="Calibri"/>
          <w:szCs w:val="21"/>
        </w:rPr>
      </w:pPr>
      <w:r w:rsidRPr="00211D8D">
        <w:rPr>
          <w:rFonts w:ascii="Calibri" w:hAnsi="Calibri"/>
          <w:szCs w:val="21"/>
        </w:rPr>
        <w:t xml:space="preserve">The function to calculate the strength of groups of players is </w:t>
      </w:r>
      <w:proofErr w:type="gramStart"/>
      <w:r w:rsidRPr="00211D8D">
        <w:rPr>
          <w:rFonts w:ascii="Calibri" w:hAnsi="Calibri"/>
          <w:szCs w:val="21"/>
        </w:rPr>
        <w:t>attempt</w:t>
      </w:r>
      <w:proofErr w:type="gramEnd"/>
      <w:r w:rsidRPr="00211D8D">
        <w:rPr>
          <w:rFonts w:ascii="Calibri" w:hAnsi="Calibri"/>
          <w:szCs w:val="21"/>
        </w:rPr>
        <w:t xml:space="preserve"> to use the pure recursion, which is mentioned </w:t>
      </w:r>
      <w:commentRangeStart w:id="40"/>
      <w:r w:rsidRPr="00211D8D">
        <w:rPr>
          <w:rFonts w:ascii="Calibri" w:hAnsi="Calibri"/>
          <w:szCs w:val="21"/>
        </w:rPr>
        <w:t>in the background research</w:t>
      </w:r>
      <w:commentRangeEnd w:id="40"/>
      <w:r w:rsidR="001B0B53">
        <w:rPr>
          <w:rStyle w:val="CommentReference"/>
        </w:rPr>
        <w:commentReference w:id="40"/>
      </w:r>
      <w:r w:rsidRPr="00211D8D">
        <w:rPr>
          <w:rFonts w:ascii="Calibri" w:hAnsi="Calibri"/>
          <w:szCs w:val="21"/>
        </w:rPr>
        <w:t xml:space="preserve">. We can draw on </w:t>
      </w:r>
      <w:commentRangeStart w:id="41"/>
      <w:r w:rsidRPr="00211D8D">
        <w:rPr>
          <w:rFonts w:ascii="Calibri" w:hAnsi="Calibri"/>
          <w:szCs w:val="21"/>
        </w:rPr>
        <w:t xml:space="preserve">fib recursion </w:t>
      </w:r>
      <w:commentRangeEnd w:id="41"/>
      <w:r w:rsidR="001B0B53">
        <w:rPr>
          <w:rStyle w:val="CommentReference"/>
        </w:rPr>
        <w:commentReference w:id="41"/>
      </w:r>
      <w:r w:rsidRPr="00211D8D">
        <w:rPr>
          <w:rFonts w:ascii="Calibri" w:hAnsi="Calibri"/>
          <w:szCs w:val="21"/>
        </w:rPr>
        <w:t>to design our strength function.</w:t>
      </w:r>
    </w:p>
    <w:p w14:paraId="78566AA2" w14:textId="77777777" w:rsidR="00291FE6" w:rsidRPr="00211D8D" w:rsidRDefault="00291FE6" w:rsidP="005E221B">
      <w:pPr>
        <w:jc w:val="left"/>
        <w:rPr>
          <w:rFonts w:ascii="Calibri" w:hAnsi="Calibri"/>
          <w:szCs w:val="21"/>
        </w:rPr>
      </w:pPr>
    </w:p>
    <w:p w14:paraId="63605875" w14:textId="2FD061D8" w:rsidR="00216E61" w:rsidRPr="00211D8D" w:rsidRDefault="00216E61" w:rsidP="005E221B">
      <w:pPr>
        <w:jc w:val="left"/>
        <w:rPr>
          <w:rFonts w:ascii="Calibri" w:hAnsi="Calibri"/>
          <w:szCs w:val="21"/>
        </w:rPr>
      </w:pPr>
      <w:r w:rsidRPr="00211D8D">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211D8D" w:rsidRDefault="00240356" w:rsidP="00291FE6">
      <w:pPr>
        <w:jc w:val="center"/>
        <w:rPr>
          <w:rFonts w:ascii="Calibri" w:hAnsi="Calibri"/>
          <w:szCs w:val="21"/>
        </w:rPr>
      </w:pPr>
      <w:r w:rsidRPr="00211D8D">
        <w:rPr>
          <w:rFonts w:ascii="Calibri" w:hAnsi="Calibri"/>
          <w:szCs w:val="21"/>
        </w:rPr>
        <w:t xml:space="preserve">Figure7. </w:t>
      </w:r>
      <w:r w:rsidR="00216E61" w:rsidRPr="00211D8D">
        <w:rPr>
          <w:rFonts w:ascii="Calibri" w:hAnsi="Calibri"/>
          <w:szCs w:val="21"/>
        </w:rPr>
        <w:t xml:space="preserve">The player rating </w:t>
      </w:r>
      <w:proofErr w:type="gramStart"/>
      <w:r w:rsidR="00216E61" w:rsidRPr="00211D8D">
        <w:rPr>
          <w:rFonts w:ascii="Calibri" w:hAnsi="Calibri"/>
          <w:szCs w:val="21"/>
        </w:rPr>
        <w:t>implement</w:t>
      </w:r>
      <w:proofErr w:type="gramEnd"/>
      <w:r w:rsidR="00216E61" w:rsidRPr="00211D8D">
        <w:rPr>
          <w:rFonts w:ascii="Calibri" w:hAnsi="Calibri"/>
          <w:szCs w:val="21"/>
        </w:rPr>
        <w:t xml:space="preserve"> by fib method</w:t>
      </w:r>
    </w:p>
    <w:p w14:paraId="3812C711" w14:textId="6A82E6B5" w:rsidR="00216E61" w:rsidRPr="00211D8D" w:rsidRDefault="005D5F7A" w:rsidP="005E221B">
      <w:pPr>
        <w:jc w:val="left"/>
        <w:rPr>
          <w:rFonts w:ascii="Calibri" w:hAnsi="Calibri"/>
          <w:szCs w:val="21"/>
        </w:rPr>
      </w:pPr>
      <w:r w:rsidRPr="00211D8D">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211D8D">
        <w:rPr>
          <w:rFonts w:ascii="Calibri" w:hAnsi="Calibri"/>
          <w:szCs w:val="21"/>
        </w:rPr>
        <w:t>secondly</w:t>
      </w:r>
      <w:proofErr w:type="gramEnd"/>
      <w:r w:rsidRPr="00211D8D">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strength </w:t>
      </w:r>
      <w:r w:rsidR="00452906" w:rsidRPr="00211D8D">
        <w:rPr>
          <w:rFonts w:ascii="Calibri" w:hAnsi="Calibri"/>
          <w:szCs w:val="21"/>
        </w:rPr>
        <w:t xml:space="preserve">(which is based on the PER rating of </w:t>
      </w:r>
      <w:proofErr w:type="gramStart"/>
      <w:r w:rsidR="00452906" w:rsidRPr="00211D8D">
        <w:rPr>
          <w:rFonts w:ascii="Calibri" w:hAnsi="Calibri"/>
          <w:szCs w:val="21"/>
        </w:rPr>
        <w:t>players)</w:t>
      </w:r>
      <w:r w:rsidRPr="00211D8D">
        <w:rPr>
          <w:rFonts w:ascii="Calibri" w:hAnsi="Calibri"/>
          <w:szCs w:val="21"/>
        </w:rPr>
        <w:t>of</w:t>
      </w:r>
      <w:proofErr w:type="gramEnd"/>
      <w:r w:rsidRPr="00211D8D">
        <w:rPr>
          <w:rFonts w:ascii="Calibri" w:hAnsi="Calibri"/>
          <w:szCs w:val="21"/>
        </w:rPr>
        <w:t xml:space="preserve"> the third row plus k, e.g. (player 1,2) = strength (player 1) + strength (player 2) + k, and so on. The formula given in formula 1 is the recursion made by this method, so that the final team </w:t>
      </w:r>
      <w:r w:rsidR="00FE3010" w:rsidRPr="00211D8D">
        <w:rPr>
          <w:rFonts w:ascii="Calibri" w:hAnsi="Calibri"/>
          <w:szCs w:val="21"/>
        </w:rPr>
        <w:t>rating</w:t>
      </w:r>
      <w:r w:rsidRPr="00211D8D">
        <w:rPr>
          <w:rFonts w:ascii="Calibri" w:hAnsi="Calibri"/>
          <w:szCs w:val="21"/>
        </w:rPr>
        <w:t xml:space="preserve"> can be derived.</w:t>
      </w:r>
    </w:p>
    <w:p w14:paraId="3B975E73" w14:textId="77777777" w:rsidR="00216E61" w:rsidRPr="00211D8D" w:rsidRDefault="00216E61" w:rsidP="005E221B">
      <w:pPr>
        <w:jc w:val="left"/>
        <w:rPr>
          <w:rFonts w:ascii="Calibri" w:hAnsi="Calibri"/>
          <w:szCs w:val="21"/>
        </w:rPr>
      </w:pPr>
    </w:p>
    <w:p w14:paraId="3B7488BF" w14:textId="3BE8C9F7" w:rsidR="00216E61" w:rsidRPr="00211D8D" w:rsidRDefault="00216E61" w:rsidP="005E221B">
      <w:pPr>
        <w:jc w:val="left"/>
        <w:rPr>
          <w:rFonts w:ascii="Calibri" w:hAnsi="Calibri"/>
          <w:szCs w:val="21"/>
        </w:rPr>
      </w:pPr>
      <w:r w:rsidRPr="00211D8D">
        <w:rPr>
          <w:rFonts w:ascii="Calibri" w:hAnsi="Calibri"/>
          <w:szCs w:val="21"/>
        </w:rPr>
        <w:t xml:space="preserve">Here the Strength </w:t>
      </w:r>
      <w:r w:rsidR="00A350D7" w:rsidRPr="00211D8D">
        <w:rPr>
          <w:rFonts w:ascii="Calibri" w:hAnsi="Calibri"/>
          <w:szCs w:val="21"/>
        </w:rPr>
        <w:t xml:space="preserve">function </w:t>
      </w:r>
      <w:r w:rsidRPr="00211D8D">
        <w:rPr>
          <w:rFonts w:ascii="Calibri" w:hAnsi="Calibri"/>
          <w:szCs w:val="21"/>
        </w:rPr>
        <w:t xml:space="preserve">is used to describe the rating of a player or team, S is the total number of the player and t is the player which is </w:t>
      </w:r>
      <w:proofErr w:type="gramStart"/>
      <w:r w:rsidRPr="00211D8D">
        <w:rPr>
          <w:rFonts w:ascii="Calibri" w:hAnsi="Calibri"/>
          <w:szCs w:val="21"/>
        </w:rPr>
        <w:t>a number of</w:t>
      </w:r>
      <w:proofErr w:type="gramEnd"/>
      <w:r w:rsidRPr="00211D8D">
        <w:rPr>
          <w:rFonts w:ascii="Calibri" w:hAnsi="Calibri"/>
          <w:szCs w:val="21"/>
        </w:rPr>
        <w:t xml:space="preserve"> T. </w:t>
      </w:r>
    </w:p>
    <w:p w14:paraId="68D83781" w14:textId="77777777" w:rsidR="00216E61" w:rsidRPr="00211D8D" w:rsidRDefault="00216E61" w:rsidP="005E221B">
      <w:pPr>
        <w:jc w:val="left"/>
        <w:rPr>
          <w:rFonts w:ascii="Calibri" w:hAnsi="Calibri"/>
          <w:szCs w:val="21"/>
        </w:rPr>
      </w:pPr>
    </w:p>
    <w:p w14:paraId="2E085EA7" w14:textId="5BA24B95" w:rsidR="000C1744" w:rsidRPr="00211D8D"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211D8D">
        <w:rPr>
          <w:rFonts w:ascii="Calibri" w:hAnsi="Calibri"/>
          <w:szCs w:val="21"/>
        </w:rPr>
        <w:t xml:space="preserve"> </w:t>
      </w:r>
      <w:r w:rsidR="00240356" w:rsidRPr="00211D8D">
        <w:rPr>
          <w:rFonts w:ascii="Calibri" w:hAnsi="Calibri"/>
          <w:szCs w:val="21"/>
        </w:rPr>
        <w:t xml:space="preserve">           formula 1</w:t>
      </w:r>
      <w:r w:rsidR="00216E61" w:rsidRPr="00211D8D">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791BD3EC" w14:textId="42E45000" w:rsidR="00AD7EFC" w:rsidRPr="00211D8D"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11D8D" w:rsidRDefault="00291FE6" w:rsidP="005E221B">
      <w:pPr>
        <w:jc w:val="left"/>
        <w:rPr>
          <w:rFonts w:ascii="Calibri" w:hAnsi="Calibri"/>
          <w:i/>
          <w:szCs w:val="21"/>
        </w:rPr>
      </w:pPr>
    </w:p>
    <w:p w14:paraId="7DEDB4B8" w14:textId="4C9FB59B" w:rsidR="00291FE6" w:rsidRPr="00211D8D" w:rsidRDefault="00291FE6" w:rsidP="00D67F4B">
      <w:pPr>
        <w:jc w:val="left"/>
        <w:rPr>
          <w:rFonts w:ascii="Calibri" w:hAnsi="Calibri"/>
          <w:szCs w:val="21"/>
        </w:rPr>
      </w:pPr>
      <w:r w:rsidRPr="00211D8D">
        <w:rPr>
          <w:rFonts w:ascii="Calibri" w:hAnsi="Calibri"/>
          <w:szCs w:val="21"/>
        </w:rPr>
        <w:t>In the function,</w:t>
      </w:r>
      <w:r w:rsidR="00201F02">
        <w:rPr>
          <w:rFonts w:ascii="Calibri" w:hAnsi="Calibri"/>
          <w:szCs w:val="21"/>
        </w:rPr>
        <w:t xml:space="preserve"> Strength(s) means the total Strength of a group set, and Strength(T) means the Strength of each subset of the group. </w:t>
      </w:r>
      <w:r w:rsidRPr="00211D8D">
        <w:rPr>
          <w:rFonts w:ascii="Calibri" w:hAnsi="Calibri"/>
          <w:szCs w:val="21"/>
        </w:rPr>
        <w:t xml:space="preserve"> </w:t>
      </w:r>
      <w:r w:rsidR="00201F02">
        <w:rPr>
          <w:rFonts w:ascii="Calibri" w:hAnsi="Calibri"/>
          <w:szCs w:val="21"/>
        </w:rPr>
        <w:t>T</w:t>
      </w:r>
      <w:r w:rsidRPr="00211D8D">
        <w:rPr>
          <w:rFonts w:ascii="Calibri" w:hAnsi="Calibri"/>
          <w:szCs w:val="21"/>
        </w:rPr>
        <w:t xml:space="preserve">he recursion will consider and go through the powerset of the groups of </w:t>
      </w:r>
      <w:proofErr w:type="gramStart"/>
      <w:r w:rsidRPr="00211D8D">
        <w:rPr>
          <w:rFonts w:ascii="Calibri" w:hAnsi="Calibri"/>
          <w:szCs w:val="21"/>
        </w:rPr>
        <w:t>player</w:t>
      </w:r>
      <w:proofErr w:type="gramEnd"/>
      <w:r w:rsidRPr="00211D8D">
        <w:rPr>
          <w:rFonts w:ascii="Calibri" w:hAnsi="Calibri"/>
          <w:szCs w:val="21"/>
        </w:rPr>
        <w:t xml:space="preserve">. </w:t>
      </w:r>
      <w:r w:rsidR="00D67F4B" w:rsidRPr="00211D8D">
        <w:rPr>
          <w:rFonts w:ascii="Calibri" w:hAnsi="Calibri"/>
          <w:szCs w:val="21"/>
        </w:rPr>
        <w:t>If we want to get the overall strength values of the group, exploring the strength values between players and players is an indispensable step</w:t>
      </w:r>
    </w:p>
    <w:p w14:paraId="39C1B542" w14:textId="77777777" w:rsidR="00291FE6" w:rsidRPr="00211D8D" w:rsidRDefault="00291FE6" w:rsidP="005E221B">
      <w:pPr>
        <w:jc w:val="left"/>
        <w:rPr>
          <w:rFonts w:ascii="Calibri" w:hAnsi="Calibri"/>
          <w:szCs w:val="21"/>
        </w:rPr>
      </w:pPr>
    </w:p>
    <w:p w14:paraId="659CA2F9" w14:textId="4C320AF5" w:rsidR="00916807" w:rsidRPr="00211D8D" w:rsidRDefault="00916807" w:rsidP="00FF4CB8">
      <w:pPr>
        <w:pStyle w:val="Heading3"/>
        <w:rPr>
          <w:rFonts w:ascii="Calibri" w:hAnsi="Calibri"/>
        </w:rPr>
      </w:pPr>
      <w:bookmarkStart w:id="42" w:name="_Toc70978836"/>
      <w:r w:rsidRPr="00211D8D">
        <w:rPr>
          <w:rFonts w:ascii="Calibri" w:hAnsi="Calibri"/>
        </w:rPr>
        <w:t xml:space="preserve">The function </w:t>
      </w:r>
      <w:r w:rsidR="00DD7EEF" w:rsidRPr="00211D8D">
        <w:rPr>
          <w:rFonts w:ascii="Calibri" w:hAnsi="Calibri"/>
        </w:rPr>
        <w:t>to</w:t>
      </w:r>
      <w:r w:rsidRPr="00211D8D">
        <w:rPr>
          <w:rFonts w:ascii="Calibri" w:hAnsi="Calibri"/>
        </w:rPr>
        <w:t xml:space="preserve"> calculate the team chemistry</w:t>
      </w:r>
      <w:bookmarkEnd w:id="42"/>
    </w:p>
    <w:p w14:paraId="7A610586" w14:textId="4E1F46E2" w:rsidR="000F6FE7" w:rsidRPr="00211D8D" w:rsidRDefault="004875CC" w:rsidP="005E221B">
      <w:pPr>
        <w:jc w:val="left"/>
        <w:rPr>
          <w:rFonts w:ascii="Calibri" w:hAnsi="Calibri"/>
          <w:szCs w:val="21"/>
        </w:rPr>
      </w:pPr>
      <w:r w:rsidRPr="00211D8D">
        <w:rPr>
          <w:rFonts w:ascii="Calibri" w:hAnsi="Calibri"/>
          <w:szCs w:val="21"/>
        </w:rPr>
        <w:t xml:space="preserve">In the background research, we found the Elo rating could be a good way to represent the strength of each team. </w:t>
      </w:r>
      <w:r w:rsidR="00452906" w:rsidRPr="00211D8D">
        <w:rPr>
          <w:rFonts w:ascii="Calibri" w:hAnsi="Calibri"/>
          <w:szCs w:val="21"/>
        </w:rPr>
        <w:t xml:space="preserve"> </w:t>
      </w:r>
      <w:r w:rsidR="000F6FE7" w:rsidRPr="00211D8D">
        <w:rPr>
          <w:rFonts w:ascii="Calibri" w:hAnsi="Calibri"/>
          <w:szCs w:val="21"/>
        </w:rPr>
        <w:t xml:space="preserve">I searched the Elo ratings of </w:t>
      </w:r>
      <w:proofErr w:type="gramStart"/>
      <w:r w:rsidR="000F6FE7" w:rsidRPr="00211D8D">
        <w:rPr>
          <w:rFonts w:ascii="Calibri" w:hAnsi="Calibri"/>
          <w:szCs w:val="21"/>
        </w:rPr>
        <w:t xml:space="preserve">the </w:t>
      </w:r>
      <w:r w:rsidR="00201F02">
        <w:rPr>
          <w:rFonts w:ascii="Calibri" w:hAnsi="Calibri"/>
          <w:szCs w:val="21"/>
        </w:rPr>
        <w:t>some</w:t>
      </w:r>
      <w:proofErr w:type="gramEnd"/>
      <w:r w:rsidR="000F6FE7" w:rsidRPr="00211D8D">
        <w:rPr>
          <w:rFonts w:ascii="Calibri" w:hAnsi="Calibri"/>
          <w:szCs w:val="21"/>
        </w:rPr>
        <w:t xml:space="preserve"> teams and selected the highest Elo rating </w:t>
      </w:r>
      <w:r w:rsidR="00DD7EEF" w:rsidRPr="00211D8D">
        <w:rPr>
          <w:rFonts w:ascii="Calibri" w:hAnsi="Calibri"/>
          <w:szCs w:val="21"/>
        </w:rPr>
        <w:t xml:space="preserve">when the players were all in this team to </w:t>
      </w:r>
      <w:r w:rsidR="000F6FE7" w:rsidRPr="00211D8D">
        <w:rPr>
          <w:rFonts w:ascii="Calibri" w:hAnsi="Calibri"/>
          <w:szCs w:val="21"/>
        </w:rPr>
        <w:t>calculating the team chemistry value</w:t>
      </w:r>
      <w:r w:rsidR="00201F02">
        <w:rPr>
          <w:rFonts w:ascii="Calibri" w:hAnsi="Calibri"/>
          <w:szCs w:val="21"/>
        </w:rPr>
        <w:t>.</w:t>
      </w:r>
    </w:p>
    <w:p w14:paraId="6051D764" w14:textId="3E0D6427" w:rsidR="000F6FE7" w:rsidRPr="00211D8D" w:rsidRDefault="009C42C7" w:rsidP="005E221B">
      <w:pPr>
        <w:jc w:val="left"/>
        <w:rPr>
          <w:rFonts w:ascii="Calibri" w:hAnsi="Calibri"/>
          <w:szCs w:val="21"/>
        </w:rPr>
      </w:pPr>
      <w:r>
        <w:rPr>
          <w:rFonts w:ascii="Calibri" w:hAnsi="Calibri"/>
          <w:noProof/>
          <w:sz w:val="16"/>
          <w:szCs w:val="16"/>
        </w:rPr>
        <w:drawing>
          <wp:inline distT="0" distB="0" distL="0" distR="0" wp14:anchorId="22C80110" wp14:editId="76736FCC">
            <wp:extent cx="3390900" cy="25433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amelo.png"/>
                    <pic:cNvPicPr/>
                  </pic:nvPicPr>
                  <pic:blipFill>
                    <a:blip r:embed="rId20">
                      <a:extLst>
                        <a:ext uri="{28A0092B-C50C-407E-A947-70E740481C1C}">
                          <a14:useLocalDpi xmlns:a14="http://schemas.microsoft.com/office/drawing/2010/main" val="0"/>
                        </a:ext>
                      </a:extLst>
                    </a:blip>
                    <a:stretch>
                      <a:fillRect/>
                    </a:stretch>
                  </pic:blipFill>
                  <pic:spPr>
                    <a:xfrm>
                      <a:off x="0" y="0"/>
                      <a:ext cx="3393908" cy="2545619"/>
                    </a:xfrm>
                    <a:prstGeom prst="rect">
                      <a:avLst/>
                    </a:prstGeom>
                  </pic:spPr>
                </pic:pic>
              </a:graphicData>
            </a:graphic>
          </wp:inline>
        </w:drawing>
      </w:r>
    </w:p>
    <w:p w14:paraId="051A80BE" w14:textId="0B19DF43" w:rsidR="000F6FE7" w:rsidRPr="009C42C7" w:rsidRDefault="009C42C7" w:rsidP="009C42C7">
      <w:pPr>
        <w:pStyle w:val="ListParagraph"/>
        <w:numPr>
          <w:ilvl w:val="0"/>
          <w:numId w:val="13"/>
        </w:numPr>
        <w:ind w:firstLineChars="0"/>
        <w:jc w:val="left"/>
        <w:rPr>
          <w:rFonts w:ascii="Calibri" w:hAnsi="Calibri"/>
          <w:szCs w:val="21"/>
        </w:rPr>
      </w:pPr>
      <w:r>
        <w:rPr>
          <w:rFonts w:ascii="Calibri" w:hAnsi="Calibri"/>
          <w:szCs w:val="21"/>
        </w:rPr>
        <w:t xml:space="preserve">the graph show the </w:t>
      </w:r>
      <w:r w:rsidR="000F6FE7" w:rsidRPr="009C42C7">
        <w:rPr>
          <w:rFonts w:ascii="Calibri" w:hAnsi="Calibri"/>
          <w:szCs w:val="21"/>
        </w:rPr>
        <w:t xml:space="preserve">team Elo </w:t>
      </w:r>
      <w:proofErr w:type="gramStart"/>
      <w:r w:rsidR="000F6FE7" w:rsidRPr="009C42C7">
        <w:rPr>
          <w:rFonts w:ascii="Calibri" w:hAnsi="Calibri"/>
          <w:szCs w:val="21"/>
        </w:rPr>
        <w:t>histogram</w:t>
      </w:r>
      <w:r>
        <w:rPr>
          <w:rFonts w:ascii="Calibri" w:hAnsi="Calibri"/>
          <w:szCs w:val="21"/>
        </w:rPr>
        <w:t>(</w:t>
      </w:r>
      <w:proofErr w:type="gramEnd"/>
      <w:r>
        <w:rPr>
          <w:rFonts w:ascii="Calibri" w:hAnsi="Calibri"/>
          <w:szCs w:val="21"/>
        </w:rPr>
        <w:t>the team selected as data)</w:t>
      </w:r>
    </w:p>
    <w:p w14:paraId="687551B0" w14:textId="20EF2D23" w:rsidR="000F6FE7" w:rsidRPr="00211D8D" w:rsidRDefault="00452906" w:rsidP="005E221B">
      <w:pPr>
        <w:jc w:val="left"/>
        <w:rPr>
          <w:rFonts w:ascii="Calibri" w:hAnsi="Calibri"/>
          <w:szCs w:val="21"/>
        </w:rPr>
      </w:pPr>
      <w:r w:rsidRPr="00211D8D">
        <w:rPr>
          <w:rFonts w:ascii="Calibri" w:hAnsi="Calibri"/>
          <w:szCs w:val="21"/>
        </w:rPr>
        <w:t xml:space="preserve">As mentioned in the background research part, this project </w:t>
      </w:r>
      <w:proofErr w:type="gramStart"/>
      <w:r w:rsidRPr="00211D8D">
        <w:rPr>
          <w:rFonts w:ascii="Calibri" w:hAnsi="Calibri"/>
          <w:szCs w:val="21"/>
        </w:rPr>
        <w:t>use</w:t>
      </w:r>
      <w:proofErr w:type="gramEnd"/>
      <w:r w:rsidRPr="00211D8D">
        <w:rPr>
          <w:rFonts w:ascii="Calibri" w:hAnsi="Calibri"/>
          <w:szCs w:val="21"/>
        </w:rPr>
        <w:t xml:space="preserve"> the highest Elo of the period for the teams which contain the player combinations as the data.</w:t>
      </w:r>
      <w:r w:rsidR="000F6FE7" w:rsidRPr="00211D8D">
        <w:rPr>
          <w:rFonts w:ascii="Calibri" w:hAnsi="Calibri"/>
          <w:szCs w:val="21"/>
        </w:rPr>
        <w:t xml:space="preserve"> </w:t>
      </w:r>
      <w:r w:rsidRPr="00211D8D">
        <w:rPr>
          <w:rFonts w:ascii="Calibri" w:hAnsi="Calibri"/>
          <w:szCs w:val="21"/>
        </w:rPr>
        <w:t xml:space="preserve">As the graph shows, </w:t>
      </w:r>
      <w:r w:rsidR="000F6FE7" w:rsidRPr="00211D8D">
        <w:rPr>
          <w:rFonts w:ascii="Calibri" w:hAnsi="Calibri"/>
          <w:szCs w:val="21"/>
        </w:rPr>
        <w:t xml:space="preserve">most of the teams have an Elo score between </w:t>
      </w:r>
      <w:r w:rsidR="00DD7EEF" w:rsidRPr="00211D8D">
        <w:rPr>
          <w:rFonts w:ascii="Calibri" w:hAnsi="Calibri"/>
          <w:szCs w:val="21"/>
        </w:rPr>
        <w:t>1750</w:t>
      </w:r>
      <w:r w:rsidR="000F6FE7" w:rsidRPr="00211D8D">
        <w:rPr>
          <w:rFonts w:ascii="Calibri" w:hAnsi="Calibri"/>
          <w:szCs w:val="21"/>
        </w:rPr>
        <w:t xml:space="preserve"> and</w:t>
      </w:r>
      <w:r w:rsidR="00DD7EEF" w:rsidRPr="00211D8D">
        <w:rPr>
          <w:rFonts w:ascii="Calibri" w:hAnsi="Calibri"/>
          <w:szCs w:val="21"/>
        </w:rPr>
        <w:t xml:space="preserve"> 1800</w:t>
      </w:r>
      <w:r w:rsidR="000F6FE7" w:rsidRPr="00211D8D">
        <w:rPr>
          <w:rFonts w:ascii="Calibri" w:hAnsi="Calibri"/>
          <w:szCs w:val="21"/>
        </w:rPr>
        <w:t xml:space="preserve">, </w:t>
      </w:r>
      <w:r w:rsidR="001F567B" w:rsidRPr="00211D8D">
        <w:rPr>
          <w:rFonts w:ascii="Calibri" w:hAnsi="Calibri"/>
          <w:szCs w:val="21"/>
        </w:rPr>
        <w:t xml:space="preserve">since the </w:t>
      </w:r>
      <w:r w:rsidR="00AD7EFC" w:rsidRPr="00211D8D">
        <w:rPr>
          <w:rFonts w:ascii="Calibri" w:hAnsi="Calibri"/>
          <w:szCs w:val="21"/>
        </w:rPr>
        <w:t xml:space="preserve">average </w:t>
      </w:r>
      <w:r w:rsidR="001F567B" w:rsidRPr="00211D8D">
        <w:rPr>
          <w:rFonts w:ascii="Calibri" w:hAnsi="Calibri"/>
          <w:szCs w:val="21"/>
        </w:rPr>
        <w:t>Elo is 1500, the teams selected are stronger than average</w:t>
      </w:r>
      <w:r w:rsidR="000F6FE7" w:rsidRPr="00211D8D">
        <w:rPr>
          <w:rFonts w:ascii="Calibri" w:hAnsi="Calibri"/>
          <w:szCs w:val="21"/>
        </w:rPr>
        <w:t xml:space="preserve">. </w:t>
      </w:r>
      <w:proofErr w:type="gramStart"/>
      <w:r w:rsidR="000F6FE7" w:rsidRPr="00211D8D">
        <w:rPr>
          <w:rFonts w:ascii="Calibri" w:hAnsi="Calibri"/>
          <w:szCs w:val="21"/>
        </w:rPr>
        <w:t>For the purpose of</w:t>
      </w:r>
      <w:proofErr w:type="gramEnd"/>
      <w:r w:rsidR="000F6FE7" w:rsidRPr="00211D8D">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sidRPr="00211D8D">
        <w:rPr>
          <w:rFonts w:ascii="Calibri" w:hAnsi="Calibri"/>
          <w:szCs w:val="21"/>
        </w:rPr>
        <w:t>chemistry value</w:t>
      </w:r>
      <w:r w:rsidR="000F6FE7" w:rsidRPr="00211D8D">
        <w:rPr>
          <w:rFonts w:ascii="Calibri" w:hAnsi="Calibri"/>
          <w:szCs w:val="21"/>
        </w:rPr>
        <w:t>.</w:t>
      </w:r>
    </w:p>
    <w:p w14:paraId="55AC6156" w14:textId="2D4D3CD9" w:rsidR="00FE493C" w:rsidRPr="00211D8D" w:rsidRDefault="009C42C7" w:rsidP="005E221B">
      <w:pPr>
        <w:jc w:val="left"/>
        <w:rPr>
          <w:rFonts w:ascii="Calibri" w:hAnsi="Calibri"/>
          <w:szCs w:val="21"/>
        </w:rPr>
      </w:pPr>
      <w:r>
        <w:rPr>
          <w:rFonts w:ascii="Calibri" w:hAnsi="Calibri"/>
          <w:noProof/>
          <w:szCs w:val="21"/>
        </w:rPr>
        <w:lastRenderedPageBreak/>
        <w:drawing>
          <wp:inline distT="0" distB="0" distL="0" distR="0" wp14:anchorId="07241C10" wp14:editId="532CFA72">
            <wp:extent cx="4084018" cy="3063240"/>
            <wp:effectExtent l="0" t="0" r="571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r.png"/>
                    <pic:cNvPicPr/>
                  </pic:nvPicPr>
                  <pic:blipFill>
                    <a:blip r:embed="rId21">
                      <a:extLst>
                        <a:ext uri="{28A0092B-C50C-407E-A947-70E740481C1C}">
                          <a14:useLocalDpi xmlns:a14="http://schemas.microsoft.com/office/drawing/2010/main" val="0"/>
                        </a:ext>
                      </a:extLst>
                    </a:blip>
                    <a:stretch>
                      <a:fillRect/>
                    </a:stretch>
                  </pic:blipFill>
                  <pic:spPr>
                    <a:xfrm>
                      <a:off x="0" y="0"/>
                      <a:ext cx="4092773" cy="3069807"/>
                    </a:xfrm>
                    <a:prstGeom prst="rect">
                      <a:avLst/>
                    </a:prstGeom>
                  </pic:spPr>
                </pic:pic>
              </a:graphicData>
            </a:graphic>
          </wp:inline>
        </w:drawing>
      </w:r>
    </w:p>
    <w:p w14:paraId="62CE690D" w14:textId="48D518CE" w:rsidR="00FE493C" w:rsidRPr="009C42C7" w:rsidRDefault="00B14E2B" w:rsidP="009C42C7">
      <w:pPr>
        <w:ind w:left="840" w:firstLine="420"/>
        <w:jc w:val="left"/>
        <w:rPr>
          <w:rFonts w:ascii="Calibri" w:hAnsi="Calibri"/>
          <w:szCs w:val="21"/>
        </w:rPr>
      </w:pPr>
      <w:r w:rsidRPr="00211D8D">
        <w:rPr>
          <w:rFonts w:ascii="Calibri" w:hAnsi="Calibri"/>
          <w:szCs w:val="21"/>
        </w:rPr>
        <w:t xml:space="preserve">-the player </w:t>
      </w:r>
      <w:r w:rsidR="005F0748">
        <w:rPr>
          <w:rFonts w:ascii="Calibri" w:hAnsi="Calibri"/>
          <w:szCs w:val="21"/>
        </w:rPr>
        <w:t>PER</w:t>
      </w:r>
      <w:r w:rsidR="006E2FB5" w:rsidRPr="00211D8D">
        <w:rPr>
          <w:rFonts w:ascii="Calibri" w:hAnsi="Calibri"/>
          <w:szCs w:val="21"/>
        </w:rPr>
        <w:t xml:space="preserve"> information histogram</w:t>
      </w:r>
    </w:p>
    <w:p w14:paraId="78273BB4" w14:textId="6F6DC6EE" w:rsidR="00201F02" w:rsidRPr="00201F02" w:rsidRDefault="00FE493C" w:rsidP="00201F02">
      <w:pPr>
        <w:widowControl/>
        <w:jc w:val="left"/>
        <w:rPr>
          <w:rFonts w:ascii="Calibri" w:hAnsi="Calibri" w:cs="Arial"/>
          <w:color w:val="000000"/>
          <w:shd w:val="clear" w:color="auto" w:fill="FFFFFF"/>
        </w:rPr>
      </w:pPr>
      <w:r w:rsidRPr="00211D8D">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211D8D">
        <w:rPr>
          <w:rFonts w:ascii="Calibri" w:hAnsi="Calibri"/>
          <w:szCs w:val="21"/>
        </w:rPr>
        <w:t xml:space="preserve"> </w:t>
      </w:r>
      <w:r w:rsidR="005F0748" w:rsidRPr="00211D8D">
        <w:rPr>
          <w:rFonts w:ascii="Calibri" w:hAnsi="Calibri"/>
          <w:szCs w:val="21"/>
        </w:rPr>
        <w:t xml:space="preserve">However, it is hard to find a distribution that fits the player's </w:t>
      </w:r>
      <w:r w:rsidR="005F0748">
        <w:rPr>
          <w:rFonts w:ascii="Calibri" w:hAnsi="Calibri"/>
          <w:szCs w:val="21"/>
        </w:rPr>
        <w:t>PER, but the PER</w:t>
      </w:r>
      <w:r w:rsidR="005F0748" w:rsidRPr="005F0748">
        <w:rPr>
          <w:rFonts w:ascii="Calibri" w:hAnsi="Calibri"/>
          <w:szCs w:val="21"/>
        </w:rPr>
        <w:t xml:space="preserve"> is likely to be normally distributed, </w:t>
      </w:r>
      <w:r w:rsidR="005F0748">
        <w:rPr>
          <w:rFonts w:ascii="Calibri" w:hAnsi="Calibri"/>
          <w:szCs w:val="21"/>
        </w:rPr>
        <w:t xml:space="preserve">due to </w:t>
      </w:r>
      <w:r w:rsidR="005F0748" w:rsidRPr="005F0748">
        <w:rPr>
          <w:rFonts w:ascii="Calibri" w:hAnsi="Calibri"/>
          <w:szCs w:val="21"/>
        </w:rPr>
        <w:t>it increases approximately linearly with the time of each game.</w:t>
      </w:r>
      <w:r w:rsidR="005F0748">
        <w:rPr>
          <w:rFonts w:ascii="Calibri" w:hAnsi="Calibri"/>
          <w:szCs w:val="21"/>
        </w:rPr>
        <w:t xml:space="preserve"> </w:t>
      </w:r>
      <w:proofErr w:type="gramStart"/>
      <w:r w:rsidR="005F0748">
        <w:rPr>
          <w:rFonts w:ascii="Calibri" w:hAnsi="Calibri"/>
          <w:szCs w:val="21"/>
        </w:rPr>
        <w:t>So</w:t>
      </w:r>
      <w:proofErr w:type="gramEnd"/>
      <w:r w:rsidR="005F0748">
        <w:rPr>
          <w:rFonts w:ascii="Calibri" w:hAnsi="Calibri"/>
          <w:szCs w:val="21"/>
        </w:rPr>
        <w:t xml:space="preserve"> in the project, the distribution of PER are considered as Normal distribution.</w:t>
      </w:r>
      <w:r w:rsidR="00201F02">
        <w:rPr>
          <w:rFonts w:ascii="Calibri" w:hAnsi="Calibri"/>
          <w:szCs w:val="21"/>
        </w:rPr>
        <w:t xml:space="preserve"> </w:t>
      </w:r>
      <w:r w:rsidR="00201F02" w:rsidRPr="00201F02">
        <w:rPr>
          <w:rFonts w:ascii="Calibri" w:hAnsi="Calibri"/>
          <w:szCs w:val="21"/>
        </w:rPr>
        <w:t xml:space="preserve">And the Team Elo is Logistic distribution, </w:t>
      </w:r>
      <w:r w:rsidR="00201F02">
        <w:rPr>
          <w:rFonts w:ascii="Calibri" w:hAnsi="Calibri"/>
          <w:szCs w:val="21"/>
        </w:rPr>
        <w:t>which</w:t>
      </w:r>
      <w:r w:rsidR="00201F02" w:rsidRPr="00201F02">
        <w:rPr>
          <w:rFonts w:ascii="Calibri" w:hAnsi="Calibri"/>
          <w:szCs w:val="21"/>
        </w:rPr>
        <w:t xml:space="preserve"> the logistic distribution</w:t>
      </w:r>
      <w:r w:rsidR="00201F02" w:rsidRPr="00201F02">
        <w:rPr>
          <w:rFonts w:ascii="Calibri" w:hAnsi="Calibri" w:cs="Arial"/>
          <w:color w:val="000000"/>
          <w:shd w:val="clear" w:color="auto" w:fill="FFFFFF"/>
        </w:rPr>
        <w:t xml:space="preserve"> look like a normal distribution This suggests that we can use the normal distribution to</w:t>
      </w:r>
    </w:p>
    <w:p w14:paraId="0393B5EF" w14:textId="4F0E482E" w:rsidR="005F0748" w:rsidRPr="00201F02" w:rsidRDefault="00201F02" w:rsidP="00201F02">
      <w:pPr>
        <w:widowControl/>
        <w:jc w:val="left"/>
        <w:rPr>
          <w:rFonts w:ascii="Calibri" w:hAnsi="Calibri"/>
        </w:rPr>
      </w:pPr>
      <w:r w:rsidRPr="00201F02">
        <w:rPr>
          <w:rFonts w:ascii="Calibri" w:hAnsi="Calibri" w:cs="Arial"/>
          <w:color w:val="000000"/>
          <w:shd w:val="clear" w:color="auto" w:fill="FFFFFF"/>
        </w:rPr>
        <w:t>approximate the logistic distribution or we can approximate the normal distribution with a logistic.</w:t>
      </w:r>
      <w:sdt>
        <w:sdtPr>
          <w:rPr>
            <w:rFonts w:ascii="Calibri" w:hAnsi="Calibri" w:cs="Arial"/>
            <w:color w:val="000000"/>
            <w:shd w:val="clear" w:color="auto" w:fill="FFFFFF"/>
          </w:rPr>
          <w:id w:val="1863477820"/>
          <w:citation/>
        </w:sdtPr>
        <w:sdtEndPr/>
        <w:sdtContent>
          <w:r>
            <w:rPr>
              <w:rFonts w:ascii="Calibri" w:hAnsi="Calibri" w:cs="Arial"/>
              <w:color w:val="000000"/>
              <w:shd w:val="clear" w:color="auto" w:fill="FFFFFF"/>
            </w:rPr>
            <w:fldChar w:fldCharType="begin"/>
          </w:r>
          <w:r>
            <w:rPr>
              <w:rFonts w:ascii="Calibri" w:hAnsi="Calibri" w:cs="Arial"/>
              <w:color w:val="000000"/>
              <w:shd w:val="clear" w:color="auto" w:fill="FFFFFF"/>
            </w:rPr>
            <w:instrText xml:space="preserve"> CITATION Joh10 \l 1033 </w:instrText>
          </w:r>
          <w:r>
            <w:rPr>
              <w:rFonts w:ascii="Calibri" w:hAnsi="Calibri" w:cs="Arial"/>
              <w:color w:val="000000"/>
              <w:shd w:val="clear" w:color="auto" w:fill="FFFFFF"/>
            </w:rPr>
            <w:fldChar w:fldCharType="separate"/>
          </w:r>
          <w:r w:rsidR="000B1B8A">
            <w:rPr>
              <w:rFonts w:ascii="Calibri" w:hAnsi="Calibri" w:cs="Arial"/>
              <w:noProof/>
              <w:color w:val="000000"/>
              <w:shd w:val="clear" w:color="auto" w:fill="FFFFFF"/>
            </w:rPr>
            <w:t xml:space="preserve"> </w:t>
          </w:r>
          <w:r w:rsidR="000B1B8A" w:rsidRPr="000B1B8A">
            <w:rPr>
              <w:rFonts w:ascii="Calibri" w:hAnsi="Calibri" w:cs="Arial"/>
              <w:noProof/>
              <w:color w:val="000000"/>
              <w:shd w:val="clear" w:color="auto" w:fill="FFFFFF"/>
            </w:rPr>
            <w:t>(Cook, 2010)</w:t>
          </w:r>
          <w:r>
            <w:rPr>
              <w:rFonts w:ascii="Calibri" w:hAnsi="Calibri" w:cs="Arial"/>
              <w:color w:val="000000"/>
              <w:shd w:val="clear" w:color="auto" w:fill="FFFFFF"/>
            </w:rPr>
            <w:fldChar w:fldCharType="end"/>
          </w:r>
        </w:sdtContent>
      </w:sdt>
      <w:r>
        <w:rPr>
          <w:rFonts w:ascii="Calibri" w:hAnsi="Calibri" w:cs="Arial"/>
          <w:color w:val="000000"/>
          <w:shd w:val="clear" w:color="auto" w:fill="FFFFFF"/>
        </w:rPr>
        <w:t>.So we could normalize the Team Elo, which could help to find the team chemistry value.</w:t>
      </w:r>
    </w:p>
    <w:p w14:paraId="537A2627" w14:textId="77777777" w:rsidR="00201F02" w:rsidRPr="00211D8D" w:rsidRDefault="00201F02" w:rsidP="005F0748">
      <w:pPr>
        <w:jc w:val="left"/>
        <w:rPr>
          <w:rFonts w:ascii="Calibri" w:hAnsi="Calibri"/>
          <w:szCs w:val="21"/>
        </w:rPr>
      </w:pPr>
    </w:p>
    <w:p w14:paraId="7A78901D" w14:textId="34E09FB3" w:rsidR="00264292" w:rsidRDefault="00264292" w:rsidP="005E221B">
      <w:pPr>
        <w:jc w:val="left"/>
        <w:rPr>
          <w:rFonts w:ascii="Calibri" w:hAnsi="Calibri"/>
          <w:szCs w:val="21"/>
        </w:rPr>
      </w:pPr>
      <w:r w:rsidRPr="00211D8D">
        <w:rPr>
          <w:rFonts w:ascii="Calibri" w:hAnsi="Calibri"/>
          <w:szCs w:val="21"/>
        </w:rPr>
        <w:t>Here is the formula to calculate the team chemistry value:</w:t>
      </w:r>
    </w:p>
    <w:p w14:paraId="285B7796" w14:textId="1C1113C8" w:rsidR="00C76199" w:rsidRDefault="00C76199" w:rsidP="005E221B">
      <w:pPr>
        <w:jc w:val="left"/>
        <w:rPr>
          <w:rFonts w:ascii="Calibri" w:hAnsi="Calibri"/>
          <w:szCs w:val="21"/>
        </w:rPr>
      </w:pPr>
    </w:p>
    <w:p w14:paraId="5630B200" w14:textId="18888D35" w:rsidR="00C76199" w:rsidRDefault="00C76199" w:rsidP="005E221B">
      <w:pPr>
        <w:jc w:val="left"/>
        <w:rPr>
          <w:rFonts w:ascii="Calibri" w:hAnsi="Calibri"/>
          <w:szCs w:val="21"/>
        </w:rPr>
      </w:pPr>
      <w:r>
        <w:rPr>
          <w:rFonts w:ascii="Calibri" w:hAnsi="Calibri"/>
          <w:szCs w:val="21"/>
        </w:rPr>
        <w:t xml:space="preserve">In the first step the normalized team </w:t>
      </w:r>
      <w:r w:rsidR="00DD30E7">
        <w:rPr>
          <w:rFonts w:ascii="Calibri" w:hAnsi="Calibri"/>
          <w:szCs w:val="21"/>
        </w:rPr>
        <w:t>E</w:t>
      </w:r>
      <w:r>
        <w:rPr>
          <w:rFonts w:ascii="Calibri" w:hAnsi="Calibri"/>
          <w:szCs w:val="21"/>
        </w:rPr>
        <w:t xml:space="preserve">lo is calculated from team </w:t>
      </w:r>
      <w:r w:rsidR="00DD30E7">
        <w:rPr>
          <w:rFonts w:ascii="Calibri" w:hAnsi="Calibri"/>
          <w:szCs w:val="21"/>
        </w:rPr>
        <w:t>E</w:t>
      </w:r>
      <w:r>
        <w:rPr>
          <w:rFonts w:ascii="Calibri" w:hAnsi="Calibri"/>
          <w:szCs w:val="21"/>
        </w:rPr>
        <w:t xml:space="preserve">lo and player </w:t>
      </w:r>
      <w:proofErr w:type="spellStart"/>
      <w:r w:rsidR="00DD30E7">
        <w:rPr>
          <w:rFonts w:ascii="Calibri" w:hAnsi="Calibri"/>
          <w:szCs w:val="21"/>
        </w:rPr>
        <w:t>E</w:t>
      </w:r>
      <w:r>
        <w:rPr>
          <w:rFonts w:ascii="Calibri" w:hAnsi="Calibri"/>
          <w:szCs w:val="21"/>
        </w:rPr>
        <w:t>los</w:t>
      </w:r>
      <w:proofErr w:type="spellEnd"/>
      <w:r>
        <w:rPr>
          <w:rFonts w:ascii="Calibri" w:hAnsi="Calibri"/>
          <w:szCs w:val="21"/>
        </w:rPr>
        <w:t>. It is made to fit to the normal distribution of the players.</w:t>
      </w:r>
    </w:p>
    <w:p w14:paraId="4D82A4F5" w14:textId="77777777" w:rsidR="00C76199" w:rsidRDefault="00C76199" w:rsidP="005E221B">
      <w:pPr>
        <w:jc w:val="left"/>
        <w:rPr>
          <w:rFonts w:ascii="Calibri" w:hAnsi="Calibri"/>
          <w:szCs w:val="21"/>
        </w:rPr>
      </w:pPr>
    </w:p>
    <w:p w14:paraId="4FA551ED" w14:textId="737B9DB0" w:rsidR="00C76199" w:rsidRPr="00C76199" w:rsidRDefault="00C76199" w:rsidP="005E221B">
      <w:pPr>
        <w:jc w:val="left"/>
        <w:rPr>
          <w:rFonts w:ascii="Calibri" w:hAnsi="Calibri"/>
          <w:szCs w:val="21"/>
        </w:rPr>
      </w:pPr>
      <m:oMathPara>
        <m:oMath>
          <m:r>
            <w:rPr>
              <w:rFonts w:ascii="Cambria Math" w:hAnsi="Cambria Math"/>
              <w:szCs w:val="21"/>
            </w:rPr>
            <m:t>NormalisedTeamElo=Normalise(TeamElo,PlayerElo)</m:t>
          </m:r>
        </m:oMath>
      </m:oMathPara>
    </w:p>
    <w:p w14:paraId="685D5282" w14:textId="77777777" w:rsidR="00C76199" w:rsidRPr="00C76199" w:rsidRDefault="00C76199" w:rsidP="005E221B">
      <w:pPr>
        <w:jc w:val="left"/>
        <w:rPr>
          <w:rFonts w:ascii="Calibri" w:hAnsi="Calibri"/>
          <w:szCs w:val="21"/>
        </w:rPr>
      </w:pPr>
    </w:p>
    <w:p w14:paraId="5D15B64C" w14:textId="5B32862A" w:rsidR="00C76199" w:rsidRDefault="00C76199" w:rsidP="005E221B">
      <w:pPr>
        <w:jc w:val="left"/>
        <w:rPr>
          <w:rFonts w:ascii="Calibri" w:hAnsi="Calibri"/>
          <w:szCs w:val="21"/>
        </w:rPr>
      </w:pPr>
      <w:r>
        <w:rPr>
          <w:rFonts w:ascii="Calibri" w:hAnsi="Calibri"/>
          <w:szCs w:val="21"/>
        </w:rPr>
        <w:t xml:space="preserve">The normalized team </w:t>
      </w:r>
      <w:proofErr w:type="spellStart"/>
      <w:r>
        <w:rPr>
          <w:rFonts w:ascii="Calibri" w:hAnsi="Calibri"/>
          <w:szCs w:val="21"/>
        </w:rPr>
        <w:t>elo</w:t>
      </w:r>
      <w:proofErr w:type="spellEnd"/>
      <w:r>
        <w:rPr>
          <w:rFonts w:ascii="Calibri" w:hAnsi="Calibri"/>
          <w:szCs w:val="21"/>
        </w:rPr>
        <w:t xml:space="preserve"> can then be thought of as an average strength between the players considering the team chemistry. The team chemistry + the strength value of individual players between a set of players is approximated by the strength of the team normalized to player strength, multiplied by the number of players, taking away the players who are in the team but not in the subset of players which we try to calculate chemistry for.</w:t>
      </w:r>
    </w:p>
    <w:p w14:paraId="3C51E5FB" w14:textId="77777777" w:rsidR="00C76199" w:rsidRPr="00211D8D" w:rsidRDefault="00C76199" w:rsidP="005E221B">
      <w:pPr>
        <w:jc w:val="left"/>
        <w:rPr>
          <w:rFonts w:ascii="Calibri" w:hAnsi="Calibri"/>
          <w:szCs w:val="21"/>
        </w:rPr>
      </w:pPr>
    </w:p>
    <w:p w14:paraId="4FCCAF13" w14:textId="596BD62F" w:rsidR="000F6FE7" w:rsidRPr="00C76199" w:rsidRDefault="00264292" w:rsidP="005E221B">
      <w:pPr>
        <w:jc w:val="left"/>
        <w:rPr>
          <w:rFonts w:ascii="Calibri" w:hAnsi="Calibri"/>
          <w:szCs w:val="21"/>
        </w:rPr>
      </w:pPr>
      <m:oMathPara>
        <m:oMath>
          <m:r>
            <w:rPr>
              <w:rFonts w:ascii="Cambria Math" w:hAnsi="Cambria Math"/>
              <w:szCs w:val="21"/>
            </w:rPr>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r>
                    <w:rPr>
                      <w:rFonts w:ascii="Cambria Math" w:hAnsi="Cambria Math"/>
                      <w:szCs w:val="21"/>
                    </w:rPr>
                    <m:t>NormalisedTeamElo(t)×NumberOfPlayers(t)-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904B619" w14:textId="1BCFEC28" w:rsidR="00C76199" w:rsidRPr="00211D8D" w:rsidRDefault="00C76199" w:rsidP="005E221B">
      <w:pPr>
        <w:jc w:val="left"/>
        <w:rPr>
          <w:rFonts w:ascii="Calibri" w:hAnsi="Calibri"/>
          <w:szCs w:val="21"/>
        </w:rPr>
      </w:pPr>
      <m:oMathPara>
        <m:oMath>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=T(TeamOf</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r>
            <w:rPr>
              <w:rFonts w:ascii="Cambria Math" w:hAnsi="Cambria Math"/>
              <w:szCs w:val="21"/>
            </w:rPr>
            <m:t>)</m:t>
          </m:r>
        </m:oMath>
      </m:oMathPara>
    </w:p>
    <w:p w14:paraId="708AA64E" w14:textId="31D68CB3" w:rsidR="00161EDE" w:rsidRPr="00211D8D"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2545789A" w14:textId="62CEF4CE" w:rsidR="00D20BF5" w:rsidRPr="00211D8D" w:rsidRDefault="00D20BF5" w:rsidP="00FF4CB8">
      <w:pPr>
        <w:pStyle w:val="Heading3"/>
        <w:rPr>
          <w:rFonts w:ascii="Calibri" w:hAnsi="Calibri"/>
        </w:rPr>
      </w:pPr>
      <w:bookmarkStart w:id="43" w:name="_Toc70978837"/>
      <w:r w:rsidRPr="00211D8D">
        <w:rPr>
          <w:rFonts w:ascii="Calibri" w:hAnsi="Calibri"/>
        </w:rPr>
        <w:lastRenderedPageBreak/>
        <w:t>Data memo function</w:t>
      </w:r>
      <w:bookmarkEnd w:id="43"/>
    </w:p>
    <w:p w14:paraId="01ED65E6" w14:textId="3C2AD73E" w:rsidR="00D20BF5" w:rsidRPr="00211D8D" w:rsidRDefault="00D20BF5" w:rsidP="005E221B">
      <w:pPr>
        <w:jc w:val="left"/>
        <w:rPr>
          <w:rFonts w:ascii="Calibri" w:hAnsi="Calibri"/>
          <w:szCs w:val="21"/>
        </w:rPr>
      </w:pPr>
      <w:r w:rsidRPr="00211D8D">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211D8D" w:rsidRDefault="00D20BF5" w:rsidP="005E221B">
      <w:pPr>
        <w:jc w:val="left"/>
        <w:rPr>
          <w:rFonts w:ascii="Calibri" w:hAnsi="Calibri"/>
          <w:szCs w:val="21"/>
        </w:rPr>
      </w:pPr>
      <w:r w:rsidRPr="00211D8D">
        <w:rPr>
          <w:rFonts w:ascii="Calibri" w:hAnsi="Calibri"/>
          <w:szCs w:val="21"/>
        </w:rPr>
        <w:t xml:space="preserve">As mentioned earlier, the Strength function is implemented and </w:t>
      </w:r>
      <w:r w:rsidR="00DD7EEF" w:rsidRPr="00211D8D">
        <w:rPr>
          <w:rFonts w:ascii="Calibri" w:hAnsi="Calibri"/>
          <w:szCs w:val="21"/>
        </w:rPr>
        <w:t>calculates</w:t>
      </w:r>
      <w:r w:rsidRPr="00211D8D">
        <w:rPr>
          <w:rFonts w:ascii="Calibri" w:hAnsi="Calibri"/>
          <w:szCs w:val="21"/>
        </w:rPr>
        <w:t xml:space="preserve"> team scores using </w:t>
      </w:r>
      <w:proofErr w:type="spellStart"/>
      <w:r w:rsidRPr="00211D8D">
        <w:rPr>
          <w:rFonts w:ascii="Calibri" w:hAnsi="Calibri"/>
          <w:szCs w:val="21"/>
        </w:rPr>
        <w:t>memoization</w:t>
      </w:r>
      <w:proofErr w:type="spellEnd"/>
      <w:r w:rsidRPr="00211D8D">
        <w:rPr>
          <w:rFonts w:ascii="Calibri" w:hAnsi="Calibri"/>
          <w:szCs w:val="21"/>
        </w:rPr>
        <w:t xml:space="preserve">. The main feature of </w:t>
      </w:r>
      <w:proofErr w:type="spellStart"/>
      <w:r w:rsidRPr="00211D8D">
        <w:rPr>
          <w:rFonts w:ascii="Calibri" w:hAnsi="Calibri"/>
          <w:szCs w:val="21"/>
        </w:rPr>
        <w:t>memoization</w:t>
      </w:r>
      <w:proofErr w:type="spellEnd"/>
      <w:r w:rsidRPr="00211D8D">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sidRPr="00211D8D">
        <w:rPr>
          <w:rFonts w:ascii="Calibri" w:hAnsi="Calibri"/>
          <w:szCs w:val="21"/>
        </w:rPr>
        <w:t>,</w:t>
      </w:r>
      <w:r w:rsidRPr="00211D8D">
        <w:rPr>
          <w:rFonts w:ascii="Calibri" w:hAnsi="Calibri"/>
          <w:szCs w:val="21"/>
        </w:rPr>
        <w:t xml:space="preserve"> the data memo function can be understood as a cache function. the parameter of the data memo function is a set.</w:t>
      </w:r>
      <w:r w:rsidR="00DD7EEF" w:rsidRPr="00211D8D">
        <w:rPr>
          <w:rFonts w:ascii="Calibri" w:hAnsi="Calibri"/>
          <w:szCs w:val="21"/>
        </w:rPr>
        <w:t xml:space="preserve"> </w:t>
      </w:r>
      <w:r w:rsidRPr="00211D8D">
        <w:rPr>
          <w:rFonts w:ascii="Calibri" w:hAnsi="Calibri"/>
          <w:szCs w:val="21"/>
        </w:rPr>
        <w:t xml:space="preserve">This set is obtained </w:t>
      </w:r>
      <w:r w:rsidR="00DD7EEF" w:rsidRPr="00211D8D">
        <w:rPr>
          <w:rFonts w:ascii="Calibri" w:hAnsi="Calibri"/>
          <w:szCs w:val="21"/>
        </w:rPr>
        <w:t>using</w:t>
      </w:r>
      <w:r w:rsidRPr="00211D8D">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211D8D" w:rsidRDefault="00D20BF5" w:rsidP="005E221B">
      <w:pPr>
        <w:jc w:val="left"/>
        <w:rPr>
          <w:rFonts w:ascii="Calibri" w:hAnsi="Calibri"/>
          <w:szCs w:val="21"/>
        </w:rPr>
      </w:pPr>
      <w:r w:rsidRPr="00211D8D">
        <w:rPr>
          <w:rFonts w:ascii="Calibri" w:hAnsi="Calibri"/>
          <w:szCs w:val="21"/>
        </w:rPr>
        <w:t>Here is the pseudocode of Data memo:</w:t>
      </w:r>
    </w:p>
    <w:p w14:paraId="2404EEB7" w14:textId="77777777" w:rsidR="00D20BF5" w:rsidRPr="00211D8D" w:rsidRDefault="00D20BF5" w:rsidP="005E221B">
      <w:pPr>
        <w:jc w:val="left"/>
        <w:rPr>
          <w:rFonts w:ascii="Calibri" w:hAnsi="Calibri"/>
          <w:szCs w:val="21"/>
        </w:rPr>
      </w:pPr>
    </w:p>
    <w:p w14:paraId="66C175CA" w14:textId="0A8EC968" w:rsidR="00D20BF5" w:rsidRPr="00211D8D" w:rsidRDefault="00D20BF5" w:rsidP="005E221B">
      <w:pPr>
        <w:jc w:val="left"/>
        <w:rPr>
          <w:rFonts w:ascii="Calibri" w:hAnsi="Calibri"/>
          <w:szCs w:val="21"/>
        </w:rPr>
      </w:pPr>
      <w:r w:rsidRPr="00211D8D">
        <w:rPr>
          <w:rFonts w:ascii="Calibri" w:hAnsi="Calibri"/>
          <w:szCs w:val="21"/>
        </w:rPr>
        <w:t xml:space="preserve">Def </w:t>
      </w:r>
      <w:proofErr w:type="spellStart"/>
      <w:r w:rsidRPr="00211D8D">
        <w:rPr>
          <w:rFonts w:ascii="Calibri" w:hAnsi="Calibri"/>
          <w:szCs w:val="21"/>
        </w:rPr>
        <w:t>Data_memo</w:t>
      </w:r>
      <w:proofErr w:type="spellEnd"/>
      <w:r w:rsidRPr="00211D8D">
        <w:rPr>
          <w:rFonts w:ascii="Calibri" w:hAnsi="Calibri"/>
          <w:szCs w:val="21"/>
        </w:rPr>
        <w:t>(set):</w:t>
      </w:r>
    </w:p>
    <w:p w14:paraId="22D14D49" w14:textId="6910CCF7" w:rsidR="00D20BF5" w:rsidRPr="00211D8D" w:rsidRDefault="00D20BF5" w:rsidP="005E221B">
      <w:pPr>
        <w:jc w:val="left"/>
        <w:rPr>
          <w:rFonts w:ascii="Calibri" w:hAnsi="Calibri"/>
          <w:szCs w:val="21"/>
        </w:rPr>
      </w:pPr>
      <w:r w:rsidRPr="00211D8D">
        <w:rPr>
          <w:rFonts w:ascii="Calibri" w:hAnsi="Calibri"/>
          <w:szCs w:val="21"/>
        </w:rPr>
        <w:t>New Memo</w:t>
      </w:r>
      <w:proofErr w:type="gramStart"/>
      <w:r w:rsidRPr="00211D8D">
        <w:rPr>
          <w:rFonts w:ascii="Calibri" w:hAnsi="Calibri"/>
          <w:szCs w:val="21"/>
        </w:rPr>
        <w:t>={ }</w:t>
      </w:r>
      <w:proofErr w:type="gramEnd"/>
    </w:p>
    <w:p w14:paraId="29FEAC7F" w14:textId="44D5FFC2" w:rsidR="00D20BF5" w:rsidRPr="00211D8D" w:rsidRDefault="00D20BF5" w:rsidP="005E221B">
      <w:pPr>
        <w:jc w:val="left"/>
        <w:rPr>
          <w:rFonts w:ascii="Calibri" w:hAnsi="Calibri"/>
          <w:szCs w:val="21"/>
        </w:rPr>
      </w:pPr>
      <w:r w:rsidRPr="00211D8D">
        <w:rPr>
          <w:rFonts w:ascii="Calibri" w:hAnsi="Calibri"/>
          <w:szCs w:val="21"/>
        </w:rPr>
        <w:tab/>
        <w:t>For set in set:</w:t>
      </w:r>
    </w:p>
    <w:p w14:paraId="60C18C51" w14:textId="5195383D"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(set)==1:</w:t>
      </w:r>
    </w:p>
    <w:p w14:paraId="649B4BF5" w14:textId="263FDE8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player rating</w:t>
      </w:r>
    </w:p>
    <w:p w14:paraId="4D8C4912" w14:textId="2653D9D5"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(set)==2:</w:t>
      </w:r>
    </w:p>
    <w:p w14:paraId="79D881F0" w14:textId="3A1807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182DE722" w14:textId="06054549"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t xml:space="preserve">If </w:t>
      </w:r>
      <w:proofErr w:type="spellStart"/>
      <w:r w:rsidRPr="00211D8D">
        <w:rPr>
          <w:rFonts w:ascii="Calibri" w:hAnsi="Calibri"/>
          <w:szCs w:val="21"/>
        </w:rPr>
        <w:t>len</w:t>
      </w:r>
      <w:proofErr w:type="spellEnd"/>
      <w:r w:rsidRPr="00211D8D">
        <w:rPr>
          <w:rFonts w:ascii="Calibri" w:hAnsi="Calibri"/>
          <w:szCs w:val="21"/>
        </w:rPr>
        <w:t>(set)==3:</w:t>
      </w:r>
    </w:p>
    <w:p w14:paraId="3408C4FD" w14:textId="0B092677" w:rsidR="00D20BF5" w:rsidRPr="00211D8D" w:rsidRDefault="00D20BF5" w:rsidP="005E221B">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t>New memo[set] = team chemistry value + team</w:t>
      </w:r>
    </w:p>
    <w:p w14:paraId="79156312" w14:textId="6DF65D1E" w:rsidR="00D20BF5" w:rsidRPr="00211D8D" w:rsidRDefault="00D20BF5" w:rsidP="005E221B">
      <w:pPr>
        <w:jc w:val="left"/>
        <w:rPr>
          <w:rFonts w:ascii="Calibri" w:hAnsi="Calibri"/>
          <w:szCs w:val="21"/>
        </w:rPr>
      </w:pPr>
      <w:r w:rsidRPr="00211D8D">
        <w:rPr>
          <w:rFonts w:ascii="Calibri" w:hAnsi="Calibri"/>
          <w:szCs w:val="21"/>
        </w:rPr>
        <w:tab/>
        <w:t>Return New Memo</w:t>
      </w:r>
    </w:p>
    <w:p w14:paraId="62D22483" w14:textId="63F71001" w:rsidR="00D20BF5" w:rsidRPr="00211D8D" w:rsidRDefault="00D20BF5" w:rsidP="005E221B">
      <w:pPr>
        <w:jc w:val="left"/>
        <w:rPr>
          <w:rFonts w:ascii="Calibri" w:hAnsi="Calibri"/>
          <w:szCs w:val="21"/>
        </w:rPr>
      </w:pPr>
    </w:p>
    <w:p w14:paraId="3BD51365" w14:textId="6DD92123" w:rsidR="00D20BF5" w:rsidRPr="00211D8D" w:rsidRDefault="00D20BF5" w:rsidP="005E221B">
      <w:pPr>
        <w:jc w:val="left"/>
        <w:rPr>
          <w:rFonts w:ascii="Calibri" w:hAnsi="Calibri"/>
          <w:szCs w:val="21"/>
        </w:rPr>
      </w:pPr>
      <w:r w:rsidRPr="00211D8D">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4265C786" w:rsidR="00161EDE" w:rsidRPr="00211D8D" w:rsidRDefault="00161EDE" w:rsidP="00FF4CB8">
      <w:pPr>
        <w:pStyle w:val="Heading3"/>
        <w:rPr>
          <w:rFonts w:ascii="Calibri" w:hAnsi="Calibri"/>
        </w:rPr>
      </w:pPr>
      <w:bookmarkStart w:id="44" w:name="_Toc70978838"/>
      <w:proofErr w:type="spellStart"/>
      <w:r w:rsidRPr="00211D8D">
        <w:rPr>
          <w:rFonts w:ascii="Calibri" w:hAnsi="Calibri"/>
        </w:rPr>
        <w:t>Tkinter</w:t>
      </w:r>
      <w:proofErr w:type="spellEnd"/>
      <w:r w:rsidRPr="00211D8D">
        <w:rPr>
          <w:rFonts w:ascii="Calibri" w:hAnsi="Calibri"/>
        </w:rPr>
        <w:t xml:space="preserve"> library </w:t>
      </w:r>
      <w:sdt>
        <w:sdtPr>
          <w:rPr>
            <w:rFonts w:ascii="Calibri" w:hAnsi="Calibri"/>
          </w:rPr>
          <w:id w:val="95212744"/>
          <w:citation/>
        </w:sdtPr>
        <w:sdtEndPr/>
        <w:sdtContent>
          <w:r w:rsidR="002237A2" w:rsidRPr="00211D8D">
            <w:rPr>
              <w:rFonts w:ascii="Calibri" w:hAnsi="Calibri"/>
            </w:rPr>
            <w:fldChar w:fldCharType="begin"/>
          </w:r>
          <w:r w:rsidR="002237A2" w:rsidRPr="00211D8D">
            <w:rPr>
              <w:rFonts w:ascii="Calibri" w:hAnsi="Calibri"/>
            </w:rPr>
            <w:instrText xml:space="preserve"> CITATION Gee21 \l 1033 </w:instrText>
          </w:r>
          <w:r w:rsidR="002237A2" w:rsidRPr="00211D8D">
            <w:rPr>
              <w:rFonts w:ascii="Calibri" w:hAnsi="Calibri"/>
            </w:rPr>
            <w:fldChar w:fldCharType="separate"/>
          </w:r>
          <w:r w:rsidR="000B1B8A" w:rsidRPr="000B1B8A">
            <w:rPr>
              <w:rFonts w:ascii="Calibri" w:hAnsi="Calibri"/>
              <w:noProof/>
            </w:rPr>
            <w:t>(Geeks, 2021)</w:t>
          </w:r>
          <w:r w:rsidR="002237A2" w:rsidRPr="00211D8D">
            <w:rPr>
              <w:rFonts w:ascii="Calibri" w:hAnsi="Calibri"/>
            </w:rPr>
            <w:fldChar w:fldCharType="end"/>
          </w:r>
        </w:sdtContent>
      </w:sdt>
      <w:bookmarkEnd w:id="44"/>
    </w:p>
    <w:p w14:paraId="1C0FE685" w14:textId="2CD199AE" w:rsidR="009733C7" w:rsidRPr="00211D8D" w:rsidRDefault="00161EDE" w:rsidP="005E221B">
      <w:pPr>
        <w:jc w:val="left"/>
        <w:rPr>
          <w:rFonts w:ascii="Calibri" w:hAnsi="Calibri"/>
          <w:szCs w:val="21"/>
        </w:rPr>
      </w:pPr>
      <w:r w:rsidRPr="00211D8D">
        <w:rPr>
          <w:rFonts w:ascii="Calibri" w:hAnsi="Calibri"/>
          <w:szCs w:val="21"/>
        </w:rPr>
        <w:t xml:space="preserve">For methods of making UIs, </w:t>
      </w:r>
      <w:proofErr w:type="spellStart"/>
      <w:r w:rsidRPr="00211D8D">
        <w:rPr>
          <w:rFonts w:ascii="Calibri" w:hAnsi="Calibri"/>
          <w:szCs w:val="21"/>
        </w:rPr>
        <w:t>Tkinter</w:t>
      </w:r>
      <w:proofErr w:type="spellEnd"/>
      <w:r w:rsidRPr="00211D8D">
        <w:rPr>
          <w:rFonts w:ascii="Calibri" w:hAnsi="Calibri"/>
          <w:szCs w:val="21"/>
        </w:rPr>
        <w:t xml:space="preserve"> (reference) is the most common library for developing GUIs (graphical user interfaces) in Python. It is a standard Python interface that provides a toolkit for making UIs. The main language used for this project is python, and </w:t>
      </w:r>
      <w:proofErr w:type="spellStart"/>
      <w:r w:rsidRPr="00211D8D">
        <w:rPr>
          <w:rFonts w:ascii="Calibri" w:hAnsi="Calibri"/>
          <w:szCs w:val="21"/>
        </w:rPr>
        <w:t>Tkinter</w:t>
      </w:r>
      <w:proofErr w:type="spellEnd"/>
      <w:r w:rsidRPr="00211D8D">
        <w:rPr>
          <w:rFonts w:ascii="Calibri" w:hAnsi="Calibri"/>
          <w:szCs w:val="21"/>
        </w:rPr>
        <w:t xml:space="preserve"> is more accessible and efficient, so finally</w:t>
      </w:r>
      <w:r w:rsidR="00DD7EEF" w:rsidRPr="00211D8D">
        <w:rPr>
          <w:rFonts w:ascii="Calibri" w:hAnsi="Calibri"/>
          <w:szCs w:val="21"/>
        </w:rPr>
        <w:t>,</w:t>
      </w:r>
      <w:r w:rsidRPr="00211D8D">
        <w:rPr>
          <w:rFonts w:ascii="Calibri" w:hAnsi="Calibri"/>
          <w:szCs w:val="21"/>
        </w:rPr>
        <w:t xml:space="preserve"> </w:t>
      </w:r>
      <w:proofErr w:type="spellStart"/>
      <w:r w:rsidRPr="00211D8D">
        <w:rPr>
          <w:rFonts w:ascii="Calibri" w:hAnsi="Calibri"/>
          <w:szCs w:val="21"/>
        </w:rPr>
        <w:t>Tkinter</w:t>
      </w:r>
      <w:proofErr w:type="spellEnd"/>
      <w:r w:rsidRPr="00211D8D">
        <w:rPr>
          <w:rFonts w:ascii="Calibri" w:hAnsi="Calibri"/>
          <w:szCs w:val="21"/>
        </w:rPr>
        <w:t xml:space="preserve"> was chosen to build the user interface</w:t>
      </w:r>
    </w:p>
    <w:p w14:paraId="0262F6F0" w14:textId="4DD99174" w:rsidR="00D07185" w:rsidRPr="00211D8D" w:rsidRDefault="00D07185" w:rsidP="00FF4CB8">
      <w:pPr>
        <w:pStyle w:val="Heading3"/>
        <w:rPr>
          <w:rFonts w:ascii="Calibri" w:hAnsi="Calibri"/>
        </w:rPr>
      </w:pPr>
      <w:bookmarkStart w:id="45" w:name="_Toc70978839"/>
      <w:r w:rsidRPr="00211D8D">
        <w:rPr>
          <w:rFonts w:ascii="Calibri" w:hAnsi="Calibri"/>
        </w:rPr>
        <w:lastRenderedPageBreak/>
        <w:t>UI design</w:t>
      </w:r>
      <w:bookmarkEnd w:id="45"/>
    </w:p>
    <w:p w14:paraId="2EADF007" w14:textId="3F83C7DB" w:rsidR="007402AD" w:rsidRPr="00211D8D" w:rsidRDefault="007402AD" w:rsidP="007402AD">
      <w:pPr>
        <w:rPr>
          <w:rFonts w:ascii="Calibri" w:hAnsi="Calibri"/>
          <w:szCs w:val="21"/>
        </w:rPr>
      </w:pPr>
      <w:r w:rsidRPr="00211D8D">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211D8D" w:rsidRDefault="007402AD" w:rsidP="007402AD">
      <w:pPr>
        <w:jc w:val="center"/>
        <w:rPr>
          <w:rFonts w:ascii="Calibri" w:hAnsi="Calibri"/>
          <w:szCs w:val="21"/>
        </w:rPr>
      </w:pPr>
      <w:r w:rsidRPr="00211D8D">
        <w:rPr>
          <w:rFonts w:ascii="Calibri" w:hAnsi="Calibri"/>
          <w:szCs w:val="21"/>
        </w:rPr>
        <w:t>-the front page for UI</w:t>
      </w:r>
    </w:p>
    <w:p w14:paraId="10082138" w14:textId="51B6A31F" w:rsidR="007402AD" w:rsidRPr="00211D8D" w:rsidRDefault="007402AD" w:rsidP="007402AD">
      <w:pPr>
        <w:jc w:val="left"/>
        <w:rPr>
          <w:rFonts w:ascii="Calibri" w:hAnsi="Calibri"/>
          <w:szCs w:val="21"/>
        </w:rPr>
      </w:pPr>
      <w:r w:rsidRPr="00211D8D">
        <w:rPr>
          <w:rFonts w:ascii="Calibri" w:hAnsi="Calibri"/>
          <w:szCs w:val="21"/>
        </w:rPr>
        <w:t xml:space="preserve">This is the starting page for the game, </w:t>
      </w:r>
      <w:proofErr w:type="gramStart"/>
      <w:r w:rsidRPr="00211D8D">
        <w:rPr>
          <w:rFonts w:ascii="Calibri" w:hAnsi="Calibri"/>
          <w:szCs w:val="21"/>
        </w:rPr>
        <w:t>both of the players</w:t>
      </w:r>
      <w:proofErr w:type="gramEnd"/>
      <w:r w:rsidRPr="00211D8D">
        <w:rPr>
          <w:rFonts w:ascii="Calibri" w:hAnsi="Calibri"/>
          <w:szCs w:val="21"/>
        </w:rPr>
        <w:t xml:space="preserve"> could type the name they prefer to their team, and start the game, the question mark </w:t>
      </w:r>
      <w:r w:rsidR="00DD7EEF" w:rsidRPr="00211D8D">
        <w:rPr>
          <w:rFonts w:ascii="Calibri" w:hAnsi="Calibri"/>
          <w:szCs w:val="21"/>
        </w:rPr>
        <w:t>at</w:t>
      </w:r>
      <w:r w:rsidRPr="00211D8D">
        <w:rPr>
          <w:rFonts w:ascii="Calibri" w:hAnsi="Calibri"/>
          <w:szCs w:val="21"/>
        </w:rPr>
        <w:t xml:space="preserve"> the bottom is used to show the rule and gameplay of this game.</w:t>
      </w:r>
    </w:p>
    <w:p w14:paraId="0EF519BA" w14:textId="77777777" w:rsidR="007379D5" w:rsidRPr="00211D8D" w:rsidRDefault="007379D5" w:rsidP="005E221B">
      <w:pPr>
        <w:jc w:val="left"/>
        <w:rPr>
          <w:rFonts w:ascii="Calibri" w:hAnsi="Calibri"/>
          <w:szCs w:val="21"/>
        </w:rPr>
      </w:pPr>
    </w:p>
    <w:p w14:paraId="6231C740" w14:textId="0B842D0B" w:rsidR="00D07185" w:rsidRPr="00211D8D" w:rsidRDefault="00D07185" w:rsidP="007402AD">
      <w:pPr>
        <w:jc w:val="center"/>
        <w:rPr>
          <w:rFonts w:ascii="Calibri" w:hAnsi="Calibri"/>
          <w:szCs w:val="21"/>
        </w:rPr>
      </w:pPr>
      <w:r w:rsidRPr="00211D8D">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3">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211D8D" w:rsidRDefault="007402AD" w:rsidP="007402AD">
      <w:pPr>
        <w:ind w:firstLine="420"/>
        <w:jc w:val="center"/>
        <w:rPr>
          <w:rFonts w:ascii="Calibri" w:hAnsi="Calibri"/>
          <w:szCs w:val="21"/>
        </w:rPr>
      </w:pPr>
      <w:r w:rsidRPr="00211D8D">
        <w:rPr>
          <w:rFonts w:ascii="Calibri" w:hAnsi="Calibri"/>
          <w:szCs w:val="21"/>
        </w:rPr>
        <w:t xml:space="preserve">-Main </w:t>
      </w:r>
      <w:r w:rsidR="00D07185" w:rsidRPr="00211D8D">
        <w:rPr>
          <w:rFonts w:ascii="Calibri" w:hAnsi="Calibri"/>
          <w:szCs w:val="21"/>
        </w:rPr>
        <w:t>UI diagram</w:t>
      </w:r>
    </w:p>
    <w:p w14:paraId="0543B72E" w14:textId="40F7D740" w:rsidR="00161EDE" w:rsidRPr="00211D8D" w:rsidRDefault="00161EDE" w:rsidP="005E221B">
      <w:pPr>
        <w:widowControl/>
        <w:jc w:val="left"/>
        <w:rPr>
          <w:rFonts w:ascii="Calibri" w:hAnsi="Calibri"/>
          <w:szCs w:val="21"/>
        </w:rPr>
      </w:pPr>
      <w:r w:rsidRPr="00211D8D">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w:t>
      </w:r>
      <w:r w:rsidRPr="00211D8D">
        <w:rPr>
          <w:rFonts w:ascii="Calibri" w:hAnsi="Calibri"/>
          <w:szCs w:val="21"/>
        </w:rPr>
        <w:lastRenderedPageBreak/>
        <w:t xml:space="preserve">UI depends mainly on the rules and gameplay of the game. </w:t>
      </w:r>
      <w:r w:rsidR="00821F12" w:rsidRPr="00211D8D">
        <w:rPr>
          <w:rFonts w:ascii="Calibri" w:hAnsi="Calibri"/>
          <w:szCs w:val="21"/>
        </w:rPr>
        <w:t xml:space="preserve">Before the game start, the player will give the name </w:t>
      </w:r>
      <w:r w:rsidR="00DD7EEF" w:rsidRPr="00211D8D">
        <w:rPr>
          <w:rFonts w:ascii="Calibri" w:hAnsi="Calibri"/>
          <w:szCs w:val="21"/>
        </w:rPr>
        <w:t>of</w:t>
      </w:r>
      <w:r w:rsidR="00821F12" w:rsidRPr="00211D8D">
        <w:rPr>
          <w:rFonts w:ascii="Calibri" w:hAnsi="Calibri"/>
          <w:szCs w:val="21"/>
        </w:rPr>
        <w:t xml:space="preserve"> their team and given the order by rolling the dice. </w:t>
      </w:r>
      <w:r w:rsidR="00DC3D1B" w:rsidRPr="00211D8D">
        <w:rPr>
          <w:rFonts w:ascii="Calibri" w:hAnsi="Calibri"/>
          <w:szCs w:val="21"/>
        </w:rPr>
        <w:t>The player could choose five player</w:t>
      </w:r>
      <w:r w:rsidR="00DD7EEF" w:rsidRPr="00211D8D">
        <w:rPr>
          <w:rFonts w:ascii="Calibri" w:hAnsi="Calibri"/>
          <w:szCs w:val="21"/>
        </w:rPr>
        <w:t>s</w:t>
      </w:r>
      <w:r w:rsidR="00DC3D1B" w:rsidRPr="00211D8D">
        <w:rPr>
          <w:rFonts w:ascii="Calibri" w:hAnsi="Calibri"/>
          <w:szCs w:val="21"/>
        </w:rPr>
        <w:t xml:space="preserve"> which </w:t>
      </w:r>
      <w:r w:rsidR="00DD7EEF" w:rsidRPr="00211D8D">
        <w:rPr>
          <w:rFonts w:ascii="Calibri" w:hAnsi="Calibri"/>
          <w:szCs w:val="21"/>
        </w:rPr>
        <w:t>would be displayed with images</w:t>
      </w:r>
      <w:r w:rsidR="00DC3D1B" w:rsidRPr="00211D8D">
        <w:rPr>
          <w:rFonts w:ascii="Calibri" w:hAnsi="Calibri"/>
          <w:szCs w:val="21"/>
        </w:rPr>
        <w:t xml:space="preserve"> and combine their fantasy league team</w:t>
      </w:r>
      <w:r w:rsidRPr="00211D8D">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211D8D">
        <w:rPr>
          <w:rFonts w:ascii="Calibri" w:hAnsi="Calibri"/>
          <w:szCs w:val="21"/>
        </w:rPr>
        <w:t xml:space="preserve"> Which is shown below:</w:t>
      </w:r>
    </w:p>
    <w:p w14:paraId="2BAA9BB5" w14:textId="347B13DE" w:rsidR="00D07185" w:rsidRPr="00211D8D" w:rsidRDefault="00D07185" w:rsidP="005E221B">
      <w:pPr>
        <w:widowControl/>
        <w:jc w:val="left"/>
        <w:rPr>
          <w:rFonts w:ascii="Calibri" w:hAnsi="Calibri"/>
          <w:szCs w:val="21"/>
        </w:rPr>
      </w:pPr>
    </w:p>
    <w:p w14:paraId="39A53946" w14:textId="19C8D604" w:rsidR="003E546B" w:rsidRPr="00211D8D" w:rsidRDefault="008700E7" w:rsidP="005E221B">
      <w:pPr>
        <w:jc w:val="left"/>
        <w:rPr>
          <w:rFonts w:ascii="Calibri" w:hAnsi="Calibri"/>
          <w:szCs w:val="21"/>
        </w:rPr>
      </w:pPr>
      <w:r w:rsidRPr="00211D8D">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3677A5D" w:rsidR="00FB10C7" w:rsidRPr="00211D8D" w:rsidRDefault="00FB10C7" w:rsidP="00FB10C7">
      <w:pPr>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051349">
        <w:rPr>
          <w:rFonts w:ascii="Calibri" w:hAnsi="Calibri"/>
          <w:szCs w:val="21"/>
        </w:rPr>
        <w:t>finish page of the UI which include the rating and team name</w:t>
      </w:r>
    </w:p>
    <w:p w14:paraId="3DED05D3" w14:textId="696F912F" w:rsidR="00FB10C7" w:rsidRPr="00211D8D" w:rsidRDefault="00FB10C7" w:rsidP="00FB10C7">
      <w:pPr>
        <w:jc w:val="left"/>
        <w:rPr>
          <w:rFonts w:ascii="Calibri" w:hAnsi="Calibri"/>
          <w:szCs w:val="21"/>
        </w:rPr>
      </w:pPr>
    </w:p>
    <w:p w14:paraId="7821991A" w14:textId="51630CD3" w:rsidR="00FB10C7" w:rsidRPr="00211D8D" w:rsidRDefault="00E7747B" w:rsidP="00E7747B">
      <w:pPr>
        <w:pStyle w:val="Heading3"/>
        <w:rPr>
          <w:rFonts w:ascii="Calibri" w:hAnsi="Calibri"/>
        </w:rPr>
      </w:pPr>
      <w:bookmarkStart w:id="46" w:name="_Toc70978840"/>
      <w:r w:rsidRPr="00211D8D">
        <w:rPr>
          <w:rFonts w:ascii="Calibri" w:hAnsi="Calibri"/>
        </w:rPr>
        <w:t>Game mode</w:t>
      </w:r>
      <w:bookmarkEnd w:id="46"/>
    </w:p>
    <w:p w14:paraId="6ACB649E" w14:textId="1E9514AA" w:rsidR="00E7747B" w:rsidRPr="00211D8D" w:rsidRDefault="00E7747B" w:rsidP="00E7747B">
      <w:pPr>
        <w:rPr>
          <w:rFonts w:ascii="Calibri" w:hAnsi="Calibri"/>
        </w:rPr>
      </w:pPr>
      <w:r w:rsidRPr="00211D8D">
        <w:rPr>
          <w:rFonts w:ascii="Calibri" w:hAnsi="Calibri"/>
        </w:rPr>
        <w:t>For the setting of the game modes, the project decided to have two modes for players to choose from and be entertained, the first being player versus player. However, if the player wants to play alone, the game has an AI mode for the player to choose from. Both modes are available to give players a high level of playability.</w:t>
      </w:r>
    </w:p>
    <w:p w14:paraId="3508BEAD" w14:textId="77777777" w:rsidR="00E7747B" w:rsidRPr="00211D8D" w:rsidRDefault="00E7747B" w:rsidP="00E7747B">
      <w:pPr>
        <w:rPr>
          <w:rFonts w:ascii="Calibri" w:hAnsi="Calibri"/>
        </w:rPr>
      </w:pPr>
    </w:p>
    <w:p w14:paraId="6C038B62" w14:textId="26955BAB" w:rsidR="00FB10C7" w:rsidRPr="00211D8D" w:rsidRDefault="00FB10C7" w:rsidP="00FF4CB8">
      <w:pPr>
        <w:pStyle w:val="Heading3"/>
        <w:rPr>
          <w:rFonts w:ascii="Calibri" w:hAnsi="Calibri"/>
        </w:rPr>
      </w:pPr>
      <w:bookmarkStart w:id="47" w:name="_Toc70978841"/>
      <w:r w:rsidRPr="00211D8D">
        <w:rPr>
          <w:rFonts w:ascii="Calibri" w:hAnsi="Calibri"/>
        </w:rPr>
        <w:t>Game rule</w:t>
      </w:r>
      <w:bookmarkEnd w:id="47"/>
      <w:r w:rsidRPr="00211D8D">
        <w:rPr>
          <w:rFonts w:ascii="Calibri" w:hAnsi="Calibri"/>
        </w:rPr>
        <w:t xml:space="preserve"> </w:t>
      </w:r>
    </w:p>
    <w:p w14:paraId="650A6177" w14:textId="53895D2A" w:rsidR="00FB10C7" w:rsidRPr="00211D8D" w:rsidRDefault="00FB10C7" w:rsidP="00FB10C7">
      <w:pPr>
        <w:jc w:val="left"/>
        <w:rPr>
          <w:rFonts w:ascii="Calibri" w:hAnsi="Calibri"/>
          <w:szCs w:val="21"/>
        </w:rPr>
      </w:pPr>
      <w:r w:rsidRPr="00211D8D">
        <w:rPr>
          <w:rFonts w:ascii="Calibri" w:hAnsi="Calibri"/>
          <w:szCs w:val="21"/>
        </w:rPr>
        <w:t xml:space="preserve">For the rules of the game, the order of the players is determined by rolling the dice. </w:t>
      </w:r>
      <w:r w:rsidR="00DD7EEF" w:rsidRPr="00211D8D">
        <w:rPr>
          <w:rFonts w:ascii="Calibri" w:hAnsi="Calibri"/>
          <w:szCs w:val="21"/>
        </w:rPr>
        <w:t>T</w:t>
      </w:r>
      <w:r w:rsidRPr="00211D8D">
        <w:rPr>
          <w:rFonts w:ascii="Calibri" w:hAnsi="Calibri"/>
          <w:szCs w:val="21"/>
        </w:rPr>
        <w:t xml:space="preserve">o ensure the competitiveness of the game, the players are selected in a fixed order, but the players are free to mix and match and to use the order </w:t>
      </w:r>
      <w:r w:rsidR="00DD7EEF" w:rsidRPr="00211D8D">
        <w:rPr>
          <w:rFonts w:ascii="Calibri" w:hAnsi="Calibri"/>
          <w:szCs w:val="21"/>
        </w:rPr>
        <w:t>rationall</w:t>
      </w:r>
      <w:r w:rsidRPr="00211D8D">
        <w:rPr>
          <w:rFonts w:ascii="Calibri" w:hAnsi="Calibri"/>
          <w:szCs w:val="21"/>
        </w:rPr>
        <w:t>y, for example</w:t>
      </w:r>
      <w:r w:rsidR="00DD7EEF" w:rsidRPr="00211D8D">
        <w:rPr>
          <w:rFonts w:ascii="Calibri" w:hAnsi="Calibri"/>
          <w:szCs w:val="21"/>
        </w:rPr>
        <w:t>,</w:t>
      </w:r>
      <w:r w:rsidRPr="00211D8D">
        <w:rPr>
          <w:rFonts w:ascii="Calibri" w:hAnsi="Calibri"/>
          <w:szCs w:val="21"/>
        </w:rPr>
        <w:t xml:space="preserve"> to break up the opponents' upcoming combinations. The order in which players are selected is shown in figure xxx. </w:t>
      </w:r>
      <w:r w:rsidR="00DD7EEF" w:rsidRPr="00211D8D">
        <w:rPr>
          <w:rFonts w:ascii="Calibri" w:hAnsi="Calibri"/>
          <w:szCs w:val="21"/>
        </w:rPr>
        <w:t>T</w:t>
      </w:r>
      <w:r w:rsidRPr="00211D8D">
        <w:rPr>
          <w:rFonts w:ascii="Calibri" w:hAnsi="Calibri"/>
          <w:szCs w:val="21"/>
        </w:rPr>
        <w:t>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a</w:t>
      </w:r>
      <w:r w:rsidR="00AD7EFC" w:rsidRPr="00211D8D">
        <w:rPr>
          <w:rFonts w:ascii="Calibri" w:hAnsi="Calibri"/>
          <w:szCs w:val="21"/>
        </w:rPr>
        <w:t>n individual</w:t>
      </w:r>
      <w:r w:rsidRPr="00211D8D">
        <w:rPr>
          <w:rFonts w:ascii="Calibri" w:hAnsi="Calibri"/>
          <w:szCs w:val="21"/>
        </w:rPr>
        <w:t xml:space="preserve"> rating of 96-100, tier 2 players with a rating of 92-96, and Tier 3 players are rated 88-92, tier 4 players are rated 84-88, tier 5 players are rated 80-84. Different salaries </w:t>
      </w:r>
      <w:r w:rsidRPr="00211D8D">
        <w:rPr>
          <w:rFonts w:ascii="Calibri" w:hAnsi="Calibri"/>
          <w:szCs w:val="21"/>
        </w:rPr>
        <w:lastRenderedPageBreak/>
        <w:t>are set for each tier, for example</w:t>
      </w:r>
      <w:r w:rsidR="00DD7EEF" w:rsidRPr="00211D8D">
        <w:rPr>
          <w:rFonts w:ascii="Calibri" w:hAnsi="Calibri"/>
          <w:szCs w:val="21"/>
        </w:rPr>
        <w:t>,</w:t>
      </w:r>
      <w:r w:rsidRPr="00211D8D">
        <w:rPr>
          <w:rFonts w:ascii="Calibri" w:hAnsi="Calibri"/>
          <w:szCs w:val="21"/>
        </w:rPr>
        <w:t xml:space="preserve"> tier 1 players are paid 5 coin</w:t>
      </w:r>
      <w:r w:rsidR="00DD7EEF" w:rsidRPr="00211D8D">
        <w:rPr>
          <w:rFonts w:ascii="Calibri" w:hAnsi="Calibri"/>
          <w:szCs w:val="21"/>
        </w:rPr>
        <w:t>s</w:t>
      </w:r>
      <w:r w:rsidRPr="00211D8D">
        <w:rPr>
          <w:rFonts w:ascii="Calibri" w:hAnsi="Calibri"/>
          <w:szCs w:val="21"/>
        </w:rPr>
        <w:t>, tier 2 players are paid 4 coin</w:t>
      </w:r>
      <w:r w:rsidR="00DD7EEF" w:rsidRPr="00211D8D">
        <w:rPr>
          <w:rFonts w:ascii="Calibri" w:hAnsi="Calibri"/>
          <w:szCs w:val="21"/>
        </w:rPr>
        <w:t>s</w:t>
      </w:r>
      <w:r w:rsidRPr="00211D8D">
        <w:rPr>
          <w:rFonts w:ascii="Calibri" w:hAnsi="Calibri"/>
          <w:szCs w:val="21"/>
        </w:rPr>
        <w:t>, and so on. To make it more challenging to build a team, we give each player 19 coins</w:t>
      </w:r>
      <w:r w:rsidR="00291FE6" w:rsidRPr="00211D8D">
        <w:rPr>
          <w:rFonts w:ascii="Calibri" w:hAnsi="Calibri"/>
          <w:szCs w:val="21"/>
        </w:rPr>
        <w:t>,</w:t>
      </w:r>
      <w:r w:rsidRPr="00211D8D">
        <w:rPr>
          <w:rFonts w:ascii="Calibri" w:hAnsi="Calibri"/>
          <w:szCs w:val="21"/>
        </w:rPr>
        <w:t xml:space="preserve"> </w:t>
      </w:r>
      <w:proofErr w:type="gramStart"/>
      <w:r w:rsidR="00EE7210" w:rsidRPr="00211D8D">
        <w:rPr>
          <w:rFonts w:ascii="Calibri" w:hAnsi="Calibri"/>
          <w:szCs w:val="21"/>
        </w:rPr>
        <w:t>In</w:t>
      </w:r>
      <w:proofErr w:type="gramEnd"/>
      <w:r w:rsidR="00EE7210" w:rsidRPr="00211D8D">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211D8D">
        <w:rPr>
          <w:rFonts w:ascii="Calibri" w:hAnsi="Calibri"/>
          <w:szCs w:val="21"/>
        </w:rPr>
        <w:t>coins</w:t>
      </w:r>
      <w:proofErr w:type="gramEnd"/>
      <w:r w:rsidR="00EE7210" w:rsidRPr="00211D8D">
        <w:rPr>
          <w:rFonts w:ascii="Calibri" w:hAnsi="Calibri"/>
          <w:szCs w:val="21"/>
        </w:rPr>
        <w:t xml:space="preserve"> card. </w:t>
      </w:r>
      <w:r w:rsidRPr="00211D8D">
        <w:rPr>
          <w:rFonts w:ascii="Calibri" w:hAnsi="Calibri"/>
          <w:szCs w:val="21"/>
        </w:rPr>
        <w:t xml:space="preserve">and the player </w:t>
      </w:r>
      <w:proofErr w:type="gramStart"/>
      <w:r w:rsidRPr="00211D8D">
        <w:rPr>
          <w:rFonts w:ascii="Calibri" w:hAnsi="Calibri"/>
          <w:szCs w:val="21"/>
        </w:rPr>
        <w:t>has to</w:t>
      </w:r>
      <w:proofErr w:type="gramEnd"/>
      <w:r w:rsidRPr="00211D8D">
        <w:rPr>
          <w:rFonts w:ascii="Calibri" w:hAnsi="Calibri"/>
          <w:szCs w:val="21"/>
        </w:rPr>
        <w:t xml:space="preserve"> use a limited number of coins to build a team.</w:t>
      </w:r>
    </w:p>
    <w:p w14:paraId="4EC49383" w14:textId="7DC480F8" w:rsidR="007379D5" w:rsidRPr="00211D8D" w:rsidRDefault="007379D5" w:rsidP="005E221B">
      <w:pPr>
        <w:jc w:val="left"/>
        <w:rPr>
          <w:rFonts w:ascii="Calibri" w:hAnsi="Calibri"/>
          <w:szCs w:val="21"/>
        </w:rPr>
      </w:pPr>
      <w:r w:rsidRPr="00211D8D">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5">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211D8D" w:rsidRDefault="007379D5" w:rsidP="005E221B">
      <w:pPr>
        <w:jc w:val="left"/>
        <w:rPr>
          <w:rFonts w:ascii="Calibri" w:hAnsi="Calibri"/>
          <w:szCs w:val="21"/>
        </w:rPr>
      </w:pPr>
      <w:r w:rsidRPr="00211D8D">
        <w:rPr>
          <w:rFonts w:ascii="Calibri" w:hAnsi="Calibri"/>
          <w:szCs w:val="21"/>
        </w:rPr>
        <w:t xml:space="preserve">Figure 6 -the order for </w:t>
      </w:r>
      <w:r w:rsidR="00DD7EEF" w:rsidRPr="00211D8D">
        <w:rPr>
          <w:rFonts w:ascii="Calibri" w:hAnsi="Calibri"/>
          <w:szCs w:val="21"/>
        </w:rPr>
        <w:t xml:space="preserve">the </w:t>
      </w:r>
      <w:r w:rsidRPr="00211D8D">
        <w:rPr>
          <w:rFonts w:ascii="Calibri" w:hAnsi="Calibri"/>
          <w:szCs w:val="21"/>
        </w:rPr>
        <w:t>player</w:t>
      </w:r>
      <w:r w:rsidR="00DD7EEF" w:rsidRPr="00211D8D">
        <w:rPr>
          <w:rFonts w:ascii="Calibri" w:hAnsi="Calibri"/>
          <w:szCs w:val="21"/>
        </w:rPr>
        <w:t>s</w:t>
      </w:r>
      <w:r w:rsidRPr="00211D8D">
        <w:rPr>
          <w:rFonts w:ascii="Calibri" w:hAnsi="Calibri"/>
          <w:szCs w:val="21"/>
        </w:rPr>
        <w:t xml:space="preserve"> to choose </w:t>
      </w:r>
      <w:r w:rsidR="00DD7EEF" w:rsidRPr="00211D8D">
        <w:rPr>
          <w:rFonts w:ascii="Calibri" w:hAnsi="Calibri"/>
          <w:szCs w:val="21"/>
        </w:rPr>
        <w:t>from a pool of basketball players</w:t>
      </w:r>
    </w:p>
    <w:p w14:paraId="0AB8AE71" w14:textId="5A4FE57F" w:rsidR="0098106B" w:rsidRPr="00211D8D" w:rsidRDefault="0098106B" w:rsidP="00FF4CB8">
      <w:pPr>
        <w:pStyle w:val="Heading1"/>
        <w:rPr>
          <w:rFonts w:ascii="Calibri" w:hAnsi="Calibri"/>
        </w:rPr>
      </w:pPr>
      <w:bookmarkStart w:id="48" w:name="_Toc70978842"/>
      <w:r w:rsidRPr="00211D8D">
        <w:rPr>
          <w:rFonts w:ascii="Calibri" w:hAnsi="Calibri"/>
        </w:rPr>
        <w:lastRenderedPageBreak/>
        <w:t>6.implementation</w:t>
      </w:r>
      <w:bookmarkEnd w:id="48"/>
    </w:p>
    <w:p w14:paraId="4B0C0D5F" w14:textId="64C38BFF" w:rsidR="001A0275" w:rsidRPr="00211D8D" w:rsidRDefault="001A0275" w:rsidP="00FF4CB8">
      <w:pPr>
        <w:pStyle w:val="Heading2"/>
        <w:rPr>
          <w:rFonts w:ascii="Calibri" w:hAnsi="Calibri"/>
        </w:rPr>
      </w:pPr>
      <w:bookmarkStart w:id="49" w:name="_Toc70978843"/>
      <w:r w:rsidRPr="00211D8D">
        <w:rPr>
          <w:rFonts w:ascii="Calibri" w:hAnsi="Calibri"/>
        </w:rPr>
        <w:t>Explore the suitable model for data structure</w:t>
      </w:r>
      <w:bookmarkEnd w:id="49"/>
    </w:p>
    <w:p w14:paraId="3CDE9F83" w14:textId="0A7BB14F" w:rsidR="00EE7210" w:rsidRPr="00211D8D" w:rsidRDefault="00EE7210" w:rsidP="00EE7210">
      <w:pPr>
        <w:rPr>
          <w:rFonts w:ascii="Calibri" w:hAnsi="Calibri"/>
        </w:rPr>
      </w:pPr>
      <w:r w:rsidRPr="00211D8D">
        <w:rPr>
          <w:rFonts w:ascii="Calibri" w:hAnsi="Calibri"/>
        </w:rPr>
        <w:t>For the basic setting of the data, the main objective of this project was to explore and calculate the tacit values of the relationships between players (team chemistry). Based on the background research, I selected 14 famous combinations and compiled their team and teammate data for this project.</w:t>
      </w:r>
    </w:p>
    <w:p w14:paraId="0F1FF9E0" w14:textId="27AEDF95" w:rsidR="001A0275" w:rsidRPr="00211D8D" w:rsidRDefault="00DE45D3" w:rsidP="00201F02">
      <w:pPr>
        <w:widowControl/>
        <w:jc w:val="center"/>
        <w:rPr>
          <w:rFonts w:ascii="Calibri" w:hAnsi="Calibri"/>
          <w:szCs w:val="21"/>
        </w:rPr>
      </w:pPr>
      <w:r w:rsidRPr="00211D8D">
        <w:rPr>
          <w:rFonts w:ascii="Calibri" w:hAnsi="Calibri"/>
          <w:szCs w:val="21"/>
        </w:rPr>
        <w:t>The initial stage of the model is considering which method to use to present the graph</w:t>
      </w:r>
      <w:r w:rsidRPr="00211D8D">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6">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211D8D" w:rsidRDefault="001A0275" w:rsidP="00201F02">
      <w:pPr>
        <w:widowControl/>
        <w:jc w:val="center"/>
        <w:rPr>
          <w:rFonts w:ascii="Calibri" w:hAnsi="Calibri"/>
          <w:szCs w:val="21"/>
        </w:rPr>
      </w:pPr>
      <w:r w:rsidRPr="00211D8D">
        <w:rPr>
          <w:rFonts w:ascii="Calibri" w:hAnsi="Calibri"/>
          <w:szCs w:val="21"/>
        </w:rPr>
        <w:t xml:space="preserve">-The </w:t>
      </w:r>
      <w:r w:rsidR="00821F12" w:rsidRPr="00211D8D">
        <w:rPr>
          <w:rFonts w:ascii="Calibri" w:hAnsi="Calibri"/>
          <w:szCs w:val="21"/>
        </w:rPr>
        <w:t>player relation</w:t>
      </w:r>
      <w:r w:rsidRPr="00211D8D">
        <w:rPr>
          <w:rFonts w:ascii="Calibri" w:hAnsi="Calibri"/>
          <w:szCs w:val="21"/>
        </w:rPr>
        <w:t xml:space="preserve"> model</w:t>
      </w:r>
    </w:p>
    <w:p w14:paraId="1E22DC49" w14:textId="77777777" w:rsidR="001A0275" w:rsidRPr="00211D8D" w:rsidRDefault="001A0275" w:rsidP="005E221B">
      <w:pPr>
        <w:widowControl/>
        <w:jc w:val="left"/>
        <w:rPr>
          <w:rFonts w:ascii="Calibri" w:hAnsi="Calibri"/>
          <w:szCs w:val="21"/>
        </w:rPr>
      </w:pPr>
    </w:p>
    <w:p w14:paraId="3A6997DD" w14:textId="368FBA46" w:rsidR="001A0275" w:rsidRPr="00211D8D" w:rsidRDefault="001A0275" w:rsidP="005E221B">
      <w:pPr>
        <w:widowControl/>
        <w:jc w:val="left"/>
        <w:rPr>
          <w:rFonts w:ascii="Calibri" w:hAnsi="Calibri"/>
          <w:szCs w:val="21"/>
        </w:rPr>
      </w:pPr>
      <w:r w:rsidRPr="00211D8D">
        <w:rPr>
          <w:rFonts w:ascii="Calibri" w:hAnsi="Calibri"/>
          <w:szCs w:val="21"/>
        </w:rPr>
        <w:t xml:space="preserve">This image shows how the relationships between players can be represented by the adjacency </w:t>
      </w:r>
      <w:proofErr w:type="gramStart"/>
      <w:r w:rsidRPr="00211D8D">
        <w:rPr>
          <w:rFonts w:ascii="Calibri" w:hAnsi="Calibri"/>
          <w:szCs w:val="21"/>
        </w:rPr>
        <w:t>list</w:t>
      </w:r>
      <w:r w:rsidR="004858DA" w:rsidRPr="00211D8D">
        <w:rPr>
          <w:rFonts w:ascii="Calibri" w:hAnsi="Calibri"/>
          <w:szCs w:val="21"/>
        </w:rPr>
        <w:t>[</w:t>
      </w:r>
      <w:proofErr w:type="gramEnd"/>
      <w:r w:rsidR="004858DA" w:rsidRPr="00211D8D">
        <w:rPr>
          <w:rFonts w:ascii="Calibri" w:hAnsi="Calibri"/>
          <w:szCs w:val="21"/>
        </w:rPr>
        <w:t>9]</w:t>
      </w:r>
      <w:r w:rsidRPr="00211D8D">
        <w:rPr>
          <w:rFonts w:ascii="Calibri" w:hAnsi="Calibri"/>
          <w:szCs w:val="21"/>
        </w:rPr>
        <w:t>.</w:t>
      </w:r>
    </w:p>
    <w:p w14:paraId="7FF3CDBA" w14:textId="27835F1C" w:rsidR="001A0275" w:rsidRPr="00211D8D" w:rsidRDefault="001A0275" w:rsidP="005E221B">
      <w:pPr>
        <w:widowControl/>
        <w:jc w:val="left"/>
        <w:rPr>
          <w:rFonts w:ascii="Calibri" w:hAnsi="Calibri"/>
          <w:szCs w:val="21"/>
        </w:rPr>
      </w:pPr>
      <w:r w:rsidRPr="00211D8D">
        <w:rPr>
          <w:rFonts w:ascii="Calibri" w:hAnsi="Calibri"/>
          <w:szCs w:val="21"/>
        </w:rPr>
        <w:t>the adjacency list is a chain structure of the graph it will have the vector, states, and a line connect</w:t>
      </w:r>
      <w:r w:rsidR="00DD7EEF" w:rsidRPr="00211D8D">
        <w:rPr>
          <w:rFonts w:ascii="Calibri" w:hAnsi="Calibri"/>
          <w:szCs w:val="21"/>
        </w:rPr>
        <w:t>ing</w:t>
      </w:r>
      <w:r w:rsidRPr="00211D8D">
        <w:rPr>
          <w:rFonts w:ascii="Calibri" w:hAnsi="Calibri"/>
          <w:szCs w:val="21"/>
        </w:rPr>
        <w:t xml:space="preserve"> the state. In this diagram, Player A connect</w:t>
      </w:r>
      <w:r w:rsidR="00DD7EEF" w:rsidRPr="00211D8D">
        <w:rPr>
          <w:rFonts w:ascii="Calibri" w:hAnsi="Calibri"/>
          <w:szCs w:val="21"/>
        </w:rPr>
        <w:t>s</w:t>
      </w:r>
      <w:r w:rsidRPr="00211D8D">
        <w:rPr>
          <w:rFonts w:ascii="Calibri" w:hAnsi="Calibri"/>
          <w:szCs w:val="21"/>
        </w:rPr>
        <w:t xml:space="preserve"> to Player B, </w:t>
      </w:r>
      <w:r w:rsidR="00DD7EEF" w:rsidRPr="00211D8D">
        <w:rPr>
          <w:rFonts w:ascii="Calibri" w:hAnsi="Calibri"/>
          <w:szCs w:val="21"/>
        </w:rPr>
        <w:t>which</w:t>
      </w:r>
      <w:r w:rsidRPr="00211D8D">
        <w:rPr>
          <w:rFonts w:ascii="Calibri" w:hAnsi="Calibri"/>
          <w:szCs w:val="21"/>
        </w:rPr>
        <w:t xml:space="preserve"> means Player A ha</w:t>
      </w:r>
      <w:r w:rsidR="00DD7EEF" w:rsidRPr="00211D8D">
        <w:rPr>
          <w:rFonts w:ascii="Calibri" w:hAnsi="Calibri"/>
          <w:szCs w:val="21"/>
        </w:rPr>
        <w:t>s</w:t>
      </w:r>
      <w:r w:rsidRPr="00211D8D">
        <w:rPr>
          <w:rFonts w:ascii="Calibri" w:hAnsi="Calibri"/>
          <w:szCs w:val="21"/>
        </w:rPr>
        <w:t xml:space="preserve"> a relationship with Player B. And the result for </w:t>
      </w:r>
      <w:r w:rsidR="00DD7EEF" w:rsidRPr="00211D8D">
        <w:rPr>
          <w:rFonts w:ascii="Calibri" w:hAnsi="Calibri"/>
          <w:szCs w:val="21"/>
        </w:rPr>
        <w:t xml:space="preserve">the </w:t>
      </w:r>
      <w:r w:rsidRPr="00211D8D">
        <w:rPr>
          <w:rFonts w:ascii="Calibri" w:hAnsi="Calibri"/>
          <w:szCs w:val="21"/>
        </w:rPr>
        <w:t xml:space="preserve">adjacency list is easy to represent Here </w:t>
      </w:r>
      <w:r w:rsidR="00DD7EEF" w:rsidRPr="00211D8D">
        <w:rPr>
          <w:rFonts w:ascii="Calibri" w:hAnsi="Calibri"/>
          <w:szCs w:val="21"/>
        </w:rPr>
        <w:t>is</w:t>
      </w:r>
      <w:r w:rsidRPr="00211D8D">
        <w:rPr>
          <w:rFonts w:ascii="Calibri" w:hAnsi="Calibri"/>
          <w:szCs w:val="21"/>
        </w:rPr>
        <w:t xml:space="preserve"> the graph to show the relation result:</w:t>
      </w:r>
    </w:p>
    <w:p w14:paraId="47284D9C" w14:textId="39C6EA9C" w:rsidR="001A0275" w:rsidRPr="00211D8D" w:rsidRDefault="001A0275" w:rsidP="00201F02">
      <w:pPr>
        <w:widowControl/>
        <w:jc w:val="center"/>
        <w:rPr>
          <w:rFonts w:ascii="Calibri" w:hAnsi="Calibri"/>
          <w:szCs w:val="21"/>
        </w:rPr>
      </w:pPr>
      <w:r w:rsidRPr="00211D8D">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6">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211D8D" w:rsidRDefault="00821F12" w:rsidP="00201F02">
      <w:pPr>
        <w:widowControl/>
        <w:jc w:val="center"/>
        <w:rPr>
          <w:rFonts w:ascii="Calibri" w:hAnsi="Calibri"/>
          <w:szCs w:val="21"/>
        </w:rPr>
      </w:pPr>
      <w:r w:rsidRPr="00211D8D">
        <w:rPr>
          <w:rFonts w:ascii="Calibri" w:hAnsi="Calibri"/>
          <w:szCs w:val="21"/>
        </w:rPr>
        <w:t>-adjacency list to show the relationship</w:t>
      </w:r>
    </w:p>
    <w:p w14:paraId="70362905" w14:textId="7E10D69E" w:rsidR="001A0275" w:rsidRPr="00211D8D" w:rsidRDefault="001A0275" w:rsidP="005E221B">
      <w:pPr>
        <w:widowControl/>
        <w:jc w:val="left"/>
        <w:rPr>
          <w:rFonts w:ascii="Calibri" w:hAnsi="Calibri"/>
          <w:szCs w:val="21"/>
        </w:rPr>
      </w:pPr>
      <w:r w:rsidRPr="00211D8D">
        <w:rPr>
          <w:rFonts w:ascii="Calibri" w:hAnsi="Calibri"/>
          <w:szCs w:val="21"/>
        </w:rPr>
        <w:t>However</w:t>
      </w:r>
      <w:r w:rsidR="00DD7EEF" w:rsidRPr="00211D8D">
        <w:rPr>
          <w:rFonts w:ascii="Calibri" w:hAnsi="Calibri"/>
          <w:szCs w:val="21"/>
        </w:rPr>
        <w:t>,</w:t>
      </w:r>
      <w:r w:rsidRPr="00211D8D">
        <w:rPr>
          <w:rFonts w:ascii="Calibri" w:hAnsi="Calibri"/>
          <w:szCs w:val="21"/>
        </w:rPr>
        <w:t xml:space="preserve"> there are other way</w:t>
      </w:r>
      <w:r w:rsidR="00DD7EEF" w:rsidRPr="00211D8D">
        <w:rPr>
          <w:rFonts w:ascii="Calibri" w:hAnsi="Calibri"/>
          <w:szCs w:val="21"/>
        </w:rPr>
        <w:t>s</w:t>
      </w:r>
      <w:r w:rsidRPr="00211D8D">
        <w:rPr>
          <w:rFonts w:ascii="Calibri" w:hAnsi="Calibri"/>
          <w:szCs w:val="21"/>
        </w:rPr>
        <w:t xml:space="preserve"> to represent the</w:t>
      </w:r>
      <w:r w:rsidR="00DD7EEF" w:rsidRPr="00211D8D">
        <w:rPr>
          <w:rFonts w:ascii="Calibri" w:hAnsi="Calibri"/>
          <w:szCs w:val="21"/>
        </w:rPr>
        <w:t xml:space="preserve"> relation between players</w:t>
      </w:r>
      <w:r w:rsidRPr="00211D8D">
        <w:rPr>
          <w:rFonts w:ascii="Calibri" w:hAnsi="Calibri"/>
          <w:szCs w:val="21"/>
        </w:rPr>
        <w:t>.</w:t>
      </w:r>
    </w:p>
    <w:p w14:paraId="68D08C5D" w14:textId="77777777" w:rsidR="001A0275" w:rsidRPr="00211D8D" w:rsidRDefault="001A0275" w:rsidP="005E221B">
      <w:pPr>
        <w:widowControl/>
        <w:jc w:val="left"/>
        <w:rPr>
          <w:rFonts w:ascii="Calibri" w:hAnsi="Calibri"/>
          <w:szCs w:val="21"/>
        </w:rPr>
      </w:pPr>
      <w:r w:rsidRPr="00211D8D">
        <w:rPr>
          <w:rFonts w:ascii="Calibri" w:hAnsi="Calibri"/>
          <w:szCs w:val="21"/>
        </w:rPr>
        <w:t>Adjacency list can also be represented as arrays:</w:t>
      </w:r>
    </w:p>
    <w:p w14:paraId="23A5CD30" w14:textId="77777777" w:rsidR="001A0275" w:rsidRPr="00211D8D" w:rsidRDefault="001A0275" w:rsidP="005E221B">
      <w:pPr>
        <w:widowControl/>
        <w:jc w:val="left"/>
        <w:rPr>
          <w:rFonts w:ascii="Calibri" w:hAnsi="Calibri"/>
          <w:szCs w:val="21"/>
        </w:rPr>
      </w:pPr>
      <w:r w:rsidRPr="00211D8D">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7">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-The </w:t>
      </w:r>
      <w:r w:rsidR="00DD7EEF" w:rsidRPr="00211D8D">
        <w:rPr>
          <w:rFonts w:ascii="Calibri" w:hAnsi="Calibri"/>
          <w:szCs w:val="21"/>
        </w:rPr>
        <w:t>a</w:t>
      </w:r>
      <w:r w:rsidRPr="00211D8D">
        <w:rPr>
          <w:rFonts w:ascii="Calibri" w:hAnsi="Calibri"/>
          <w:szCs w:val="21"/>
        </w:rPr>
        <w:t xml:space="preserve">djacency </w:t>
      </w:r>
      <w:proofErr w:type="gramStart"/>
      <w:r w:rsidR="00DD7EEF" w:rsidRPr="00211D8D">
        <w:rPr>
          <w:rFonts w:ascii="Calibri" w:hAnsi="Calibri"/>
          <w:szCs w:val="21"/>
        </w:rPr>
        <w:t>array</w:t>
      </w:r>
      <w:proofErr w:type="gramEnd"/>
      <w:r w:rsidRPr="00211D8D">
        <w:rPr>
          <w:rFonts w:ascii="Calibri" w:hAnsi="Calibri"/>
          <w:szCs w:val="21"/>
        </w:rPr>
        <w:t xml:space="preserve"> </w:t>
      </w:r>
    </w:p>
    <w:p w14:paraId="41C51DC5" w14:textId="553E2B7C" w:rsidR="001A0275" w:rsidRPr="00211D8D" w:rsidRDefault="001A0275" w:rsidP="005E221B">
      <w:pPr>
        <w:widowControl/>
        <w:jc w:val="left"/>
        <w:rPr>
          <w:rFonts w:ascii="Calibri" w:hAnsi="Calibri"/>
          <w:szCs w:val="21"/>
        </w:rPr>
      </w:pPr>
      <w:r w:rsidRPr="00211D8D">
        <w:rPr>
          <w:rFonts w:ascii="Calibri" w:hAnsi="Calibri"/>
          <w:szCs w:val="21"/>
        </w:rPr>
        <w:t>In this table</w:t>
      </w:r>
      <w:r w:rsidR="00DD7EEF" w:rsidRPr="00211D8D">
        <w:rPr>
          <w:rFonts w:ascii="Calibri" w:hAnsi="Calibri"/>
          <w:szCs w:val="21"/>
        </w:rPr>
        <w:t>,</w:t>
      </w:r>
      <w:r w:rsidRPr="00211D8D">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211D8D" w:rsidRDefault="001A0275" w:rsidP="005E221B">
      <w:pPr>
        <w:widowControl/>
        <w:jc w:val="left"/>
        <w:rPr>
          <w:rFonts w:ascii="Calibri" w:hAnsi="Calibri"/>
          <w:szCs w:val="21"/>
        </w:rPr>
      </w:pPr>
    </w:p>
    <w:p w14:paraId="0FF01928" w14:textId="77777777" w:rsidR="001A0275" w:rsidRPr="00211D8D" w:rsidRDefault="001A0275" w:rsidP="005E221B">
      <w:pPr>
        <w:widowControl/>
        <w:jc w:val="left"/>
        <w:rPr>
          <w:rFonts w:ascii="Calibri" w:hAnsi="Calibri"/>
          <w:szCs w:val="21"/>
        </w:rPr>
      </w:pPr>
    </w:p>
    <w:p w14:paraId="0901C8BC" w14:textId="38B42685" w:rsidR="001A0275" w:rsidRPr="00211D8D" w:rsidRDefault="001A0275" w:rsidP="005E221B">
      <w:pPr>
        <w:widowControl/>
        <w:jc w:val="left"/>
        <w:rPr>
          <w:rFonts w:ascii="Calibri" w:hAnsi="Calibri"/>
          <w:szCs w:val="21"/>
        </w:rPr>
      </w:pPr>
      <w:r w:rsidRPr="00211D8D">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211D8D">
        <w:rPr>
          <w:rFonts w:ascii="Calibri" w:hAnsi="Calibri"/>
          <w:szCs w:val="21"/>
        </w:rPr>
        <w:t>vertices(</w:t>
      </w:r>
      <w:proofErr w:type="gramEnd"/>
      <w:r w:rsidRPr="00211D8D">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211D8D" w:rsidRDefault="001A0275" w:rsidP="005E221B">
      <w:pPr>
        <w:widowControl/>
        <w:jc w:val="left"/>
        <w:rPr>
          <w:rFonts w:ascii="Calibri" w:hAnsi="Calibri"/>
          <w:szCs w:val="21"/>
        </w:rPr>
      </w:pPr>
    </w:p>
    <w:p w14:paraId="48E9957D" w14:textId="77777777" w:rsidR="0035237B" w:rsidRPr="00211D8D" w:rsidRDefault="001A0275" w:rsidP="005E221B">
      <w:pPr>
        <w:widowControl/>
        <w:jc w:val="left"/>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0035237B" w:rsidRPr="00211D8D">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8">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211D8D" w:rsidRDefault="0035237B" w:rsidP="00DE45D3">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w:t>
      </w:r>
    </w:p>
    <w:p w14:paraId="657CE408" w14:textId="77777777" w:rsidR="0035237B" w:rsidRPr="00211D8D" w:rsidRDefault="0035237B" w:rsidP="005E221B">
      <w:pPr>
        <w:widowControl/>
        <w:jc w:val="left"/>
        <w:rPr>
          <w:rFonts w:ascii="Calibri" w:hAnsi="Calibri"/>
          <w:szCs w:val="21"/>
        </w:rPr>
      </w:pPr>
    </w:p>
    <w:p w14:paraId="1AB8A71C" w14:textId="097D21F1" w:rsidR="00DE45D3" w:rsidRPr="00211D8D" w:rsidRDefault="00BC6761" w:rsidP="005E221B">
      <w:pPr>
        <w:widowControl/>
        <w:jc w:val="left"/>
        <w:rPr>
          <w:rFonts w:ascii="Calibri" w:hAnsi="Calibri"/>
          <w:szCs w:val="21"/>
        </w:rPr>
      </w:pPr>
      <w:r w:rsidRPr="00211D8D">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211D8D">
        <w:rPr>
          <w:rFonts w:ascii="Calibri" w:hAnsi="Calibri"/>
          <w:szCs w:val="21"/>
        </w:rPr>
        <w:t>more dense</w:t>
      </w:r>
      <w:proofErr w:type="gramEnd"/>
      <w:r w:rsidRPr="00211D8D">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211D8D" w:rsidRDefault="00DE45D3" w:rsidP="005E221B">
      <w:pPr>
        <w:widowControl/>
        <w:jc w:val="left"/>
        <w:rPr>
          <w:rFonts w:ascii="Calibri" w:hAnsi="Calibri"/>
          <w:szCs w:val="21"/>
        </w:rPr>
      </w:pPr>
    </w:p>
    <w:p w14:paraId="09985AFF" w14:textId="77777777" w:rsidR="001A0275" w:rsidRPr="00211D8D" w:rsidRDefault="001A0275" w:rsidP="005E221B">
      <w:pPr>
        <w:widowControl/>
        <w:jc w:val="left"/>
        <w:rPr>
          <w:rFonts w:ascii="Calibri" w:hAnsi="Calibri"/>
          <w:szCs w:val="21"/>
        </w:rPr>
      </w:pPr>
    </w:p>
    <w:p w14:paraId="34E7A7CD" w14:textId="53F1D3E5" w:rsidR="001A0275" w:rsidRPr="00211D8D" w:rsidRDefault="001A0275" w:rsidP="005E221B">
      <w:pPr>
        <w:widowControl/>
        <w:jc w:val="left"/>
        <w:rPr>
          <w:rFonts w:ascii="Calibri" w:hAnsi="Calibri"/>
          <w:szCs w:val="21"/>
        </w:rPr>
      </w:pPr>
      <w:r w:rsidRPr="00211D8D">
        <w:rPr>
          <w:rFonts w:ascii="Calibri" w:hAnsi="Calibri"/>
          <w:szCs w:val="21"/>
        </w:rPr>
        <w:t>Finally, the power set model is set up, which not only identifies relationships between individuals and groups but also between groups and groups</w:t>
      </w:r>
    </w:p>
    <w:p w14:paraId="0D766F85" w14:textId="58D97A09" w:rsidR="0035237B" w:rsidRPr="00211D8D" w:rsidRDefault="004875CC" w:rsidP="00201F02">
      <w:pPr>
        <w:widowControl/>
        <w:jc w:val="center"/>
        <w:rPr>
          <w:rFonts w:ascii="Calibri" w:hAnsi="Calibri"/>
          <w:szCs w:val="21"/>
        </w:rPr>
      </w:pPr>
      <w:r w:rsidRPr="00211D8D">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29">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211D8D" w:rsidRDefault="00A01428" w:rsidP="00201F02">
      <w:pPr>
        <w:widowControl/>
        <w:jc w:val="center"/>
        <w:rPr>
          <w:rFonts w:ascii="Calibri" w:hAnsi="Calibri"/>
          <w:szCs w:val="21"/>
        </w:rPr>
      </w:pPr>
      <w:r w:rsidRPr="00211D8D">
        <w:rPr>
          <w:rFonts w:ascii="Calibri" w:hAnsi="Calibri"/>
          <w:szCs w:val="21"/>
        </w:rPr>
        <w:t xml:space="preserve">-adjacency matrix graph </w:t>
      </w:r>
      <w:proofErr w:type="gramStart"/>
      <w:r w:rsidRPr="00211D8D">
        <w:rPr>
          <w:rFonts w:ascii="Calibri" w:hAnsi="Calibri"/>
          <w:szCs w:val="21"/>
        </w:rPr>
        <w:t>show</w:t>
      </w:r>
      <w:proofErr w:type="gramEnd"/>
      <w:r w:rsidRPr="00211D8D">
        <w:rPr>
          <w:rFonts w:ascii="Calibri" w:hAnsi="Calibri"/>
          <w:szCs w:val="21"/>
        </w:rPr>
        <w:t xml:space="preserve"> the value between power set and power set</w:t>
      </w:r>
    </w:p>
    <w:p w14:paraId="167CC0FE" w14:textId="77777777" w:rsidR="006908C0" w:rsidRPr="00211D8D" w:rsidRDefault="006908C0" w:rsidP="005E221B">
      <w:pPr>
        <w:widowControl/>
        <w:jc w:val="left"/>
        <w:rPr>
          <w:rFonts w:ascii="Calibri" w:hAnsi="Calibri"/>
          <w:szCs w:val="21"/>
        </w:rPr>
      </w:pPr>
    </w:p>
    <w:p w14:paraId="361D4208" w14:textId="7F5AEA27" w:rsidR="001A0275" w:rsidRPr="00211D8D" w:rsidRDefault="005F391F" w:rsidP="005E221B">
      <w:pPr>
        <w:widowControl/>
        <w:jc w:val="left"/>
        <w:rPr>
          <w:rFonts w:ascii="Calibri" w:hAnsi="Calibri"/>
          <w:szCs w:val="21"/>
        </w:rPr>
      </w:pPr>
      <w:r w:rsidRPr="00211D8D">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sidRPr="00211D8D">
        <w:rPr>
          <w:rFonts w:ascii="Calibri" w:hAnsi="Calibri"/>
          <w:szCs w:val="21"/>
        </w:rPr>
        <w:t>,</w:t>
      </w:r>
      <w:r w:rsidRPr="00211D8D">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211D8D" w:rsidRDefault="00065ABD" w:rsidP="005E221B">
      <w:pPr>
        <w:widowControl/>
        <w:jc w:val="left"/>
        <w:rPr>
          <w:rFonts w:ascii="Calibri" w:hAnsi="Calibri"/>
          <w:szCs w:val="21"/>
        </w:rPr>
      </w:pPr>
    </w:p>
    <w:p w14:paraId="6853733D" w14:textId="7391B542" w:rsidR="00291FE6" w:rsidRPr="00211D8D" w:rsidRDefault="00065ABD" w:rsidP="00291FE6">
      <w:pPr>
        <w:pStyle w:val="Heading3"/>
        <w:rPr>
          <w:rFonts w:ascii="Calibri" w:hAnsi="Calibri"/>
        </w:rPr>
      </w:pPr>
      <w:bookmarkStart w:id="50" w:name="_Toc70978844"/>
      <w:r w:rsidRPr="00211D8D">
        <w:rPr>
          <w:rFonts w:ascii="Calibri" w:hAnsi="Calibri"/>
        </w:rPr>
        <w:t>The rating implement method change</w:t>
      </w:r>
      <w:bookmarkEnd w:id="50"/>
      <w:r w:rsidRPr="00211D8D">
        <w:rPr>
          <w:rFonts w:ascii="Calibri" w:hAnsi="Calibri"/>
        </w:rPr>
        <w:t xml:space="preserve"> </w:t>
      </w:r>
    </w:p>
    <w:p w14:paraId="530367B1" w14:textId="4B957249" w:rsidR="00291FE6" w:rsidRPr="00211D8D" w:rsidRDefault="00AD64CC" w:rsidP="00065ABD">
      <w:pPr>
        <w:rPr>
          <w:rFonts w:ascii="Calibri" w:hAnsi="Calibri"/>
          <w:szCs w:val="21"/>
        </w:rPr>
      </w:pPr>
      <w:r w:rsidRPr="00211D8D">
        <w:rPr>
          <w:rFonts w:ascii="Calibri" w:hAnsi="Calibri"/>
          <w:szCs w:val="21"/>
        </w:rPr>
        <w:t>The project initially used pure recursion to implement the final scoring of the integrated teams, but during the run, it was found that the program took a long time to run using pure recursion, and when testing with larger data, it was found that there was a Stack overflow situation.</w:t>
      </w:r>
    </w:p>
    <w:p w14:paraId="13F6B3D4" w14:textId="77777777" w:rsidR="00291FE6" w:rsidRPr="00211D8D"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58F78C43" w:rsidR="00291FE6" w:rsidRDefault="00291FE6" w:rsidP="00065ABD">
      <w:pPr>
        <w:rPr>
          <w:rFonts w:ascii="Calibri" w:hAnsi="Calibri"/>
          <w:szCs w:val="21"/>
        </w:rPr>
      </w:pPr>
      <w:r w:rsidRPr="00211D8D">
        <w:rPr>
          <w:rFonts w:ascii="Calibri" w:hAnsi="Calibri"/>
          <w:szCs w:val="21"/>
        </w:rPr>
        <w:t>Here is the function of Strength method.</w:t>
      </w:r>
    </w:p>
    <w:p w14:paraId="2BCCD862" w14:textId="705B1681" w:rsidR="00201F02" w:rsidRPr="00211D8D" w:rsidRDefault="00201F02" w:rsidP="00065ABD">
      <w:pPr>
        <w:rPr>
          <w:rFonts w:ascii="Calibri" w:hAnsi="Calibri"/>
          <w:szCs w:val="21"/>
        </w:rPr>
      </w:pPr>
      <w:r>
        <w:rPr>
          <w:rFonts w:ascii="Calibri" w:hAnsi="Calibri"/>
          <w:szCs w:val="21"/>
        </w:rPr>
        <w:t>Strength(s) means the total rating of the group, and Strength(T) means the rating of subset in the group.</w:t>
      </w:r>
    </w:p>
    <w:p w14:paraId="4724E8F4" w14:textId="460A8AE0" w:rsidR="00291FE6" w:rsidRPr="00211D8D" w:rsidRDefault="00291FE6" w:rsidP="00291FE6">
      <w:pPr>
        <w:jc w:val="left"/>
        <w:rPr>
          <w:rFonts w:ascii="Calibri" w:hAnsi="Calibri"/>
          <w:szCs w:val="21"/>
        </w:rPr>
      </w:pPr>
      <w:r w:rsidRPr="00211D8D">
        <w:rPr>
          <w:rFonts w:ascii="Calibri" w:hAnsi="Calibri"/>
          <w:szCs w:val="21"/>
        </w:rPr>
        <w:t xml:space="preserve">The pseudocode code for this function by using recursion is shown below, </w:t>
      </w:r>
      <w:proofErr w:type="gramStart"/>
      <w:r w:rsidRPr="00211D8D">
        <w:rPr>
          <w:rFonts w:ascii="Calibri" w:hAnsi="Calibri"/>
          <w:szCs w:val="21"/>
        </w:rPr>
        <w:t>As</w:t>
      </w:r>
      <w:proofErr w:type="gramEnd"/>
      <w:r w:rsidRPr="00211D8D">
        <w:rPr>
          <w:rFonts w:ascii="Calibri" w:hAnsi="Calibri"/>
          <w:szCs w:val="21"/>
        </w:rPr>
        <w:t xml:space="preserve"> it is rely on the way of recursion, it is necessary to set up the base case, so for this project’s </w:t>
      </w:r>
      <w:r w:rsidRPr="00211D8D">
        <w:rPr>
          <w:rFonts w:ascii="Calibri" w:hAnsi="Calibri"/>
          <w:color w:val="000000" w:themeColor="text1"/>
          <w:szCs w:val="21"/>
        </w:rPr>
        <w:t>pure</w:t>
      </w:r>
      <w:r w:rsidRPr="00211D8D">
        <w:rPr>
          <w:rFonts w:ascii="Calibri" w:hAnsi="Calibri"/>
          <w:color w:val="FF0000"/>
          <w:szCs w:val="21"/>
        </w:rPr>
        <w:t xml:space="preserve"> </w:t>
      </w:r>
      <w:r w:rsidRPr="00211D8D">
        <w:rPr>
          <w:rFonts w:ascii="Calibri" w:hAnsi="Calibri"/>
          <w:szCs w:val="21"/>
        </w:rPr>
        <w:t>recursion is if the number of set one, it will straight return that player’s rating.</w:t>
      </w:r>
    </w:p>
    <w:p w14:paraId="6E09AB0F" w14:textId="77777777" w:rsidR="00291FE6" w:rsidRPr="00211D8D" w:rsidRDefault="00291FE6" w:rsidP="00291FE6">
      <w:pPr>
        <w:jc w:val="left"/>
        <w:rPr>
          <w:rFonts w:ascii="Calibri" w:hAnsi="Calibri"/>
          <w:szCs w:val="21"/>
        </w:rPr>
      </w:pPr>
      <w:r w:rsidRPr="00211D8D">
        <w:rPr>
          <w:rFonts w:ascii="Calibri" w:hAnsi="Calibri"/>
          <w:szCs w:val="21"/>
        </w:rPr>
        <w:lastRenderedPageBreak/>
        <w:t>Define Strength(set)</w:t>
      </w:r>
    </w:p>
    <w:p w14:paraId="03F4572A"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4FC08B59"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28AEABCD" w14:textId="77777777" w:rsidR="00291FE6" w:rsidRPr="00211D8D" w:rsidRDefault="00291FE6" w:rsidP="00291FE6">
      <w:pPr>
        <w:jc w:val="left"/>
        <w:rPr>
          <w:rFonts w:ascii="Calibri" w:hAnsi="Calibri"/>
          <w:szCs w:val="21"/>
        </w:rPr>
      </w:pPr>
      <w:r w:rsidRPr="00211D8D">
        <w:rPr>
          <w:rFonts w:ascii="Calibri" w:hAnsi="Calibri"/>
          <w:szCs w:val="21"/>
        </w:rPr>
        <w:t>Else</w:t>
      </w:r>
    </w:p>
    <w:p w14:paraId="5001A27A"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69C2F557"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774AEE5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10A62A05"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(set))</w:t>
      </w:r>
    </w:p>
    <w:p w14:paraId="51A6AE19" w14:textId="77777777" w:rsidR="00291FE6" w:rsidRPr="00211D8D" w:rsidRDefault="00291FE6" w:rsidP="00291FE6">
      <w:pPr>
        <w:jc w:val="left"/>
        <w:rPr>
          <w:rFonts w:ascii="Calibri" w:hAnsi="Calibri"/>
          <w:szCs w:val="21"/>
        </w:rPr>
      </w:pPr>
      <w:r w:rsidRPr="00211D8D">
        <w:rPr>
          <w:rFonts w:ascii="Calibri" w:hAnsi="Calibri"/>
          <w:szCs w:val="21"/>
        </w:rPr>
        <w:t xml:space="preserve">            Return </w:t>
      </w:r>
      <w:proofErr w:type="gramStart"/>
      <w:r w:rsidRPr="00211D8D">
        <w:rPr>
          <w:rFonts w:ascii="Calibri" w:hAnsi="Calibri"/>
          <w:szCs w:val="21"/>
        </w:rPr>
        <w:t>Strength(</w:t>
      </w:r>
      <w:proofErr w:type="gramEnd"/>
      <w:r w:rsidRPr="00211D8D">
        <w:rPr>
          <w:rFonts w:ascii="Calibri" w:hAnsi="Calibri"/>
          <w:szCs w:val="21"/>
        </w:rPr>
        <w:t xml:space="preserve">) </w:t>
      </w:r>
    </w:p>
    <w:p w14:paraId="0271DC56" w14:textId="77777777" w:rsidR="00291FE6" w:rsidRPr="00211D8D" w:rsidRDefault="00291FE6" w:rsidP="00291FE6">
      <w:pPr>
        <w:jc w:val="left"/>
        <w:rPr>
          <w:rFonts w:ascii="Calibri" w:hAnsi="Calibri"/>
          <w:szCs w:val="21"/>
        </w:rPr>
      </w:pPr>
    </w:p>
    <w:p w14:paraId="651E8E41" w14:textId="69010283" w:rsidR="00291FE6" w:rsidRPr="00211D8D" w:rsidRDefault="00291FE6" w:rsidP="00291FE6">
      <w:pPr>
        <w:jc w:val="left"/>
        <w:rPr>
          <w:rFonts w:ascii="Calibri" w:hAnsi="Calibri"/>
          <w:szCs w:val="21"/>
        </w:rPr>
      </w:pPr>
      <w:r w:rsidRPr="00211D8D">
        <w:rPr>
          <w:rFonts w:ascii="Calibri" w:hAnsi="Calibri"/>
          <w:szCs w:val="21"/>
        </w:rPr>
        <w:t xml:space="preserve">It will cause stack overflow condition, which is the program uses more memory space than is available on the call </w:t>
      </w:r>
      <w:proofErr w:type="gramStart"/>
      <w:r w:rsidRPr="00211D8D">
        <w:rPr>
          <w:rFonts w:ascii="Calibri" w:hAnsi="Calibri"/>
          <w:szCs w:val="21"/>
        </w:rPr>
        <w:t>stack,  for</w:t>
      </w:r>
      <w:proofErr w:type="gramEnd"/>
      <w:r w:rsidRPr="00211D8D">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211D8D">
        <w:rPr>
          <w:rFonts w:ascii="Calibri" w:hAnsi="Calibri"/>
          <w:szCs w:val="21"/>
        </w:rPr>
        <w:t>So</w:t>
      </w:r>
      <w:proofErr w:type="gramEnd"/>
      <w:r w:rsidRPr="00211D8D">
        <w:rPr>
          <w:rFonts w:ascii="Calibri" w:hAnsi="Calibri"/>
          <w:szCs w:val="21"/>
        </w:rPr>
        <w:t xml:space="preserve"> I try to find the more efficient way to solve the calculation (improve the fib recursion), which is the </w:t>
      </w:r>
      <w:proofErr w:type="spellStart"/>
      <w:r w:rsidRPr="00211D8D">
        <w:rPr>
          <w:rFonts w:ascii="Calibri" w:hAnsi="Calibri"/>
          <w:szCs w:val="21"/>
        </w:rPr>
        <w:t>Memoization</w:t>
      </w:r>
      <w:proofErr w:type="spellEnd"/>
      <w:r w:rsidRPr="00211D8D">
        <w:rPr>
          <w:rFonts w:ascii="Calibri" w:hAnsi="Calibri"/>
          <w:szCs w:val="21"/>
        </w:rPr>
        <w:t xml:space="preserve">, the basic idea for </w:t>
      </w:r>
      <w:proofErr w:type="spellStart"/>
      <w:r w:rsidRPr="00211D8D">
        <w:rPr>
          <w:rFonts w:ascii="Calibri" w:hAnsi="Calibri"/>
          <w:szCs w:val="21"/>
        </w:rPr>
        <w:t>memoization</w:t>
      </w:r>
      <w:proofErr w:type="spellEnd"/>
      <w:r w:rsidRPr="00211D8D">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79B508FF" w14:textId="52A5A5B0" w:rsidR="001F567B" w:rsidRPr="00211D8D" w:rsidRDefault="001F567B" w:rsidP="001F567B">
      <w:pPr>
        <w:pStyle w:val="Heading2"/>
        <w:rPr>
          <w:rFonts w:ascii="Calibri" w:hAnsi="Calibri"/>
          <w:kern w:val="44"/>
        </w:rPr>
      </w:pPr>
      <w:bookmarkStart w:id="51" w:name="_Toc70978845"/>
      <w:r w:rsidRPr="00211D8D">
        <w:rPr>
          <w:rFonts w:ascii="Calibri" w:hAnsi="Calibri"/>
        </w:rPr>
        <w:t>Fibonacci sequence</w:t>
      </w:r>
      <w:r w:rsidRPr="00211D8D">
        <w:rPr>
          <w:rFonts w:ascii="Calibri" w:hAnsi="Calibri"/>
          <w:kern w:val="44"/>
        </w:rPr>
        <w:t xml:space="preserve"> [4]</w:t>
      </w:r>
      <w:r w:rsidR="002237A2" w:rsidRPr="00211D8D">
        <w:rPr>
          <w:rFonts w:ascii="Calibri" w:hAnsi="Calibri"/>
          <w:kern w:val="44"/>
        </w:rPr>
        <w:t xml:space="preserve"> </w:t>
      </w:r>
      <w:sdt>
        <w:sdtPr>
          <w:rPr>
            <w:rFonts w:ascii="Calibri" w:hAnsi="Calibri"/>
            <w:kern w:val="44"/>
          </w:rPr>
          <w:id w:val="-172264071"/>
          <w:citation/>
        </w:sdtPr>
        <w:sdtEndPr/>
        <w:sdtContent>
          <w:r w:rsidR="002237A2" w:rsidRPr="00211D8D">
            <w:rPr>
              <w:rFonts w:ascii="Calibri" w:hAnsi="Calibri"/>
              <w:kern w:val="44"/>
            </w:rPr>
            <w:fldChar w:fldCharType="begin"/>
          </w:r>
          <w:r w:rsidR="002237A2" w:rsidRPr="00211D8D">
            <w:rPr>
              <w:rFonts w:ascii="Calibri" w:hAnsi="Calibri"/>
              <w:kern w:val="44"/>
            </w:rPr>
            <w:instrText xml:space="preserve"> CITATION </w:instrText>
          </w:r>
          <w:r w:rsidR="002237A2" w:rsidRPr="00211D8D">
            <w:rPr>
              <w:rFonts w:ascii="Calibri" w:hAnsi="Calibri"/>
              <w:kern w:val="44"/>
            </w:rPr>
            <w:instrText>占位符</w:instrText>
          </w:r>
          <w:r w:rsidR="002237A2" w:rsidRPr="00211D8D">
            <w:rPr>
              <w:rFonts w:ascii="Calibri" w:hAnsi="Calibri"/>
              <w:kern w:val="44"/>
            </w:rPr>
            <w:instrText xml:space="preserve">1 \l 1033 </w:instrText>
          </w:r>
          <w:r w:rsidR="002237A2" w:rsidRPr="00211D8D">
            <w:rPr>
              <w:rFonts w:ascii="Calibri" w:hAnsi="Calibri"/>
              <w:kern w:val="44"/>
            </w:rPr>
            <w:fldChar w:fldCharType="separate"/>
          </w:r>
          <w:r w:rsidR="000B1B8A" w:rsidRPr="000B1B8A">
            <w:rPr>
              <w:rFonts w:ascii="Calibri" w:hAnsi="Calibri"/>
              <w:noProof/>
              <w:kern w:val="44"/>
            </w:rPr>
            <w:t>(Ghose, 2019)</w:t>
          </w:r>
          <w:r w:rsidR="002237A2" w:rsidRPr="00211D8D">
            <w:rPr>
              <w:rFonts w:ascii="Calibri" w:hAnsi="Calibri"/>
              <w:kern w:val="44"/>
            </w:rPr>
            <w:fldChar w:fldCharType="end"/>
          </w:r>
        </w:sdtContent>
      </w:sdt>
      <w:bookmarkEnd w:id="51"/>
    </w:p>
    <w:p w14:paraId="3127146D" w14:textId="77777777" w:rsidR="001F567B" w:rsidRPr="00211D8D" w:rsidRDefault="001F567B" w:rsidP="001F567B">
      <w:pPr>
        <w:widowControl/>
        <w:jc w:val="left"/>
        <w:rPr>
          <w:rFonts w:ascii="Calibri" w:hAnsi="Calibri"/>
          <w:szCs w:val="21"/>
        </w:rPr>
      </w:pPr>
      <w:r w:rsidRPr="00211D8D">
        <w:rPr>
          <w:rFonts w:ascii="Calibri" w:hAnsi="Calibri"/>
          <w:szCs w:val="21"/>
        </w:rPr>
        <w:t>Fibonacci sequence is a sequence in which each number is the sum of the first two numbers. The number at a specific position in the Fibonacci sequence can be obtained using recursive methods.</w:t>
      </w:r>
    </w:p>
    <w:p w14:paraId="434761C1" w14:textId="77777777" w:rsidR="001F567B" w:rsidRPr="00211D8D" w:rsidRDefault="001F567B" w:rsidP="001F567B">
      <w:pPr>
        <w:jc w:val="left"/>
        <w:rPr>
          <w:rFonts w:ascii="Calibri" w:hAnsi="Calibri"/>
          <w:szCs w:val="21"/>
        </w:rPr>
      </w:pPr>
      <w:r w:rsidRPr="00211D8D">
        <w:rPr>
          <w:rFonts w:ascii="Calibri" w:hAnsi="Calibri"/>
          <w:szCs w:val="21"/>
        </w:rPr>
        <w:t>The pseudocode for fib can be conclude as:</w:t>
      </w:r>
    </w:p>
    <w:p w14:paraId="247DFFE2" w14:textId="77777777" w:rsidR="001F567B" w:rsidRPr="00211D8D" w:rsidRDefault="001F567B" w:rsidP="001F567B">
      <w:pPr>
        <w:jc w:val="left"/>
        <w:rPr>
          <w:rFonts w:ascii="Calibri" w:hAnsi="Calibri"/>
          <w:szCs w:val="21"/>
        </w:rPr>
      </w:pPr>
      <w:r w:rsidRPr="00211D8D">
        <w:rPr>
          <w:rFonts w:ascii="Calibri" w:hAnsi="Calibri"/>
          <w:szCs w:val="21"/>
        </w:rPr>
        <w:t>Define Fib(n)</w:t>
      </w:r>
    </w:p>
    <w:p w14:paraId="10CE419E" w14:textId="77777777" w:rsidR="001F567B" w:rsidRPr="00211D8D" w:rsidRDefault="001F567B" w:rsidP="001F567B">
      <w:pPr>
        <w:jc w:val="left"/>
        <w:rPr>
          <w:rFonts w:ascii="Calibri" w:hAnsi="Calibri"/>
          <w:szCs w:val="21"/>
        </w:rPr>
      </w:pPr>
      <w:r w:rsidRPr="00211D8D">
        <w:rPr>
          <w:rFonts w:ascii="Calibri" w:hAnsi="Calibri"/>
          <w:szCs w:val="21"/>
        </w:rPr>
        <w:t xml:space="preserve">If n = 0 </w:t>
      </w:r>
    </w:p>
    <w:p w14:paraId="53B80CEF" w14:textId="77777777" w:rsidR="001F567B" w:rsidRPr="00211D8D" w:rsidRDefault="001F567B" w:rsidP="001F567B">
      <w:pPr>
        <w:jc w:val="left"/>
        <w:rPr>
          <w:rFonts w:ascii="Calibri" w:hAnsi="Calibri"/>
          <w:szCs w:val="21"/>
        </w:rPr>
      </w:pPr>
      <w:r w:rsidRPr="00211D8D">
        <w:rPr>
          <w:rFonts w:ascii="Calibri" w:hAnsi="Calibri"/>
          <w:szCs w:val="21"/>
        </w:rPr>
        <w:t xml:space="preserve">            Return 0</w:t>
      </w:r>
    </w:p>
    <w:p w14:paraId="56D5120D" w14:textId="77777777" w:rsidR="001F567B" w:rsidRPr="00211D8D" w:rsidRDefault="001F567B" w:rsidP="001F567B">
      <w:pPr>
        <w:jc w:val="left"/>
        <w:rPr>
          <w:rFonts w:ascii="Calibri" w:hAnsi="Calibri"/>
          <w:szCs w:val="21"/>
        </w:rPr>
      </w:pPr>
      <w:r w:rsidRPr="00211D8D">
        <w:rPr>
          <w:rFonts w:ascii="Calibri" w:hAnsi="Calibri"/>
          <w:szCs w:val="21"/>
        </w:rPr>
        <w:t>Else</w:t>
      </w:r>
    </w:p>
    <w:p w14:paraId="472265C6" w14:textId="77777777" w:rsidR="001F567B" w:rsidRPr="00211D8D" w:rsidRDefault="001F567B" w:rsidP="001F567B">
      <w:pPr>
        <w:jc w:val="left"/>
        <w:rPr>
          <w:rFonts w:ascii="Calibri" w:hAnsi="Calibri"/>
          <w:szCs w:val="21"/>
        </w:rPr>
      </w:pPr>
      <w:r w:rsidRPr="00211D8D">
        <w:rPr>
          <w:rFonts w:ascii="Calibri" w:hAnsi="Calibri"/>
          <w:szCs w:val="21"/>
        </w:rPr>
        <w:t xml:space="preserve">            Return Fib(n-</w:t>
      </w:r>
      <w:proofErr w:type="gramStart"/>
      <w:r w:rsidRPr="00211D8D">
        <w:rPr>
          <w:rFonts w:ascii="Calibri" w:hAnsi="Calibri"/>
          <w:szCs w:val="21"/>
        </w:rPr>
        <w:t>1)+</w:t>
      </w:r>
      <w:proofErr w:type="gramEnd"/>
      <w:r w:rsidRPr="00211D8D">
        <w:rPr>
          <w:rFonts w:ascii="Calibri" w:hAnsi="Calibri"/>
          <w:szCs w:val="21"/>
        </w:rPr>
        <w:t>Fib(n-2)</w:t>
      </w:r>
    </w:p>
    <w:p w14:paraId="0DA729BC" w14:textId="77777777" w:rsidR="001F567B" w:rsidRPr="00211D8D" w:rsidRDefault="001F567B" w:rsidP="001F567B">
      <w:pPr>
        <w:widowControl/>
        <w:jc w:val="left"/>
        <w:rPr>
          <w:rFonts w:ascii="Calibri" w:hAnsi="Calibri"/>
          <w:szCs w:val="21"/>
        </w:rPr>
      </w:pPr>
    </w:p>
    <w:p w14:paraId="60F8CBBD" w14:textId="77777777" w:rsidR="001F567B" w:rsidRPr="00211D8D" w:rsidRDefault="001F567B" w:rsidP="00201F02">
      <w:pPr>
        <w:widowControl/>
        <w:jc w:val="center"/>
        <w:rPr>
          <w:rFonts w:ascii="Calibri" w:hAnsi="Calibri"/>
          <w:szCs w:val="21"/>
        </w:rPr>
      </w:pPr>
      <w:r w:rsidRPr="00211D8D">
        <w:rPr>
          <w:rFonts w:ascii="Calibri" w:hAnsi="Calibri"/>
          <w:b/>
          <w:bCs/>
          <w:noProof/>
          <w:kern w:val="44"/>
          <w:szCs w:val="21"/>
        </w:rPr>
        <w:lastRenderedPageBreak/>
        <w:drawing>
          <wp:inline distT="0" distB="0" distL="0" distR="0" wp14:anchorId="7D66EDF1" wp14:editId="70C33D7E">
            <wp:extent cx="3988550" cy="2730032"/>
            <wp:effectExtent l="0" t="0" r="0" b="635"/>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30">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43AD0593" w14:textId="2AC862C3" w:rsidR="001F567B" w:rsidRPr="00211D8D" w:rsidRDefault="001F567B" w:rsidP="00201F02">
      <w:pPr>
        <w:widowControl/>
        <w:jc w:val="center"/>
        <w:rPr>
          <w:rFonts w:ascii="Calibri" w:hAnsi="Calibri"/>
          <w:b/>
          <w:bCs/>
          <w:kern w:val="44"/>
          <w:szCs w:val="21"/>
        </w:rPr>
      </w:pPr>
      <w:r w:rsidRPr="00211D8D">
        <w:rPr>
          <w:rFonts w:ascii="Calibri" w:hAnsi="Calibri"/>
          <w:b/>
          <w:bCs/>
          <w:kern w:val="44"/>
          <w:szCs w:val="21"/>
        </w:rPr>
        <w:t xml:space="preserve">- </w:t>
      </w:r>
      <w:r w:rsidRPr="00211D8D">
        <w:rPr>
          <w:rFonts w:ascii="Calibri" w:hAnsi="Calibri"/>
          <w:szCs w:val="21"/>
        </w:rPr>
        <w:t>Figure</w:t>
      </w:r>
      <w:r w:rsidRPr="00211D8D">
        <w:rPr>
          <w:rFonts w:ascii="Calibri" w:hAnsi="Calibri"/>
          <w:b/>
          <w:bCs/>
          <w:kern w:val="44"/>
          <w:szCs w:val="21"/>
        </w:rPr>
        <w:t xml:space="preserve"> 3.the fib diagram</w:t>
      </w:r>
      <w:r w:rsidR="00201F02">
        <w:rPr>
          <w:rFonts w:ascii="Calibri" w:hAnsi="Calibri"/>
          <w:b/>
          <w:bCs/>
          <w:kern w:val="44"/>
          <w:szCs w:val="21"/>
        </w:rPr>
        <w:t xml:space="preserve"> show the fib work process</w:t>
      </w:r>
    </w:p>
    <w:p w14:paraId="5FBBB22A" w14:textId="77777777" w:rsidR="001F567B" w:rsidRPr="00211D8D" w:rsidRDefault="001F567B" w:rsidP="001F567B">
      <w:pPr>
        <w:widowControl/>
        <w:jc w:val="left"/>
        <w:rPr>
          <w:rFonts w:ascii="Calibri" w:hAnsi="Calibri"/>
          <w:b/>
          <w:bCs/>
          <w:kern w:val="44"/>
          <w:szCs w:val="21"/>
        </w:rPr>
      </w:pPr>
    </w:p>
    <w:p w14:paraId="3EAEE653" w14:textId="6F3E8638" w:rsidR="001F567B" w:rsidRPr="00211D8D" w:rsidRDefault="001F567B" w:rsidP="001F567B">
      <w:pPr>
        <w:pStyle w:val="Heading2"/>
        <w:rPr>
          <w:rFonts w:ascii="Calibri" w:hAnsi="Calibri"/>
        </w:rPr>
      </w:pPr>
      <w:bookmarkStart w:id="52" w:name="_Toc70978846"/>
      <w:proofErr w:type="spellStart"/>
      <w:r w:rsidRPr="00211D8D">
        <w:rPr>
          <w:rFonts w:ascii="Calibri" w:hAnsi="Calibri"/>
        </w:rPr>
        <w:t>Memoization</w:t>
      </w:r>
      <w:proofErr w:type="spellEnd"/>
      <w:r w:rsidRPr="00211D8D">
        <w:rPr>
          <w:rFonts w:ascii="Calibri" w:hAnsi="Calibri"/>
        </w:rPr>
        <w:t xml:space="preserve"> [5]</w:t>
      </w:r>
      <w:sdt>
        <w:sdtPr>
          <w:rPr>
            <w:rFonts w:ascii="Calibri" w:hAnsi="Calibri"/>
          </w:rPr>
          <w:id w:val="-2060080375"/>
          <w:citation/>
        </w:sdtPr>
        <w:sdtEndPr/>
        <w:sdtContent>
          <w:r w:rsidR="002237A2" w:rsidRPr="00211D8D">
            <w:rPr>
              <w:rFonts w:ascii="Calibri" w:hAnsi="Calibri"/>
            </w:rPr>
            <w:fldChar w:fldCharType="begin"/>
          </w:r>
          <w:r w:rsidR="002237A2" w:rsidRPr="00211D8D">
            <w:rPr>
              <w:rFonts w:ascii="Calibri" w:hAnsi="Calibri"/>
            </w:rPr>
            <w:instrText xml:space="preserve"> CITATION Luc18 \l 1033 </w:instrText>
          </w:r>
          <w:r w:rsidR="002237A2" w:rsidRPr="00211D8D">
            <w:rPr>
              <w:rFonts w:ascii="Calibri" w:hAnsi="Calibri"/>
            </w:rPr>
            <w:fldChar w:fldCharType="separate"/>
          </w:r>
          <w:r w:rsidR="000B1B8A">
            <w:rPr>
              <w:rFonts w:ascii="Calibri" w:hAnsi="Calibri"/>
              <w:noProof/>
            </w:rPr>
            <w:t xml:space="preserve"> </w:t>
          </w:r>
          <w:r w:rsidR="000B1B8A" w:rsidRPr="000B1B8A">
            <w:rPr>
              <w:rFonts w:ascii="Calibri" w:hAnsi="Calibri"/>
              <w:noProof/>
            </w:rPr>
            <w:t>(Koroleva, 2018)</w:t>
          </w:r>
          <w:r w:rsidR="002237A2" w:rsidRPr="00211D8D">
            <w:rPr>
              <w:rFonts w:ascii="Calibri" w:hAnsi="Calibri"/>
            </w:rPr>
            <w:fldChar w:fldCharType="end"/>
          </w:r>
        </w:sdtContent>
      </w:sdt>
      <w:bookmarkEnd w:id="52"/>
    </w:p>
    <w:p w14:paraId="467E53B4" w14:textId="62D0F476" w:rsidR="00F50444" w:rsidRPr="00211D8D" w:rsidRDefault="001F567B" w:rsidP="00F50444">
      <w:pPr>
        <w:widowControl/>
        <w:jc w:val="left"/>
        <w:rPr>
          <w:rFonts w:ascii="Calibri" w:hAnsi="Calibri"/>
          <w:b/>
          <w:bCs/>
          <w:noProof/>
          <w:kern w:val="44"/>
          <w:szCs w:val="21"/>
        </w:rPr>
      </w:pPr>
      <w:r w:rsidRPr="00211D8D">
        <w:rPr>
          <w:rFonts w:ascii="Calibri" w:hAnsi="Calibri"/>
          <w:b/>
          <w:bCs/>
          <w:kern w:val="44"/>
          <w:szCs w:val="21"/>
        </w:rPr>
        <w:t xml:space="preserve">In computing, </w:t>
      </w:r>
      <w:proofErr w:type="spellStart"/>
      <w:r w:rsidRPr="00211D8D">
        <w:rPr>
          <w:rFonts w:ascii="Calibri" w:hAnsi="Calibri"/>
          <w:b/>
          <w:bCs/>
          <w:kern w:val="44"/>
          <w:szCs w:val="21"/>
        </w:rPr>
        <w:t>memoisation</w:t>
      </w:r>
      <w:proofErr w:type="spellEnd"/>
      <w:r w:rsidRPr="00211D8D">
        <w:rPr>
          <w:rFonts w:ascii="Calibri" w:hAnsi="Calibri"/>
          <w:b/>
          <w:bCs/>
          <w:kern w:val="44"/>
          <w:szCs w:val="21"/>
        </w:rPr>
        <w:t xml:space="preserve"> is an </w:t>
      </w:r>
      <w:r w:rsidR="00F50444" w:rsidRPr="00211D8D">
        <w:rPr>
          <w:rFonts w:ascii="Calibri" w:hAnsi="Calibri"/>
          <w:b/>
          <w:bCs/>
          <w:kern w:val="44"/>
          <w:szCs w:val="21"/>
        </w:rPr>
        <w:t>optimization</w:t>
      </w:r>
      <w:r w:rsidRPr="00211D8D">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Pr="00211D8D">
        <w:rPr>
          <w:rFonts w:ascii="Calibri" w:hAnsi="Calibri"/>
          <w:szCs w:val="21"/>
        </w:rPr>
        <w:t xml:space="preserve"> </w:t>
      </w:r>
      <w:proofErr w:type="spellStart"/>
      <w:r w:rsidRPr="00211D8D">
        <w:rPr>
          <w:rFonts w:ascii="Calibri" w:hAnsi="Calibri"/>
          <w:b/>
          <w:bCs/>
          <w:kern w:val="44"/>
          <w:szCs w:val="21"/>
        </w:rPr>
        <w:t>memoization</w:t>
      </w:r>
      <w:proofErr w:type="spellEnd"/>
      <w:r w:rsidRPr="00211D8D">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Pr="00211D8D">
        <w:rPr>
          <w:rFonts w:ascii="Calibri" w:hAnsi="Calibri"/>
          <w:b/>
          <w:bCs/>
          <w:kern w:val="44"/>
          <w:szCs w:val="21"/>
        </w:rPr>
        <w:t>executed</w:t>
      </w:r>
      <w:proofErr w:type="gramEnd"/>
      <w:r w:rsidRPr="00211D8D">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function calls.</w:t>
      </w:r>
    </w:p>
    <w:p w14:paraId="25E5D69C" w14:textId="717B3697" w:rsidR="001F567B" w:rsidRDefault="001F567B" w:rsidP="00201F02">
      <w:pPr>
        <w:widowControl/>
        <w:jc w:val="center"/>
        <w:rPr>
          <w:rFonts w:ascii="Calibri" w:hAnsi="Calibri"/>
          <w:b/>
          <w:bCs/>
          <w:kern w:val="44"/>
          <w:szCs w:val="21"/>
        </w:rPr>
      </w:pPr>
      <w:r w:rsidRPr="00211D8D">
        <w:rPr>
          <w:rFonts w:ascii="Calibri" w:hAnsi="Calibri"/>
          <w:b/>
          <w:bCs/>
          <w:noProof/>
          <w:kern w:val="44"/>
          <w:szCs w:val="21"/>
        </w:rPr>
        <w:lastRenderedPageBreak/>
        <w:drawing>
          <wp:inline distT="0" distB="0" distL="0" distR="0" wp14:anchorId="0D1B1039" wp14:editId="624A2183">
            <wp:extent cx="1987826" cy="3600172"/>
            <wp:effectExtent l="0" t="0" r="6350" b="0"/>
            <wp:docPr id="1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31">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EEA3612" w14:textId="46372B1D" w:rsidR="00201F02" w:rsidRPr="00201F02" w:rsidRDefault="00201F02" w:rsidP="00201F02">
      <w:pPr>
        <w:pStyle w:val="ListParagraph"/>
        <w:widowControl/>
        <w:numPr>
          <w:ilvl w:val="0"/>
          <w:numId w:val="13"/>
        </w:numPr>
        <w:ind w:firstLineChars="0"/>
        <w:jc w:val="center"/>
        <w:rPr>
          <w:rFonts w:ascii="Calibri" w:hAnsi="Calibri"/>
          <w:b/>
          <w:bCs/>
          <w:kern w:val="44"/>
          <w:sz w:val="18"/>
          <w:szCs w:val="18"/>
        </w:rPr>
      </w:pPr>
      <w:r>
        <w:rPr>
          <w:rFonts w:ascii="Calibri" w:hAnsi="Calibri"/>
          <w:b/>
          <w:bCs/>
          <w:kern w:val="44"/>
          <w:sz w:val="18"/>
          <w:szCs w:val="18"/>
        </w:rPr>
        <w:t xml:space="preserve">the graph </w:t>
      </w:r>
      <w:proofErr w:type="gramStart"/>
      <w:r>
        <w:rPr>
          <w:rFonts w:ascii="Calibri" w:hAnsi="Calibri"/>
          <w:b/>
          <w:bCs/>
          <w:kern w:val="44"/>
          <w:sz w:val="18"/>
          <w:szCs w:val="18"/>
        </w:rPr>
        <w:t>show</w:t>
      </w:r>
      <w:proofErr w:type="gramEnd"/>
      <w:r>
        <w:rPr>
          <w:rFonts w:ascii="Calibri" w:hAnsi="Calibri"/>
          <w:b/>
          <w:bCs/>
          <w:kern w:val="44"/>
          <w:sz w:val="18"/>
          <w:szCs w:val="18"/>
        </w:rPr>
        <w:t xml:space="preserve"> the </w:t>
      </w:r>
      <w:proofErr w:type="spellStart"/>
      <w:r>
        <w:rPr>
          <w:rFonts w:ascii="Calibri" w:hAnsi="Calibri"/>
          <w:b/>
          <w:bCs/>
          <w:kern w:val="44"/>
          <w:sz w:val="18"/>
          <w:szCs w:val="18"/>
        </w:rPr>
        <w:t>memoization</w:t>
      </w:r>
      <w:proofErr w:type="spellEnd"/>
      <w:r>
        <w:rPr>
          <w:rFonts w:ascii="Calibri" w:hAnsi="Calibri"/>
          <w:b/>
          <w:bCs/>
          <w:kern w:val="44"/>
          <w:sz w:val="18"/>
          <w:szCs w:val="18"/>
        </w:rPr>
        <w:t xml:space="preserve"> working process</w:t>
      </w:r>
    </w:p>
    <w:p w14:paraId="66CA4B3B" w14:textId="77777777" w:rsidR="001F567B" w:rsidRPr="00211D8D" w:rsidRDefault="001F567B" w:rsidP="00291FE6">
      <w:pPr>
        <w:jc w:val="left"/>
        <w:rPr>
          <w:rFonts w:ascii="Calibri" w:hAnsi="Calibri"/>
          <w:szCs w:val="21"/>
        </w:rPr>
      </w:pPr>
    </w:p>
    <w:p w14:paraId="1651E10D" w14:textId="77777777" w:rsidR="00291FE6" w:rsidRPr="00211D8D" w:rsidRDefault="00291FE6" w:rsidP="00065ABD">
      <w:pPr>
        <w:rPr>
          <w:rFonts w:ascii="Calibri" w:hAnsi="Calibri"/>
          <w:szCs w:val="21"/>
        </w:rPr>
      </w:pPr>
    </w:p>
    <w:p w14:paraId="48C73534" w14:textId="4495DDE3" w:rsidR="00AD64CC" w:rsidRPr="00211D8D" w:rsidRDefault="00AD64CC" w:rsidP="00065ABD">
      <w:pPr>
        <w:rPr>
          <w:rFonts w:ascii="Calibri" w:hAnsi="Calibri"/>
          <w:szCs w:val="21"/>
        </w:rPr>
      </w:pPr>
      <w:r w:rsidRPr="00211D8D">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Pr="00211D8D" w:rsidRDefault="00AD64CC" w:rsidP="00065ABD">
      <w:pPr>
        <w:rPr>
          <w:rFonts w:ascii="Calibri" w:hAnsi="Calibri"/>
          <w:szCs w:val="21"/>
        </w:rPr>
      </w:pP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t xml:space="preserve">-how to implement the </w:t>
      </w:r>
      <w:proofErr w:type="spellStart"/>
      <w:r w:rsidRPr="00211D8D">
        <w:rPr>
          <w:rFonts w:ascii="Calibri" w:hAnsi="Calibri"/>
          <w:szCs w:val="21"/>
        </w:rPr>
        <w:t>memoization</w:t>
      </w:r>
      <w:proofErr w:type="spellEnd"/>
      <w:r w:rsidRPr="00211D8D">
        <w:rPr>
          <w:rFonts w:ascii="Calibri" w:hAnsi="Calibri"/>
          <w:szCs w:val="21"/>
        </w:rPr>
        <w:t xml:space="preserve"> in this project</w:t>
      </w:r>
    </w:p>
    <w:p w14:paraId="69C5AF0C" w14:textId="77777777" w:rsidR="00FF4CB8" w:rsidRPr="00211D8D" w:rsidRDefault="00FF4CB8" w:rsidP="00065ABD">
      <w:pPr>
        <w:rPr>
          <w:rFonts w:ascii="Calibri" w:hAnsi="Calibri"/>
          <w:szCs w:val="21"/>
        </w:rPr>
      </w:pPr>
    </w:p>
    <w:p w14:paraId="038F3AE5" w14:textId="491F66DD" w:rsidR="00AD64CC" w:rsidRPr="00211D8D" w:rsidRDefault="00AD64CC" w:rsidP="00FF4CB8">
      <w:pPr>
        <w:rPr>
          <w:rFonts w:ascii="Calibri" w:hAnsi="Calibri"/>
        </w:rPr>
      </w:pPr>
      <w:r w:rsidRPr="00211D8D">
        <w:rPr>
          <w:rFonts w:ascii="Calibri" w:hAnsi="Calibri"/>
        </w:rPr>
        <w:t xml:space="preserve">The data in the green part of the image can be used without calculation, because </w:t>
      </w:r>
      <w:proofErr w:type="spellStart"/>
      <w:r w:rsidRPr="00211D8D">
        <w:rPr>
          <w:rFonts w:ascii="Calibri" w:hAnsi="Calibri"/>
        </w:rPr>
        <w:t>memoization</w:t>
      </w:r>
      <w:proofErr w:type="spellEnd"/>
      <w:r w:rsidRPr="00211D8D">
        <w:rPr>
          <w:rFonts w:ascii="Calibri" w:hAnsi="Calibri"/>
        </w:rPr>
        <w:t xml:space="preserve"> defines a cache to store the calculated data, which can be used if the same data is needed again during a loop, which is not possible with pure recursion.</w:t>
      </w:r>
    </w:p>
    <w:p w14:paraId="6CF1F267" w14:textId="77777777" w:rsidR="00291FE6" w:rsidRPr="00211D8D" w:rsidRDefault="00291FE6" w:rsidP="00291FE6">
      <w:pPr>
        <w:jc w:val="left"/>
        <w:rPr>
          <w:rFonts w:ascii="Calibri" w:hAnsi="Calibri"/>
          <w:szCs w:val="21"/>
        </w:rPr>
      </w:pPr>
    </w:p>
    <w:p w14:paraId="18ED488A" w14:textId="77777777" w:rsidR="00291FE6" w:rsidRPr="00211D8D" w:rsidRDefault="00291FE6" w:rsidP="00291FE6">
      <w:pPr>
        <w:jc w:val="left"/>
        <w:rPr>
          <w:rFonts w:ascii="Calibri" w:hAnsi="Calibri"/>
          <w:szCs w:val="21"/>
        </w:rPr>
      </w:pPr>
      <w:r w:rsidRPr="00211D8D">
        <w:rPr>
          <w:rFonts w:ascii="Calibri" w:hAnsi="Calibri"/>
          <w:szCs w:val="21"/>
        </w:rPr>
        <w:lastRenderedPageBreak/>
        <w:t xml:space="preserve">Here is the pseudocode for </w:t>
      </w:r>
      <w:proofErr w:type="spellStart"/>
      <w:r w:rsidRPr="00211D8D">
        <w:rPr>
          <w:rFonts w:ascii="Calibri" w:hAnsi="Calibri"/>
          <w:szCs w:val="21"/>
        </w:rPr>
        <w:t>Memoization</w:t>
      </w:r>
      <w:proofErr w:type="spellEnd"/>
      <w:r w:rsidRPr="00211D8D">
        <w:rPr>
          <w:rFonts w:ascii="Calibri" w:hAnsi="Calibri"/>
          <w:szCs w:val="21"/>
        </w:rPr>
        <w:t>:</w:t>
      </w:r>
    </w:p>
    <w:p w14:paraId="620497FE" w14:textId="77777777" w:rsidR="00291FE6" w:rsidRPr="00211D8D" w:rsidRDefault="00291FE6" w:rsidP="00291FE6">
      <w:pPr>
        <w:jc w:val="left"/>
        <w:rPr>
          <w:rFonts w:ascii="Calibri" w:hAnsi="Calibri"/>
          <w:szCs w:val="21"/>
        </w:rPr>
      </w:pPr>
      <w:r w:rsidRPr="00211D8D">
        <w:rPr>
          <w:rFonts w:ascii="Calibri" w:hAnsi="Calibri"/>
          <w:szCs w:val="21"/>
        </w:rPr>
        <w:t>Define Strength(set)</w:t>
      </w:r>
    </w:p>
    <w:p w14:paraId="6547DE83" w14:textId="77777777" w:rsidR="00291FE6" w:rsidRPr="00211D8D" w:rsidRDefault="00291FE6" w:rsidP="00291FE6">
      <w:pPr>
        <w:jc w:val="left"/>
        <w:rPr>
          <w:rFonts w:ascii="Calibri" w:hAnsi="Calibri"/>
          <w:szCs w:val="21"/>
        </w:rPr>
      </w:pPr>
      <w:r w:rsidRPr="00211D8D">
        <w:rPr>
          <w:rFonts w:ascii="Calibri" w:hAnsi="Calibri"/>
          <w:szCs w:val="21"/>
        </w:rPr>
        <w:t xml:space="preserve">Memo = </w:t>
      </w:r>
      <w:proofErr w:type="gramStart"/>
      <w:r w:rsidRPr="00211D8D">
        <w:rPr>
          <w:rFonts w:ascii="Calibri" w:hAnsi="Calibri"/>
          <w:szCs w:val="21"/>
        </w:rPr>
        <w:t>keys:powerset</w:t>
      </w:r>
      <w:proofErr w:type="gramEnd"/>
      <w:r w:rsidRPr="00211D8D">
        <w:rPr>
          <w:rFonts w:ascii="Calibri" w:hAnsi="Calibri"/>
          <w:szCs w:val="21"/>
        </w:rPr>
        <w:t>5 -&gt; values: zeros(</w:t>
      </w:r>
      <w:proofErr w:type="spellStart"/>
      <w:r w:rsidRPr="00211D8D">
        <w:rPr>
          <w:rFonts w:ascii="Calibri" w:hAnsi="Calibri"/>
          <w:szCs w:val="21"/>
        </w:rPr>
        <w:t>len</w:t>
      </w:r>
      <w:proofErr w:type="spellEnd"/>
      <w:r w:rsidRPr="00211D8D">
        <w:rPr>
          <w:rFonts w:ascii="Calibri" w:hAnsi="Calibri"/>
          <w:szCs w:val="21"/>
        </w:rPr>
        <w:t>(powerset5(players)))</w:t>
      </w:r>
    </w:p>
    <w:p w14:paraId="11302F5E" w14:textId="77777777" w:rsidR="00291FE6" w:rsidRPr="00211D8D" w:rsidRDefault="00291FE6" w:rsidP="00291FE6">
      <w:pPr>
        <w:jc w:val="left"/>
        <w:rPr>
          <w:rFonts w:ascii="Calibri" w:hAnsi="Calibri"/>
          <w:szCs w:val="21"/>
        </w:rPr>
      </w:pPr>
      <w:r w:rsidRPr="00211D8D">
        <w:rPr>
          <w:rFonts w:ascii="Calibri" w:hAnsi="Calibri"/>
          <w:szCs w:val="21"/>
        </w:rPr>
        <w:t>If num == 1</w:t>
      </w:r>
    </w:p>
    <w:p w14:paraId="0095F295" w14:textId="77777777" w:rsidR="00291FE6" w:rsidRPr="00211D8D" w:rsidRDefault="00291FE6" w:rsidP="00291FE6">
      <w:pPr>
        <w:jc w:val="left"/>
        <w:rPr>
          <w:rFonts w:ascii="Calibri" w:hAnsi="Calibri"/>
          <w:szCs w:val="21"/>
        </w:rPr>
      </w:pPr>
      <w:r w:rsidRPr="00211D8D">
        <w:rPr>
          <w:rFonts w:ascii="Calibri" w:hAnsi="Calibri"/>
          <w:szCs w:val="21"/>
        </w:rPr>
        <w:t xml:space="preserve">            Memo[set] = Rating(</w:t>
      </w:r>
      <w:proofErr w:type="gramStart"/>
      <w:r w:rsidRPr="00211D8D">
        <w:rPr>
          <w:rFonts w:ascii="Calibri" w:hAnsi="Calibri"/>
          <w:szCs w:val="21"/>
        </w:rPr>
        <w:t>set[</w:t>
      </w:r>
      <w:proofErr w:type="gramEnd"/>
      <w:r w:rsidRPr="00211D8D">
        <w:rPr>
          <w:rFonts w:ascii="Calibri" w:hAnsi="Calibri"/>
          <w:szCs w:val="21"/>
        </w:rPr>
        <w:t>0])</w:t>
      </w:r>
    </w:p>
    <w:p w14:paraId="1387F1E8" w14:textId="77777777" w:rsidR="00291FE6" w:rsidRPr="00211D8D" w:rsidRDefault="00291FE6" w:rsidP="00291FE6">
      <w:pPr>
        <w:jc w:val="left"/>
        <w:rPr>
          <w:rFonts w:ascii="Calibri" w:hAnsi="Calibri"/>
          <w:szCs w:val="21"/>
        </w:rPr>
      </w:pPr>
      <w:r w:rsidRPr="00211D8D">
        <w:rPr>
          <w:rFonts w:ascii="Calibri" w:hAnsi="Calibri"/>
          <w:szCs w:val="21"/>
        </w:rPr>
        <w:t xml:space="preserve">            Return Rating(</w:t>
      </w:r>
      <w:proofErr w:type="gramStart"/>
      <w:r w:rsidRPr="00211D8D">
        <w:rPr>
          <w:rFonts w:ascii="Calibri" w:hAnsi="Calibri"/>
          <w:szCs w:val="21"/>
        </w:rPr>
        <w:t>set[</w:t>
      </w:r>
      <w:proofErr w:type="gramEnd"/>
      <w:r w:rsidRPr="00211D8D">
        <w:rPr>
          <w:rFonts w:ascii="Calibri" w:hAnsi="Calibri"/>
          <w:szCs w:val="21"/>
        </w:rPr>
        <w:t>0])</w:t>
      </w:r>
    </w:p>
    <w:p w14:paraId="61581876" w14:textId="77777777" w:rsidR="00291FE6" w:rsidRPr="00211D8D" w:rsidRDefault="00291FE6" w:rsidP="00291FE6">
      <w:pPr>
        <w:jc w:val="left"/>
        <w:rPr>
          <w:rFonts w:ascii="Calibri" w:hAnsi="Calibri"/>
          <w:szCs w:val="21"/>
        </w:rPr>
      </w:pPr>
      <w:r w:rsidRPr="00211D8D">
        <w:rPr>
          <w:rFonts w:ascii="Calibri" w:hAnsi="Calibri"/>
          <w:szCs w:val="21"/>
        </w:rPr>
        <w:t>Else</w:t>
      </w:r>
    </w:p>
    <w:p w14:paraId="0BAF61A4" w14:textId="77777777" w:rsidR="00291FE6" w:rsidRPr="00211D8D" w:rsidRDefault="00291FE6" w:rsidP="00291FE6">
      <w:pPr>
        <w:jc w:val="left"/>
        <w:rPr>
          <w:rFonts w:ascii="Calibri" w:hAnsi="Calibri"/>
          <w:szCs w:val="21"/>
        </w:rPr>
      </w:pPr>
      <w:r w:rsidRPr="00211D8D">
        <w:rPr>
          <w:rFonts w:ascii="Calibri" w:hAnsi="Calibri"/>
          <w:szCs w:val="21"/>
        </w:rPr>
        <w:t xml:space="preserve">            If (Memo[set] == 0)</w:t>
      </w:r>
    </w:p>
    <w:p w14:paraId="6241889F"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gramStart"/>
      <w:r w:rsidRPr="00211D8D">
        <w:rPr>
          <w:rFonts w:ascii="Calibri" w:hAnsi="Calibri"/>
          <w:szCs w:val="21"/>
        </w:rPr>
        <w:t>0;</w:t>
      </w:r>
      <w:proofErr w:type="gramEnd"/>
    </w:p>
    <w:p w14:paraId="072336DF" w14:textId="77777777" w:rsidR="00291FE6" w:rsidRPr="00211D8D" w:rsidRDefault="00291FE6" w:rsidP="00291FE6">
      <w:pPr>
        <w:jc w:val="left"/>
        <w:rPr>
          <w:rFonts w:ascii="Calibri" w:hAnsi="Calibri"/>
          <w:szCs w:val="21"/>
        </w:rPr>
      </w:pPr>
      <w:r w:rsidRPr="00211D8D">
        <w:rPr>
          <w:rFonts w:ascii="Calibri" w:hAnsi="Calibri"/>
          <w:szCs w:val="21"/>
        </w:rPr>
        <w:t xml:space="preserve">                        For each subset in </w:t>
      </w:r>
      <w:proofErr w:type="spellStart"/>
      <w:proofErr w:type="gramStart"/>
      <w:r w:rsidRPr="00211D8D">
        <w:rPr>
          <w:rFonts w:ascii="Calibri" w:hAnsi="Calibri"/>
          <w:szCs w:val="21"/>
        </w:rPr>
        <w:t>itertools.combination</w:t>
      </w:r>
      <w:proofErr w:type="spellEnd"/>
      <w:proofErr w:type="gramEnd"/>
      <w:r w:rsidRPr="00211D8D">
        <w:rPr>
          <w:rFonts w:ascii="Calibri" w:hAnsi="Calibri"/>
          <w:szCs w:val="21"/>
        </w:rPr>
        <w:t xml:space="preserve">(set, </w:t>
      </w:r>
      <w:proofErr w:type="spellStart"/>
      <w:r w:rsidRPr="00211D8D">
        <w:rPr>
          <w:rFonts w:ascii="Calibri" w:hAnsi="Calibri"/>
          <w:szCs w:val="21"/>
        </w:rPr>
        <w:t>len</w:t>
      </w:r>
      <w:proofErr w:type="spellEnd"/>
      <w:r w:rsidRPr="00211D8D">
        <w:rPr>
          <w:rFonts w:ascii="Calibri" w:hAnsi="Calibri"/>
          <w:szCs w:val="21"/>
        </w:rPr>
        <w:t>(set)-1)</w:t>
      </w:r>
    </w:p>
    <w:p w14:paraId="6CFCCD32" w14:textId="77777777" w:rsidR="00291FE6" w:rsidRPr="00211D8D" w:rsidRDefault="00291FE6" w:rsidP="00291FE6">
      <w:pPr>
        <w:jc w:val="left"/>
        <w:rPr>
          <w:rFonts w:ascii="Calibri" w:hAnsi="Calibri"/>
          <w:szCs w:val="21"/>
        </w:rPr>
      </w:pPr>
      <w:r w:rsidRPr="00211D8D">
        <w:rPr>
          <w:rFonts w:ascii="Calibri" w:hAnsi="Calibri"/>
          <w:szCs w:val="21"/>
        </w:rPr>
        <w:t xml:space="preserve">                                    strength += Strength(subset)</w:t>
      </w:r>
    </w:p>
    <w:p w14:paraId="3958DC3E" w14:textId="77777777" w:rsidR="00291FE6" w:rsidRPr="00211D8D" w:rsidRDefault="00291FE6" w:rsidP="00291FE6">
      <w:pPr>
        <w:jc w:val="left"/>
        <w:rPr>
          <w:rFonts w:ascii="Calibri" w:hAnsi="Calibri"/>
          <w:szCs w:val="21"/>
        </w:rPr>
      </w:pPr>
      <w:r w:rsidRPr="00211D8D">
        <w:rPr>
          <w:rFonts w:ascii="Calibri" w:hAnsi="Calibri"/>
          <w:szCs w:val="21"/>
        </w:rPr>
        <w:t xml:space="preserve">                        strength / (</w:t>
      </w:r>
      <w:proofErr w:type="spellStart"/>
      <w:r w:rsidRPr="00211D8D">
        <w:rPr>
          <w:rFonts w:ascii="Calibri" w:hAnsi="Calibri"/>
          <w:szCs w:val="21"/>
        </w:rPr>
        <w:t>len</w:t>
      </w:r>
      <w:proofErr w:type="spellEnd"/>
      <w:r w:rsidRPr="00211D8D">
        <w:rPr>
          <w:rFonts w:ascii="Calibri" w:hAnsi="Calibri"/>
          <w:szCs w:val="21"/>
        </w:rPr>
        <w:t xml:space="preserve">(set))                </w:t>
      </w:r>
    </w:p>
    <w:p w14:paraId="210611B7" w14:textId="77777777" w:rsidR="00291FE6" w:rsidRPr="00211D8D" w:rsidRDefault="00291FE6" w:rsidP="00291FE6">
      <w:pPr>
        <w:jc w:val="left"/>
        <w:rPr>
          <w:rFonts w:ascii="Calibri" w:hAnsi="Calibri"/>
          <w:szCs w:val="21"/>
        </w:rPr>
      </w:pPr>
      <w:r w:rsidRPr="00211D8D">
        <w:rPr>
          <w:rFonts w:ascii="Calibri" w:hAnsi="Calibri"/>
          <w:szCs w:val="21"/>
        </w:rPr>
        <w:t xml:space="preserve">                        Memo[set] = strength</w:t>
      </w:r>
    </w:p>
    <w:p w14:paraId="00E24F22" w14:textId="77777777" w:rsidR="00291FE6" w:rsidRPr="00211D8D" w:rsidRDefault="00291FE6" w:rsidP="00291FE6">
      <w:pPr>
        <w:jc w:val="left"/>
        <w:rPr>
          <w:rFonts w:ascii="Calibri" w:hAnsi="Calibri"/>
          <w:szCs w:val="21"/>
        </w:rPr>
      </w:pPr>
      <w:r w:rsidRPr="00211D8D">
        <w:rPr>
          <w:rFonts w:ascii="Calibri" w:hAnsi="Calibri"/>
          <w:szCs w:val="21"/>
        </w:rPr>
        <w:t xml:space="preserve">            Return Memo[set]</w:t>
      </w:r>
    </w:p>
    <w:p w14:paraId="050280EE" w14:textId="77777777" w:rsidR="00291FE6" w:rsidRPr="00211D8D" w:rsidRDefault="00291FE6" w:rsidP="00291FE6">
      <w:pPr>
        <w:jc w:val="left"/>
        <w:rPr>
          <w:rFonts w:ascii="Calibri" w:hAnsi="Calibri"/>
          <w:szCs w:val="21"/>
        </w:rPr>
      </w:pPr>
    </w:p>
    <w:p w14:paraId="4C18D911" w14:textId="34D93172" w:rsidR="00291FE6" w:rsidRPr="00211D8D" w:rsidRDefault="00291FE6" w:rsidP="00291FE6">
      <w:pPr>
        <w:jc w:val="left"/>
        <w:rPr>
          <w:rFonts w:ascii="Calibri" w:hAnsi="Calibri"/>
          <w:szCs w:val="21"/>
        </w:rPr>
      </w:pPr>
      <w:r w:rsidRPr="00211D8D">
        <w:rPr>
          <w:rFonts w:ascii="Calibri" w:hAnsi="Calibri"/>
          <w:szCs w:val="21"/>
        </w:rPr>
        <w:t xml:space="preserve">In the pseudocode, the function will always check the Set and do the recursion which will always check all of the powerset of </w:t>
      </w:r>
      <w:proofErr w:type="spellStart"/>
      <w:r w:rsidRPr="00211D8D">
        <w:rPr>
          <w:rFonts w:ascii="Calibri" w:hAnsi="Calibri"/>
          <w:szCs w:val="21"/>
        </w:rPr>
        <w:t>len</w:t>
      </w:r>
      <w:proofErr w:type="spellEnd"/>
      <w:r w:rsidRPr="00211D8D">
        <w:rPr>
          <w:rFonts w:ascii="Calibri" w:hAnsi="Calibri"/>
          <w:szCs w:val="21"/>
        </w:rPr>
        <w:t xml:space="preserve"> (set), until it find the personal rating, however, as the method mentioned before, the formula to calculate a group rating is Strength(</w:t>
      </w:r>
      <w:proofErr w:type="spellStart"/>
      <w:r w:rsidRPr="00211D8D">
        <w:rPr>
          <w:rFonts w:ascii="Calibri" w:hAnsi="Calibri"/>
          <w:szCs w:val="21"/>
        </w:rPr>
        <w:t>playerA,B</w:t>
      </w:r>
      <w:proofErr w:type="spellEnd"/>
      <w:r w:rsidRPr="00211D8D">
        <w:rPr>
          <w:rFonts w:ascii="Calibri" w:hAnsi="Calibri"/>
          <w:szCs w:val="21"/>
        </w:rPr>
        <w:t>)= Strength(</w:t>
      </w:r>
      <w:proofErr w:type="spellStart"/>
      <w:r w:rsidRPr="00211D8D">
        <w:rPr>
          <w:rFonts w:ascii="Calibri" w:hAnsi="Calibri"/>
          <w:szCs w:val="21"/>
        </w:rPr>
        <w:t>playerA</w:t>
      </w:r>
      <w:proofErr w:type="spellEnd"/>
      <w:r w:rsidRPr="00211D8D">
        <w:rPr>
          <w:rFonts w:ascii="Calibri" w:hAnsi="Calibri"/>
          <w:szCs w:val="21"/>
        </w:rPr>
        <w:t>)+Strength(</w:t>
      </w:r>
      <w:proofErr w:type="spellStart"/>
      <w:r w:rsidRPr="00211D8D">
        <w:rPr>
          <w:rFonts w:ascii="Calibri" w:hAnsi="Calibri"/>
          <w:szCs w:val="21"/>
        </w:rPr>
        <w:t>playerB</w:t>
      </w:r>
      <w:proofErr w:type="spellEnd"/>
      <w:r w:rsidRPr="00211D8D">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211D8D">
        <w:rPr>
          <w:rFonts w:ascii="Calibri" w:hAnsi="Calibri"/>
          <w:szCs w:val="21"/>
        </w:rPr>
        <w:t>So</w:t>
      </w:r>
      <w:proofErr w:type="gramEnd"/>
      <w:r w:rsidRPr="00211D8D">
        <w:rPr>
          <w:rFonts w:ascii="Calibri" w:hAnsi="Calibri"/>
          <w:szCs w:val="21"/>
        </w:rPr>
        <w:t xml:space="preserve"> if the two player have a good relationship their combine K will be a large number, vice versa.</w:t>
      </w:r>
    </w:p>
    <w:p w14:paraId="54B9F929" w14:textId="1FF37D56" w:rsidR="00291FE6" w:rsidRPr="00211D8D" w:rsidRDefault="00291FE6" w:rsidP="00FF4CB8">
      <w:pPr>
        <w:rPr>
          <w:rFonts w:ascii="Calibri" w:hAnsi="Calibri"/>
          <w:b/>
          <w:bCs/>
        </w:rPr>
      </w:pPr>
    </w:p>
    <w:p w14:paraId="5C5EE551" w14:textId="6117131E" w:rsidR="00C72249" w:rsidRPr="00211D8D" w:rsidRDefault="00C72249" w:rsidP="00C72249">
      <w:pPr>
        <w:pStyle w:val="Heading3"/>
        <w:rPr>
          <w:rFonts w:ascii="Calibri" w:hAnsi="Calibri"/>
          <w:noProof/>
        </w:rPr>
      </w:pPr>
      <w:bookmarkStart w:id="53" w:name="_Toc70978847"/>
      <w:r w:rsidRPr="00211D8D">
        <w:rPr>
          <w:rFonts w:ascii="Calibri" w:hAnsi="Calibri"/>
          <w:noProof/>
        </w:rPr>
        <w:t>Implementation in simple robot</w:t>
      </w:r>
      <w:bookmarkEnd w:id="53"/>
    </w:p>
    <w:p w14:paraId="3F90347C" w14:textId="5490BDC3" w:rsidR="00C72249" w:rsidRPr="00211D8D" w:rsidRDefault="00C72249" w:rsidP="00C72249">
      <w:pPr>
        <w:rPr>
          <w:rFonts w:ascii="Calibri" w:hAnsi="Calibri"/>
        </w:rPr>
      </w:pPr>
      <w:r w:rsidRPr="00211D8D">
        <w:rPr>
          <w:rFonts w:ascii="Calibri" w:hAnsi="Calibri"/>
        </w:rPr>
        <w:t xml:space="preserve">In this project, there are two modes are considered which the player could choose to against with a player, and player could choose to against with the computer choice. However, </w:t>
      </w:r>
      <w:proofErr w:type="gramStart"/>
      <w:r w:rsidRPr="00211D8D">
        <w:rPr>
          <w:rFonts w:ascii="Calibri" w:hAnsi="Calibri"/>
        </w:rPr>
        <w:t>In</w:t>
      </w:r>
      <w:proofErr w:type="gramEnd"/>
      <w:r w:rsidRPr="00211D8D">
        <w:rPr>
          <w:rFonts w:ascii="Calibri" w:hAnsi="Calibri"/>
        </w:rPr>
        <w:t xml:space="preserve"> this project, the robot has not been set up to be very complex, due to time constraints.</w:t>
      </w:r>
      <w:r w:rsidR="00FE6B9C" w:rsidRPr="00211D8D">
        <w:rPr>
          <w:rFonts w:ascii="Calibri" w:hAnsi="Calibri"/>
        </w:rPr>
        <w:t xml:space="preserve"> To ensure the cost AI will not more than 19 points the setting of AI choose the player is that the AI player will only choose the basketball player from T3 which means the player in that level will cost 3 points. </w:t>
      </w:r>
      <w:proofErr w:type="gramStart"/>
      <w:r w:rsidR="00FE6B9C" w:rsidRPr="00211D8D">
        <w:rPr>
          <w:rFonts w:ascii="Calibri" w:hAnsi="Calibri"/>
        </w:rPr>
        <w:t>So</w:t>
      </w:r>
      <w:proofErr w:type="gramEnd"/>
      <w:r w:rsidR="00FE6B9C" w:rsidRPr="00211D8D">
        <w:rPr>
          <w:rFonts w:ascii="Calibri" w:hAnsi="Calibri"/>
        </w:rPr>
        <w:t xml:space="preserve"> in this level the AI player will not be very strong. But this mode could help the player to get know more about how </w:t>
      </w:r>
      <w:proofErr w:type="gramStart"/>
      <w:r w:rsidR="00FE6B9C" w:rsidRPr="00211D8D">
        <w:rPr>
          <w:rFonts w:ascii="Calibri" w:hAnsi="Calibri"/>
        </w:rPr>
        <w:t>will the rating</w:t>
      </w:r>
      <w:proofErr w:type="gramEnd"/>
      <w:r w:rsidR="00FE6B9C" w:rsidRPr="00211D8D">
        <w:rPr>
          <w:rFonts w:ascii="Calibri" w:hAnsi="Calibri"/>
        </w:rPr>
        <w:t xml:space="preserve"> be and the whole process of playing this game.</w:t>
      </w:r>
    </w:p>
    <w:p w14:paraId="5B1C00FE" w14:textId="77777777" w:rsidR="00C72249" w:rsidRPr="00211D8D" w:rsidRDefault="00C72249" w:rsidP="00FF4CB8">
      <w:pPr>
        <w:rPr>
          <w:rFonts w:ascii="Calibri" w:hAnsi="Calibri"/>
          <w:b/>
          <w:bCs/>
        </w:rPr>
      </w:pPr>
    </w:p>
    <w:p w14:paraId="52D9A650" w14:textId="1CC3187D" w:rsidR="00821F12" w:rsidRPr="00211D8D" w:rsidRDefault="00821F12" w:rsidP="00FF4CB8">
      <w:pPr>
        <w:pStyle w:val="Heading3"/>
        <w:rPr>
          <w:rFonts w:ascii="Calibri" w:hAnsi="Calibri"/>
        </w:rPr>
      </w:pPr>
      <w:bookmarkStart w:id="54" w:name="_Toc70978848"/>
      <w:r w:rsidRPr="00211D8D">
        <w:rPr>
          <w:rFonts w:ascii="Calibri" w:hAnsi="Calibri"/>
        </w:rPr>
        <w:t>Implementation issue</w:t>
      </w:r>
      <w:bookmarkEnd w:id="54"/>
    </w:p>
    <w:p w14:paraId="348989D2" w14:textId="1872BFB6" w:rsidR="00821F12" w:rsidRPr="00211D8D" w:rsidRDefault="00821F12" w:rsidP="005E221B">
      <w:pPr>
        <w:jc w:val="left"/>
        <w:rPr>
          <w:rFonts w:ascii="Calibri" w:hAnsi="Calibri"/>
          <w:szCs w:val="21"/>
        </w:rPr>
      </w:pPr>
      <w:r w:rsidRPr="00211D8D">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3E978238" w:rsidR="00821F12" w:rsidRPr="00211D8D" w:rsidRDefault="00821F12" w:rsidP="005E221B">
      <w:pPr>
        <w:jc w:val="left"/>
        <w:rPr>
          <w:rFonts w:ascii="Calibri" w:hAnsi="Calibri"/>
          <w:szCs w:val="21"/>
        </w:rPr>
      </w:pPr>
      <w:r w:rsidRPr="00211D8D">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w:t>
      </w:r>
      <w:r w:rsidRPr="00211D8D">
        <w:rPr>
          <w:rFonts w:ascii="Calibri" w:hAnsi="Calibri"/>
          <w:szCs w:val="21"/>
        </w:rPr>
        <w:lastRenderedPageBreak/>
        <w:t>the data was not comprehensive enough and that it would be very difficult to add more information manually. Therefore, we chose to expand the overall data by searching for all players in the 14 teams and adding them to the csv, using the csv to store and modify the data.</w:t>
      </w:r>
    </w:p>
    <w:p w14:paraId="3458E792" w14:textId="32E8E41C" w:rsidR="009733C7" w:rsidRPr="00211D8D" w:rsidRDefault="009733C7" w:rsidP="005E221B">
      <w:pPr>
        <w:jc w:val="left"/>
        <w:rPr>
          <w:rFonts w:ascii="Calibri" w:hAnsi="Calibri"/>
          <w:szCs w:val="21"/>
        </w:rPr>
      </w:pPr>
    </w:p>
    <w:p w14:paraId="0F56A037" w14:textId="090B1FFC" w:rsidR="00821F12" w:rsidRPr="00211D8D" w:rsidRDefault="009733C7" w:rsidP="005E221B">
      <w:pPr>
        <w:jc w:val="left"/>
        <w:rPr>
          <w:rFonts w:ascii="Calibri" w:hAnsi="Calibri"/>
          <w:szCs w:val="21"/>
        </w:rPr>
      </w:pPr>
      <w:r w:rsidRPr="00211D8D">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211D8D" w:rsidRDefault="009733C7" w:rsidP="005E221B">
      <w:pPr>
        <w:jc w:val="left"/>
        <w:rPr>
          <w:rFonts w:ascii="Calibri" w:hAnsi="Calibri"/>
          <w:szCs w:val="21"/>
        </w:rPr>
      </w:pPr>
    </w:p>
    <w:p w14:paraId="770958A8" w14:textId="77777777" w:rsidR="009733C7" w:rsidRPr="00211D8D" w:rsidRDefault="009733C7" w:rsidP="005E221B">
      <w:pPr>
        <w:jc w:val="left"/>
        <w:rPr>
          <w:rFonts w:ascii="Calibri" w:hAnsi="Calibri"/>
          <w:szCs w:val="21"/>
        </w:rPr>
      </w:pPr>
      <w:r w:rsidRPr="00211D8D">
        <w:rPr>
          <w:rFonts w:ascii="Calibri" w:hAnsi="Calibri"/>
          <w:szCs w:val="21"/>
        </w:rPr>
        <w:t>When designing the relationships between players, the final choice was to use the powerset to find the relationship values between players. Initially the maximum size of the powerset was set to 4.</w:t>
      </w:r>
    </w:p>
    <w:p w14:paraId="3A321E7F" w14:textId="3C9B0C35" w:rsidR="009733C7" w:rsidRPr="00211D8D" w:rsidRDefault="009733C7" w:rsidP="005E221B">
      <w:pPr>
        <w:jc w:val="left"/>
        <w:rPr>
          <w:rFonts w:ascii="Calibri" w:hAnsi="Calibri"/>
          <w:szCs w:val="21"/>
        </w:rPr>
      </w:pPr>
      <w:r w:rsidRPr="00211D8D">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211D8D" w:rsidRDefault="00821F12" w:rsidP="005E221B">
      <w:pPr>
        <w:jc w:val="left"/>
        <w:rPr>
          <w:rFonts w:ascii="Calibri" w:hAnsi="Calibri"/>
          <w:szCs w:val="21"/>
        </w:rPr>
      </w:pPr>
    </w:p>
    <w:p w14:paraId="1B7B0F97" w14:textId="77777777" w:rsidR="001A0275" w:rsidRPr="00211D8D" w:rsidRDefault="001A0275" w:rsidP="005E221B">
      <w:pPr>
        <w:widowControl/>
        <w:jc w:val="left"/>
        <w:rPr>
          <w:rFonts w:ascii="Calibri" w:hAnsi="Calibri"/>
          <w:b/>
          <w:bCs/>
          <w:kern w:val="44"/>
          <w:szCs w:val="21"/>
        </w:rPr>
      </w:pPr>
      <w:r w:rsidRPr="00211D8D">
        <w:rPr>
          <w:rFonts w:ascii="Calibri" w:hAnsi="Calibri"/>
          <w:b/>
          <w:bCs/>
          <w:kern w:val="44"/>
          <w:szCs w:val="21"/>
        </w:rPr>
        <w:br w:type="page"/>
      </w:r>
    </w:p>
    <w:p w14:paraId="078F666A" w14:textId="23E4E15A" w:rsidR="000E39C9" w:rsidRPr="00211D8D" w:rsidRDefault="000E39C9" w:rsidP="00FF4CB8">
      <w:pPr>
        <w:pStyle w:val="Heading1"/>
        <w:rPr>
          <w:rFonts w:ascii="Calibri" w:hAnsi="Calibri"/>
        </w:rPr>
      </w:pPr>
      <w:bookmarkStart w:id="55" w:name="_Toc70978849"/>
      <w:r w:rsidRPr="00211D8D">
        <w:rPr>
          <w:rFonts w:ascii="Calibri" w:hAnsi="Calibri"/>
        </w:rPr>
        <w:lastRenderedPageBreak/>
        <w:t>7.testing</w:t>
      </w:r>
      <w:bookmarkEnd w:id="55"/>
    </w:p>
    <w:p w14:paraId="60882BA2" w14:textId="10285242" w:rsidR="000E39C9" w:rsidRPr="00211D8D" w:rsidRDefault="000E39C9" w:rsidP="00FF4CB8">
      <w:pPr>
        <w:pStyle w:val="Heading2"/>
        <w:rPr>
          <w:rFonts w:ascii="Calibri" w:hAnsi="Calibri"/>
        </w:rPr>
      </w:pPr>
      <w:bookmarkStart w:id="56" w:name="_Toc70978850"/>
      <w:r w:rsidRPr="00211D8D">
        <w:rPr>
          <w:rFonts w:ascii="Calibri" w:hAnsi="Calibri"/>
        </w:rPr>
        <w:t>Unit test</w:t>
      </w:r>
      <w:bookmarkEnd w:id="56"/>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211D8D" w14:paraId="0AC21838" w14:textId="77777777" w:rsidTr="00065ABD">
        <w:tc>
          <w:tcPr>
            <w:tcW w:w="1392" w:type="dxa"/>
            <w:vMerge w:val="restart"/>
          </w:tcPr>
          <w:p w14:paraId="32D7F6FD" w14:textId="51C70108" w:rsidR="00F97729" w:rsidRPr="00211D8D" w:rsidRDefault="00F97729" w:rsidP="005E221B">
            <w:pPr>
              <w:jc w:val="left"/>
              <w:rPr>
                <w:rFonts w:ascii="Calibri" w:hAnsi="Calibri"/>
                <w:szCs w:val="21"/>
              </w:rPr>
            </w:pPr>
            <w:r w:rsidRPr="00211D8D">
              <w:rPr>
                <w:rFonts w:ascii="Calibri" w:hAnsi="Calibri"/>
                <w:szCs w:val="21"/>
              </w:rPr>
              <w:t>Module</w:t>
            </w:r>
          </w:p>
        </w:tc>
        <w:tc>
          <w:tcPr>
            <w:tcW w:w="2549" w:type="dxa"/>
            <w:gridSpan w:val="2"/>
          </w:tcPr>
          <w:p w14:paraId="675F4699" w14:textId="37B93DA0" w:rsidR="00F97729" w:rsidRPr="00211D8D" w:rsidRDefault="00F97729" w:rsidP="005E221B">
            <w:pPr>
              <w:jc w:val="left"/>
              <w:rPr>
                <w:rFonts w:ascii="Calibri" w:hAnsi="Calibri"/>
                <w:szCs w:val="21"/>
              </w:rPr>
            </w:pPr>
            <w:r w:rsidRPr="00211D8D">
              <w:rPr>
                <w:rFonts w:ascii="Calibri" w:hAnsi="Calibri"/>
                <w:szCs w:val="21"/>
              </w:rPr>
              <w:t>Normal Value</w:t>
            </w:r>
          </w:p>
        </w:tc>
        <w:tc>
          <w:tcPr>
            <w:tcW w:w="2531" w:type="dxa"/>
            <w:gridSpan w:val="2"/>
          </w:tcPr>
          <w:p w14:paraId="04F955AE" w14:textId="12FE6E2D" w:rsidR="00F97729" w:rsidRPr="00211D8D" w:rsidRDefault="00F97729" w:rsidP="005E221B">
            <w:pPr>
              <w:jc w:val="left"/>
              <w:rPr>
                <w:rFonts w:ascii="Calibri" w:hAnsi="Calibri"/>
                <w:szCs w:val="21"/>
              </w:rPr>
            </w:pPr>
            <w:r w:rsidRPr="00211D8D">
              <w:rPr>
                <w:rFonts w:ascii="Calibri" w:hAnsi="Calibri"/>
                <w:szCs w:val="21"/>
              </w:rPr>
              <w:t>Extreme Value</w:t>
            </w:r>
          </w:p>
        </w:tc>
        <w:tc>
          <w:tcPr>
            <w:tcW w:w="2544" w:type="dxa"/>
            <w:gridSpan w:val="2"/>
          </w:tcPr>
          <w:p w14:paraId="2195CC0F" w14:textId="75B8E88D" w:rsidR="00F97729" w:rsidRPr="00211D8D" w:rsidRDefault="00F97729" w:rsidP="005E221B">
            <w:pPr>
              <w:jc w:val="left"/>
              <w:rPr>
                <w:rFonts w:ascii="Calibri" w:hAnsi="Calibri"/>
                <w:szCs w:val="21"/>
              </w:rPr>
            </w:pPr>
            <w:r w:rsidRPr="00211D8D">
              <w:rPr>
                <w:rFonts w:ascii="Calibri" w:hAnsi="Calibri"/>
                <w:szCs w:val="21"/>
              </w:rPr>
              <w:t>Anomalous Value</w:t>
            </w:r>
          </w:p>
        </w:tc>
      </w:tr>
      <w:tr w:rsidR="00FE6053" w:rsidRPr="00211D8D" w14:paraId="1F126E68" w14:textId="77777777" w:rsidTr="00065ABD">
        <w:tc>
          <w:tcPr>
            <w:tcW w:w="1392" w:type="dxa"/>
            <w:vMerge/>
          </w:tcPr>
          <w:p w14:paraId="5327DBBB" w14:textId="77777777" w:rsidR="00F97729" w:rsidRPr="00211D8D" w:rsidRDefault="00F97729" w:rsidP="005E221B">
            <w:pPr>
              <w:jc w:val="left"/>
              <w:rPr>
                <w:rFonts w:ascii="Calibri" w:hAnsi="Calibri"/>
                <w:szCs w:val="21"/>
              </w:rPr>
            </w:pPr>
          </w:p>
        </w:tc>
        <w:tc>
          <w:tcPr>
            <w:tcW w:w="1276" w:type="dxa"/>
          </w:tcPr>
          <w:p w14:paraId="3B258866" w14:textId="5924C7F8"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29EE8760" w14:textId="6A124C55" w:rsidR="00F97729" w:rsidRPr="00211D8D" w:rsidRDefault="00F97729" w:rsidP="005E221B">
            <w:pPr>
              <w:jc w:val="left"/>
              <w:rPr>
                <w:rFonts w:ascii="Calibri" w:hAnsi="Calibri"/>
                <w:szCs w:val="21"/>
              </w:rPr>
            </w:pPr>
            <w:r w:rsidRPr="00211D8D">
              <w:rPr>
                <w:rFonts w:ascii="Calibri" w:hAnsi="Calibri"/>
                <w:szCs w:val="21"/>
              </w:rPr>
              <w:t>Test result</w:t>
            </w:r>
          </w:p>
        </w:tc>
        <w:tc>
          <w:tcPr>
            <w:tcW w:w="1261" w:type="dxa"/>
          </w:tcPr>
          <w:p w14:paraId="3ECC2AF1" w14:textId="7AF43D4A" w:rsidR="00F97729" w:rsidRPr="00211D8D" w:rsidRDefault="00F97729" w:rsidP="005E221B">
            <w:pPr>
              <w:jc w:val="left"/>
              <w:rPr>
                <w:rFonts w:ascii="Calibri" w:hAnsi="Calibri"/>
                <w:szCs w:val="21"/>
              </w:rPr>
            </w:pPr>
            <w:r w:rsidRPr="00211D8D">
              <w:rPr>
                <w:rFonts w:ascii="Calibri" w:hAnsi="Calibri"/>
                <w:szCs w:val="21"/>
              </w:rPr>
              <w:t>Value</w:t>
            </w:r>
          </w:p>
        </w:tc>
        <w:tc>
          <w:tcPr>
            <w:tcW w:w="1270" w:type="dxa"/>
          </w:tcPr>
          <w:p w14:paraId="39983AD0" w14:textId="2ADD2EE3" w:rsidR="00F97729" w:rsidRPr="00211D8D" w:rsidRDefault="00F97729" w:rsidP="005E221B">
            <w:pPr>
              <w:jc w:val="left"/>
              <w:rPr>
                <w:rFonts w:ascii="Calibri" w:hAnsi="Calibri"/>
                <w:szCs w:val="21"/>
              </w:rPr>
            </w:pPr>
            <w:r w:rsidRPr="00211D8D">
              <w:rPr>
                <w:rFonts w:ascii="Calibri" w:hAnsi="Calibri"/>
                <w:szCs w:val="21"/>
              </w:rPr>
              <w:t>Test result</w:t>
            </w:r>
          </w:p>
        </w:tc>
        <w:tc>
          <w:tcPr>
            <w:tcW w:w="1271" w:type="dxa"/>
          </w:tcPr>
          <w:p w14:paraId="2015208C" w14:textId="58B4EA6D" w:rsidR="00F97729" w:rsidRPr="00211D8D" w:rsidRDefault="00F97729" w:rsidP="005E221B">
            <w:pPr>
              <w:jc w:val="left"/>
              <w:rPr>
                <w:rFonts w:ascii="Calibri" w:hAnsi="Calibri"/>
                <w:szCs w:val="21"/>
              </w:rPr>
            </w:pPr>
            <w:r w:rsidRPr="00211D8D">
              <w:rPr>
                <w:rFonts w:ascii="Calibri" w:hAnsi="Calibri"/>
                <w:szCs w:val="21"/>
              </w:rPr>
              <w:t>Value</w:t>
            </w:r>
          </w:p>
        </w:tc>
        <w:tc>
          <w:tcPr>
            <w:tcW w:w="1273" w:type="dxa"/>
          </w:tcPr>
          <w:p w14:paraId="658E4C4F" w14:textId="22FEB3A1" w:rsidR="00F97729" w:rsidRPr="00211D8D" w:rsidRDefault="00F97729" w:rsidP="005E221B">
            <w:pPr>
              <w:jc w:val="left"/>
              <w:rPr>
                <w:rFonts w:ascii="Calibri" w:hAnsi="Calibri"/>
                <w:szCs w:val="21"/>
              </w:rPr>
            </w:pPr>
            <w:r w:rsidRPr="00211D8D">
              <w:rPr>
                <w:rFonts w:ascii="Calibri" w:hAnsi="Calibri"/>
                <w:szCs w:val="21"/>
              </w:rPr>
              <w:t>Test result</w:t>
            </w:r>
          </w:p>
        </w:tc>
      </w:tr>
      <w:tr w:rsidR="00FE6053" w:rsidRPr="00211D8D" w14:paraId="3F23F3B4" w14:textId="77777777" w:rsidTr="00065ABD">
        <w:tc>
          <w:tcPr>
            <w:tcW w:w="1392" w:type="dxa"/>
          </w:tcPr>
          <w:p w14:paraId="18FB465E" w14:textId="7AC731DA" w:rsidR="00F97729" w:rsidRPr="00211D8D" w:rsidRDefault="00F97729" w:rsidP="005E221B">
            <w:pPr>
              <w:jc w:val="left"/>
              <w:rPr>
                <w:rFonts w:ascii="Calibri" w:hAnsi="Calibri"/>
                <w:szCs w:val="21"/>
              </w:rPr>
            </w:pPr>
            <w:r w:rsidRPr="00211D8D">
              <w:rPr>
                <w:rFonts w:ascii="Calibri" w:hAnsi="Calibri"/>
                <w:szCs w:val="21"/>
              </w:rPr>
              <w:t xml:space="preserve">Team </w:t>
            </w:r>
            <w:r w:rsidR="00161EDE" w:rsidRPr="00211D8D">
              <w:rPr>
                <w:rFonts w:ascii="Calibri" w:hAnsi="Calibri"/>
                <w:szCs w:val="21"/>
              </w:rPr>
              <w:t>E</w:t>
            </w:r>
            <w:r w:rsidRPr="00211D8D">
              <w:rPr>
                <w:rFonts w:ascii="Calibri" w:hAnsi="Calibri"/>
                <w:szCs w:val="21"/>
              </w:rPr>
              <w:t>lo</w:t>
            </w:r>
          </w:p>
          <w:p w14:paraId="46D070C1" w14:textId="75BD2A0E" w:rsidR="00FE6053" w:rsidRPr="00211D8D" w:rsidRDefault="00FE6053" w:rsidP="005E221B">
            <w:pPr>
              <w:jc w:val="left"/>
              <w:rPr>
                <w:rFonts w:ascii="Calibri" w:hAnsi="Calibri"/>
                <w:szCs w:val="21"/>
              </w:rPr>
            </w:pPr>
            <w:r w:rsidRPr="00211D8D">
              <w:rPr>
                <w:rFonts w:ascii="Calibri" w:hAnsi="Calibri"/>
                <w:szCs w:val="21"/>
              </w:rPr>
              <w:t xml:space="preserve">Get team </w:t>
            </w:r>
            <w:proofErr w:type="gramStart"/>
            <w:r w:rsidRPr="00211D8D">
              <w:rPr>
                <w:rFonts w:ascii="Calibri" w:hAnsi="Calibri"/>
                <w:szCs w:val="21"/>
              </w:rPr>
              <w:t>Elo(</w:t>
            </w:r>
            <w:proofErr w:type="gramEnd"/>
            <w:r w:rsidRPr="00211D8D">
              <w:rPr>
                <w:rFonts w:ascii="Calibri" w:hAnsi="Calibri"/>
                <w:szCs w:val="21"/>
              </w:rPr>
              <w:t xml:space="preserve">) </w:t>
            </w:r>
          </w:p>
          <w:p w14:paraId="2122615A" w14:textId="11E1A81E" w:rsidR="00FE6053" w:rsidRPr="00211D8D" w:rsidRDefault="00FE6053" w:rsidP="005E221B">
            <w:pPr>
              <w:jc w:val="left"/>
              <w:rPr>
                <w:rFonts w:ascii="Calibri" w:hAnsi="Calibri"/>
                <w:szCs w:val="21"/>
              </w:rPr>
            </w:pPr>
          </w:p>
        </w:tc>
        <w:tc>
          <w:tcPr>
            <w:tcW w:w="1276" w:type="dxa"/>
          </w:tcPr>
          <w:p w14:paraId="3EFD7DCE" w14:textId="218791CC" w:rsidR="00F97729" w:rsidRPr="00211D8D" w:rsidRDefault="00F97729" w:rsidP="005E221B">
            <w:pPr>
              <w:jc w:val="left"/>
              <w:rPr>
                <w:rFonts w:ascii="Calibri" w:hAnsi="Calibri"/>
                <w:szCs w:val="21"/>
              </w:rPr>
            </w:pPr>
            <w:r w:rsidRPr="00211D8D">
              <w:rPr>
                <w:rFonts w:ascii="Calibri" w:hAnsi="Calibri"/>
                <w:szCs w:val="21"/>
              </w:rPr>
              <w:t>‘Utah Jazz’</w:t>
            </w:r>
          </w:p>
        </w:tc>
        <w:tc>
          <w:tcPr>
            <w:tcW w:w="1273" w:type="dxa"/>
          </w:tcPr>
          <w:p w14:paraId="1DD025F3" w14:textId="55E95867" w:rsidR="00F97729" w:rsidRPr="00211D8D" w:rsidRDefault="00F97729" w:rsidP="005E221B">
            <w:pPr>
              <w:jc w:val="left"/>
              <w:rPr>
                <w:rFonts w:ascii="Calibri" w:hAnsi="Calibri"/>
                <w:color w:val="385623" w:themeColor="accent6" w:themeShade="80"/>
                <w:szCs w:val="21"/>
              </w:rPr>
            </w:pPr>
            <w:r w:rsidRPr="00211D8D">
              <w:rPr>
                <w:rFonts w:ascii="Calibri" w:hAnsi="Calibri"/>
                <w:color w:val="385623" w:themeColor="accent6" w:themeShade="80"/>
                <w:szCs w:val="21"/>
              </w:rPr>
              <w:t>1</w:t>
            </w:r>
            <w:r w:rsidR="00B410E1" w:rsidRPr="00211D8D">
              <w:rPr>
                <w:rFonts w:ascii="Calibri" w:hAnsi="Calibri"/>
                <w:color w:val="385623" w:themeColor="accent6" w:themeShade="80"/>
                <w:szCs w:val="21"/>
              </w:rPr>
              <w:t>764</w:t>
            </w:r>
          </w:p>
        </w:tc>
        <w:tc>
          <w:tcPr>
            <w:tcW w:w="1261" w:type="dxa"/>
          </w:tcPr>
          <w:p w14:paraId="554C9426" w14:textId="0B6E57E3" w:rsidR="00F97729" w:rsidRPr="00211D8D" w:rsidRDefault="00F97729" w:rsidP="005E221B">
            <w:pPr>
              <w:jc w:val="left"/>
              <w:rPr>
                <w:rFonts w:ascii="Calibri" w:hAnsi="Calibri"/>
                <w:szCs w:val="21"/>
              </w:rPr>
            </w:pPr>
            <w:r w:rsidRPr="00211D8D">
              <w:rPr>
                <w:rFonts w:ascii="Calibri" w:hAnsi="Calibri"/>
                <w:szCs w:val="21"/>
              </w:rPr>
              <w:t>-</w:t>
            </w:r>
          </w:p>
        </w:tc>
        <w:tc>
          <w:tcPr>
            <w:tcW w:w="1270" w:type="dxa"/>
          </w:tcPr>
          <w:p w14:paraId="75DC4A78" w14:textId="232E66E0" w:rsidR="00F97729" w:rsidRPr="00211D8D" w:rsidRDefault="00F97729" w:rsidP="005E221B">
            <w:pPr>
              <w:jc w:val="left"/>
              <w:rPr>
                <w:rFonts w:ascii="Calibri" w:hAnsi="Calibri"/>
                <w:szCs w:val="21"/>
              </w:rPr>
            </w:pPr>
            <w:r w:rsidRPr="00211D8D">
              <w:rPr>
                <w:rFonts w:ascii="Calibri" w:hAnsi="Calibri"/>
                <w:szCs w:val="21"/>
              </w:rPr>
              <w:t>-</w:t>
            </w:r>
          </w:p>
        </w:tc>
        <w:tc>
          <w:tcPr>
            <w:tcW w:w="1271" w:type="dxa"/>
          </w:tcPr>
          <w:p w14:paraId="1F21E78A" w14:textId="73CF59F9" w:rsidR="00F97729" w:rsidRPr="00211D8D" w:rsidRDefault="00FE6053" w:rsidP="005E221B">
            <w:pPr>
              <w:jc w:val="left"/>
              <w:rPr>
                <w:rFonts w:ascii="Calibri" w:hAnsi="Calibri"/>
                <w:szCs w:val="21"/>
              </w:rPr>
            </w:pPr>
            <w:r w:rsidRPr="00211D8D">
              <w:rPr>
                <w:rFonts w:ascii="Calibri" w:hAnsi="Calibri"/>
                <w:szCs w:val="21"/>
              </w:rPr>
              <w:t>‘Good</w:t>
            </w:r>
            <w:r w:rsidR="00F97729" w:rsidRPr="00211D8D">
              <w:rPr>
                <w:rFonts w:ascii="Calibri" w:hAnsi="Calibri"/>
                <w:szCs w:val="21"/>
              </w:rPr>
              <w:t>’</w:t>
            </w:r>
          </w:p>
        </w:tc>
        <w:tc>
          <w:tcPr>
            <w:tcW w:w="1273" w:type="dxa"/>
          </w:tcPr>
          <w:p w14:paraId="72BC5C0A" w14:textId="2369F8ED" w:rsidR="00F97729" w:rsidRPr="00211D8D" w:rsidRDefault="00FE6053" w:rsidP="005E221B">
            <w:pPr>
              <w:jc w:val="left"/>
              <w:rPr>
                <w:rFonts w:ascii="Calibri" w:hAnsi="Calibri"/>
                <w:szCs w:val="21"/>
              </w:rPr>
            </w:pPr>
            <w:r w:rsidRPr="00211D8D">
              <w:rPr>
                <w:rFonts w:ascii="Calibri" w:hAnsi="Calibri"/>
                <w:szCs w:val="21"/>
              </w:rPr>
              <w:t>null</w:t>
            </w:r>
          </w:p>
        </w:tc>
      </w:tr>
      <w:tr w:rsidR="00FE6053" w:rsidRPr="00211D8D" w14:paraId="581EE6C8" w14:textId="77777777" w:rsidTr="00065ABD">
        <w:trPr>
          <w:trHeight w:val="360"/>
        </w:trPr>
        <w:tc>
          <w:tcPr>
            <w:tcW w:w="1392" w:type="dxa"/>
          </w:tcPr>
          <w:p w14:paraId="614914D5" w14:textId="2411695E" w:rsidR="00F97729" w:rsidRPr="00211D8D" w:rsidRDefault="00FE6053" w:rsidP="005E221B">
            <w:pPr>
              <w:jc w:val="left"/>
              <w:rPr>
                <w:rFonts w:ascii="Calibri" w:hAnsi="Calibri"/>
                <w:szCs w:val="21"/>
              </w:rPr>
            </w:pPr>
            <w:r w:rsidRPr="00211D8D">
              <w:rPr>
                <w:rFonts w:ascii="Calibri" w:hAnsi="Calibri"/>
                <w:szCs w:val="21"/>
              </w:rPr>
              <w:t xml:space="preserve">Team Elo Get team </w:t>
            </w:r>
            <w:proofErr w:type="gramStart"/>
            <w:r w:rsidRPr="00211D8D">
              <w:rPr>
                <w:rFonts w:ascii="Calibri" w:hAnsi="Calibri"/>
                <w:szCs w:val="21"/>
              </w:rPr>
              <w:t>Average(</w:t>
            </w:r>
            <w:proofErr w:type="gramEnd"/>
            <w:r w:rsidRPr="00211D8D">
              <w:rPr>
                <w:rFonts w:ascii="Calibri" w:hAnsi="Calibri"/>
                <w:szCs w:val="21"/>
              </w:rPr>
              <w:t>)</w:t>
            </w:r>
          </w:p>
        </w:tc>
        <w:tc>
          <w:tcPr>
            <w:tcW w:w="1276" w:type="dxa"/>
          </w:tcPr>
          <w:p w14:paraId="4BB1246B" w14:textId="20A4BA18" w:rsidR="00F97729" w:rsidRPr="00211D8D" w:rsidRDefault="00FE6053" w:rsidP="005E221B">
            <w:pPr>
              <w:jc w:val="left"/>
              <w:rPr>
                <w:rFonts w:ascii="Calibri" w:hAnsi="Calibri"/>
                <w:szCs w:val="21"/>
              </w:rPr>
            </w:pPr>
            <w:proofErr w:type="gramStart"/>
            <w:r w:rsidRPr="00211D8D">
              <w:rPr>
                <w:rFonts w:ascii="Calibri" w:hAnsi="Calibri"/>
                <w:szCs w:val="21"/>
              </w:rPr>
              <w:t>‘ Nuggets</w:t>
            </w:r>
            <w:proofErr w:type="gramEnd"/>
            <w:r w:rsidRPr="00211D8D">
              <w:rPr>
                <w:rFonts w:ascii="Calibri" w:hAnsi="Calibri"/>
                <w:szCs w:val="21"/>
              </w:rPr>
              <w:t>’</w:t>
            </w:r>
          </w:p>
        </w:tc>
        <w:tc>
          <w:tcPr>
            <w:tcW w:w="1273" w:type="dxa"/>
          </w:tcPr>
          <w:p w14:paraId="65CEEC11" w14:textId="68365CAE" w:rsidR="00F97729" w:rsidRPr="00211D8D" w:rsidRDefault="00FE6053" w:rsidP="005E221B">
            <w:pPr>
              <w:jc w:val="left"/>
              <w:rPr>
                <w:rFonts w:ascii="Calibri" w:hAnsi="Calibri"/>
                <w:szCs w:val="21"/>
              </w:rPr>
            </w:pPr>
            <w:r w:rsidRPr="00211D8D">
              <w:rPr>
                <w:rFonts w:ascii="Calibri" w:hAnsi="Calibri"/>
                <w:szCs w:val="21"/>
              </w:rPr>
              <w:t>81.375</w:t>
            </w:r>
          </w:p>
        </w:tc>
        <w:tc>
          <w:tcPr>
            <w:tcW w:w="1261" w:type="dxa"/>
          </w:tcPr>
          <w:p w14:paraId="4E434827" w14:textId="5306881D" w:rsidR="00F97729" w:rsidRPr="00211D8D" w:rsidRDefault="00FE6053" w:rsidP="005E221B">
            <w:pPr>
              <w:jc w:val="left"/>
              <w:rPr>
                <w:rFonts w:ascii="Calibri" w:hAnsi="Calibri"/>
                <w:szCs w:val="21"/>
              </w:rPr>
            </w:pPr>
            <w:r w:rsidRPr="00211D8D">
              <w:rPr>
                <w:rFonts w:ascii="Calibri" w:hAnsi="Calibri"/>
                <w:szCs w:val="21"/>
              </w:rPr>
              <w:t>’14 team’</w:t>
            </w:r>
          </w:p>
        </w:tc>
        <w:tc>
          <w:tcPr>
            <w:tcW w:w="1270" w:type="dxa"/>
          </w:tcPr>
          <w:p w14:paraId="0633E34D" w14:textId="479ACA7C" w:rsidR="00F97729" w:rsidRPr="00211D8D" w:rsidRDefault="00FE6053" w:rsidP="005E221B">
            <w:pPr>
              <w:jc w:val="left"/>
              <w:rPr>
                <w:rFonts w:ascii="Calibri" w:hAnsi="Calibri"/>
                <w:color w:val="FF0000"/>
                <w:szCs w:val="21"/>
              </w:rPr>
            </w:pPr>
            <w:r w:rsidRPr="00211D8D">
              <w:rPr>
                <w:rFonts w:ascii="Calibri" w:hAnsi="Calibri"/>
                <w:color w:val="70AD47" w:themeColor="accent6"/>
                <w:szCs w:val="21"/>
              </w:rPr>
              <w:t>Error</w:t>
            </w:r>
          </w:p>
        </w:tc>
        <w:tc>
          <w:tcPr>
            <w:tcW w:w="1271" w:type="dxa"/>
          </w:tcPr>
          <w:p w14:paraId="0FA3C05E" w14:textId="7A40DE04" w:rsidR="00F97729" w:rsidRPr="00211D8D" w:rsidRDefault="00F97729" w:rsidP="005E221B">
            <w:pPr>
              <w:jc w:val="left"/>
              <w:rPr>
                <w:rFonts w:ascii="Calibri" w:hAnsi="Calibri"/>
                <w:szCs w:val="21"/>
              </w:rPr>
            </w:pPr>
            <w:r w:rsidRPr="00211D8D">
              <w:rPr>
                <w:rFonts w:ascii="Calibri" w:hAnsi="Calibri"/>
                <w:szCs w:val="21"/>
              </w:rPr>
              <w:t>‘</w:t>
            </w:r>
            <w:r w:rsidR="00FE6053" w:rsidRPr="00211D8D">
              <w:rPr>
                <w:rFonts w:ascii="Calibri" w:hAnsi="Calibri"/>
                <w:szCs w:val="21"/>
              </w:rPr>
              <w:t>Not team</w:t>
            </w:r>
            <w:r w:rsidRPr="00211D8D">
              <w:rPr>
                <w:rFonts w:ascii="Calibri" w:hAnsi="Calibri"/>
                <w:szCs w:val="21"/>
              </w:rPr>
              <w:t>’</w:t>
            </w:r>
          </w:p>
        </w:tc>
        <w:tc>
          <w:tcPr>
            <w:tcW w:w="1273" w:type="dxa"/>
          </w:tcPr>
          <w:p w14:paraId="18177CE4" w14:textId="1E8CD0B9" w:rsidR="00F97729" w:rsidRPr="00211D8D" w:rsidRDefault="00F97729" w:rsidP="005E221B">
            <w:pPr>
              <w:jc w:val="left"/>
              <w:rPr>
                <w:rFonts w:ascii="Calibri" w:hAnsi="Calibri"/>
                <w:szCs w:val="21"/>
              </w:rPr>
            </w:pPr>
            <w:r w:rsidRPr="00211D8D">
              <w:rPr>
                <w:rFonts w:ascii="Calibri" w:hAnsi="Calibri"/>
                <w:color w:val="385623" w:themeColor="accent6" w:themeShade="80"/>
                <w:szCs w:val="21"/>
              </w:rPr>
              <w:t>Error</w:t>
            </w:r>
          </w:p>
        </w:tc>
      </w:tr>
      <w:tr w:rsidR="00FE6053" w:rsidRPr="00211D8D" w14:paraId="63DE9659" w14:textId="77777777" w:rsidTr="00065ABD">
        <w:trPr>
          <w:trHeight w:val="142"/>
        </w:trPr>
        <w:tc>
          <w:tcPr>
            <w:tcW w:w="1392" w:type="dxa"/>
          </w:tcPr>
          <w:p w14:paraId="7661A49F" w14:textId="09F3F920" w:rsidR="00F97729" w:rsidRPr="00211D8D" w:rsidRDefault="00FE6053" w:rsidP="005E221B">
            <w:pPr>
              <w:jc w:val="left"/>
              <w:rPr>
                <w:rFonts w:ascii="Calibri" w:hAnsi="Calibri"/>
                <w:szCs w:val="21"/>
              </w:rPr>
            </w:pPr>
            <w:r w:rsidRPr="00211D8D">
              <w:rPr>
                <w:rFonts w:ascii="Calibri" w:hAnsi="Calibri"/>
                <w:szCs w:val="21"/>
              </w:rPr>
              <w:t xml:space="preserve">Player </w:t>
            </w:r>
          </w:p>
          <w:p w14:paraId="6FA8EC88" w14:textId="3447E08A" w:rsidR="00FE6053" w:rsidRPr="00211D8D" w:rsidRDefault="00FE6053" w:rsidP="005E221B">
            <w:pPr>
              <w:jc w:val="left"/>
              <w:rPr>
                <w:rFonts w:ascii="Calibri" w:hAnsi="Calibri"/>
                <w:szCs w:val="21"/>
              </w:rPr>
            </w:pPr>
            <w:proofErr w:type="spellStart"/>
            <w:r w:rsidRPr="00211D8D">
              <w:rPr>
                <w:rFonts w:ascii="Calibri" w:hAnsi="Calibri"/>
                <w:szCs w:val="21"/>
              </w:rPr>
              <w:t>Get_wholeGP</w:t>
            </w:r>
            <w:proofErr w:type="spellEnd"/>
          </w:p>
          <w:p w14:paraId="34886A16" w14:textId="25923E02" w:rsidR="00FE6053" w:rsidRPr="00211D8D" w:rsidRDefault="00FE6053" w:rsidP="005E221B">
            <w:pPr>
              <w:jc w:val="left"/>
              <w:rPr>
                <w:rFonts w:ascii="Calibri" w:hAnsi="Calibri"/>
                <w:szCs w:val="21"/>
              </w:rPr>
            </w:pPr>
          </w:p>
        </w:tc>
        <w:tc>
          <w:tcPr>
            <w:tcW w:w="1276" w:type="dxa"/>
          </w:tcPr>
          <w:p w14:paraId="705AA941" w14:textId="62F01E4A" w:rsidR="00F97729" w:rsidRPr="00211D8D" w:rsidRDefault="00FE6053" w:rsidP="005E221B">
            <w:pPr>
              <w:jc w:val="left"/>
              <w:rPr>
                <w:rFonts w:ascii="Calibri" w:hAnsi="Calibri"/>
                <w:szCs w:val="21"/>
              </w:rPr>
            </w:pPr>
            <w:r w:rsidRPr="00211D8D">
              <w:rPr>
                <w:rFonts w:ascii="Calibri" w:hAnsi="Calibri"/>
                <w:szCs w:val="21"/>
              </w:rPr>
              <w:t>‘Chris Bosh’</w:t>
            </w:r>
          </w:p>
        </w:tc>
        <w:tc>
          <w:tcPr>
            <w:tcW w:w="1273" w:type="dxa"/>
          </w:tcPr>
          <w:p w14:paraId="611C0598" w14:textId="5FD625E0" w:rsidR="00F97729" w:rsidRPr="00211D8D" w:rsidRDefault="00FE6053" w:rsidP="005E221B">
            <w:pPr>
              <w:jc w:val="left"/>
              <w:rPr>
                <w:rFonts w:ascii="Calibri" w:hAnsi="Calibri"/>
                <w:szCs w:val="21"/>
              </w:rPr>
            </w:pPr>
            <w:r w:rsidRPr="00211D8D">
              <w:rPr>
                <w:rFonts w:ascii="Calibri" w:hAnsi="Calibri"/>
                <w:szCs w:val="21"/>
              </w:rPr>
              <w:t>Heat</w:t>
            </w:r>
          </w:p>
        </w:tc>
        <w:tc>
          <w:tcPr>
            <w:tcW w:w="1261" w:type="dxa"/>
          </w:tcPr>
          <w:p w14:paraId="0B0F701D" w14:textId="3577F34B" w:rsidR="00F97729"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6A4CBE7B" w14:textId="55BD53D2" w:rsidR="00F97729"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1D346C7F" w14:textId="4B6A9081" w:rsidR="00F97729" w:rsidRPr="00211D8D" w:rsidRDefault="00FE6053" w:rsidP="005E221B">
            <w:pPr>
              <w:jc w:val="left"/>
              <w:rPr>
                <w:rFonts w:ascii="Calibri" w:hAnsi="Calibri"/>
                <w:szCs w:val="21"/>
              </w:rPr>
            </w:pPr>
            <w:r w:rsidRPr="00211D8D">
              <w:rPr>
                <w:rFonts w:ascii="Calibri" w:hAnsi="Calibri"/>
                <w:szCs w:val="21"/>
              </w:rPr>
              <w:t>‘other people’</w:t>
            </w:r>
          </w:p>
        </w:tc>
        <w:tc>
          <w:tcPr>
            <w:tcW w:w="1273" w:type="dxa"/>
          </w:tcPr>
          <w:p w14:paraId="67850B3E" w14:textId="77777777" w:rsidR="00FE6053" w:rsidRPr="00211D8D" w:rsidRDefault="00FE6053" w:rsidP="005E221B">
            <w:pPr>
              <w:jc w:val="left"/>
              <w:rPr>
                <w:rFonts w:ascii="Calibri" w:hAnsi="Calibri"/>
                <w:color w:val="70AD47" w:themeColor="accent6"/>
                <w:szCs w:val="21"/>
              </w:rPr>
            </w:pPr>
            <w:r w:rsidRPr="00211D8D">
              <w:rPr>
                <w:rFonts w:ascii="Calibri" w:hAnsi="Calibri"/>
                <w:color w:val="70AD47" w:themeColor="accent6"/>
                <w:szCs w:val="21"/>
              </w:rPr>
              <w:t>Error</w:t>
            </w:r>
          </w:p>
          <w:p w14:paraId="7F33089E" w14:textId="599C9821" w:rsidR="00FE6053" w:rsidRPr="00211D8D" w:rsidRDefault="00FE6053" w:rsidP="005E221B">
            <w:pPr>
              <w:jc w:val="left"/>
              <w:rPr>
                <w:rFonts w:ascii="Calibri" w:hAnsi="Calibri"/>
                <w:szCs w:val="21"/>
              </w:rPr>
            </w:pPr>
          </w:p>
        </w:tc>
      </w:tr>
      <w:tr w:rsidR="00FE6053" w:rsidRPr="00211D8D" w14:paraId="5C4B95EA" w14:textId="77777777" w:rsidTr="00065ABD">
        <w:trPr>
          <w:trHeight w:val="142"/>
        </w:trPr>
        <w:tc>
          <w:tcPr>
            <w:tcW w:w="1392" w:type="dxa"/>
          </w:tcPr>
          <w:p w14:paraId="3A4B0E42" w14:textId="77777777" w:rsidR="00FE6053" w:rsidRPr="00211D8D" w:rsidRDefault="00FE6053" w:rsidP="005E221B">
            <w:pPr>
              <w:jc w:val="left"/>
              <w:rPr>
                <w:rFonts w:ascii="Calibri" w:hAnsi="Calibri"/>
                <w:szCs w:val="21"/>
              </w:rPr>
            </w:pPr>
            <w:r w:rsidRPr="00211D8D">
              <w:rPr>
                <w:rFonts w:ascii="Calibri" w:hAnsi="Calibri"/>
                <w:szCs w:val="21"/>
              </w:rPr>
              <w:t>Player</w:t>
            </w:r>
          </w:p>
          <w:p w14:paraId="13BB95E4" w14:textId="1118969B" w:rsidR="00FE6053" w:rsidRPr="00211D8D" w:rsidRDefault="00FE6053" w:rsidP="005E221B">
            <w:pPr>
              <w:jc w:val="left"/>
              <w:rPr>
                <w:rFonts w:ascii="Calibri" w:hAnsi="Calibri"/>
                <w:szCs w:val="21"/>
              </w:rPr>
            </w:pPr>
            <w:proofErr w:type="spellStart"/>
            <w:r w:rsidRPr="00211D8D">
              <w:rPr>
                <w:rFonts w:ascii="Calibri" w:hAnsi="Calibri"/>
                <w:szCs w:val="21"/>
              </w:rPr>
              <w:t>Whole_rating</w:t>
            </w:r>
            <w:proofErr w:type="spellEnd"/>
          </w:p>
        </w:tc>
        <w:tc>
          <w:tcPr>
            <w:tcW w:w="1276" w:type="dxa"/>
          </w:tcPr>
          <w:p w14:paraId="1E720992" w14:textId="04734E96" w:rsidR="00FE6053" w:rsidRPr="00211D8D" w:rsidRDefault="00FE6053" w:rsidP="005E221B">
            <w:pPr>
              <w:jc w:val="left"/>
              <w:rPr>
                <w:rFonts w:ascii="Calibri" w:hAnsi="Calibri"/>
                <w:szCs w:val="21"/>
              </w:rPr>
            </w:pPr>
            <w:r w:rsidRPr="00211D8D">
              <w:rPr>
                <w:rFonts w:ascii="Calibri" w:hAnsi="Calibri"/>
                <w:szCs w:val="21"/>
              </w:rPr>
              <w:t>‘Ray Allen’</w:t>
            </w:r>
          </w:p>
        </w:tc>
        <w:tc>
          <w:tcPr>
            <w:tcW w:w="1273" w:type="dxa"/>
          </w:tcPr>
          <w:p w14:paraId="17E5F34B" w14:textId="106107E3" w:rsidR="00FE6053" w:rsidRPr="00211D8D" w:rsidRDefault="00FE6053" w:rsidP="005E221B">
            <w:pPr>
              <w:jc w:val="left"/>
              <w:rPr>
                <w:rFonts w:ascii="Calibri" w:hAnsi="Calibri"/>
                <w:szCs w:val="21"/>
              </w:rPr>
            </w:pPr>
            <w:r w:rsidRPr="00211D8D">
              <w:rPr>
                <w:rFonts w:ascii="Calibri" w:hAnsi="Calibri"/>
                <w:szCs w:val="21"/>
              </w:rPr>
              <w:t>88</w:t>
            </w:r>
          </w:p>
        </w:tc>
        <w:tc>
          <w:tcPr>
            <w:tcW w:w="1261" w:type="dxa"/>
          </w:tcPr>
          <w:p w14:paraId="6BB34222" w14:textId="75783B38" w:rsidR="00FE6053" w:rsidRPr="00211D8D" w:rsidRDefault="00FE6053" w:rsidP="005E221B">
            <w:pPr>
              <w:jc w:val="left"/>
              <w:rPr>
                <w:rFonts w:ascii="Calibri" w:hAnsi="Calibri"/>
                <w:szCs w:val="21"/>
              </w:rPr>
            </w:pPr>
            <w:r w:rsidRPr="00211D8D">
              <w:rPr>
                <w:rFonts w:ascii="Calibri" w:hAnsi="Calibri"/>
                <w:szCs w:val="21"/>
              </w:rPr>
              <w:t>-</w:t>
            </w:r>
          </w:p>
        </w:tc>
        <w:tc>
          <w:tcPr>
            <w:tcW w:w="1270" w:type="dxa"/>
          </w:tcPr>
          <w:p w14:paraId="56FD13E7" w14:textId="2084D68C" w:rsidR="00FE6053" w:rsidRPr="00211D8D" w:rsidRDefault="00FE6053" w:rsidP="005E221B">
            <w:pPr>
              <w:jc w:val="left"/>
              <w:rPr>
                <w:rFonts w:ascii="Calibri" w:hAnsi="Calibri"/>
                <w:szCs w:val="21"/>
              </w:rPr>
            </w:pPr>
            <w:r w:rsidRPr="00211D8D">
              <w:rPr>
                <w:rFonts w:ascii="Calibri" w:hAnsi="Calibri"/>
                <w:szCs w:val="21"/>
              </w:rPr>
              <w:t>-</w:t>
            </w:r>
          </w:p>
        </w:tc>
        <w:tc>
          <w:tcPr>
            <w:tcW w:w="1271" w:type="dxa"/>
          </w:tcPr>
          <w:p w14:paraId="45F16101" w14:textId="3D345E90" w:rsidR="00FE6053" w:rsidRPr="00211D8D" w:rsidRDefault="00FE6053" w:rsidP="005E221B">
            <w:pPr>
              <w:jc w:val="left"/>
              <w:rPr>
                <w:rFonts w:ascii="Calibri" w:hAnsi="Calibri"/>
                <w:szCs w:val="21"/>
              </w:rPr>
            </w:pPr>
            <w:r w:rsidRPr="00211D8D">
              <w:rPr>
                <w:rFonts w:ascii="Calibri" w:hAnsi="Calibri"/>
                <w:szCs w:val="21"/>
              </w:rPr>
              <w:t>‘Hello’</w:t>
            </w:r>
          </w:p>
        </w:tc>
        <w:tc>
          <w:tcPr>
            <w:tcW w:w="1273" w:type="dxa"/>
          </w:tcPr>
          <w:p w14:paraId="58234644" w14:textId="224992B5" w:rsidR="00FE6053" w:rsidRPr="00211D8D" w:rsidRDefault="00FE6053" w:rsidP="005E221B">
            <w:pPr>
              <w:jc w:val="left"/>
              <w:rPr>
                <w:rFonts w:ascii="Calibri" w:hAnsi="Calibri"/>
                <w:color w:val="70AD47" w:themeColor="accent6"/>
                <w:szCs w:val="21"/>
              </w:rPr>
            </w:pPr>
            <w:proofErr w:type="gramStart"/>
            <w:r w:rsidRPr="00211D8D">
              <w:rPr>
                <w:rFonts w:ascii="Calibri" w:hAnsi="Calibri"/>
                <w:color w:val="70AD47" w:themeColor="accent6"/>
                <w:szCs w:val="21"/>
              </w:rPr>
              <w:t>Can’t</w:t>
            </w:r>
            <w:proofErr w:type="gramEnd"/>
            <w:r w:rsidRPr="00211D8D">
              <w:rPr>
                <w:rFonts w:ascii="Calibri" w:hAnsi="Calibri"/>
                <w:color w:val="70AD47" w:themeColor="accent6"/>
                <w:szCs w:val="21"/>
              </w:rPr>
              <w:t xml:space="preserve"> find</w:t>
            </w:r>
          </w:p>
        </w:tc>
      </w:tr>
      <w:tr w:rsidR="00065ABD" w:rsidRPr="00211D8D" w14:paraId="7F778FBC" w14:textId="77777777" w:rsidTr="00065ABD">
        <w:trPr>
          <w:trHeight w:val="142"/>
        </w:trPr>
        <w:tc>
          <w:tcPr>
            <w:tcW w:w="1392" w:type="dxa"/>
          </w:tcPr>
          <w:p w14:paraId="5DD7911A"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32C9BC98" w14:textId="64ED5075" w:rsidR="00065ABD" w:rsidRPr="00211D8D" w:rsidRDefault="00065ABD" w:rsidP="00065ABD">
            <w:pPr>
              <w:jc w:val="left"/>
              <w:rPr>
                <w:rFonts w:ascii="Calibri" w:hAnsi="Calibri"/>
                <w:szCs w:val="21"/>
              </w:rPr>
            </w:pPr>
            <w:proofErr w:type="gramStart"/>
            <w:r w:rsidRPr="00211D8D">
              <w:rPr>
                <w:rFonts w:ascii="Calibri" w:hAnsi="Calibri"/>
                <w:szCs w:val="21"/>
              </w:rPr>
              <w:t>Powerset(</w:t>
            </w:r>
            <w:proofErr w:type="gramEnd"/>
            <w:r w:rsidRPr="00211D8D">
              <w:rPr>
                <w:rFonts w:ascii="Calibri" w:hAnsi="Calibri"/>
                <w:szCs w:val="21"/>
              </w:rPr>
              <w:t>)</w:t>
            </w:r>
          </w:p>
        </w:tc>
        <w:tc>
          <w:tcPr>
            <w:tcW w:w="1276" w:type="dxa"/>
          </w:tcPr>
          <w:p w14:paraId="0054D2E9" w14:textId="016D057A" w:rsidR="00065ABD" w:rsidRPr="00211D8D" w:rsidRDefault="00065ABD" w:rsidP="00065ABD">
            <w:pPr>
              <w:jc w:val="left"/>
              <w:rPr>
                <w:rFonts w:ascii="Calibri" w:hAnsi="Calibri"/>
                <w:szCs w:val="21"/>
              </w:rPr>
            </w:pPr>
            <w:r w:rsidRPr="00211D8D">
              <w:rPr>
                <w:rFonts w:ascii="Calibri" w:hAnsi="Calibri"/>
                <w:szCs w:val="21"/>
              </w:rPr>
              <w:t>Player List</w:t>
            </w:r>
          </w:p>
        </w:tc>
        <w:tc>
          <w:tcPr>
            <w:tcW w:w="1273" w:type="dxa"/>
          </w:tcPr>
          <w:p w14:paraId="512BF741" w14:textId="45FD7E32" w:rsidR="00065ABD" w:rsidRPr="00211D8D" w:rsidRDefault="00065ABD" w:rsidP="00065ABD">
            <w:pPr>
              <w:jc w:val="left"/>
              <w:rPr>
                <w:rFonts w:ascii="Calibri" w:hAnsi="Calibri"/>
                <w:szCs w:val="21"/>
              </w:rPr>
            </w:pPr>
            <w:r w:rsidRPr="00211D8D">
              <w:rPr>
                <w:rFonts w:ascii="Calibri" w:hAnsi="Calibri"/>
                <w:szCs w:val="21"/>
              </w:rPr>
              <w:t xml:space="preserve">A list </w:t>
            </w:r>
            <w:proofErr w:type="gramStart"/>
            <w:r w:rsidRPr="00211D8D">
              <w:rPr>
                <w:rFonts w:ascii="Calibri" w:hAnsi="Calibri"/>
                <w:szCs w:val="21"/>
              </w:rPr>
              <w:t>include</w:t>
            </w:r>
            <w:proofErr w:type="gramEnd"/>
            <w:r w:rsidRPr="00211D8D">
              <w:rPr>
                <w:rFonts w:ascii="Calibri" w:hAnsi="Calibri"/>
                <w:szCs w:val="21"/>
              </w:rPr>
              <w:t xml:space="preserve"> all possible powerset for player</w:t>
            </w:r>
          </w:p>
        </w:tc>
        <w:tc>
          <w:tcPr>
            <w:tcW w:w="1261" w:type="dxa"/>
          </w:tcPr>
          <w:p w14:paraId="1EB964D0" w14:textId="47EA9252"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61F6DBCD" w14:textId="77777777" w:rsidR="00065ABD" w:rsidRPr="00211D8D" w:rsidRDefault="00065ABD" w:rsidP="00065ABD">
            <w:pPr>
              <w:jc w:val="left"/>
              <w:rPr>
                <w:rFonts w:ascii="Calibri" w:hAnsi="Calibri"/>
                <w:szCs w:val="21"/>
              </w:rPr>
            </w:pPr>
            <w:r w:rsidRPr="00211D8D">
              <w:rPr>
                <w:rFonts w:ascii="Calibri" w:hAnsi="Calibri"/>
                <w:szCs w:val="21"/>
              </w:rPr>
              <w:t xml:space="preserve">Stack over </w:t>
            </w:r>
          </w:p>
          <w:p w14:paraId="495D4C83" w14:textId="53291873" w:rsidR="00065ABD" w:rsidRPr="00211D8D" w:rsidRDefault="00065ABD" w:rsidP="00065ABD">
            <w:pPr>
              <w:jc w:val="left"/>
              <w:rPr>
                <w:rFonts w:ascii="Calibri" w:hAnsi="Calibri"/>
                <w:szCs w:val="21"/>
              </w:rPr>
            </w:pPr>
            <w:r w:rsidRPr="00211D8D">
              <w:rPr>
                <w:rFonts w:ascii="Calibri" w:hAnsi="Calibri"/>
                <w:szCs w:val="21"/>
              </w:rPr>
              <w:t>flow</w:t>
            </w:r>
          </w:p>
        </w:tc>
        <w:tc>
          <w:tcPr>
            <w:tcW w:w="1271" w:type="dxa"/>
          </w:tcPr>
          <w:p w14:paraId="1B4D2C56" w14:textId="3B149C21" w:rsidR="00065ABD" w:rsidRPr="00211D8D" w:rsidRDefault="00065ABD" w:rsidP="00065ABD">
            <w:pPr>
              <w:jc w:val="left"/>
              <w:rPr>
                <w:rFonts w:ascii="Calibri" w:hAnsi="Calibri"/>
                <w:szCs w:val="21"/>
              </w:rPr>
            </w:pPr>
            <w:r w:rsidRPr="00211D8D">
              <w:rPr>
                <w:rFonts w:ascii="Calibri" w:hAnsi="Calibri"/>
                <w:szCs w:val="21"/>
              </w:rPr>
              <w:t>[1,2,3,4]</w:t>
            </w:r>
          </w:p>
        </w:tc>
        <w:tc>
          <w:tcPr>
            <w:tcW w:w="1273" w:type="dxa"/>
          </w:tcPr>
          <w:p w14:paraId="7AAAA48C" w14:textId="2B65124D"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List all possible powerset for the number in the List.</w:t>
            </w:r>
          </w:p>
        </w:tc>
      </w:tr>
      <w:tr w:rsidR="00065ABD" w:rsidRPr="00211D8D" w14:paraId="59A6CE25" w14:textId="77777777" w:rsidTr="00065ABD">
        <w:trPr>
          <w:trHeight w:val="142"/>
        </w:trPr>
        <w:tc>
          <w:tcPr>
            <w:tcW w:w="1392" w:type="dxa"/>
          </w:tcPr>
          <w:p w14:paraId="1664503B" w14:textId="331AE8B7" w:rsidR="00065ABD" w:rsidRPr="00211D8D" w:rsidRDefault="00065ABD" w:rsidP="00065ABD">
            <w:pPr>
              <w:jc w:val="left"/>
              <w:rPr>
                <w:rFonts w:ascii="Calibri" w:hAnsi="Calibri"/>
                <w:szCs w:val="21"/>
              </w:rPr>
            </w:pPr>
            <w:proofErr w:type="spellStart"/>
            <w:r w:rsidRPr="00211D8D">
              <w:rPr>
                <w:rFonts w:ascii="Calibri" w:hAnsi="Calibri"/>
                <w:szCs w:val="21"/>
              </w:rPr>
              <w:t>Team_</w:t>
            </w:r>
            <w:proofErr w:type="gramStart"/>
            <w:r w:rsidRPr="00211D8D">
              <w:rPr>
                <w:rFonts w:ascii="Calibri" w:hAnsi="Calibri"/>
                <w:szCs w:val="21"/>
              </w:rPr>
              <w:t>infor</w:t>
            </w:r>
            <w:proofErr w:type="spellEnd"/>
            <w:r w:rsidRPr="00211D8D">
              <w:rPr>
                <w:rFonts w:ascii="Calibri" w:hAnsi="Calibri"/>
                <w:szCs w:val="21"/>
              </w:rPr>
              <w:t>(</w:t>
            </w:r>
            <w:proofErr w:type="gramEnd"/>
            <w:r w:rsidRPr="00211D8D">
              <w:rPr>
                <w:rFonts w:ascii="Calibri" w:hAnsi="Calibri"/>
                <w:szCs w:val="21"/>
              </w:rPr>
              <w:t>)</w:t>
            </w:r>
          </w:p>
        </w:tc>
        <w:tc>
          <w:tcPr>
            <w:tcW w:w="1276" w:type="dxa"/>
          </w:tcPr>
          <w:p w14:paraId="21669D4F" w14:textId="134188D3" w:rsidR="00065ABD" w:rsidRPr="00211D8D" w:rsidRDefault="00065ABD" w:rsidP="00065ABD">
            <w:pPr>
              <w:jc w:val="left"/>
              <w:rPr>
                <w:rFonts w:ascii="Calibri" w:hAnsi="Calibri"/>
                <w:szCs w:val="21"/>
              </w:rPr>
            </w:pPr>
            <w:r w:rsidRPr="00211D8D">
              <w:rPr>
                <w:rFonts w:ascii="Calibri" w:hAnsi="Calibri"/>
                <w:szCs w:val="21"/>
              </w:rPr>
              <w:t>'Utah Jazz', 'Karl Malone', 'John Stockton', 'Jeff Hornacek'</w:t>
            </w:r>
          </w:p>
        </w:tc>
        <w:tc>
          <w:tcPr>
            <w:tcW w:w="1273" w:type="dxa"/>
          </w:tcPr>
          <w:p w14:paraId="78ADAA2D" w14:textId="77784D32" w:rsidR="00065ABD" w:rsidRPr="00211D8D" w:rsidRDefault="00065ABD" w:rsidP="00065ABD">
            <w:pPr>
              <w:jc w:val="left"/>
              <w:rPr>
                <w:rFonts w:ascii="Calibri" w:hAnsi="Calibri"/>
                <w:szCs w:val="21"/>
              </w:rPr>
            </w:pPr>
            <w:r w:rsidRPr="00211D8D">
              <w:rPr>
                <w:rFonts w:ascii="Calibri" w:hAnsi="Calibri"/>
                <w:szCs w:val="21"/>
              </w:rPr>
              <w:t>93.2124</w:t>
            </w:r>
          </w:p>
        </w:tc>
        <w:tc>
          <w:tcPr>
            <w:tcW w:w="1261" w:type="dxa"/>
          </w:tcPr>
          <w:p w14:paraId="39666F51" w14:textId="5D367B69"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29C950B7" w14:textId="0E295BEA"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2B2A519A" w14:textId="1907D716" w:rsidR="00065ABD" w:rsidRPr="00211D8D" w:rsidRDefault="00065ABD" w:rsidP="00065ABD">
            <w:pPr>
              <w:jc w:val="left"/>
              <w:rPr>
                <w:rFonts w:ascii="Calibri" w:hAnsi="Calibri"/>
                <w:szCs w:val="21"/>
              </w:rPr>
            </w:pPr>
            <w:r w:rsidRPr="00211D8D">
              <w:rPr>
                <w:rFonts w:ascii="Calibri" w:hAnsi="Calibri"/>
                <w:szCs w:val="21"/>
              </w:rPr>
              <w:t>'Utah Jazz', 'A', 'B', 'C'</w:t>
            </w:r>
          </w:p>
        </w:tc>
        <w:tc>
          <w:tcPr>
            <w:tcW w:w="1273" w:type="dxa"/>
          </w:tcPr>
          <w:p w14:paraId="1189419D" w14:textId="5E3D2334"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r w:rsidR="00065ABD" w:rsidRPr="00211D8D" w14:paraId="65B88874" w14:textId="77777777" w:rsidTr="00065ABD">
        <w:trPr>
          <w:trHeight w:val="142"/>
        </w:trPr>
        <w:tc>
          <w:tcPr>
            <w:tcW w:w="1392" w:type="dxa"/>
          </w:tcPr>
          <w:p w14:paraId="75D4FD5D" w14:textId="77777777" w:rsidR="00065ABD" w:rsidRPr="00211D8D" w:rsidRDefault="00065ABD" w:rsidP="00065ABD">
            <w:pPr>
              <w:jc w:val="left"/>
              <w:rPr>
                <w:rFonts w:ascii="Calibri" w:hAnsi="Calibri"/>
                <w:szCs w:val="21"/>
              </w:rPr>
            </w:pPr>
            <w:r w:rsidRPr="00211D8D">
              <w:rPr>
                <w:rFonts w:ascii="Calibri" w:hAnsi="Calibri"/>
                <w:szCs w:val="21"/>
              </w:rPr>
              <w:t>Set for Powerset</w:t>
            </w:r>
          </w:p>
          <w:p w14:paraId="0EBB359B" w14:textId="0708C01D" w:rsidR="00065ABD" w:rsidRPr="00211D8D" w:rsidRDefault="00065ABD" w:rsidP="00065ABD">
            <w:pPr>
              <w:jc w:val="left"/>
              <w:rPr>
                <w:rFonts w:ascii="Calibri" w:hAnsi="Calibri"/>
                <w:szCs w:val="21"/>
              </w:rPr>
            </w:pPr>
            <w:r w:rsidRPr="00211D8D">
              <w:rPr>
                <w:rFonts w:ascii="Calibri" w:hAnsi="Calibri"/>
                <w:szCs w:val="21"/>
              </w:rPr>
              <w:t xml:space="preserve">Data </w:t>
            </w:r>
            <w:proofErr w:type="gramStart"/>
            <w:r w:rsidRPr="00211D8D">
              <w:rPr>
                <w:rFonts w:ascii="Calibri" w:hAnsi="Calibri"/>
                <w:szCs w:val="21"/>
              </w:rPr>
              <w:t>memo(</w:t>
            </w:r>
            <w:proofErr w:type="gramEnd"/>
            <w:r w:rsidRPr="00211D8D">
              <w:rPr>
                <w:rFonts w:ascii="Calibri" w:hAnsi="Calibri"/>
                <w:szCs w:val="21"/>
              </w:rPr>
              <w:t>)</w:t>
            </w:r>
          </w:p>
        </w:tc>
        <w:tc>
          <w:tcPr>
            <w:tcW w:w="1276" w:type="dxa"/>
          </w:tcPr>
          <w:p w14:paraId="542F3687" w14:textId="4E6FC986" w:rsidR="00065ABD" w:rsidRPr="00211D8D" w:rsidRDefault="00065ABD" w:rsidP="00065ABD">
            <w:pPr>
              <w:jc w:val="left"/>
              <w:rPr>
                <w:rFonts w:ascii="Calibri" w:hAnsi="Calibri"/>
                <w:szCs w:val="21"/>
              </w:rPr>
            </w:pPr>
            <w:r w:rsidRPr="00211D8D">
              <w:rPr>
                <w:rFonts w:ascii="Calibri" w:hAnsi="Calibri"/>
                <w:szCs w:val="21"/>
              </w:rPr>
              <w:t xml:space="preserve">Player </w:t>
            </w:r>
            <w:proofErr w:type="spellStart"/>
            <w:r w:rsidRPr="00211D8D">
              <w:rPr>
                <w:rFonts w:ascii="Calibri" w:hAnsi="Calibri"/>
                <w:szCs w:val="21"/>
              </w:rPr>
              <w:t>powerser</w:t>
            </w:r>
            <w:proofErr w:type="spellEnd"/>
            <w:r w:rsidRPr="00211D8D">
              <w:rPr>
                <w:rFonts w:ascii="Calibri" w:hAnsi="Calibri"/>
                <w:szCs w:val="21"/>
              </w:rPr>
              <w:t xml:space="preserve"> List</w:t>
            </w:r>
          </w:p>
          <w:p w14:paraId="3F043D9F" w14:textId="2360D099" w:rsidR="00065ABD" w:rsidRPr="00211D8D" w:rsidRDefault="00065ABD" w:rsidP="00065ABD">
            <w:pPr>
              <w:jc w:val="left"/>
              <w:rPr>
                <w:rFonts w:ascii="Calibri" w:hAnsi="Calibri"/>
                <w:szCs w:val="21"/>
              </w:rPr>
            </w:pPr>
          </w:p>
        </w:tc>
        <w:tc>
          <w:tcPr>
            <w:tcW w:w="1273" w:type="dxa"/>
          </w:tcPr>
          <w:p w14:paraId="20BCCD16" w14:textId="3E9713AC" w:rsidR="00065ABD" w:rsidRPr="00211D8D" w:rsidRDefault="00065ABD" w:rsidP="00065ABD">
            <w:pPr>
              <w:jc w:val="left"/>
              <w:rPr>
                <w:rFonts w:ascii="Calibri" w:hAnsi="Calibri"/>
                <w:szCs w:val="21"/>
              </w:rPr>
            </w:pPr>
            <w:r w:rsidRPr="00211D8D">
              <w:rPr>
                <w:rFonts w:ascii="Calibri" w:hAnsi="Calibri"/>
                <w:szCs w:val="21"/>
              </w:rPr>
              <w:t xml:space="preserve">Rating the score for each powerset </w:t>
            </w:r>
          </w:p>
        </w:tc>
        <w:tc>
          <w:tcPr>
            <w:tcW w:w="1261" w:type="dxa"/>
          </w:tcPr>
          <w:p w14:paraId="0614940C" w14:textId="2A6D59F3" w:rsidR="00065ABD" w:rsidRPr="00211D8D" w:rsidRDefault="00065ABD" w:rsidP="00065ABD">
            <w:pPr>
              <w:jc w:val="left"/>
              <w:rPr>
                <w:rFonts w:ascii="Calibri" w:hAnsi="Calibri"/>
                <w:szCs w:val="21"/>
              </w:rPr>
            </w:pPr>
            <w:r w:rsidRPr="00211D8D">
              <w:rPr>
                <w:rFonts w:ascii="Calibri" w:hAnsi="Calibri"/>
                <w:szCs w:val="21"/>
              </w:rPr>
              <w:t>A huge Player List</w:t>
            </w:r>
          </w:p>
        </w:tc>
        <w:tc>
          <w:tcPr>
            <w:tcW w:w="1270" w:type="dxa"/>
          </w:tcPr>
          <w:p w14:paraId="5E8035AC" w14:textId="546091ED" w:rsidR="00065ABD" w:rsidRPr="00211D8D" w:rsidRDefault="00065ABD" w:rsidP="00065ABD">
            <w:pPr>
              <w:jc w:val="left"/>
              <w:rPr>
                <w:rFonts w:ascii="Calibri" w:hAnsi="Calibri"/>
                <w:szCs w:val="21"/>
              </w:rPr>
            </w:pPr>
            <w:r w:rsidRPr="00211D8D">
              <w:rPr>
                <w:rFonts w:ascii="Calibri" w:hAnsi="Calibri"/>
                <w:szCs w:val="21"/>
              </w:rPr>
              <w:t xml:space="preserve">Stack </w:t>
            </w:r>
            <w:proofErr w:type="gramStart"/>
            <w:r w:rsidRPr="00211D8D">
              <w:rPr>
                <w:rFonts w:ascii="Calibri" w:hAnsi="Calibri"/>
                <w:szCs w:val="21"/>
              </w:rPr>
              <w:t>over flow</w:t>
            </w:r>
            <w:proofErr w:type="gramEnd"/>
          </w:p>
        </w:tc>
        <w:tc>
          <w:tcPr>
            <w:tcW w:w="1271" w:type="dxa"/>
          </w:tcPr>
          <w:p w14:paraId="7797F2DB" w14:textId="76ABE246" w:rsidR="00065ABD" w:rsidRPr="00211D8D" w:rsidRDefault="00065ABD" w:rsidP="00065ABD">
            <w:pPr>
              <w:jc w:val="left"/>
              <w:rPr>
                <w:rFonts w:ascii="Calibri" w:hAnsi="Calibri"/>
                <w:szCs w:val="21"/>
              </w:rPr>
            </w:pPr>
          </w:p>
        </w:tc>
        <w:tc>
          <w:tcPr>
            <w:tcW w:w="1273" w:type="dxa"/>
          </w:tcPr>
          <w:p w14:paraId="1B4CA091" w14:textId="5AB9F7D2" w:rsidR="00065ABD" w:rsidRPr="00211D8D" w:rsidRDefault="00065ABD" w:rsidP="00065ABD">
            <w:pPr>
              <w:jc w:val="left"/>
              <w:rPr>
                <w:rFonts w:ascii="Calibri" w:hAnsi="Calibri"/>
                <w:color w:val="70AD47" w:themeColor="accent6"/>
                <w:szCs w:val="21"/>
              </w:rPr>
            </w:pPr>
          </w:p>
        </w:tc>
      </w:tr>
      <w:tr w:rsidR="00065ABD" w:rsidRPr="00211D8D" w14:paraId="06F24AD5" w14:textId="77777777" w:rsidTr="00065ABD">
        <w:trPr>
          <w:trHeight w:val="142"/>
        </w:trPr>
        <w:tc>
          <w:tcPr>
            <w:tcW w:w="1392" w:type="dxa"/>
          </w:tcPr>
          <w:p w14:paraId="2E6AB822" w14:textId="3C123DAB" w:rsidR="00065ABD" w:rsidRPr="00211D8D" w:rsidRDefault="00065ABD" w:rsidP="00065ABD">
            <w:pPr>
              <w:jc w:val="left"/>
              <w:rPr>
                <w:rFonts w:ascii="Calibri" w:hAnsi="Calibri"/>
                <w:szCs w:val="21"/>
              </w:rPr>
            </w:pPr>
            <w:proofErr w:type="gramStart"/>
            <w:r w:rsidRPr="00211D8D">
              <w:rPr>
                <w:rFonts w:ascii="Calibri" w:hAnsi="Calibri"/>
                <w:szCs w:val="21"/>
              </w:rPr>
              <w:t>Strength(</w:t>
            </w:r>
            <w:proofErr w:type="gramEnd"/>
            <w:r w:rsidRPr="00211D8D">
              <w:rPr>
                <w:rFonts w:ascii="Calibri" w:hAnsi="Calibri"/>
                <w:szCs w:val="21"/>
              </w:rPr>
              <w:t>)</w:t>
            </w:r>
          </w:p>
        </w:tc>
        <w:tc>
          <w:tcPr>
            <w:tcW w:w="1276" w:type="dxa"/>
          </w:tcPr>
          <w:p w14:paraId="4F26C445" w14:textId="365F86CC" w:rsidR="00065ABD" w:rsidRPr="00211D8D" w:rsidRDefault="00065ABD" w:rsidP="00065ABD">
            <w:pPr>
              <w:jc w:val="left"/>
              <w:rPr>
                <w:rFonts w:ascii="Calibri" w:hAnsi="Calibri"/>
                <w:szCs w:val="21"/>
              </w:rPr>
            </w:pPr>
            <w:r w:rsidRPr="00211D8D">
              <w:rPr>
                <w:rFonts w:ascii="Calibri" w:hAnsi="Calibri"/>
                <w:szCs w:val="21"/>
              </w:rPr>
              <w:t>Karl Malone', 'John Stockton</w:t>
            </w:r>
          </w:p>
        </w:tc>
        <w:tc>
          <w:tcPr>
            <w:tcW w:w="1273" w:type="dxa"/>
          </w:tcPr>
          <w:p w14:paraId="1D4475B1" w14:textId="6139A40A" w:rsidR="00065ABD" w:rsidRPr="00211D8D" w:rsidRDefault="00065ABD" w:rsidP="00065ABD">
            <w:pPr>
              <w:jc w:val="left"/>
              <w:rPr>
                <w:rFonts w:ascii="Calibri" w:hAnsi="Calibri"/>
                <w:szCs w:val="21"/>
              </w:rPr>
            </w:pPr>
            <w:r w:rsidRPr="00211D8D">
              <w:rPr>
                <w:rFonts w:ascii="Calibri" w:hAnsi="Calibri"/>
                <w:szCs w:val="21"/>
              </w:rPr>
              <w:t xml:space="preserve"> 104.6507</w:t>
            </w:r>
          </w:p>
        </w:tc>
        <w:tc>
          <w:tcPr>
            <w:tcW w:w="1261" w:type="dxa"/>
          </w:tcPr>
          <w:p w14:paraId="6663CCFB" w14:textId="281EA4EB" w:rsidR="00065ABD" w:rsidRPr="00211D8D" w:rsidRDefault="00065ABD" w:rsidP="00065ABD">
            <w:pPr>
              <w:jc w:val="left"/>
              <w:rPr>
                <w:rFonts w:ascii="Calibri" w:hAnsi="Calibri"/>
                <w:szCs w:val="21"/>
              </w:rPr>
            </w:pPr>
            <w:r w:rsidRPr="00211D8D">
              <w:rPr>
                <w:rFonts w:ascii="Calibri" w:hAnsi="Calibri"/>
                <w:szCs w:val="21"/>
              </w:rPr>
              <w:t>’30 player’</w:t>
            </w:r>
          </w:p>
        </w:tc>
        <w:tc>
          <w:tcPr>
            <w:tcW w:w="1270" w:type="dxa"/>
          </w:tcPr>
          <w:p w14:paraId="1DBBB68B" w14:textId="6BF84868" w:rsidR="00065ABD" w:rsidRPr="00211D8D" w:rsidRDefault="00065ABD" w:rsidP="00065ABD">
            <w:pPr>
              <w:jc w:val="left"/>
              <w:rPr>
                <w:rFonts w:ascii="Calibri" w:hAnsi="Calibri"/>
                <w:szCs w:val="21"/>
              </w:rPr>
            </w:pPr>
            <w:r w:rsidRPr="00211D8D">
              <w:rPr>
                <w:rFonts w:ascii="Calibri" w:hAnsi="Calibri"/>
                <w:szCs w:val="21"/>
              </w:rPr>
              <w:t>Stack overflow</w:t>
            </w:r>
          </w:p>
        </w:tc>
        <w:tc>
          <w:tcPr>
            <w:tcW w:w="1271" w:type="dxa"/>
          </w:tcPr>
          <w:p w14:paraId="4556A18D" w14:textId="6E2436E6" w:rsidR="00065ABD" w:rsidRPr="00211D8D" w:rsidRDefault="00065ABD" w:rsidP="00065ABD">
            <w:pPr>
              <w:jc w:val="left"/>
              <w:rPr>
                <w:rFonts w:ascii="Calibri" w:hAnsi="Calibri"/>
                <w:szCs w:val="21"/>
              </w:rPr>
            </w:pPr>
            <w:r w:rsidRPr="00211D8D">
              <w:rPr>
                <w:rFonts w:ascii="Calibri" w:hAnsi="Calibri"/>
                <w:szCs w:val="21"/>
              </w:rPr>
              <w:t>‘nobody’</w:t>
            </w:r>
          </w:p>
        </w:tc>
        <w:tc>
          <w:tcPr>
            <w:tcW w:w="1273" w:type="dxa"/>
          </w:tcPr>
          <w:p w14:paraId="27807AC3" w14:textId="6D8F2AA1"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Value Error: r must be non-negative</w:t>
            </w:r>
          </w:p>
        </w:tc>
      </w:tr>
      <w:tr w:rsidR="00065ABD" w:rsidRPr="00211D8D" w14:paraId="1BEA0718" w14:textId="77777777" w:rsidTr="00065ABD">
        <w:trPr>
          <w:trHeight w:val="142"/>
        </w:trPr>
        <w:tc>
          <w:tcPr>
            <w:tcW w:w="1392" w:type="dxa"/>
          </w:tcPr>
          <w:p w14:paraId="78035C90" w14:textId="5BE33E75" w:rsidR="00065ABD" w:rsidRPr="00211D8D" w:rsidRDefault="00065ABD" w:rsidP="00065ABD">
            <w:pPr>
              <w:jc w:val="left"/>
              <w:rPr>
                <w:rFonts w:ascii="Calibri" w:hAnsi="Calibri"/>
                <w:szCs w:val="21"/>
              </w:rPr>
            </w:pPr>
            <w:r w:rsidRPr="00211D8D">
              <w:rPr>
                <w:rFonts w:ascii="Calibri" w:hAnsi="Calibri"/>
                <w:szCs w:val="21"/>
              </w:rPr>
              <w:t xml:space="preserve">Strength </w:t>
            </w:r>
            <w:proofErr w:type="gramStart"/>
            <w:r w:rsidRPr="00211D8D">
              <w:rPr>
                <w:rFonts w:ascii="Calibri" w:hAnsi="Calibri"/>
                <w:szCs w:val="21"/>
              </w:rPr>
              <w:t>easy(</w:t>
            </w:r>
            <w:proofErr w:type="gramEnd"/>
            <w:r w:rsidRPr="00211D8D">
              <w:rPr>
                <w:rFonts w:ascii="Calibri" w:hAnsi="Calibri"/>
                <w:szCs w:val="21"/>
              </w:rPr>
              <w:t>)</w:t>
            </w:r>
          </w:p>
        </w:tc>
        <w:tc>
          <w:tcPr>
            <w:tcW w:w="1276" w:type="dxa"/>
          </w:tcPr>
          <w:p w14:paraId="340307B5" w14:textId="30328992" w:rsidR="00065ABD" w:rsidRPr="00211D8D" w:rsidRDefault="00065ABD" w:rsidP="00065ABD">
            <w:pPr>
              <w:jc w:val="left"/>
              <w:rPr>
                <w:rFonts w:ascii="Calibri" w:hAnsi="Calibri"/>
                <w:szCs w:val="21"/>
              </w:rPr>
            </w:pPr>
            <w:r w:rsidRPr="00211D8D">
              <w:rPr>
                <w:rFonts w:ascii="Calibri" w:hAnsi="Calibri"/>
                <w:szCs w:val="21"/>
              </w:rPr>
              <w:t>‘Heat’</w:t>
            </w:r>
          </w:p>
        </w:tc>
        <w:tc>
          <w:tcPr>
            <w:tcW w:w="1273" w:type="dxa"/>
          </w:tcPr>
          <w:p w14:paraId="734B8D48" w14:textId="1921BC14" w:rsidR="00065ABD" w:rsidRPr="00211D8D" w:rsidRDefault="00065ABD" w:rsidP="00065ABD">
            <w:pPr>
              <w:jc w:val="left"/>
              <w:rPr>
                <w:rFonts w:ascii="Calibri" w:hAnsi="Calibri"/>
                <w:szCs w:val="21"/>
              </w:rPr>
            </w:pPr>
            <w:r w:rsidRPr="00211D8D">
              <w:rPr>
                <w:rFonts w:ascii="Calibri" w:hAnsi="Calibri"/>
                <w:szCs w:val="21"/>
              </w:rPr>
              <w:t>79.0687</w:t>
            </w:r>
          </w:p>
        </w:tc>
        <w:tc>
          <w:tcPr>
            <w:tcW w:w="1261" w:type="dxa"/>
          </w:tcPr>
          <w:p w14:paraId="3477FDE4" w14:textId="3E391778" w:rsidR="00065ABD" w:rsidRPr="00211D8D" w:rsidRDefault="00065ABD" w:rsidP="00065ABD">
            <w:pPr>
              <w:jc w:val="left"/>
              <w:rPr>
                <w:rFonts w:ascii="Calibri" w:hAnsi="Calibri"/>
                <w:szCs w:val="21"/>
              </w:rPr>
            </w:pPr>
            <w:r w:rsidRPr="00211D8D">
              <w:rPr>
                <w:rFonts w:ascii="Calibri" w:hAnsi="Calibri"/>
                <w:szCs w:val="21"/>
              </w:rPr>
              <w:t>-</w:t>
            </w:r>
          </w:p>
        </w:tc>
        <w:tc>
          <w:tcPr>
            <w:tcW w:w="1270" w:type="dxa"/>
          </w:tcPr>
          <w:p w14:paraId="7A53DBAE" w14:textId="2F462605" w:rsidR="00065ABD" w:rsidRPr="00211D8D" w:rsidRDefault="00065ABD" w:rsidP="00065ABD">
            <w:pPr>
              <w:jc w:val="left"/>
              <w:rPr>
                <w:rFonts w:ascii="Calibri" w:hAnsi="Calibri"/>
                <w:szCs w:val="21"/>
              </w:rPr>
            </w:pPr>
            <w:r w:rsidRPr="00211D8D">
              <w:rPr>
                <w:rFonts w:ascii="Calibri" w:hAnsi="Calibri"/>
                <w:szCs w:val="21"/>
              </w:rPr>
              <w:t>-</w:t>
            </w:r>
          </w:p>
        </w:tc>
        <w:tc>
          <w:tcPr>
            <w:tcW w:w="1271" w:type="dxa"/>
          </w:tcPr>
          <w:p w14:paraId="7E1FA9D4" w14:textId="339DCED0" w:rsidR="00065ABD" w:rsidRPr="00211D8D" w:rsidRDefault="00065ABD" w:rsidP="00065ABD">
            <w:pPr>
              <w:jc w:val="left"/>
              <w:rPr>
                <w:rFonts w:ascii="Calibri" w:hAnsi="Calibri"/>
                <w:szCs w:val="21"/>
              </w:rPr>
            </w:pPr>
            <w:r w:rsidRPr="00211D8D">
              <w:rPr>
                <w:rFonts w:ascii="Calibri" w:hAnsi="Calibri"/>
                <w:szCs w:val="21"/>
              </w:rPr>
              <w:t>‘Kobe Bryant’</w:t>
            </w:r>
          </w:p>
        </w:tc>
        <w:tc>
          <w:tcPr>
            <w:tcW w:w="1273" w:type="dxa"/>
          </w:tcPr>
          <w:p w14:paraId="1FC32187" w14:textId="6456B26A" w:rsidR="00065ABD" w:rsidRPr="00211D8D" w:rsidRDefault="00065ABD" w:rsidP="00065ABD">
            <w:pPr>
              <w:jc w:val="left"/>
              <w:rPr>
                <w:rFonts w:ascii="Calibri" w:hAnsi="Calibri"/>
                <w:color w:val="70AD47" w:themeColor="accent6"/>
                <w:szCs w:val="21"/>
              </w:rPr>
            </w:pPr>
            <w:r w:rsidRPr="00211D8D">
              <w:rPr>
                <w:rFonts w:ascii="Calibri" w:hAnsi="Calibri"/>
                <w:color w:val="70AD47" w:themeColor="accent6"/>
                <w:szCs w:val="21"/>
              </w:rPr>
              <w:t>Error</w:t>
            </w:r>
          </w:p>
        </w:tc>
      </w:tr>
    </w:tbl>
    <w:p w14:paraId="75E875FB" w14:textId="77777777" w:rsidR="00F97729" w:rsidRPr="00211D8D" w:rsidRDefault="00F97729" w:rsidP="005E221B">
      <w:pPr>
        <w:jc w:val="left"/>
        <w:rPr>
          <w:rFonts w:ascii="Calibri" w:hAnsi="Calibri"/>
          <w:szCs w:val="21"/>
        </w:rPr>
      </w:pPr>
    </w:p>
    <w:p w14:paraId="62FEE0F5" w14:textId="63EB3BD0" w:rsidR="000E39C9" w:rsidRPr="00211D8D" w:rsidRDefault="000E39C9" w:rsidP="00FF4CB8">
      <w:pPr>
        <w:pStyle w:val="Heading2"/>
        <w:rPr>
          <w:rFonts w:ascii="Calibri" w:hAnsi="Calibri"/>
        </w:rPr>
      </w:pPr>
      <w:bookmarkStart w:id="57" w:name="_Toc70978851"/>
      <w:r w:rsidRPr="00211D8D">
        <w:rPr>
          <w:rFonts w:ascii="Calibri" w:hAnsi="Calibri"/>
        </w:rPr>
        <w:lastRenderedPageBreak/>
        <w:t>Integration test</w:t>
      </w:r>
      <w:bookmarkEnd w:id="57"/>
    </w:p>
    <w:tbl>
      <w:tblPr>
        <w:tblStyle w:val="TableGrid"/>
        <w:tblW w:w="0" w:type="auto"/>
        <w:tblLook w:val="04A0" w:firstRow="1" w:lastRow="0" w:firstColumn="1" w:lastColumn="0" w:noHBand="0" w:noVBand="1"/>
      </w:tblPr>
      <w:tblGrid>
        <w:gridCol w:w="4508"/>
        <w:gridCol w:w="4508"/>
      </w:tblGrid>
      <w:tr w:rsidR="004D0012" w:rsidRPr="00211D8D" w14:paraId="25FF32DB" w14:textId="77777777" w:rsidTr="004D0012">
        <w:tc>
          <w:tcPr>
            <w:tcW w:w="4508" w:type="dxa"/>
          </w:tcPr>
          <w:p w14:paraId="4A9C317F" w14:textId="19EFC81E" w:rsidR="004D0012" w:rsidRPr="00211D8D" w:rsidRDefault="004D0012" w:rsidP="005E221B">
            <w:pPr>
              <w:jc w:val="left"/>
              <w:rPr>
                <w:rFonts w:ascii="Calibri" w:hAnsi="Calibri"/>
                <w:szCs w:val="21"/>
              </w:rPr>
            </w:pPr>
            <w:r w:rsidRPr="00211D8D">
              <w:rPr>
                <w:rFonts w:ascii="Calibri" w:hAnsi="Calibri"/>
                <w:szCs w:val="21"/>
              </w:rPr>
              <w:t xml:space="preserve">Integration </w:t>
            </w:r>
          </w:p>
        </w:tc>
        <w:tc>
          <w:tcPr>
            <w:tcW w:w="4508" w:type="dxa"/>
          </w:tcPr>
          <w:p w14:paraId="6523B5B8" w14:textId="488A401B"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2EA87603" w14:textId="77777777" w:rsidTr="004D0012">
        <w:tc>
          <w:tcPr>
            <w:tcW w:w="4508" w:type="dxa"/>
          </w:tcPr>
          <w:p w14:paraId="7ACA2BF0" w14:textId="5ED2D0C9" w:rsidR="004D0012" w:rsidRPr="00211D8D" w:rsidRDefault="004D0012" w:rsidP="005E221B">
            <w:pPr>
              <w:jc w:val="left"/>
              <w:rPr>
                <w:rFonts w:ascii="Calibri" w:hAnsi="Calibri"/>
                <w:szCs w:val="21"/>
              </w:rPr>
            </w:pPr>
            <w:r w:rsidRPr="00211D8D">
              <w:rPr>
                <w:rFonts w:ascii="Calibri" w:hAnsi="Calibri"/>
                <w:szCs w:val="21"/>
              </w:rPr>
              <w:t>Powerset-Data memo</w:t>
            </w:r>
          </w:p>
          <w:p w14:paraId="4A4EBB53" w14:textId="05DD2B71" w:rsidR="004D0012" w:rsidRPr="00211D8D" w:rsidRDefault="004D0012" w:rsidP="005E221B">
            <w:pPr>
              <w:jc w:val="left"/>
              <w:rPr>
                <w:rFonts w:ascii="Calibri" w:hAnsi="Calibri"/>
                <w:szCs w:val="21"/>
              </w:rPr>
            </w:pPr>
            <w:r w:rsidRPr="00211D8D">
              <w:rPr>
                <w:rFonts w:ascii="Calibri" w:hAnsi="Calibri"/>
                <w:szCs w:val="21"/>
              </w:rPr>
              <w:t>Strength – data memo</w:t>
            </w:r>
          </w:p>
        </w:tc>
        <w:tc>
          <w:tcPr>
            <w:tcW w:w="4508" w:type="dxa"/>
          </w:tcPr>
          <w:p w14:paraId="09A9F94A" w14:textId="77777777" w:rsidR="004D0012" w:rsidRPr="00211D8D" w:rsidRDefault="004D0012" w:rsidP="005E221B">
            <w:pPr>
              <w:jc w:val="left"/>
              <w:rPr>
                <w:rFonts w:ascii="Calibri" w:hAnsi="Calibri"/>
                <w:szCs w:val="21"/>
              </w:rPr>
            </w:pPr>
            <w:r w:rsidRPr="00211D8D">
              <w:rPr>
                <w:rFonts w:ascii="Calibri" w:hAnsi="Calibri"/>
                <w:szCs w:val="21"/>
              </w:rPr>
              <w:t>A cache memo set as expected</w:t>
            </w:r>
          </w:p>
          <w:p w14:paraId="497528BB" w14:textId="33B3F7F2" w:rsidR="004D0012" w:rsidRPr="00211D8D" w:rsidRDefault="004D0012" w:rsidP="005E221B">
            <w:pPr>
              <w:jc w:val="left"/>
              <w:rPr>
                <w:rFonts w:ascii="Calibri" w:hAnsi="Calibri"/>
                <w:szCs w:val="21"/>
              </w:rPr>
            </w:pPr>
            <w:r w:rsidRPr="00211D8D">
              <w:rPr>
                <w:rFonts w:ascii="Calibri" w:hAnsi="Calibri"/>
                <w:szCs w:val="21"/>
              </w:rPr>
              <w:t>Strength function can get the value from cache data</w:t>
            </w:r>
          </w:p>
        </w:tc>
      </w:tr>
      <w:tr w:rsidR="004D0012" w:rsidRPr="00211D8D" w14:paraId="135F78FF" w14:textId="77777777" w:rsidTr="004D0012">
        <w:tc>
          <w:tcPr>
            <w:tcW w:w="4508" w:type="dxa"/>
          </w:tcPr>
          <w:p w14:paraId="0FC41008" w14:textId="6049312A" w:rsidR="004D0012" w:rsidRPr="00211D8D" w:rsidRDefault="004D0012" w:rsidP="005E221B">
            <w:pPr>
              <w:jc w:val="left"/>
              <w:rPr>
                <w:rFonts w:ascii="Calibri" w:hAnsi="Calibri"/>
                <w:szCs w:val="21"/>
              </w:rPr>
            </w:pPr>
            <w:r w:rsidRPr="00211D8D">
              <w:rPr>
                <w:rFonts w:ascii="Calibri" w:hAnsi="Calibri"/>
                <w:szCs w:val="21"/>
              </w:rPr>
              <w:t>Data memo- Team Infor</w:t>
            </w:r>
          </w:p>
        </w:tc>
        <w:tc>
          <w:tcPr>
            <w:tcW w:w="4508" w:type="dxa"/>
          </w:tcPr>
          <w:p w14:paraId="6FA7CC8F" w14:textId="1D71CC43" w:rsidR="004D0012" w:rsidRPr="00211D8D" w:rsidRDefault="004D0012" w:rsidP="005E221B">
            <w:pPr>
              <w:jc w:val="left"/>
              <w:rPr>
                <w:rFonts w:ascii="Calibri" w:hAnsi="Calibri"/>
                <w:szCs w:val="21"/>
              </w:rPr>
            </w:pPr>
            <w:r w:rsidRPr="00211D8D">
              <w:rPr>
                <w:rFonts w:ascii="Calibri" w:hAnsi="Calibri"/>
                <w:szCs w:val="21"/>
              </w:rPr>
              <w:t xml:space="preserve">The value calculate from team </w:t>
            </w:r>
            <w:proofErr w:type="spellStart"/>
            <w:r w:rsidRPr="00211D8D">
              <w:rPr>
                <w:rFonts w:ascii="Calibri" w:hAnsi="Calibri"/>
                <w:szCs w:val="21"/>
              </w:rPr>
              <w:t>infor</w:t>
            </w:r>
            <w:proofErr w:type="spellEnd"/>
            <w:r w:rsidRPr="00211D8D">
              <w:rPr>
                <w:rFonts w:ascii="Calibri" w:hAnsi="Calibri"/>
                <w:szCs w:val="21"/>
              </w:rPr>
              <w:t xml:space="preserve"> can be stored into Data memo</w:t>
            </w:r>
          </w:p>
        </w:tc>
      </w:tr>
      <w:tr w:rsidR="004D0012" w:rsidRPr="00211D8D" w14:paraId="76677BB5" w14:textId="77777777" w:rsidTr="004D0012">
        <w:tc>
          <w:tcPr>
            <w:tcW w:w="4508" w:type="dxa"/>
          </w:tcPr>
          <w:p w14:paraId="50B1899B" w14:textId="1FEDCC81" w:rsidR="004D0012" w:rsidRPr="00211D8D" w:rsidRDefault="004D0012" w:rsidP="005E221B">
            <w:pPr>
              <w:jc w:val="left"/>
              <w:rPr>
                <w:rFonts w:ascii="Calibri" w:hAnsi="Calibri"/>
                <w:szCs w:val="21"/>
              </w:rPr>
            </w:pPr>
            <w:proofErr w:type="spellStart"/>
            <w:r w:rsidRPr="00211D8D">
              <w:rPr>
                <w:rFonts w:ascii="Calibri" w:hAnsi="Calibri"/>
                <w:szCs w:val="21"/>
              </w:rPr>
              <w:t>Team_infor</w:t>
            </w:r>
            <w:proofErr w:type="spellEnd"/>
            <w:r w:rsidRPr="00211D8D">
              <w:rPr>
                <w:rFonts w:ascii="Calibri" w:hAnsi="Calibri"/>
                <w:szCs w:val="21"/>
              </w:rPr>
              <w:t>-whole rating</w:t>
            </w:r>
          </w:p>
        </w:tc>
        <w:tc>
          <w:tcPr>
            <w:tcW w:w="4508" w:type="dxa"/>
          </w:tcPr>
          <w:p w14:paraId="45F8D746" w14:textId="1628AC50"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the player rating can be obtained by using whole rating function</w:t>
            </w:r>
          </w:p>
        </w:tc>
      </w:tr>
      <w:tr w:rsidR="004D0012" w:rsidRPr="00211D8D" w14:paraId="4B1B494C" w14:textId="77777777" w:rsidTr="004D0012">
        <w:tc>
          <w:tcPr>
            <w:tcW w:w="4508" w:type="dxa"/>
          </w:tcPr>
          <w:p w14:paraId="1D533FB1" w14:textId="49900E03" w:rsidR="004D0012" w:rsidRPr="00211D8D" w:rsidRDefault="004D0012" w:rsidP="005E221B">
            <w:pPr>
              <w:jc w:val="left"/>
              <w:rPr>
                <w:rFonts w:ascii="Calibri" w:hAnsi="Calibri"/>
                <w:szCs w:val="21"/>
              </w:rPr>
            </w:pPr>
            <w:r w:rsidRPr="00211D8D">
              <w:rPr>
                <w:rFonts w:ascii="Calibri" w:hAnsi="Calibri"/>
                <w:szCs w:val="21"/>
              </w:rPr>
              <w:t xml:space="preserve">Team </w:t>
            </w:r>
            <w:proofErr w:type="spellStart"/>
            <w:r w:rsidRPr="00211D8D">
              <w:rPr>
                <w:rFonts w:ascii="Calibri" w:hAnsi="Calibri"/>
                <w:szCs w:val="21"/>
              </w:rPr>
              <w:t>infor</w:t>
            </w:r>
            <w:proofErr w:type="spellEnd"/>
            <w:r w:rsidRPr="00211D8D">
              <w:rPr>
                <w:rFonts w:ascii="Calibri" w:hAnsi="Calibri"/>
                <w:szCs w:val="21"/>
              </w:rPr>
              <w:t xml:space="preserve"> – Team </w:t>
            </w:r>
            <w:proofErr w:type="spellStart"/>
            <w:r w:rsidRPr="00211D8D">
              <w:rPr>
                <w:rFonts w:ascii="Calibri" w:hAnsi="Calibri"/>
                <w:szCs w:val="21"/>
              </w:rPr>
              <w:t>elo</w:t>
            </w:r>
            <w:proofErr w:type="spellEnd"/>
            <w:r w:rsidRPr="00211D8D">
              <w:rPr>
                <w:rFonts w:ascii="Calibri" w:hAnsi="Calibri"/>
                <w:szCs w:val="21"/>
              </w:rPr>
              <w:t xml:space="preserve"> rating</w:t>
            </w:r>
          </w:p>
        </w:tc>
        <w:tc>
          <w:tcPr>
            <w:tcW w:w="4508" w:type="dxa"/>
          </w:tcPr>
          <w:p w14:paraId="1DBF332F" w14:textId="168C433F" w:rsidR="004D0012" w:rsidRPr="00211D8D" w:rsidRDefault="004D0012" w:rsidP="005E221B">
            <w:pPr>
              <w:jc w:val="left"/>
              <w:rPr>
                <w:rFonts w:ascii="Calibri" w:hAnsi="Calibri"/>
                <w:szCs w:val="21"/>
              </w:rPr>
            </w:pPr>
            <w:r w:rsidRPr="00211D8D">
              <w:rPr>
                <w:rFonts w:ascii="Calibri" w:hAnsi="Calibri"/>
                <w:szCs w:val="21"/>
              </w:rPr>
              <w:t xml:space="preserve">In team </w:t>
            </w:r>
            <w:proofErr w:type="spellStart"/>
            <w:r w:rsidRPr="00211D8D">
              <w:rPr>
                <w:rFonts w:ascii="Calibri" w:hAnsi="Calibri"/>
                <w:szCs w:val="21"/>
              </w:rPr>
              <w:t>infor</w:t>
            </w:r>
            <w:proofErr w:type="spellEnd"/>
            <w:r w:rsidRPr="00211D8D">
              <w:rPr>
                <w:rFonts w:ascii="Calibri" w:hAnsi="Calibri"/>
                <w:szCs w:val="21"/>
              </w:rPr>
              <w:t xml:space="preserve"> function each team Elo rating can be got from Team </w:t>
            </w:r>
            <w:proofErr w:type="spellStart"/>
            <w:r w:rsidRPr="00211D8D">
              <w:rPr>
                <w:rFonts w:ascii="Calibri" w:hAnsi="Calibri"/>
                <w:szCs w:val="21"/>
              </w:rPr>
              <w:t>elo</w:t>
            </w:r>
            <w:proofErr w:type="spellEnd"/>
            <w:r w:rsidRPr="00211D8D">
              <w:rPr>
                <w:rFonts w:ascii="Calibri" w:hAnsi="Calibri"/>
                <w:szCs w:val="21"/>
              </w:rPr>
              <w:t xml:space="preserve"> function</w:t>
            </w:r>
          </w:p>
        </w:tc>
      </w:tr>
    </w:tbl>
    <w:p w14:paraId="02F874B5" w14:textId="77777777" w:rsidR="004D0012" w:rsidRPr="00211D8D" w:rsidRDefault="004D0012" w:rsidP="005E221B">
      <w:pPr>
        <w:jc w:val="left"/>
        <w:rPr>
          <w:rFonts w:ascii="Calibri" w:hAnsi="Calibri"/>
          <w:szCs w:val="21"/>
        </w:rPr>
      </w:pPr>
    </w:p>
    <w:p w14:paraId="6709018D" w14:textId="654A9C5F" w:rsidR="000E39C9" w:rsidRPr="00211D8D" w:rsidRDefault="000E39C9" w:rsidP="00FF4CB8">
      <w:pPr>
        <w:pStyle w:val="Heading2"/>
        <w:rPr>
          <w:rFonts w:ascii="Calibri" w:hAnsi="Calibri"/>
        </w:rPr>
      </w:pPr>
      <w:bookmarkStart w:id="58" w:name="_Toc70978852"/>
      <w:r w:rsidRPr="00211D8D">
        <w:rPr>
          <w:rFonts w:ascii="Calibri" w:hAnsi="Calibri"/>
        </w:rPr>
        <w:t>System test</w:t>
      </w:r>
      <w:bookmarkEnd w:id="58"/>
    </w:p>
    <w:tbl>
      <w:tblPr>
        <w:tblStyle w:val="TableGrid"/>
        <w:tblW w:w="5944" w:type="dxa"/>
        <w:tblLook w:val="04A0" w:firstRow="1" w:lastRow="0" w:firstColumn="1" w:lastColumn="0" w:noHBand="0" w:noVBand="1"/>
      </w:tblPr>
      <w:tblGrid>
        <w:gridCol w:w="2972"/>
        <w:gridCol w:w="2972"/>
      </w:tblGrid>
      <w:tr w:rsidR="004D0012" w:rsidRPr="00211D8D" w14:paraId="250C2084" w14:textId="787F7069" w:rsidTr="004D0012">
        <w:trPr>
          <w:trHeight w:val="634"/>
        </w:trPr>
        <w:tc>
          <w:tcPr>
            <w:tcW w:w="2972" w:type="dxa"/>
          </w:tcPr>
          <w:p w14:paraId="03B8F4A1" w14:textId="48B23766" w:rsidR="004D0012" w:rsidRPr="00211D8D" w:rsidRDefault="004D0012" w:rsidP="005E221B">
            <w:pPr>
              <w:jc w:val="left"/>
              <w:rPr>
                <w:rFonts w:ascii="Calibri" w:hAnsi="Calibri"/>
                <w:szCs w:val="21"/>
              </w:rPr>
            </w:pPr>
            <w:r w:rsidRPr="00211D8D">
              <w:rPr>
                <w:rFonts w:ascii="Calibri" w:hAnsi="Calibri"/>
                <w:szCs w:val="21"/>
              </w:rPr>
              <w:t>Case</w:t>
            </w:r>
          </w:p>
        </w:tc>
        <w:tc>
          <w:tcPr>
            <w:tcW w:w="2972" w:type="dxa"/>
          </w:tcPr>
          <w:p w14:paraId="4C086E25" w14:textId="1C102F21" w:rsidR="004D0012" w:rsidRPr="00211D8D" w:rsidRDefault="004D0012" w:rsidP="005E221B">
            <w:pPr>
              <w:jc w:val="left"/>
              <w:rPr>
                <w:rFonts w:ascii="Calibri" w:hAnsi="Calibri"/>
                <w:szCs w:val="21"/>
              </w:rPr>
            </w:pPr>
            <w:r w:rsidRPr="00211D8D">
              <w:rPr>
                <w:rFonts w:ascii="Calibri" w:hAnsi="Calibri"/>
                <w:szCs w:val="21"/>
              </w:rPr>
              <w:t>Condition</w:t>
            </w:r>
          </w:p>
        </w:tc>
      </w:tr>
      <w:tr w:rsidR="004D0012" w:rsidRPr="00211D8D" w14:paraId="58341861" w14:textId="77777777" w:rsidTr="004D0012">
        <w:tc>
          <w:tcPr>
            <w:tcW w:w="2972" w:type="dxa"/>
          </w:tcPr>
          <w:p w14:paraId="35F16619" w14:textId="40355026" w:rsidR="004D0012" w:rsidRPr="00211D8D" w:rsidRDefault="004D0012" w:rsidP="005E221B">
            <w:pPr>
              <w:jc w:val="left"/>
              <w:rPr>
                <w:rFonts w:ascii="Calibri" w:hAnsi="Calibri"/>
                <w:szCs w:val="21"/>
              </w:rPr>
            </w:pPr>
            <w:proofErr w:type="gramStart"/>
            <w:r w:rsidRPr="00211D8D">
              <w:rPr>
                <w:rFonts w:ascii="Calibri" w:hAnsi="Calibri"/>
                <w:szCs w:val="21"/>
              </w:rPr>
              <w:t>Player</w:t>
            </w:r>
            <w:proofErr w:type="gramEnd"/>
            <w:r w:rsidRPr="00211D8D">
              <w:rPr>
                <w:rFonts w:ascii="Calibri" w:hAnsi="Calibri"/>
                <w:szCs w:val="21"/>
              </w:rPr>
              <w:t xml:space="preserve"> select teams normally </w:t>
            </w:r>
          </w:p>
        </w:tc>
        <w:tc>
          <w:tcPr>
            <w:tcW w:w="2972" w:type="dxa"/>
          </w:tcPr>
          <w:p w14:paraId="48D2D328" w14:textId="44AABB37" w:rsidR="004D0012" w:rsidRPr="00211D8D" w:rsidRDefault="004D0012" w:rsidP="005E221B">
            <w:pPr>
              <w:jc w:val="left"/>
              <w:rPr>
                <w:rFonts w:ascii="Calibri" w:hAnsi="Calibri"/>
                <w:szCs w:val="21"/>
              </w:rPr>
            </w:pPr>
            <w:r w:rsidRPr="00211D8D">
              <w:rPr>
                <w:rFonts w:ascii="Calibri" w:hAnsi="Calibri"/>
                <w:szCs w:val="21"/>
              </w:rPr>
              <w:t xml:space="preserve">A </w:t>
            </w:r>
            <w:proofErr w:type="gramStart"/>
            <w:r w:rsidRPr="00211D8D">
              <w:rPr>
                <w:rFonts w:ascii="Calibri" w:hAnsi="Calibri"/>
                <w:szCs w:val="21"/>
              </w:rPr>
              <w:t>wins</w:t>
            </w:r>
            <w:proofErr w:type="gramEnd"/>
            <w:r w:rsidRPr="00211D8D">
              <w:rPr>
                <w:rFonts w:ascii="Calibri" w:hAnsi="Calibri"/>
                <w:szCs w:val="21"/>
              </w:rPr>
              <w:t xml:space="preserve"> as expected</w:t>
            </w:r>
          </w:p>
        </w:tc>
      </w:tr>
      <w:tr w:rsidR="004D0012" w:rsidRPr="00211D8D" w14:paraId="5E245035" w14:textId="77777777" w:rsidTr="004D0012">
        <w:trPr>
          <w:trHeight w:val="360"/>
        </w:trPr>
        <w:tc>
          <w:tcPr>
            <w:tcW w:w="2972" w:type="dxa"/>
          </w:tcPr>
          <w:p w14:paraId="6198353A" w14:textId="5B0EFE08" w:rsidR="004D0012" w:rsidRPr="00211D8D" w:rsidRDefault="004D0012" w:rsidP="005E221B">
            <w:pPr>
              <w:jc w:val="left"/>
              <w:rPr>
                <w:rFonts w:ascii="Calibri" w:hAnsi="Calibri"/>
                <w:szCs w:val="21"/>
              </w:rPr>
            </w:pPr>
            <w:r w:rsidRPr="00211D8D">
              <w:rPr>
                <w:rFonts w:ascii="Calibri" w:hAnsi="Calibri"/>
                <w:szCs w:val="21"/>
              </w:rPr>
              <w:t xml:space="preserve">Players choose players worth more than their budget </w:t>
            </w:r>
          </w:p>
        </w:tc>
        <w:tc>
          <w:tcPr>
            <w:tcW w:w="2972" w:type="dxa"/>
          </w:tcPr>
          <w:p w14:paraId="7FDBD3F4" w14:textId="4A8A4484" w:rsidR="004D0012" w:rsidRPr="00211D8D" w:rsidRDefault="004D0012" w:rsidP="005E221B">
            <w:pPr>
              <w:jc w:val="left"/>
              <w:rPr>
                <w:rFonts w:ascii="Calibri" w:hAnsi="Calibri"/>
                <w:szCs w:val="21"/>
              </w:rPr>
            </w:pPr>
            <w:proofErr w:type="spellStart"/>
            <w:r w:rsidRPr="00211D8D">
              <w:rPr>
                <w:rFonts w:ascii="Calibri" w:hAnsi="Calibri"/>
                <w:szCs w:val="21"/>
              </w:rPr>
              <w:t>Can not</w:t>
            </w:r>
            <w:proofErr w:type="spellEnd"/>
            <w:r w:rsidRPr="00211D8D">
              <w:rPr>
                <w:rFonts w:ascii="Calibri" w:hAnsi="Calibri"/>
                <w:szCs w:val="21"/>
              </w:rPr>
              <w:t xml:space="preserve"> </w:t>
            </w:r>
            <w:proofErr w:type="gramStart"/>
            <w:r w:rsidRPr="00211D8D">
              <w:rPr>
                <w:rFonts w:ascii="Calibri" w:hAnsi="Calibri"/>
                <w:szCs w:val="21"/>
              </w:rPr>
              <w:t>choose,</w:t>
            </w:r>
            <w:proofErr w:type="gramEnd"/>
            <w:r w:rsidRPr="00211D8D">
              <w:rPr>
                <w:rFonts w:ascii="Calibri" w:hAnsi="Calibri"/>
                <w:szCs w:val="21"/>
              </w:rPr>
              <w:t xml:space="preserve"> force to choose another one</w:t>
            </w:r>
          </w:p>
        </w:tc>
      </w:tr>
      <w:tr w:rsidR="004D0012" w:rsidRPr="00211D8D" w14:paraId="61CFC51F" w14:textId="77777777" w:rsidTr="004D0012">
        <w:trPr>
          <w:trHeight w:val="142"/>
        </w:trPr>
        <w:tc>
          <w:tcPr>
            <w:tcW w:w="2972" w:type="dxa"/>
          </w:tcPr>
          <w:p w14:paraId="3225F372" w14:textId="7EB0353E" w:rsidR="004D0012" w:rsidRPr="00211D8D" w:rsidRDefault="004D0012" w:rsidP="005E221B">
            <w:pPr>
              <w:jc w:val="left"/>
              <w:rPr>
                <w:rFonts w:ascii="Calibri" w:hAnsi="Calibri"/>
                <w:szCs w:val="21"/>
              </w:rPr>
            </w:pPr>
            <w:r w:rsidRPr="00211D8D">
              <w:rPr>
                <w:rFonts w:ascii="Calibri" w:hAnsi="Calibri"/>
                <w:szCs w:val="21"/>
              </w:rPr>
              <w:t xml:space="preserve">Players enter the </w:t>
            </w:r>
            <w:proofErr w:type="gramStart"/>
            <w:r w:rsidRPr="00211D8D">
              <w:rPr>
                <w:rFonts w:ascii="Calibri" w:hAnsi="Calibri"/>
                <w:szCs w:val="21"/>
              </w:rPr>
              <w:t>team</w:t>
            </w:r>
            <w:proofErr w:type="gramEnd"/>
            <w:r w:rsidRPr="00211D8D">
              <w:rPr>
                <w:rFonts w:ascii="Calibri" w:hAnsi="Calibri"/>
                <w:szCs w:val="21"/>
              </w:rPr>
              <w:t xml:space="preserve"> name </w:t>
            </w:r>
          </w:p>
        </w:tc>
        <w:tc>
          <w:tcPr>
            <w:tcW w:w="2972" w:type="dxa"/>
          </w:tcPr>
          <w:p w14:paraId="7144BE5A" w14:textId="5553BCF9" w:rsidR="004D0012" w:rsidRPr="00211D8D" w:rsidRDefault="004D0012" w:rsidP="005E221B">
            <w:pPr>
              <w:jc w:val="left"/>
              <w:rPr>
                <w:rFonts w:ascii="Calibri" w:hAnsi="Calibri"/>
                <w:szCs w:val="21"/>
              </w:rPr>
            </w:pPr>
            <w:r w:rsidRPr="00211D8D">
              <w:rPr>
                <w:rFonts w:ascii="Calibri" w:hAnsi="Calibri"/>
                <w:szCs w:val="21"/>
              </w:rPr>
              <w:t xml:space="preserve">The </w:t>
            </w:r>
            <w:proofErr w:type="gramStart"/>
            <w:r w:rsidRPr="00211D8D">
              <w:rPr>
                <w:rFonts w:ascii="Calibri" w:hAnsi="Calibri"/>
                <w:szCs w:val="21"/>
              </w:rPr>
              <w:t>team</w:t>
            </w:r>
            <w:proofErr w:type="gramEnd"/>
            <w:r w:rsidRPr="00211D8D">
              <w:rPr>
                <w:rFonts w:ascii="Calibri" w:hAnsi="Calibri"/>
                <w:szCs w:val="21"/>
              </w:rPr>
              <w:t xml:space="preserve"> name will be shown on the screen</w:t>
            </w:r>
          </w:p>
        </w:tc>
      </w:tr>
      <w:tr w:rsidR="004D0012" w:rsidRPr="00211D8D" w14:paraId="095DAE15" w14:textId="77777777" w:rsidTr="004D0012">
        <w:trPr>
          <w:trHeight w:val="142"/>
        </w:trPr>
        <w:tc>
          <w:tcPr>
            <w:tcW w:w="2972" w:type="dxa"/>
          </w:tcPr>
          <w:p w14:paraId="23E51120" w14:textId="34D8F94C" w:rsidR="004D0012" w:rsidRPr="00211D8D" w:rsidRDefault="00224079" w:rsidP="005E221B">
            <w:pPr>
              <w:jc w:val="left"/>
              <w:rPr>
                <w:rFonts w:ascii="Calibri" w:hAnsi="Calibri"/>
                <w:szCs w:val="21"/>
              </w:rPr>
            </w:pPr>
            <w:r w:rsidRPr="00211D8D">
              <w:rPr>
                <w:rFonts w:ascii="Calibri" w:hAnsi="Calibri"/>
                <w:szCs w:val="21"/>
              </w:rPr>
              <w:t>Player re-choose the NBA players during the choose section</w:t>
            </w:r>
          </w:p>
        </w:tc>
        <w:tc>
          <w:tcPr>
            <w:tcW w:w="2972" w:type="dxa"/>
          </w:tcPr>
          <w:p w14:paraId="53DA1ED9" w14:textId="520F84DE" w:rsidR="004D0012" w:rsidRPr="00211D8D" w:rsidRDefault="00224079" w:rsidP="005E221B">
            <w:pPr>
              <w:jc w:val="left"/>
              <w:rPr>
                <w:rFonts w:ascii="Calibri" w:hAnsi="Calibri"/>
                <w:szCs w:val="21"/>
              </w:rPr>
            </w:pPr>
            <w:r w:rsidRPr="00211D8D">
              <w:rPr>
                <w:rFonts w:ascii="Calibri" w:hAnsi="Calibri"/>
                <w:szCs w:val="21"/>
              </w:rPr>
              <w:t xml:space="preserve">The player could be change but the money of player </w:t>
            </w:r>
            <w:proofErr w:type="gramStart"/>
            <w:r w:rsidRPr="00211D8D">
              <w:rPr>
                <w:rFonts w:ascii="Calibri" w:hAnsi="Calibri"/>
                <w:szCs w:val="21"/>
              </w:rPr>
              <w:t>are</w:t>
            </w:r>
            <w:proofErr w:type="gramEnd"/>
            <w:r w:rsidRPr="00211D8D">
              <w:rPr>
                <w:rFonts w:ascii="Calibri" w:hAnsi="Calibri"/>
                <w:szCs w:val="21"/>
              </w:rPr>
              <w:t xml:space="preserve"> cost already</w:t>
            </w:r>
          </w:p>
        </w:tc>
      </w:tr>
      <w:tr w:rsidR="004D0012" w:rsidRPr="00211D8D" w14:paraId="25D3D8F9" w14:textId="77777777" w:rsidTr="004D0012">
        <w:trPr>
          <w:trHeight w:val="142"/>
        </w:trPr>
        <w:tc>
          <w:tcPr>
            <w:tcW w:w="2972" w:type="dxa"/>
          </w:tcPr>
          <w:p w14:paraId="60781D64" w14:textId="562C5B52" w:rsidR="004D0012" w:rsidRPr="00211D8D" w:rsidRDefault="00224079" w:rsidP="00224079">
            <w:pPr>
              <w:jc w:val="left"/>
              <w:rPr>
                <w:rFonts w:ascii="Calibri" w:hAnsi="Calibri"/>
                <w:szCs w:val="21"/>
              </w:rPr>
            </w:pPr>
            <w:r w:rsidRPr="00211D8D">
              <w:rPr>
                <w:rFonts w:ascii="Calibri" w:hAnsi="Calibri"/>
                <w:szCs w:val="21"/>
              </w:rPr>
              <w:t xml:space="preserve">The User choose the same player in whole time </w:t>
            </w:r>
          </w:p>
        </w:tc>
        <w:tc>
          <w:tcPr>
            <w:tcW w:w="2972" w:type="dxa"/>
          </w:tcPr>
          <w:p w14:paraId="7A6724D7" w14:textId="777C2F14" w:rsidR="004D0012" w:rsidRPr="00211D8D" w:rsidRDefault="00224079" w:rsidP="005E221B">
            <w:pPr>
              <w:jc w:val="left"/>
              <w:rPr>
                <w:rFonts w:ascii="Calibri" w:hAnsi="Calibri"/>
                <w:szCs w:val="21"/>
              </w:rPr>
            </w:pPr>
            <w:r w:rsidRPr="00211D8D">
              <w:rPr>
                <w:rFonts w:ascii="Calibri" w:hAnsi="Calibri"/>
                <w:szCs w:val="21"/>
              </w:rPr>
              <w:t xml:space="preserve">The player cannot be </w:t>
            </w:r>
            <w:proofErr w:type="gramStart"/>
            <w:r w:rsidRPr="00211D8D">
              <w:rPr>
                <w:rFonts w:ascii="Calibri" w:hAnsi="Calibri"/>
                <w:szCs w:val="21"/>
              </w:rPr>
              <w:t>choose</w:t>
            </w:r>
            <w:proofErr w:type="gramEnd"/>
            <w:r w:rsidRPr="00211D8D">
              <w:rPr>
                <w:rFonts w:ascii="Calibri" w:hAnsi="Calibri"/>
                <w:szCs w:val="21"/>
              </w:rPr>
              <w:t>, as it was already fixed, but the money still cost.</w:t>
            </w:r>
          </w:p>
        </w:tc>
      </w:tr>
    </w:tbl>
    <w:p w14:paraId="5B11CFCC" w14:textId="307C2976" w:rsidR="001A0275" w:rsidRPr="00211D8D" w:rsidRDefault="001A0275" w:rsidP="005E221B">
      <w:pPr>
        <w:widowControl/>
        <w:jc w:val="left"/>
        <w:rPr>
          <w:rFonts w:ascii="Calibri" w:hAnsi="Calibri"/>
          <w:b/>
          <w:bCs/>
          <w:kern w:val="44"/>
          <w:szCs w:val="21"/>
        </w:rPr>
      </w:pPr>
    </w:p>
    <w:p w14:paraId="264F57E7" w14:textId="77777777" w:rsidR="00161EDE" w:rsidRPr="00211D8D" w:rsidRDefault="00161EDE" w:rsidP="005E221B">
      <w:pPr>
        <w:widowControl/>
        <w:jc w:val="left"/>
        <w:rPr>
          <w:rFonts w:ascii="Calibri" w:hAnsi="Calibri"/>
          <w:b/>
          <w:bCs/>
          <w:kern w:val="44"/>
          <w:szCs w:val="21"/>
        </w:rPr>
      </w:pPr>
    </w:p>
    <w:p w14:paraId="50E1D1EE" w14:textId="79206429" w:rsidR="0098106B" w:rsidRPr="00211D8D" w:rsidRDefault="0098106B" w:rsidP="005E221B">
      <w:pPr>
        <w:widowControl/>
        <w:jc w:val="left"/>
        <w:rPr>
          <w:rFonts w:ascii="Calibri" w:hAnsi="Calibri"/>
          <w:b/>
          <w:bCs/>
          <w:kern w:val="44"/>
          <w:szCs w:val="21"/>
        </w:rPr>
      </w:pPr>
      <w:r w:rsidRPr="00211D8D">
        <w:rPr>
          <w:rFonts w:ascii="Calibri" w:hAnsi="Calibri"/>
          <w:szCs w:val="21"/>
        </w:rPr>
        <w:br w:type="page"/>
      </w:r>
    </w:p>
    <w:p w14:paraId="471DACED" w14:textId="49E9B6F9" w:rsidR="009F67B1" w:rsidRPr="00211D8D" w:rsidRDefault="00667A3B" w:rsidP="00FF4CB8">
      <w:pPr>
        <w:pStyle w:val="Heading1"/>
        <w:rPr>
          <w:rFonts w:ascii="Calibri" w:hAnsi="Calibri"/>
        </w:rPr>
      </w:pPr>
      <w:bookmarkStart w:id="59" w:name="_Toc70978853"/>
      <w:r>
        <w:rPr>
          <w:rFonts w:ascii="Calibri" w:hAnsi="Calibri"/>
        </w:rPr>
        <w:lastRenderedPageBreak/>
        <w:t>8</w:t>
      </w:r>
      <w:r w:rsidR="00B963A9" w:rsidRPr="00211D8D">
        <w:rPr>
          <w:rFonts w:ascii="Calibri" w:hAnsi="Calibri"/>
        </w:rPr>
        <w:t>.evaluation</w:t>
      </w:r>
      <w:bookmarkEnd w:id="59"/>
    </w:p>
    <w:p w14:paraId="4DDED2A3" w14:textId="69C50807" w:rsidR="003E546B" w:rsidRPr="00211D8D" w:rsidRDefault="003E546B" w:rsidP="005E221B">
      <w:pPr>
        <w:jc w:val="left"/>
        <w:rPr>
          <w:rFonts w:ascii="Calibri" w:hAnsi="Calibri"/>
          <w:szCs w:val="21"/>
        </w:rPr>
      </w:pPr>
      <w:r w:rsidRPr="00211D8D">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211D8D" w:rsidRDefault="007740D9"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3.15pt;mso-width-percent:0;mso-height-percent:0;mso-width-percent:0;mso-height-percent:0" o:ole="">
            <v:imagedata r:id="rId33" o:title=""/>
          </v:shape>
          <o:OLEObject Type="Embed" ProgID="Excel.Sheet.12" ShapeID="_x0000_i1025" DrawAspect="Content" ObjectID="_1681696281" r:id="rId34"/>
        </w:object>
      </w:r>
    </w:p>
    <w:p w14:paraId="0139B41B" w14:textId="39689F41" w:rsidR="009F67B1" w:rsidRPr="00211D8D" w:rsidRDefault="009F67B1" w:rsidP="005E221B">
      <w:pPr>
        <w:jc w:val="left"/>
        <w:rPr>
          <w:rFonts w:ascii="Calibri" w:hAnsi="Calibri"/>
          <w:szCs w:val="21"/>
        </w:rPr>
      </w:pPr>
      <w:r w:rsidRPr="00211D8D">
        <w:rPr>
          <w:rFonts w:ascii="Calibri" w:hAnsi="Calibri"/>
          <w:szCs w:val="21"/>
        </w:rPr>
        <w:t>-confusion matrix graph</w:t>
      </w:r>
    </w:p>
    <w:p w14:paraId="1311E447" w14:textId="38AAA595" w:rsidR="009F67B1" w:rsidRPr="00211D8D" w:rsidRDefault="007379D5" w:rsidP="005E221B">
      <w:pPr>
        <w:jc w:val="left"/>
        <w:rPr>
          <w:rFonts w:ascii="Calibri" w:hAnsi="Calibri"/>
          <w:szCs w:val="21"/>
        </w:rPr>
      </w:pPr>
      <w:r w:rsidRPr="00211D8D">
        <w:rPr>
          <w:rFonts w:ascii="Calibri" w:hAnsi="Calibri"/>
          <w:szCs w:val="21"/>
        </w:rPr>
        <w:t xml:space="preserve">Above is the confusion matrix graph, </w:t>
      </w:r>
      <w:proofErr w:type="gramStart"/>
      <w:r w:rsidRPr="00211D8D">
        <w:rPr>
          <w:rFonts w:ascii="Calibri" w:hAnsi="Calibri"/>
          <w:szCs w:val="21"/>
        </w:rPr>
        <w:t>The</w:t>
      </w:r>
      <w:proofErr w:type="gramEnd"/>
      <w:r w:rsidRPr="00211D8D">
        <w:rPr>
          <w:rFonts w:ascii="Calibri" w:hAnsi="Calibri"/>
          <w:szCs w:val="21"/>
        </w:rPr>
        <w:t xml:space="preserve"> horizontal and vertical rows show the</w:t>
      </w:r>
      <w:r w:rsidR="005338AF">
        <w:rPr>
          <w:rFonts w:ascii="Calibri" w:hAnsi="Calibri"/>
          <w:szCs w:val="21"/>
        </w:rPr>
        <w:t xml:space="preserve"> team strength rating obtained from 2krating and the strength of team that obtained by using our formula</w:t>
      </w:r>
      <w:r w:rsidRPr="00211D8D">
        <w:rPr>
          <w:rFonts w:ascii="Calibri" w:hAnsi="Calibri"/>
          <w:szCs w:val="21"/>
        </w:rPr>
        <w:t>, the middle row shows the difference between the two data and is colored to represent the size of the difference, with lighter colors indicating smaller differences and darker colors indicating larger differences</w:t>
      </w:r>
    </w:p>
    <w:p w14:paraId="3518A638" w14:textId="03AD1C72" w:rsidR="00B963A9" w:rsidRPr="00211D8D" w:rsidRDefault="005338AF" w:rsidP="005338AF">
      <w:pPr>
        <w:widowControl/>
        <w:jc w:val="center"/>
        <w:rPr>
          <w:rFonts w:ascii="Calibri" w:hAnsi="Calibri"/>
          <w:b/>
          <w:bCs/>
          <w:kern w:val="44"/>
          <w:szCs w:val="21"/>
        </w:rPr>
      </w:pPr>
      <w:r>
        <w:rPr>
          <w:rFonts w:ascii="Calibri" w:hAnsi="Calibri"/>
          <w:b/>
          <w:bCs/>
          <w:noProof/>
          <w:kern w:val="44"/>
          <w:szCs w:val="21"/>
        </w:rPr>
        <w:drawing>
          <wp:inline distT="0" distB="0" distL="0" distR="0" wp14:anchorId="17B5C511" wp14:editId="01063801">
            <wp:extent cx="2453375" cy="1840167"/>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l.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84453" cy="1863477"/>
                    </a:xfrm>
                    <a:prstGeom prst="rect">
                      <a:avLst/>
                    </a:prstGeom>
                  </pic:spPr>
                </pic:pic>
              </a:graphicData>
            </a:graphic>
          </wp:inline>
        </w:drawing>
      </w:r>
    </w:p>
    <w:p w14:paraId="79275B1E" w14:textId="2328EA07" w:rsidR="00D07185" w:rsidRPr="00211D8D" w:rsidRDefault="00D07185" w:rsidP="005338AF">
      <w:pPr>
        <w:jc w:val="center"/>
        <w:rPr>
          <w:rFonts w:ascii="Calibri" w:hAnsi="Calibri"/>
          <w:szCs w:val="21"/>
        </w:rPr>
      </w:pPr>
      <w:r w:rsidRPr="00211D8D">
        <w:rPr>
          <w:rFonts w:ascii="Calibri" w:hAnsi="Calibri"/>
          <w:szCs w:val="21"/>
        </w:rPr>
        <w:t>-</w:t>
      </w:r>
      <w:commentRangeStart w:id="60"/>
      <w:r w:rsidRPr="00211D8D">
        <w:rPr>
          <w:rFonts w:ascii="Calibri" w:hAnsi="Calibri"/>
          <w:szCs w:val="21"/>
        </w:rPr>
        <w:t xml:space="preserve">calculate </w:t>
      </w:r>
      <w:commentRangeEnd w:id="60"/>
      <w:r w:rsidR="00E44606">
        <w:rPr>
          <w:rStyle w:val="CommentReference"/>
        </w:rPr>
        <w:commentReference w:id="60"/>
      </w:r>
      <w:r w:rsidRPr="00211D8D">
        <w:rPr>
          <w:rFonts w:ascii="Calibri" w:hAnsi="Calibri"/>
          <w:szCs w:val="21"/>
        </w:rPr>
        <w:t>value</w:t>
      </w:r>
    </w:p>
    <w:p w14:paraId="35A6CC0F" w14:textId="7CD5DCF3" w:rsidR="009F67B1" w:rsidRPr="00211D8D" w:rsidRDefault="009F67B1" w:rsidP="005E221B">
      <w:pPr>
        <w:jc w:val="left"/>
        <w:rPr>
          <w:rFonts w:ascii="Calibri" w:hAnsi="Calibri"/>
          <w:szCs w:val="21"/>
        </w:rPr>
      </w:pPr>
    </w:p>
    <w:p w14:paraId="5E2732CA" w14:textId="6F17893A" w:rsidR="009733C7" w:rsidRPr="00211D8D" w:rsidRDefault="000B159C" w:rsidP="005E221B">
      <w:pPr>
        <w:jc w:val="left"/>
        <w:rPr>
          <w:rFonts w:ascii="Calibri" w:hAnsi="Calibri"/>
          <w:szCs w:val="21"/>
        </w:rPr>
      </w:pPr>
      <w:r w:rsidRPr="00211D8D">
        <w:rPr>
          <w:rFonts w:ascii="Calibri" w:hAnsi="Calibri"/>
          <w:noProof/>
          <w:szCs w:val="21"/>
        </w:rPr>
        <w:drawing>
          <wp:inline distT="0" distB="0" distL="0" distR="0" wp14:anchorId="6EF55151" wp14:editId="32BC82C0">
            <wp:extent cx="2410289" cy="1807716"/>
            <wp:effectExtent l="0" t="0" r="317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716"/>
                    </a:xfrm>
                    <a:prstGeom prst="rect">
                      <a:avLst/>
                    </a:prstGeom>
                  </pic:spPr>
                </pic:pic>
              </a:graphicData>
            </a:graphic>
          </wp:inline>
        </w:drawing>
      </w:r>
      <w:r w:rsidR="005338AF">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noProof/>
          <w:szCs w:val="21"/>
        </w:rPr>
        <w:drawing>
          <wp:inline distT="0" distB="0" distL="0" distR="0" wp14:anchorId="4B918857" wp14:editId="71F1D213">
            <wp:extent cx="2456109" cy="184208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081"/>
                    </a:xfrm>
                    <a:prstGeom prst="rect">
                      <a:avLst/>
                    </a:prstGeom>
                  </pic:spPr>
                </pic:pic>
              </a:graphicData>
            </a:graphic>
          </wp:inline>
        </w:drawing>
      </w:r>
    </w:p>
    <w:p w14:paraId="60C1E2AD" w14:textId="74F873B9" w:rsidR="000B159C" w:rsidRPr="00211D8D" w:rsidRDefault="000B159C" w:rsidP="005E221B">
      <w:pPr>
        <w:jc w:val="left"/>
        <w:rPr>
          <w:rFonts w:ascii="Calibri" w:hAnsi="Calibri"/>
          <w:szCs w:val="21"/>
        </w:rPr>
      </w:pPr>
      <w:r w:rsidRPr="00211D8D">
        <w:rPr>
          <w:rFonts w:ascii="Calibri" w:hAnsi="Calibri"/>
          <w:szCs w:val="21"/>
        </w:rPr>
        <w:tab/>
        <w:t xml:space="preserve"> -</w:t>
      </w:r>
      <w:commentRangeStart w:id="61"/>
      <w:r w:rsidRPr="00211D8D">
        <w:rPr>
          <w:rFonts w:ascii="Calibri" w:hAnsi="Calibri"/>
          <w:szCs w:val="21"/>
        </w:rPr>
        <w:t xml:space="preserve">rating calculate from average </w:t>
      </w:r>
      <w:commentRangeEnd w:id="61"/>
      <w:r w:rsidR="00E44606">
        <w:rPr>
          <w:rStyle w:val="CommentReference"/>
        </w:rPr>
        <w:commentReference w:id="61"/>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Pr="00211D8D">
        <w:rPr>
          <w:rFonts w:ascii="Calibri" w:hAnsi="Calibri"/>
          <w:szCs w:val="21"/>
        </w:rPr>
        <w:tab/>
      </w:r>
      <w:r w:rsidR="005338AF">
        <w:rPr>
          <w:rFonts w:ascii="Calibri" w:hAnsi="Calibri"/>
          <w:szCs w:val="21"/>
        </w:rPr>
        <w:tab/>
      </w:r>
      <w:r w:rsidRPr="00211D8D">
        <w:rPr>
          <w:rFonts w:ascii="Calibri" w:hAnsi="Calibri"/>
          <w:szCs w:val="21"/>
        </w:rPr>
        <w:t xml:space="preserve">-the rating </w:t>
      </w:r>
      <w:commentRangeStart w:id="62"/>
      <w:r w:rsidRPr="00211D8D">
        <w:rPr>
          <w:rFonts w:ascii="Calibri" w:hAnsi="Calibri"/>
          <w:szCs w:val="21"/>
        </w:rPr>
        <w:t>from 2krating website</w:t>
      </w:r>
      <w:commentRangeEnd w:id="62"/>
      <w:r w:rsidR="00E44606">
        <w:rPr>
          <w:rStyle w:val="CommentReference"/>
        </w:rPr>
        <w:commentReference w:id="62"/>
      </w:r>
    </w:p>
    <w:p w14:paraId="3F75345C" w14:textId="0E669161" w:rsidR="000B159C" w:rsidRPr="00211D8D" w:rsidRDefault="000B159C" w:rsidP="005E221B">
      <w:pPr>
        <w:jc w:val="left"/>
        <w:rPr>
          <w:rFonts w:ascii="Calibri" w:hAnsi="Calibri"/>
          <w:szCs w:val="21"/>
        </w:rPr>
      </w:pPr>
    </w:p>
    <w:p w14:paraId="0FE3F58E" w14:textId="37500EB8" w:rsidR="000B159C" w:rsidRPr="00211D8D" w:rsidRDefault="000B159C" w:rsidP="005E221B">
      <w:pPr>
        <w:jc w:val="left"/>
        <w:rPr>
          <w:rFonts w:ascii="Calibri" w:hAnsi="Calibri"/>
          <w:szCs w:val="21"/>
        </w:rPr>
      </w:pPr>
    </w:p>
    <w:p w14:paraId="15518349" w14:textId="6EF250CE" w:rsidR="000B159C" w:rsidRPr="00211D8D" w:rsidRDefault="005338AF" w:rsidP="005E221B">
      <w:pPr>
        <w:jc w:val="left"/>
        <w:rPr>
          <w:rFonts w:ascii="Calibri" w:hAnsi="Calibri"/>
          <w:szCs w:val="21"/>
        </w:rPr>
      </w:pPr>
      <w:commentRangeStart w:id="63"/>
      <w:r>
        <w:rPr>
          <w:rFonts w:ascii="Calibri" w:hAnsi="Calibri"/>
          <w:noProof/>
          <w:szCs w:val="21"/>
        </w:rPr>
        <w:lastRenderedPageBreak/>
        <w:drawing>
          <wp:inline distT="0" distB="0" distL="0" distR="0" wp14:anchorId="6112D7E2" wp14:editId="5BAB2752">
            <wp:extent cx="5731510" cy="4298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l.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commentRangeEnd w:id="63"/>
      <w:r w:rsidR="00E44606">
        <w:rPr>
          <w:rStyle w:val="CommentReference"/>
        </w:rPr>
        <w:commentReference w:id="63"/>
      </w:r>
    </w:p>
    <w:p w14:paraId="4170162A" w14:textId="711A2AFB" w:rsidR="009733C7" w:rsidRPr="00211D8D" w:rsidRDefault="00D07185" w:rsidP="005338AF">
      <w:pPr>
        <w:jc w:val="center"/>
        <w:rPr>
          <w:rFonts w:ascii="Calibri" w:hAnsi="Calibri"/>
          <w:szCs w:val="21"/>
        </w:rPr>
      </w:pPr>
      <w:r w:rsidRPr="00211D8D">
        <w:rPr>
          <w:rFonts w:ascii="Calibri" w:hAnsi="Calibri"/>
          <w:szCs w:val="21"/>
        </w:rPr>
        <w:t>-</w:t>
      </w:r>
      <w:r w:rsidR="009733C7" w:rsidRPr="00211D8D">
        <w:rPr>
          <w:rFonts w:ascii="Calibri" w:hAnsi="Calibri"/>
          <w:szCs w:val="21"/>
        </w:rPr>
        <w:t xml:space="preserve">Figure </w:t>
      </w:r>
      <w:r w:rsidR="005338AF">
        <w:rPr>
          <w:rFonts w:ascii="Calibri" w:hAnsi="Calibri"/>
          <w:szCs w:val="21"/>
        </w:rPr>
        <w:t>show the calculate team strength and average of team strength and 2krating result</w:t>
      </w:r>
    </w:p>
    <w:p w14:paraId="74B47815" w14:textId="70924C2E" w:rsidR="009733C7" w:rsidRPr="00211D8D" w:rsidRDefault="005338AF" w:rsidP="005E221B">
      <w:pPr>
        <w:jc w:val="left"/>
        <w:rPr>
          <w:rFonts w:ascii="Calibri" w:hAnsi="Calibri"/>
          <w:szCs w:val="21"/>
        </w:rPr>
      </w:pPr>
      <w:r>
        <w:rPr>
          <w:rFonts w:ascii="Calibri" w:hAnsi="Calibri"/>
          <w:szCs w:val="21"/>
        </w:rPr>
        <w:t>Three</w:t>
      </w:r>
      <w:r w:rsidR="000B159C" w:rsidRPr="00211D8D">
        <w:rPr>
          <w:rFonts w:ascii="Calibri" w:hAnsi="Calibri"/>
          <w:szCs w:val="21"/>
        </w:rPr>
        <w:t xml:space="preserve"> different results are shown in </w:t>
      </w:r>
      <w:proofErr w:type="gramStart"/>
      <w:r w:rsidR="000B159C" w:rsidRPr="00211D8D">
        <w:rPr>
          <w:rFonts w:ascii="Calibri" w:hAnsi="Calibri"/>
          <w:szCs w:val="21"/>
        </w:rPr>
        <w:t>figure ,</w:t>
      </w:r>
      <w:proofErr w:type="gramEnd"/>
      <w:r w:rsidR="000B159C" w:rsidRPr="00211D8D">
        <w:rPr>
          <w:rFonts w:ascii="Calibri" w:hAnsi="Calibri"/>
          <w:szCs w:val="21"/>
        </w:rPr>
        <w:t xml:space="preserve"> </w:t>
      </w:r>
      <w:r>
        <w:rPr>
          <w:rFonts w:ascii="Calibri" w:hAnsi="Calibri"/>
          <w:szCs w:val="21"/>
        </w:rPr>
        <w:t xml:space="preserve">the calculate result is that we calculate the team strength by using our formula and the 2k rating result is that the data get from 2krating website, and the data normalized by per </w:t>
      </w:r>
      <w:r w:rsidR="004D0012" w:rsidRPr="00211D8D">
        <w:rPr>
          <w:rFonts w:ascii="Calibri" w:hAnsi="Calibri"/>
          <w:szCs w:val="21"/>
        </w:rPr>
        <w:t>,according to the graph we could find most of the value are similar to each other, except the team 6 and team 14,</w:t>
      </w:r>
      <w:r w:rsidR="009733C7" w:rsidRPr="00211D8D">
        <w:rPr>
          <w:rFonts w:ascii="Calibri" w:hAnsi="Calibri"/>
          <w:szCs w:val="21"/>
        </w:rPr>
        <w:t>and our calculate value follow a similar path to the true value.</w:t>
      </w:r>
    </w:p>
    <w:p w14:paraId="545930ED" w14:textId="7CB6D7D3" w:rsidR="009733C7" w:rsidRPr="00211D8D" w:rsidRDefault="009733C7" w:rsidP="005E221B">
      <w:pPr>
        <w:jc w:val="left"/>
        <w:rPr>
          <w:rFonts w:ascii="Calibri" w:hAnsi="Calibri"/>
          <w:szCs w:val="21"/>
        </w:rPr>
      </w:pPr>
    </w:p>
    <w:p w14:paraId="0D82B0CB" w14:textId="1B38A042" w:rsidR="009733C7" w:rsidRPr="00211D8D" w:rsidRDefault="00D46E1F" w:rsidP="005E221B">
      <w:pPr>
        <w:jc w:val="left"/>
        <w:rPr>
          <w:rFonts w:ascii="Calibri" w:hAnsi="Calibri"/>
          <w:szCs w:val="21"/>
        </w:rPr>
      </w:pPr>
      <w:commentRangeStart w:id="64"/>
      <w:r>
        <w:rPr>
          <w:rFonts w:ascii="Calibri" w:hAnsi="Calibri"/>
          <w:noProof/>
          <w:szCs w:val="21"/>
        </w:rPr>
        <w:drawing>
          <wp:inline distT="0" distB="0" distL="0" distR="0" wp14:anchorId="6668D56C" wp14:editId="39658D58">
            <wp:extent cx="4230370" cy="3173012"/>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png"/>
                    <pic:cNvPicPr/>
                  </pic:nvPicPr>
                  <pic:blipFill>
                    <a:blip r:embed="rId39">
                      <a:extLst>
                        <a:ext uri="{28A0092B-C50C-407E-A947-70E740481C1C}">
                          <a14:useLocalDpi xmlns:a14="http://schemas.microsoft.com/office/drawing/2010/main" val="0"/>
                        </a:ext>
                      </a:extLst>
                    </a:blip>
                    <a:stretch>
                      <a:fillRect/>
                    </a:stretch>
                  </pic:blipFill>
                  <pic:spPr>
                    <a:xfrm>
                      <a:off x="0" y="0"/>
                      <a:ext cx="4247198" cy="3185634"/>
                    </a:xfrm>
                    <a:prstGeom prst="rect">
                      <a:avLst/>
                    </a:prstGeom>
                  </pic:spPr>
                </pic:pic>
              </a:graphicData>
            </a:graphic>
          </wp:inline>
        </w:drawing>
      </w:r>
      <w:commentRangeEnd w:id="64"/>
      <w:r w:rsidR="00C712D1">
        <w:rPr>
          <w:rStyle w:val="CommentReference"/>
        </w:rPr>
        <w:commentReference w:id="64"/>
      </w:r>
    </w:p>
    <w:p w14:paraId="60DC4002" w14:textId="6F105381" w:rsidR="008F3B8E" w:rsidRPr="00211D8D" w:rsidRDefault="00D07185" w:rsidP="005E221B">
      <w:pPr>
        <w:jc w:val="left"/>
        <w:rPr>
          <w:rFonts w:ascii="Calibri" w:hAnsi="Calibri"/>
          <w:szCs w:val="21"/>
        </w:rPr>
      </w:pPr>
      <w:r w:rsidRPr="00211D8D">
        <w:rPr>
          <w:rFonts w:ascii="Calibri" w:hAnsi="Calibri"/>
          <w:szCs w:val="21"/>
        </w:rPr>
        <w:lastRenderedPageBreak/>
        <w:t>-</w:t>
      </w:r>
      <w:r w:rsidR="005338AF">
        <w:rPr>
          <w:rFonts w:ascii="Calibri" w:hAnsi="Calibri" w:hint="eastAsia"/>
          <w:szCs w:val="21"/>
        </w:rPr>
        <w:t>total</w:t>
      </w:r>
      <w:r w:rsidR="005338AF">
        <w:rPr>
          <w:rFonts w:ascii="Calibri" w:hAnsi="Calibri"/>
          <w:szCs w:val="21"/>
        </w:rPr>
        <w:t xml:space="preserve"> </w:t>
      </w:r>
      <w:r w:rsidR="00D46E1F">
        <w:rPr>
          <w:rFonts w:ascii="Calibri" w:hAnsi="Calibri"/>
          <w:szCs w:val="21"/>
        </w:rPr>
        <w:t xml:space="preserve">data difference </w:t>
      </w:r>
      <w:r w:rsidRPr="00211D8D">
        <w:rPr>
          <w:rFonts w:ascii="Calibri" w:hAnsi="Calibri"/>
          <w:szCs w:val="21"/>
        </w:rPr>
        <w:t>value bar chart</w:t>
      </w:r>
    </w:p>
    <w:p w14:paraId="67D56401" w14:textId="09E024F1" w:rsidR="00B410E1" w:rsidRPr="00211D8D" w:rsidRDefault="009733C7" w:rsidP="005E221B">
      <w:pPr>
        <w:jc w:val="left"/>
        <w:rPr>
          <w:rFonts w:ascii="Calibri" w:hAnsi="Calibri"/>
          <w:szCs w:val="21"/>
        </w:rPr>
      </w:pPr>
      <w:r w:rsidRPr="00211D8D">
        <w:rPr>
          <w:rFonts w:ascii="Calibri" w:hAnsi="Calibri"/>
          <w:szCs w:val="21"/>
        </w:rPr>
        <w:t xml:space="preserve">The </w:t>
      </w:r>
      <w:r w:rsidR="00D46E1F">
        <w:rPr>
          <w:rFonts w:ascii="Calibri" w:hAnsi="Calibri"/>
          <w:szCs w:val="21"/>
        </w:rPr>
        <w:t xml:space="preserve">data difference </w:t>
      </w:r>
      <w:r w:rsidRPr="00211D8D">
        <w:rPr>
          <w:rFonts w:ascii="Calibri" w:hAnsi="Calibri"/>
          <w:szCs w:val="21"/>
        </w:rPr>
        <w:t>value is used to</w:t>
      </w:r>
      <w:r w:rsidR="00D46E1F">
        <w:rPr>
          <w:rFonts w:ascii="Calibri" w:hAnsi="Calibri"/>
          <w:szCs w:val="21"/>
        </w:rPr>
        <w:t xml:space="preserve"> check the how far the data we calculate </w:t>
      </w:r>
      <w:r w:rsidR="00D46E1F">
        <w:rPr>
          <w:rFonts w:ascii="Calibri" w:hAnsi="Calibri" w:hint="eastAsia"/>
          <w:szCs w:val="21"/>
        </w:rPr>
        <w:t>differ</w:t>
      </w:r>
      <w:r w:rsidR="00D46E1F">
        <w:rPr>
          <w:rFonts w:ascii="Calibri" w:hAnsi="Calibri"/>
          <w:szCs w:val="21"/>
        </w:rPr>
        <w:t xml:space="preserve"> from 2krating</w:t>
      </w:r>
      <w:r w:rsidRPr="00211D8D">
        <w:rPr>
          <w:rFonts w:ascii="Calibri" w:hAnsi="Calibri"/>
          <w:szCs w:val="21"/>
        </w:rPr>
        <w:t xml:space="preserve">, </w:t>
      </w:r>
      <w:r w:rsidR="00D46E1F">
        <w:rPr>
          <w:rFonts w:ascii="Calibri" w:hAnsi="Calibri"/>
          <w:szCs w:val="21"/>
        </w:rPr>
        <w:t xml:space="preserve">as the graph show there are two bar in the graph , the first one is the data we calculate by using our team chemistry and Strength function , the second one is the average rating calculated by simply add all the player per in that team and divide the number of player, we could see that our team chemistry calculate is more close to the 2krating , </w:t>
      </w:r>
      <w:r w:rsidR="00D46E1F" w:rsidRPr="00D46E1F">
        <w:rPr>
          <w:rFonts w:ascii="Calibri" w:hAnsi="Calibri"/>
          <w:szCs w:val="21"/>
        </w:rPr>
        <w:t>the lower the height the smaller the gap to the</w:t>
      </w:r>
      <w:r w:rsidR="00D46E1F">
        <w:rPr>
          <w:rFonts w:ascii="Calibri" w:hAnsi="Calibri"/>
          <w:szCs w:val="21"/>
        </w:rPr>
        <w:t>2</w:t>
      </w:r>
      <w:r w:rsidR="00D46E1F">
        <w:rPr>
          <w:rFonts w:ascii="Calibri" w:hAnsi="Calibri" w:hint="eastAsia"/>
          <w:szCs w:val="21"/>
        </w:rPr>
        <w:t>krating</w:t>
      </w:r>
      <w:r w:rsidR="00D46E1F" w:rsidRPr="00D46E1F">
        <w:rPr>
          <w:rFonts w:ascii="Calibri" w:hAnsi="Calibri"/>
          <w:szCs w:val="21"/>
        </w:rPr>
        <w:t xml:space="preserve"> data</w:t>
      </w:r>
      <w:r w:rsidR="00D46E1F">
        <w:rPr>
          <w:rFonts w:ascii="Calibri" w:hAnsi="Calibri"/>
          <w:szCs w:val="21"/>
        </w:rPr>
        <w:t>.</w:t>
      </w:r>
    </w:p>
    <w:p w14:paraId="65D90DB9" w14:textId="77777777" w:rsidR="008F3B8E" w:rsidRPr="00211D8D" w:rsidRDefault="008F3B8E" w:rsidP="005E221B">
      <w:pPr>
        <w:widowControl/>
        <w:jc w:val="left"/>
        <w:rPr>
          <w:rFonts w:ascii="Calibri" w:hAnsi="Calibri"/>
          <w:b/>
          <w:bCs/>
          <w:kern w:val="44"/>
          <w:szCs w:val="21"/>
        </w:rPr>
      </w:pPr>
    </w:p>
    <w:p w14:paraId="6A18BFD5" w14:textId="4E0681CA" w:rsidR="00B963A9" w:rsidRPr="00211D8D" w:rsidRDefault="00667A3B" w:rsidP="00FF4CB8">
      <w:pPr>
        <w:pStyle w:val="Heading1"/>
        <w:rPr>
          <w:rFonts w:ascii="Calibri" w:hAnsi="Calibri"/>
        </w:rPr>
      </w:pPr>
      <w:bookmarkStart w:id="65" w:name="_Toc70978854"/>
      <w:r>
        <w:rPr>
          <w:rFonts w:ascii="Calibri" w:hAnsi="Calibri"/>
        </w:rPr>
        <w:t>9</w:t>
      </w:r>
      <w:r w:rsidR="00B963A9" w:rsidRPr="00211D8D">
        <w:rPr>
          <w:rFonts w:ascii="Calibri" w:hAnsi="Calibri"/>
        </w:rPr>
        <w:t>.conclusion</w:t>
      </w:r>
      <w:bookmarkEnd w:id="65"/>
    </w:p>
    <w:p w14:paraId="3E25276E" w14:textId="1583470E" w:rsidR="00DE45D3" w:rsidRPr="00211D8D" w:rsidRDefault="00DE45D3" w:rsidP="00DE45D3">
      <w:pPr>
        <w:rPr>
          <w:rFonts w:ascii="Calibri" w:hAnsi="Calibri"/>
        </w:rPr>
      </w:pPr>
      <w:r w:rsidRPr="00211D8D">
        <w:rPr>
          <w:rFonts w:ascii="Calibri" w:hAnsi="Calibri"/>
        </w:rPr>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211D8D" w:rsidRDefault="00DE45D3" w:rsidP="00DE45D3">
      <w:pPr>
        <w:rPr>
          <w:rFonts w:ascii="Calibri" w:hAnsi="Calibri"/>
        </w:rPr>
      </w:pPr>
    </w:p>
    <w:p w14:paraId="0198A2A8" w14:textId="4E69ED0E" w:rsidR="00B410E1" w:rsidRPr="00211D8D" w:rsidRDefault="00B410E1" w:rsidP="00B410E1">
      <w:pPr>
        <w:widowControl/>
        <w:jc w:val="left"/>
        <w:rPr>
          <w:rFonts w:ascii="Calibri" w:eastAsia="SimSun" w:hAnsi="Calibri" w:cs="SimSun"/>
          <w:kern w:val="0"/>
          <w:szCs w:val="21"/>
        </w:rPr>
      </w:pPr>
      <w:r w:rsidRPr="00211D8D">
        <w:rPr>
          <w:rFonts w:ascii="Calibri" w:eastAsia="SimSun" w:hAnsi="Calibri" w:cs="SimSun"/>
          <w:kern w:val="0"/>
          <w:szCs w:val="21"/>
        </w:rPr>
        <w:t>The main aim of this project w</w:t>
      </w:r>
      <w:r w:rsidR="00DD7EEF" w:rsidRPr="00211D8D">
        <w:rPr>
          <w:rFonts w:ascii="Calibri" w:eastAsia="SimSun" w:hAnsi="Calibri" w:cs="SimSun"/>
          <w:kern w:val="0"/>
          <w:szCs w:val="21"/>
        </w:rPr>
        <w:t>as</w:t>
      </w:r>
      <w:r w:rsidRPr="00211D8D">
        <w:rPr>
          <w:rFonts w:ascii="Calibri" w:eastAsia="SimSun" w:hAnsi="Calibri" w:cs="SimSun"/>
          <w:kern w:val="0"/>
          <w:szCs w:val="21"/>
        </w:rPr>
        <w:t xml:space="preserve"> to first</w:t>
      </w:r>
      <w:r w:rsidR="00DD7EEF" w:rsidRPr="00211D8D">
        <w:rPr>
          <w:rFonts w:ascii="Calibri" w:eastAsia="SimSun" w:hAnsi="Calibri" w:cs="SimSun"/>
          <w:kern w:val="0"/>
          <w:szCs w:val="21"/>
        </w:rPr>
        <w:t xml:space="preserve">, </w:t>
      </w:r>
      <w:r w:rsidRPr="00211D8D">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w:t>
      </w:r>
      <w:commentRangeStart w:id="66"/>
      <w:r w:rsidRPr="00211D8D">
        <w:rPr>
          <w:rFonts w:ascii="Calibri" w:eastAsia="SimSun" w:hAnsi="Calibri" w:cs="SimSun"/>
          <w:kern w:val="0"/>
          <w:szCs w:val="21"/>
        </w:rPr>
        <w:t xml:space="preserve">the r-squared based on different </w:t>
      </w:r>
      <w:commentRangeEnd w:id="66"/>
      <w:r w:rsidR="00810B86">
        <w:rPr>
          <w:rStyle w:val="CommentReference"/>
        </w:rPr>
        <w:commentReference w:id="66"/>
      </w:r>
      <w:r w:rsidRPr="00211D8D">
        <w:rPr>
          <w:rFonts w:ascii="Calibri" w:eastAsia="SimSun" w:hAnsi="Calibri" w:cs="SimSun"/>
          <w:kern w:val="0"/>
          <w:szCs w:val="21"/>
        </w:rPr>
        <w:t xml:space="preserve">real data. The first one is based on the average Elo rating and the average level of the players as the real data. The other one takes the results of another rating system and normalizes them and compares them with our ratings as real data. It was found that some of the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211D8D">
        <w:rPr>
          <w:rFonts w:ascii="Calibri" w:eastAsia="SimSun" w:hAnsi="Calibri" w:cs="SimSun"/>
          <w:kern w:val="0"/>
          <w:szCs w:val="21"/>
        </w:rPr>
        <w:t>at the moment</w:t>
      </w:r>
      <w:proofErr w:type="gramEnd"/>
      <w:r w:rsidRPr="00211D8D">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211D8D">
        <w:rPr>
          <w:rFonts w:ascii="Calibri" w:eastAsia="SimSun" w:hAnsi="Calibri" w:cs="SimSun"/>
          <w:kern w:val="0"/>
          <w:szCs w:val="21"/>
        </w:rPr>
        <w:t>So</w:t>
      </w:r>
      <w:proofErr w:type="gramEnd"/>
      <w:r w:rsidRPr="00211D8D">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211D8D">
        <w:rPr>
          <w:rFonts w:ascii="Calibri" w:eastAsia="SimSun" w:hAnsi="Calibri" w:cs="SimSun"/>
          <w:kern w:val="0"/>
          <w:szCs w:val="21"/>
        </w:rPr>
        <w:t>far</w:t>
      </w:r>
      <w:proofErr w:type="gramEnd"/>
      <w:r w:rsidRPr="00211D8D">
        <w:rPr>
          <w:rFonts w:ascii="Calibri" w:eastAsia="SimSun" w:hAnsi="Calibri" w:cs="SimSun"/>
          <w:kern w:val="0"/>
          <w:szCs w:val="21"/>
        </w:rPr>
        <w:t xml:space="preserve"> I believe that the objectives and requirements defined in this article have been achieved.</w:t>
      </w:r>
    </w:p>
    <w:p w14:paraId="71655914" w14:textId="2C676FAC" w:rsidR="00FE6B9C" w:rsidRPr="00211D8D" w:rsidRDefault="00211D8D" w:rsidP="00211D8D">
      <w:pPr>
        <w:pStyle w:val="Heading2"/>
        <w:rPr>
          <w:rFonts w:ascii="Calibri" w:hAnsi="Calibri"/>
        </w:rPr>
      </w:pPr>
      <w:bookmarkStart w:id="67" w:name="_Toc70978855"/>
      <w:r w:rsidRPr="00211D8D">
        <w:rPr>
          <w:rFonts w:ascii="Calibri" w:hAnsi="Calibri"/>
        </w:rPr>
        <w:t>Compare with existing work</w:t>
      </w:r>
      <w:bookmarkEnd w:id="67"/>
    </w:p>
    <w:p w14:paraId="1733F340" w14:textId="3F07A8F4" w:rsidR="00211D8D" w:rsidRPr="00201F02" w:rsidRDefault="00211D8D" w:rsidP="00211D8D">
      <w:pPr>
        <w:pStyle w:val="Heading3"/>
        <w:rPr>
          <w:rFonts w:ascii="Calibri" w:hAnsi="Calibri"/>
          <w:sz w:val="30"/>
          <w:szCs w:val="30"/>
        </w:rPr>
      </w:pPr>
      <w:bookmarkStart w:id="68" w:name="_Toc70978856"/>
      <w:r w:rsidRPr="00201F02">
        <w:rPr>
          <w:rFonts w:ascii="Calibri" w:hAnsi="Calibri"/>
          <w:sz w:val="30"/>
          <w:szCs w:val="30"/>
        </w:rPr>
        <w:t>Limitation</w:t>
      </w:r>
      <w:bookmarkEnd w:id="68"/>
    </w:p>
    <w:p w14:paraId="18EC02B0" w14:textId="7C25610D" w:rsidR="00FE6B9C"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Player PER data may still not </w:t>
      </w:r>
      <w:r w:rsidR="0026255C">
        <w:rPr>
          <w:rFonts w:ascii="Calibri" w:hAnsi="Calibri"/>
        </w:rPr>
        <w:t xml:space="preserve">be </w:t>
      </w:r>
      <w:r w:rsidRPr="00211D8D">
        <w:rPr>
          <w:rFonts w:ascii="Calibri" w:hAnsi="Calibri"/>
        </w:rPr>
        <w:t>accurate</w:t>
      </w:r>
    </w:p>
    <w:p w14:paraId="7CCFEDCD" w14:textId="2553E7B3" w:rsidR="00FE6B9C" w:rsidRPr="00211D8D" w:rsidRDefault="005E504C" w:rsidP="00211D8D">
      <w:pPr>
        <w:ind w:left="720"/>
        <w:rPr>
          <w:rFonts w:ascii="Calibri" w:hAnsi="Calibri"/>
        </w:rPr>
      </w:pPr>
      <w:r w:rsidRPr="00211D8D">
        <w:rPr>
          <w:rFonts w:ascii="Calibri" w:hAnsi="Calibri"/>
        </w:rPr>
        <w:t xml:space="preserve">The PER could represent the player efficiency during the game. However, </w:t>
      </w:r>
      <w:proofErr w:type="gramStart"/>
      <w:r w:rsidRPr="00211D8D">
        <w:rPr>
          <w:rFonts w:ascii="Calibri" w:hAnsi="Calibri"/>
        </w:rPr>
        <w:t>It</w:t>
      </w:r>
      <w:proofErr w:type="gramEnd"/>
      <w:r w:rsidRPr="00211D8D">
        <w:rPr>
          <w:rFonts w:ascii="Calibri" w:hAnsi="Calibri"/>
        </w:rPr>
        <w:t xml:space="preserve"> will influenced by the number of game</w:t>
      </w:r>
      <w:r w:rsidR="0026255C">
        <w:rPr>
          <w:rFonts w:ascii="Calibri" w:hAnsi="Calibri"/>
        </w:rPr>
        <w:t xml:space="preserve">s the player has </w:t>
      </w:r>
      <w:r w:rsidRPr="00211D8D">
        <w:rPr>
          <w:rFonts w:ascii="Calibri" w:hAnsi="Calibri"/>
        </w:rPr>
        <w:t>play</w:t>
      </w:r>
      <w:r w:rsidR="0026255C">
        <w:rPr>
          <w:rFonts w:ascii="Calibri" w:hAnsi="Calibri"/>
        </w:rPr>
        <w:t>ed</w:t>
      </w:r>
      <w:r w:rsidRPr="00211D8D">
        <w:rPr>
          <w:rFonts w:ascii="Calibri" w:hAnsi="Calibri"/>
        </w:rPr>
        <w:t>. In the data there are some teams which have a few player</w:t>
      </w:r>
      <w:r w:rsidR="0026255C">
        <w:rPr>
          <w:rFonts w:ascii="Calibri" w:hAnsi="Calibri"/>
        </w:rPr>
        <w:t>s</w:t>
      </w:r>
      <w:r w:rsidRPr="00211D8D">
        <w:rPr>
          <w:rFonts w:ascii="Calibri" w:hAnsi="Calibri"/>
        </w:rPr>
        <w:t xml:space="preserve"> who have a high PER due to the lack of </w:t>
      </w:r>
      <w:r w:rsidR="0026255C">
        <w:rPr>
          <w:rFonts w:ascii="Calibri" w:hAnsi="Calibri"/>
        </w:rPr>
        <w:t>games played. This is a source of inaccuracy.</w:t>
      </w:r>
    </w:p>
    <w:p w14:paraId="4D6C935A" w14:textId="7FE6C809" w:rsidR="0038222B" w:rsidRPr="00211D8D" w:rsidRDefault="00FE6B9C" w:rsidP="00211D8D">
      <w:pPr>
        <w:pStyle w:val="ListParagraph"/>
        <w:numPr>
          <w:ilvl w:val="0"/>
          <w:numId w:val="17"/>
        </w:numPr>
        <w:ind w:firstLineChars="0"/>
        <w:rPr>
          <w:rFonts w:ascii="Calibri" w:hAnsi="Calibri"/>
        </w:rPr>
      </w:pPr>
      <w:r w:rsidRPr="00211D8D">
        <w:rPr>
          <w:rFonts w:ascii="Calibri" w:hAnsi="Calibri"/>
        </w:rPr>
        <w:t xml:space="preserve">The team Elo rating may not </w:t>
      </w:r>
      <w:r w:rsidR="0026255C">
        <w:rPr>
          <w:rFonts w:ascii="Calibri" w:hAnsi="Calibri"/>
        </w:rPr>
        <w:t xml:space="preserve">be </w:t>
      </w:r>
      <w:r w:rsidRPr="00211D8D">
        <w:rPr>
          <w:rFonts w:ascii="Calibri" w:hAnsi="Calibri"/>
        </w:rPr>
        <w:t>accurate</w:t>
      </w:r>
    </w:p>
    <w:p w14:paraId="2F758985" w14:textId="203945C9" w:rsidR="00211D8D" w:rsidRPr="000136CF" w:rsidRDefault="005E504C" w:rsidP="00211D8D">
      <w:pPr>
        <w:pStyle w:val="ListParagraph"/>
        <w:ind w:left="720" w:firstLineChars="0" w:firstLine="0"/>
        <w:rPr>
          <w:rFonts w:ascii="Calibri" w:hAnsi="Calibri"/>
        </w:rPr>
      </w:pPr>
      <w:r w:rsidRPr="00211D8D">
        <w:rPr>
          <w:rFonts w:ascii="Calibri" w:hAnsi="Calibri"/>
        </w:rPr>
        <w:t>In the background se</w:t>
      </w:r>
      <w:r w:rsidR="0026255C">
        <w:rPr>
          <w:rFonts w:ascii="Calibri" w:hAnsi="Calibri"/>
        </w:rPr>
        <w:t>ct</w:t>
      </w:r>
      <w:r w:rsidRPr="00211D8D">
        <w:rPr>
          <w:rFonts w:ascii="Calibri" w:hAnsi="Calibri"/>
        </w:rPr>
        <w:t xml:space="preserve">ion, the Team Elo </w:t>
      </w:r>
      <w:r w:rsidR="0026255C">
        <w:rPr>
          <w:rFonts w:ascii="Calibri" w:hAnsi="Calibri"/>
        </w:rPr>
        <w:t>is</w:t>
      </w:r>
      <w:r w:rsidRPr="00211D8D">
        <w:rPr>
          <w:rFonts w:ascii="Calibri" w:hAnsi="Calibri"/>
        </w:rPr>
        <w:t xml:space="preserve"> introduced as one of the </w:t>
      </w:r>
      <w:r w:rsidR="0026255C">
        <w:rPr>
          <w:rFonts w:ascii="Calibri" w:hAnsi="Calibri"/>
        </w:rPr>
        <w:t xml:space="preserve">main </w:t>
      </w:r>
      <w:r w:rsidRPr="00211D8D">
        <w:rPr>
          <w:rFonts w:ascii="Calibri" w:hAnsi="Calibri"/>
        </w:rPr>
        <w:t>data, but the team Elo could change depend</w:t>
      </w:r>
      <w:r w:rsidR="0026255C">
        <w:rPr>
          <w:rFonts w:ascii="Calibri" w:hAnsi="Calibri"/>
        </w:rPr>
        <w:t>ing</w:t>
      </w:r>
      <w:r w:rsidRPr="00211D8D">
        <w:rPr>
          <w:rFonts w:ascii="Calibri" w:hAnsi="Calibri"/>
        </w:rPr>
        <w:t xml:space="preserve"> on the daily competition</w:t>
      </w:r>
      <w:r w:rsidR="0026255C">
        <w:rPr>
          <w:rFonts w:ascii="Calibri" w:hAnsi="Calibri"/>
        </w:rPr>
        <w:t>. T</w:t>
      </w:r>
      <w:r w:rsidRPr="00211D8D">
        <w:rPr>
          <w:rFonts w:ascii="Calibri" w:hAnsi="Calibri"/>
        </w:rPr>
        <w:t xml:space="preserve">he project chose the peak of Team Elo, this </w:t>
      </w:r>
      <w:r w:rsidRPr="00211D8D">
        <w:rPr>
          <w:rFonts w:ascii="Calibri" w:hAnsi="Calibri"/>
        </w:rPr>
        <w:lastRenderedPageBreak/>
        <w:t xml:space="preserve">may cause the data </w:t>
      </w:r>
      <w:r w:rsidR="0026255C">
        <w:rPr>
          <w:rFonts w:ascii="Calibri" w:hAnsi="Calibri"/>
        </w:rPr>
        <w:t xml:space="preserve">to </w:t>
      </w:r>
      <w:r w:rsidRPr="00211D8D">
        <w:rPr>
          <w:rFonts w:ascii="Calibri" w:hAnsi="Calibri"/>
        </w:rPr>
        <w:t xml:space="preserve">not </w:t>
      </w:r>
      <w:r w:rsidR="0026255C">
        <w:rPr>
          <w:rFonts w:ascii="Calibri" w:hAnsi="Calibri"/>
        </w:rPr>
        <w:t xml:space="preserve">be </w:t>
      </w:r>
      <w:r w:rsidRPr="00211D8D">
        <w:rPr>
          <w:rFonts w:ascii="Calibri" w:hAnsi="Calibri"/>
        </w:rPr>
        <w:t>accurate as well</w:t>
      </w:r>
    </w:p>
    <w:p w14:paraId="46398BD8" w14:textId="158B5E9A" w:rsidR="00211D8D" w:rsidRPr="00211D8D" w:rsidRDefault="00211D8D" w:rsidP="00211D8D">
      <w:pPr>
        <w:pStyle w:val="ListParagraph"/>
        <w:numPr>
          <w:ilvl w:val="0"/>
          <w:numId w:val="17"/>
        </w:numPr>
        <w:ind w:firstLineChars="0"/>
        <w:rPr>
          <w:rFonts w:ascii="Calibri" w:hAnsi="Calibri"/>
        </w:rPr>
      </w:pPr>
      <w:r w:rsidRPr="00211D8D">
        <w:rPr>
          <w:rFonts w:ascii="Calibri" w:hAnsi="Calibri"/>
        </w:rPr>
        <w:t>Purely based on previous records</w:t>
      </w:r>
    </w:p>
    <w:p w14:paraId="28B6B25D" w14:textId="1C8E67F3" w:rsidR="00211D8D" w:rsidRPr="00211D8D" w:rsidRDefault="00211D8D" w:rsidP="00211D8D">
      <w:pPr>
        <w:pStyle w:val="ListParagraph"/>
        <w:ind w:left="720" w:firstLineChars="0" w:firstLine="0"/>
        <w:rPr>
          <w:rFonts w:ascii="Calibri" w:hAnsi="Calibri"/>
        </w:rPr>
      </w:pPr>
      <w:r w:rsidRPr="00211D8D">
        <w:rPr>
          <w:rFonts w:ascii="Calibri" w:hAnsi="Calibri"/>
        </w:rPr>
        <w:t>As mentioned in the background research</w:t>
      </w:r>
      <w:r w:rsidR="0026255C">
        <w:rPr>
          <w:rFonts w:ascii="Calibri" w:hAnsi="Calibri"/>
        </w:rPr>
        <w:t xml:space="preserve"> section</w:t>
      </w:r>
      <w:r w:rsidRPr="00211D8D">
        <w:rPr>
          <w:rFonts w:ascii="Calibri" w:hAnsi="Calibri"/>
        </w:rPr>
        <w:t xml:space="preserve">, </w:t>
      </w:r>
      <w:proofErr w:type="gramStart"/>
      <w:r w:rsidRPr="00211D8D">
        <w:rPr>
          <w:rFonts w:ascii="Calibri" w:hAnsi="Calibri"/>
        </w:rPr>
        <w:t>all of</w:t>
      </w:r>
      <w:proofErr w:type="gramEnd"/>
      <w:r w:rsidRPr="00211D8D">
        <w:rPr>
          <w:rFonts w:ascii="Calibri" w:hAnsi="Calibri"/>
        </w:rPr>
        <w:t xml:space="preserve"> the data are based on the </w:t>
      </w:r>
      <w:r w:rsidR="0026255C">
        <w:rPr>
          <w:rFonts w:ascii="Calibri" w:hAnsi="Calibri"/>
        </w:rPr>
        <w:t xml:space="preserve">historical </w:t>
      </w:r>
      <w:r w:rsidRPr="00211D8D">
        <w:rPr>
          <w:rFonts w:ascii="Calibri" w:hAnsi="Calibri"/>
        </w:rPr>
        <w:t>record</w:t>
      </w:r>
      <w:r w:rsidR="0026255C">
        <w:rPr>
          <w:rFonts w:ascii="Calibri" w:hAnsi="Calibri"/>
        </w:rPr>
        <w:t>s from the website, s</w:t>
      </w:r>
      <w:r w:rsidRPr="00211D8D">
        <w:rPr>
          <w:rFonts w:ascii="Calibri" w:hAnsi="Calibri"/>
        </w:rPr>
        <w:t>o the player performance</w:t>
      </w:r>
      <w:r w:rsidR="0026255C">
        <w:rPr>
          <w:rFonts w:ascii="Calibri" w:hAnsi="Calibri"/>
        </w:rPr>
        <w:t xml:space="preserve"> is never up to date</w:t>
      </w:r>
      <w:r w:rsidRPr="00211D8D">
        <w:rPr>
          <w:rFonts w:ascii="Calibri" w:hAnsi="Calibri"/>
        </w:rPr>
        <w:t>.</w:t>
      </w:r>
    </w:p>
    <w:p w14:paraId="649C8120" w14:textId="77777777" w:rsidR="00211D8D" w:rsidRPr="00211D8D" w:rsidRDefault="00211D8D" w:rsidP="00211D8D">
      <w:pPr>
        <w:pStyle w:val="ListParagraph"/>
        <w:ind w:left="720" w:firstLineChars="0" w:firstLine="0"/>
        <w:rPr>
          <w:rFonts w:ascii="Calibri" w:hAnsi="Calibri"/>
        </w:rPr>
      </w:pPr>
    </w:p>
    <w:p w14:paraId="5804479D" w14:textId="63129438" w:rsidR="00211D8D" w:rsidRPr="00211D8D" w:rsidRDefault="00211D8D" w:rsidP="00211D8D">
      <w:pPr>
        <w:rPr>
          <w:rFonts w:ascii="Calibri" w:hAnsi="Calibri"/>
        </w:rPr>
      </w:pPr>
      <w:r w:rsidRPr="00211D8D">
        <w:rPr>
          <w:rFonts w:ascii="Calibri" w:hAnsi="Calibri"/>
        </w:rPr>
        <w:t>Both NBA fantasy and Yahoo basketball fantasy use data based on how players perform in each game and their databases are updated daily, meaning they have more accurate and up-to-date data. And what this leads to is that their predictions of players will be more accurate.</w:t>
      </w:r>
    </w:p>
    <w:p w14:paraId="5ACD2240" w14:textId="0AA7DF66" w:rsidR="00211D8D" w:rsidRPr="00211D8D" w:rsidRDefault="00211D8D" w:rsidP="00211D8D">
      <w:pPr>
        <w:rPr>
          <w:rFonts w:ascii="Calibri" w:hAnsi="Calibri"/>
        </w:rPr>
      </w:pPr>
    </w:p>
    <w:p w14:paraId="6531FFFA" w14:textId="7EAE61ED" w:rsidR="00211D8D" w:rsidRPr="00211D8D" w:rsidRDefault="00211D8D" w:rsidP="00211D8D">
      <w:pPr>
        <w:pStyle w:val="Heading3"/>
        <w:rPr>
          <w:rFonts w:ascii="Calibri" w:hAnsi="Calibri"/>
        </w:rPr>
      </w:pPr>
      <w:bookmarkStart w:id="69" w:name="_Toc70978857"/>
      <w:r w:rsidRPr="00211D8D">
        <w:rPr>
          <w:rFonts w:ascii="Calibri" w:hAnsi="Calibri"/>
        </w:rPr>
        <w:t>Pros</w:t>
      </w:r>
      <w:bookmarkEnd w:id="69"/>
    </w:p>
    <w:p w14:paraId="02EFC4FA" w14:textId="05F517D8" w:rsidR="00211D8D" w:rsidRPr="00211D8D" w:rsidRDefault="00211D8D" w:rsidP="00211D8D">
      <w:pPr>
        <w:rPr>
          <w:rFonts w:ascii="Calibri" w:hAnsi="Calibri"/>
        </w:rPr>
      </w:pPr>
      <w:r w:rsidRPr="00211D8D">
        <w:rPr>
          <w:rFonts w:ascii="Calibri" w:hAnsi="Calibri"/>
        </w:rPr>
        <w:t>Compared to NBA Fantasy and Top Trumps and Yahoo sports, this project will take more into account the player-to-player chemistry. Unlike Yahoo sports and NBA Fantasy this project will include more data on older players.</w:t>
      </w:r>
      <w:r>
        <w:rPr>
          <w:rFonts w:ascii="Calibri" w:hAnsi="Calibri"/>
        </w:rPr>
        <w:t xml:space="preserve"> Which help the user to get more information about those old famous team.</w:t>
      </w:r>
    </w:p>
    <w:p w14:paraId="194101B4" w14:textId="6DEB110F" w:rsidR="00B410E1" w:rsidRPr="00211D8D" w:rsidRDefault="00B410E1" w:rsidP="00B410E1">
      <w:pPr>
        <w:widowControl/>
        <w:jc w:val="left"/>
        <w:rPr>
          <w:rFonts w:ascii="Calibri" w:eastAsia="SimSun" w:hAnsi="Calibri" w:cs="SimSun"/>
          <w:kern w:val="0"/>
          <w:szCs w:val="21"/>
        </w:rPr>
      </w:pPr>
    </w:p>
    <w:p w14:paraId="5B048C6E" w14:textId="77777777" w:rsidR="00F50444" w:rsidRPr="00211D8D" w:rsidRDefault="00F50444" w:rsidP="00211D8D">
      <w:pPr>
        <w:rPr>
          <w:rFonts w:ascii="Calibri" w:hAnsi="Calibri"/>
        </w:rPr>
      </w:pPr>
    </w:p>
    <w:p w14:paraId="57A4B077" w14:textId="2EE8BB0D" w:rsidR="00B410E1" w:rsidRPr="00211D8D" w:rsidRDefault="00B410E1" w:rsidP="00FF4CB8">
      <w:pPr>
        <w:pStyle w:val="Heading2"/>
        <w:rPr>
          <w:rFonts w:ascii="Calibri" w:hAnsi="Calibri"/>
        </w:rPr>
      </w:pPr>
      <w:bookmarkStart w:id="70" w:name="_Toc70978858"/>
      <w:r w:rsidRPr="00211D8D">
        <w:rPr>
          <w:rFonts w:ascii="Calibri" w:hAnsi="Calibri"/>
        </w:rPr>
        <w:t>Future work</w:t>
      </w:r>
      <w:bookmarkEnd w:id="70"/>
    </w:p>
    <w:p w14:paraId="315CA216" w14:textId="68548CD3"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 xml:space="preserve">Expand data </w:t>
      </w:r>
    </w:p>
    <w:p w14:paraId="0EAB56D1" w14:textId="46EBB290" w:rsidR="00B410E1" w:rsidRPr="00211D8D" w:rsidRDefault="00B410E1" w:rsidP="00B410E1">
      <w:pPr>
        <w:ind w:left="360"/>
        <w:rPr>
          <w:rFonts w:ascii="Calibri" w:hAnsi="Calibri"/>
          <w:szCs w:val="21"/>
        </w:rPr>
      </w:pPr>
      <w:r w:rsidRPr="00211D8D">
        <w:rPr>
          <w:rFonts w:ascii="Calibri" w:hAnsi="Calibri"/>
          <w:szCs w:val="21"/>
        </w:rPr>
        <w:t xml:space="preserve">It is possible that the </w:t>
      </w:r>
      <w:proofErr w:type="gramStart"/>
      <w:r w:rsidRPr="00211D8D">
        <w:rPr>
          <w:rFonts w:ascii="Calibri" w:hAnsi="Calibri"/>
          <w:szCs w:val="21"/>
        </w:rPr>
        <w:t>final results</w:t>
      </w:r>
      <w:proofErr w:type="gramEnd"/>
      <w:r w:rsidRPr="00211D8D">
        <w:rPr>
          <w:rFonts w:ascii="Calibri" w:hAnsi="Calibri"/>
          <w:szCs w:val="21"/>
        </w:rPr>
        <w:t xml:space="preserve"> of this project are not very accurate because the data stored is too small. </w:t>
      </w:r>
      <w:proofErr w:type="gramStart"/>
      <w:r w:rsidRPr="00211D8D">
        <w:rPr>
          <w:rFonts w:ascii="Calibri" w:hAnsi="Calibri"/>
          <w:szCs w:val="21"/>
        </w:rPr>
        <w:t>In order to</w:t>
      </w:r>
      <w:proofErr w:type="gramEnd"/>
      <w:r w:rsidRPr="00211D8D">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5D27A572" w:rsidR="00B410E1" w:rsidRPr="00211D8D" w:rsidRDefault="00211D8D" w:rsidP="00B410E1">
      <w:pPr>
        <w:pStyle w:val="ListParagraph"/>
        <w:numPr>
          <w:ilvl w:val="0"/>
          <w:numId w:val="11"/>
        </w:numPr>
        <w:ind w:firstLineChars="0"/>
        <w:rPr>
          <w:rFonts w:ascii="Calibri" w:hAnsi="Calibri"/>
          <w:szCs w:val="21"/>
        </w:rPr>
      </w:pPr>
      <w:commentRangeStart w:id="71"/>
      <w:r w:rsidRPr="00211D8D">
        <w:rPr>
          <w:rFonts w:ascii="Calibri" w:hAnsi="Calibri"/>
          <w:szCs w:val="21"/>
        </w:rPr>
        <w:t xml:space="preserve">Improve </w:t>
      </w:r>
      <w:r w:rsidR="00B410E1" w:rsidRPr="00211D8D">
        <w:rPr>
          <w:rFonts w:ascii="Calibri" w:hAnsi="Calibri"/>
          <w:szCs w:val="21"/>
        </w:rPr>
        <w:t>Against AI mode</w:t>
      </w:r>
      <w:commentRangeEnd w:id="71"/>
      <w:r w:rsidR="005E4D34">
        <w:rPr>
          <w:rStyle w:val="CommentReference"/>
        </w:rPr>
        <w:commentReference w:id="71"/>
      </w:r>
    </w:p>
    <w:p w14:paraId="52540CC2" w14:textId="1ECCA880" w:rsidR="00B410E1" w:rsidRPr="00211D8D" w:rsidRDefault="00B410E1" w:rsidP="00211D8D">
      <w:pPr>
        <w:ind w:left="360"/>
        <w:rPr>
          <w:rFonts w:ascii="Calibri" w:hAnsi="Calibri"/>
          <w:szCs w:val="21"/>
        </w:rPr>
      </w:pPr>
      <w:r w:rsidRPr="00211D8D">
        <w:rPr>
          <w:rFonts w:ascii="Calibri" w:hAnsi="Calibri"/>
          <w:szCs w:val="21"/>
        </w:rPr>
        <w:t>For the moment for this project, the mode only supports confrontations between two players, and</w:t>
      </w:r>
      <w:r w:rsidR="00211D8D" w:rsidRPr="00211D8D">
        <w:rPr>
          <w:rFonts w:ascii="Calibri" w:hAnsi="Calibri"/>
          <w:szCs w:val="21"/>
        </w:rPr>
        <w:t xml:space="preserve"> a simple AI mode which the AI player could choose the NBA player but not smart enough. The future work for this part could be add the different level for the AI which the AI player could choose the player like a real human. </w:t>
      </w:r>
      <w:r w:rsidRPr="00211D8D">
        <w:rPr>
          <w:rFonts w:ascii="Calibri" w:hAnsi="Calibri"/>
          <w:szCs w:val="21"/>
        </w:rPr>
        <w:t xml:space="preserve">This </w:t>
      </w:r>
      <w:r w:rsidR="00DD7EEF" w:rsidRPr="00211D8D">
        <w:rPr>
          <w:rFonts w:ascii="Calibri" w:hAnsi="Calibri"/>
          <w:szCs w:val="21"/>
        </w:rPr>
        <w:t>might</w:t>
      </w:r>
      <w:r w:rsidRPr="00211D8D">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211D8D" w:rsidRDefault="00B410E1" w:rsidP="00B410E1">
      <w:pPr>
        <w:pStyle w:val="ListParagraph"/>
        <w:numPr>
          <w:ilvl w:val="0"/>
          <w:numId w:val="11"/>
        </w:numPr>
        <w:ind w:firstLineChars="0"/>
        <w:rPr>
          <w:rFonts w:ascii="Calibri" w:hAnsi="Calibri"/>
          <w:szCs w:val="21"/>
        </w:rPr>
      </w:pPr>
      <w:r w:rsidRPr="00211D8D">
        <w:rPr>
          <w:rFonts w:ascii="Calibri" w:hAnsi="Calibri"/>
          <w:szCs w:val="21"/>
        </w:rPr>
        <w:t>Optimize the UI</w:t>
      </w:r>
    </w:p>
    <w:p w14:paraId="1A9AB04D" w14:textId="4F9AD64C" w:rsidR="00B410E1" w:rsidRPr="00211D8D" w:rsidRDefault="00B410E1" w:rsidP="00211D8D">
      <w:pPr>
        <w:ind w:left="360"/>
        <w:rPr>
          <w:rFonts w:ascii="Calibri" w:hAnsi="Calibri"/>
          <w:szCs w:val="21"/>
        </w:rPr>
      </w:pPr>
      <w:r w:rsidRPr="00211D8D">
        <w:rPr>
          <w:rFonts w:ascii="Calibri" w:hAnsi="Calibri"/>
          <w:szCs w:val="21"/>
        </w:rPr>
        <w:t xml:space="preserve">The current UI of this project is still very </w:t>
      </w:r>
      <w:proofErr w:type="gramStart"/>
      <w:r w:rsidRPr="00211D8D">
        <w:rPr>
          <w:rFonts w:ascii="Calibri" w:hAnsi="Calibri"/>
          <w:szCs w:val="21"/>
        </w:rPr>
        <w:t>plain</w:t>
      </w:r>
      <w:proofErr w:type="gramEnd"/>
      <w:r w:rsidRPr="00211D8D">
        <w:rPr>
          <w:rFonts w:ascii="Calibri" w:hAnsi="Calibri"/>
          <w:szCs w:val="21"/>
        </w:rPr>
        <w:t xml:space="preserve"> and the layout is not yet well set up. Players can only see a very limited amount of information about the player when selecting a player and are not yet able to see the player's ability stats such as three points, two points, defense etc. It would be helpful if this feature </w:t>
      </w:r>
      <w:proofErr w:type="gramStart"/>
      <w:r w:rsidRPr="00211D8D">
        <w:rPr>
          <w:rFonts w:ascii="Calibri" w:hAnsi="Calibri"/>
          <w:szCs w:val="21"/>
        </w:rPr>
        <w:t>was</w:t>
      </w:r>
      <w:proofErr w:type="gramEnd"/>
      <w:r w:rsidRPr="00211D8D">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47BF25D8" w14:textId="14860BDB" w:rsidR="00B410E1" w:rsidRPr="00211D8D" w:rsidRDefault="00DD7EEF" w:rsidP="00B410E1">
      <w:pPr>
        <w:pStyle w:val="ListParagraph"/>
        <w:numPr>
          <w:ilvl w:val="0"/>
          <w:numId w:val="11"/>
        </w:numPr>
        <w:ind w:firstLineChars="0"/>
        <w:rPr>
          <w:rFonts w:ascii="Calibri" w:hAnsi="Calibri"/>
          <w:szCs w:val="21"/>
        </w:rPr>
      </w:pPr>
      <w:r w:rsidRPr="00211D8D">
        <w:rPr>
          <w:rFonts w:ascii="Calibri" w:hAnsi="Calibri"/>
          <w:szCs w:val="21"/>
        </w:rPr>
        <w:t>Expand the model</w:t>
      </w:r>
    </w:p>
    <w:p w14:paraId="4E8EE1BC" w14:textId="7CA3A497" w:rsidR="00B410E1" w:rsidRPr="00211D8D" w:rsidRDefault="00B410E1" w:rsidP="00805DD8">
      <w:pPr>
        <w:ind w:left="360"/>
        <w:rPr>
          <w:rFonts w:ascii="Calibri" w:hAnsi="Calibri"/>
          <w:szCs w:val="21"/>
        </w:rPr>
      </w:pPr>
      <w:r w:rsidRPr="00211D8D">
        <w:rPr>
          <w:rFonts w:ascii="Calibri" w:hAnsi="Calibri"/>
          <w:szCs w:val="21"/>
        </w:rPr>
        <w:t xml:space="preserve">This project can now give a rating based on the player's choice of player, </w:t>
      </w:r>
      <w:proofErr w:type="gramStart"/>
      <w:r w:rsidRPr="00211D8D">
        <w:rPr>
          <w:rFonts w:ascii="Calibri" w:hAnsi="Calibri"/>
          <w:szCs w:val="21"/>
        </w:rPr>
        <w:t>With</w:t>
      </w:r>
      <w:proofErr w:type="gramEnd"/>
      <w:r w:rsidRPr="00211D8D">
        <w:rPr>
          <w:rFonts w:ascii="Calibri" w:hAnsi="Calibri"/>
          <w:szCs w:val="21"/>
        </w:rPr>
        <w:t xml:space="preserve"> more information and </w:t>
      </w:r>
      <w:r w:rsidRPr="00211D8D">
        <w:rPr>
          <w:rFonts w:ascii="Calibri" w:hAnsi="Calibri"/>
          <w:szCs w:val="21"/>
        </w:rPr>
        <w:lastRenderedPageBreak/>
        <w:t>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Pr="00211D8D" w:rsidRDefault="00C47EC1" w:rsidP="00805DD8">
      <w:pPr>
        <w:ind w:left="360"/>
        <w:rPr>
          <w:rFonts w:ascii="Calibri" w:hAnsi="Calibri"/>
          <w:szCs w:val="21"/>
        </w:rPr>
      </w:pPr>
    </w:p>
    <w:p w14:paraId="00E7736F" w14:textId="53171B25" w:rsidR="00D975E1" w:rsidRPr="00211D8D" w:rsidRDefault="00D975E1">
      <w:pPr>
        <w:widowControl/>
        <w:jc w:val="left"/>
        <w:rPr>
          <w:rFonts w:ascii="Calibri" w:hAnsi="Calibri"/>
          <w:szCs w:val="21"/>
        </w:rPr>
      </w:pPr>
      <w:r w:rsidRPr="00211D8D">
        <w:rPr>
          <w:rFonts w:ascii="Calibri" w:hAnsi="Calibri"/>
          <w:szCs w:val="21"/>
        </w:rPr>
        <w:br w:type="page"/>
      </w:r>
    </w:p>
    <w:p w14:paraId="38794BBC" w14:textId="77777777" w:rsidR="00C47EC1" w:rsidRPr="00211D8D" w:rsidRDefault="00C47EC1" w:rsidP="00805DD8">
      <w:pPr>
        <w:ind w:left="360"/>
        <w:rPr>
          <w:rFonts w:ascii="Calibri" w:hAnsi="Calibri"/>
          <w:szCs w:val="21"/>
        </w:rPr>
      </w:pPr>
    </w:p>
    <w:p w14:paraId="183CF3E4" w14:textId="7E2F64C2" w:rsidR="002237A2" w:rsidRPr="00211D8D" w:rsidRDefault="00667A3B" w:rsidP="00E834C4">
      <w:pPr>
        <w:pStyle w:val="Heading1"/>
        <w:tabs>
          <w:tab w:val="left" w:pos="5664"/>
        </w:tabs>
        <w:rPr>
          <w:rFonts w:ascii="Calibri" w:hAnsi="Calibri"/>
        </w:rPr>
      </w:pPr>
      <w:bookmarkStart w:id="72" w:name="_Toc70978859"/>
      <w:r>
        <w:rPr>
          <w:rFonts w:ascii="Calibri" w:hAnsi="Calibri"/>
        </w:rPr>
        <w:t>10</w:t>
      </w:r>
      <w:r w:rsidR="00B963A9" w:rsidRPr="00211D8D">
        <w:rPr>
          <w:rFonts w:ascii="Calibri" w:hAnsi="Calibri"/>
        </w:rPr>
        <w:t>.appendix</w:t>
      </w:r>
      <w:bookmarkEnd w:id="72"/>
      <w:r w:rsidR="00E834C4" w:rsidRPr="00211D8D">
        <w:rPr>
          <w:rFonts w:ascii="Calibri" w:hAnsi="Calibri"/>
        </w:rPr>
        <w:tab/>
      </w:r>
    </w:p>
    <w:bookmarkStart w:id="73" w:name="_Toc70978860" w:displacedByCustomXml="next"/>
    <w:sdt>
      <w:sdtPr>
        <w:rPr>
          <w:rFonts w:ascii="Calibri" w:hAnsi="Calibri"/>
          <w:b w:val="0"/>
          <w:bCs w:val="0"/>
          <w:kern w:val="2"/>
          <w:sz w:val="21"/>
          <w:szCs w:val="22"/>
          <w:lang w:val="zh-CN"/>
        </w:rPr>
        <w:id w:val="1630046109"/>
        <w:docPartObj>
          <w:docPartGallery w:val="Bibliographies"/>
          <w:docPartUnique/>
        </w:docPartObj>
      </w:sdtPr>
      <w:sdtEndPr>
        <w:rPr>
          <w:lang w:val="en-US"/>
        </w:rPr>
      </w:sdtEndPr>
      <w:sdtContent>
        <w:p w14:paraId="75654273" w14:textId="6AB3A0C6" w:rsidR="002237A2" w:rsidRPr="00211D8D" w:rsidRDefault="006D596C">
          <w:pPr>
            <w:pStyle w:val="Heading1"/>
            <w:rPr>
              <w:rFonts w:ascii="Calibri" w:hAnsi="Calibri"/>
            </w:rPr>
          </w:pPr>
          <w:r w:rsidRPr="00211D8D">
            <w:rPr>
              <w:rFonts w:ascii="Calibri" w:hAnsi="Calibri"/>
            </w:rPr>
            <w:t>Reference</w:t>
          </w:r>
          <w:bookmarkEnd w:id="73"/>
        </w:p>
        <w:p w14:paraId="1BD53AF2" w14:textId="77777777" w:rsidR="000B1B8A" w:rsidRDefault="002237A2" w:rsidP="000B1B8A">
          <w:pPr>
            <w:pStyle w:val="Bibliography"/>
            <w:rPr>
              <w:noProof/>
              <w:kern w:val="0"/>
              <w:sz w:val="24"/>
              <w:szCs w:val="24"/>
            </w:rPr>
          </w:pPr>
          <w:r w:rsidRPr="00211D8D">
            <w:rPr>
              <w:rFonts w:ascii="Calibri" w:hAnsi="Calibri"/>
            </w:rPr>
            <w:fldChar w:fldCharType="begin"/>
          </w:r>
          <w:r w:rsidRPr="00211D8D">
            <w:rPr>
              <w:rFonts w:ascii="Calibri" w:hAnsi="Calibri"/>
            </w:rPr>
            <w:instrText>BIBLIOGRAPHY</w:instrText>
          </w:r>
          <w:r w:rsidRPr="00211D8D">
            <w:rPr>
              <w:rFonts w:ascii="Calibri" w:hAnsi="Calibri"/>
            </w:rPr>
            <w:fldChar w:fldCharType="separate"/>
          </w:r>
          <w:r w:rsidR="000B1B8A">
            <w:rPr>
              <w:noProof/>
            </w:rPr>
            <w:t xml:space="preserve">BCS the Chartered for IT, 2019. </w:t>
          </w:r>
          <w:r w:rsidR="000B1B8A">
            <w:rPr>
              <w:i/>
              <w:iCs/>
              <w:noProof/>
            </w:rPr>
            <w:t xml:space="preserve">BCS COde of Conduct. </w:t>
          </w:r>
          <w:r w:rsidR="000B1B8A">
            <w:rPr>
              <w:noProof/>
            </w:rPr>
            <w:t xml:space="preserve">[Online] </w:t>
          </w:r>
          <w:r w:rsidR="000B1B8A">
            <w:rPr>
              <w:noProof/>
            </w:rPr>
            <w:br/>
            <w:t xml:space="preserve">Available at: </w:t>
          </w:r>
          <w:r w:rsidR="000B1B8A">
            <w:rPr>
              <w:noProof/>
              <w:u w:val="single"/>
            </w:rPr>
            <w:t>https://www.bcs.org</w:t>
          </w:r>
          <w:r w:rsidR="000B1B8A">
            <w:rPr>
              <w:noProof/>
            </w:rPr>
            <w:br/>
            <w:t>[Accessed 1 11 2020].</w:t>
          </w:r>
        </w:p>
        <w:p w14:paraId="5E431873" w14:textId="77777777" w:rsidR="000B1B8A" w:rsidRDefault="000B1B8A" w:rsidP="000B1B8A">
          <w:pPr>
            <w:pStyle w:val="Bibliography"/>
            <w:rPr>
              <w:noProof/>
            </w:rPr>
          </w:pPr>
          <w:r>
            <w:rPr>
              <w:noProof/>
            </w:rPr>
            <w:t xml:space="preserve">Cook, J. D., 2010. </w:t>
          </w:r>
          <w:r>
            <w:rPr>
              <w:i/>
              <w:iCs/>
              <w:noProof/>
            </w:rPr>
            <w:t xml:space="preserve">Normal approximation to logistic distribution. </w:t>
          </w:r>
          <w:r>
            <w:rPr>
              <w:noProof/>
            </w:rPr>
            <w:t xml:space="preserve">[Online] </w:t>
          </w:r>
          <w:r>
            <w:rPr>
              <w:noProof/>
            </w:rPr>
            <w:br/>
            <w:t xml:space="preserve">Available at: </w:t>
          </w:r>
          <w:r>
            <w:rPr>
              <w:noProof/>
              <w:u w:val="single"/>
            </w:rPr>
            <w:t>https://www.johndcook.com/blog/2010/05/18/normal-approximation-to-logistic/</w:t>
          </w:r>
        </w:p>
        <w:p w14:paraId="4F0DD901" w14:textId="77777777" w:rsidR="000B1B8A" w:rsidRDefault="000B1B8A" w:rsidP="000B1B8A">
          <w:pPr>
            <w:pStyle w:val="Bibliography"/>
            <w:rPr>
              <w:noProof/>
            </w:rPr>
          </w:pPr>
          <w:r>
            <w:rPr>
              <w:noProof/>
            </w:rPr>
            <w:t xml:space="preserve">Fein, Z., 2009. </w:t>
          </w:r>
          <w:r>
            <w:rPr>
              <w:i/>
              <w:iCs/>
              <w:noProof/>
            </w:rPr>
            <w:t xml:space="preserve">Cracking the Code: How to Calculate Hollinger's PER Without All the Mess. </w:t>
          </w:r>
          <w:r>
            <w:rPr>
              <w:noProof/>
            </w:rPr>
            <w:t xml:space="preserve">[Online] </w:t>
          </w:r>
          <w:r>
            <w:rPr>
              <w:noProof/>
            </w:rPr>
            <w:br/>
            <w:t xml:space="preserve">Available at: </w:t>
          </w:r>
          <w:r>
            <w:rPr>
              <w:noProof/>
              <w:u w:val="single"/>
            </w:rPr>
            <w:t>https://bleacherreport.com/articles/113144- cracking-the-code-how-to-calculate-hollingers-per-without-all-the-mess</w:t>
          </w:r>
          <w:r>
            <w:rPr>
              <w:noProof/>
            </w:rPr>
            <w:br/>
            <w:t>[Accessed 10 11 2020].</w:t>
          </w:r>
        </w:p>
        <w:p w14:paraId="614AE469" w14:textId="77777777" w:rsidR="000B1B8A" w:rsidRDefault="000B1B8A" w:rsidP="000B1B8A">
          <w:pPr>
            <w:pStyle w:val="Bibliography"/>
            <w:rPr>
              <w:noProof/>
            </w:rPr>
          </w:pPr>
          <w:r>
            <w:rPr>
              <w:noProof/>
            </w:rPr>
            <w:t xml:space="preserve">Feldman, D., 2021. </w:t>
          </w:r>
          <w:r>
            <w:rPr>
              <w:i/>
              <w:iCs/>
              <w:noProof/>
            </w:rPr>
            <w:t xml:space="preserve">Daryl Morey says 3-pointers worth too much: ‘It skews the game’. </w:t>
          </w:r>
          <w:r>
            <w:rPr>
              <w:noProof/>
            </w:rPr>
            <w:t xml:space="preserve">[Online] </w:t>
          </w:r>
          <w:r>
            <w:rPr>
              <w:noProof/>
            </w:rPr>
            <w:br/>
            <w:t xml:space="preserve">Available at: </w:t>
          </w:r>
          <w:r>
            <w:rPr>
              <w:noProof/>
              <w:u w:val="single"/>
            </w:rPr>
            <w:t>https://nba.nbcsports.com/2021/04/06/daryl-morey-says-3-pointers-worth-too-much-it-skews-the-game/?partner=MSN</w:t>
          </w:r>
          <w:r>
            <w:rPr>
              <w:noProof/>
            </w:rPr>
            <w:br/>
            <w:t>[Accessed 11 2020].</w:t>
          </w:r>
        </w:p>
        <w:p w14:paraId="11298350" w14:textId="77777777" w:rsidR="000B1B8A" w:rsidRDefault="000B1B8A" w:rsidP="000B1B8A">
          <w:pPr>
            <w:pStyle w:val="Bibliography"/>
            <w:rPr>
              <w:noProof/>
            </w:rPr>
          </w:pPr>
          <w:r>
            <w:rPr>
              <w:noProof/>
            </w:rPr>
            <w:t xml:space="preserve">FiveThirtyEight, 2021. </w:t>
          </w:r>
          <w:r>
            <w:rPr>
              <w:i/>
              <w:iCs/>
              <w:noProof/>
            </w:rPr>
            <w:t xml:space="preserve">The Complete History Of The NBA. </w:t>
          </w:r>
          <w:r>
            <w:rPr>
              <w:noProof/>
            </w:rPr>
            <w:t xml:space="preserve">[Online] </w:t>
          </w:r>
          <w:r>
            <w:rPr>
              <w:noProof/>
            </w:rPr>
            <w:br/>
            <w:t xml:space="preserve">Available at: </w:t>
          </w:r>
          <w:r>
            <w:rPr>
              <w:noProof/>
              <w:u w:val="single"/>
            </w:rPr>
            <w:t>https://projects.fivethirtyeight.com/complete-history-of-the-nba/#lakers</w:t>
          </w:r>
          <w:r>
            <w:rPr>
              <w:noProof/>
            </w:rPr>
            <w:br/>
            <w:t>[Accessed 2 2021].</w:t>
          </w:r>
        </w:p>
        <w:p w14:paraId="009F4E83" w14:textId="77777777" w:rsidR="000B1B8A" w:rsidRDefault="000B1B8A" w:rsidP="000B1B8A">
          <w:pPr>
            <w:pStyle w:val="Bibliography"/>
            <w:rPr>
              <w:noProof/>
            </w:rPr>
          </w:pPr>
          <w:r>
            <w:rPr>
              <w:noProof/>
            </w:rPr>
            <w:t xml:space="preserve">Geeks, G. f., 2021. </w:t>
          </w:r>
          <w:r>
            <w:rPr>
              <w:i/>
              <w:iCs/>
              <w:noProof/>
            </w:rPr>
            <w:t xml:space="preserve">Python Tkinter Tutorial. </w:t>
          </w:r>
          <w:r>
            <w:rPr>
              <w:noProof/>
            </w:rPr>
            <w:t xml:space="preserve">[Online] </w:t>
          </w:r>
          <w:r>
            <w:rPr>
              <w:noProof/>
            </w:rPr>
            <w:br/>
            <w:t xml:space="preserve">Available at: </w:t>
          </w:r>
          <w:r>
            <w:rPr>
              <w:noProof/>
              <w:u w:val="single"/>
            </w:rPr>
            <w:t>https://www.geeksforgeeks.org/python-tkinter-tutorial/#:~:text=Tkinter%20is%20the%20most%20commonly%20used%20library%20for,applications%20with%20Tkinter%20becomes%20the%20fastest%20and%20easiest</w:t>
          </w:r>
          <w:r>
            <w:rPr>
              <w:noProof/>
            </w:rPr>
            <w:br/>
            <w:t>[Accessed 3 2021].</w:t>
          </w:r>
        </w:p>
        <w:p w14:paraId="7A939EC6" w14:textId="77777777" w:rsidR="000B1B8A" w:rsidRDefault="000B1B8A" w:rsidP="000B1B8A">
          <w:pPr>
            <w:pStyle w:val="Bibliography"/>
            <w:rPr>
              <w:noProof/>
            </w:rPr>
          </w:pPr>
          <w:r>
            <w:rPr>
              <w:noProof/>
            </w:rPr>
            <w:t xml:space="preserve">Ghose, T., 2019. </w:t>
          </w:r>
          <w:r>
            <w:rPr>
              <w:i/>
              <w:iCs/>
              <w:noProof/>
            </w:rPr>
            <w:t xml:space="preserve">What is fibonacci Sequence. </w:t>
          </w:r>
          <w:r>
            <w:rPr>
              <w:noProof/>
            </w:rPr>
            <w:t xml:space="preserve">[Online] </w:t>
          </w:r>
          <w:r>
            <w:rPr>
              <w:noProof/>
            </w:rPr>
            <w:br/>
            <w:t xml:space="preserve">Available at: </w:t>
          </w:r>
          <w:r>
            <w:rPr>
              <w:noProof/>
              <w:u w:val="single"/>
            </w:rPr>
            <w:t>https://www.livescience.com/37470-fibonacci-sequence.html</w:t>
          </w:r>
          <w:r>
            <w:rPr>
              <w:noProof/>
            </w:rPr>
            <w:br/>
            <w:t>[Accessed 2 2021].</w:t>
          </w:r>
        </w:p>
        <w:p w14:paraId="0C3F1210" w14:textId="77777777" w:rsidR="000B1B8A" w:rsidRDefault="000B1B8A" w:rsidP="000B1B8A">
          <w:pPr>
            <w:pStyle w:val="Bibliography"/>
            <w:rPr>
              <w:noProof/>
            </w:rPr>
          </w:pPr>
          <w:r>
            <w:rPr>
              <w:noProof/>
            </w:rPr>
            <w:t xml:space="preserve">Koroleva, L., 2018. </w:t>
          </w:r>
          <w:r>
            <w:rPr>
              <w:i/>
              <w:iCs/>
              <w:noProof/>
            </w:rPr>
            <w:t xml:space="preserve">Memoization. Improving Recursive Solution for Fibonacci Sequence Problem.. </w:t>
          </w:r>
          <w:r>
            <w:rPr>
              <w:noProof/>
            </w:rPr>
            <w:t xml:space="preserve">[Online] </w:t>
          </w:r>
          <w:r>
            <w:rPr>
              <w:noProof/>
            </w:rPr>
            <w:br/>
            <w:t xml:space="preserve">Available at: </w:t>
          </w:r>
          <w:r>
            <w:rPr>
              <w:noProof/>
              <w:u w:val="single"/>
            </w:rPr>
            <w:t>https://medium.com/@nothingisfunny/memoization-improving-recursive-solution-for-fibonacci-sequence-problem-c02dab7a74e5</w:t>
          </w:r>
          <w:r>
            <w:rPr>
              <w:noProof/>
            </w:rPr>
            <w:br/>
            <w:t>[Accessed 2 2020].</w:t>
          </w:r>
        </w:p>
        <w:p w14:paraId="6AA49FB0" w14:textId="77777777" w:rsidR="000B1B8A" w:rsidRDefault="000B1B8A" w:rsidP="000B1B8A">
          <w:pPr>
            <w:pStyle w:val="Bibliography"/>
            <w:rPr>
              <w:noProof/>
            </w:rPr>
          </w:pPr>
          <w:r>
            <w:rPr>
              <w:noProof/>
            </w:rPr>
            <w:t xml:space="preserve">OpenGenus IQ, 2021. </w:t>
          </w:r>
          <w:r>
            <w:rPr>
              <w:i/>
              <w:iCs/>
              <w:noProof/>
            </w:rPr>
            <w:t xml:space="preserve">Learn Computer Science. </w:t>
          </w:r>
          <w:r>
            <w:rPr>
              <w:noProof/>
            </w:rPr>
            <w:t xml:space="preserve">[Online] </w:t>
          </w:r>
          <w:r>
            <w:rPr>
              <w:noProof/>
            </w:rPr>
            <w:br/>
            <w:t xml:space="preserve">Available at: </w:t>
          </w:r>
          <w:r>
            <w:rPr>
              <w:noProof/>
              <w:u w:val="single"/>
            </w:rPr>
            <w:t>&lt;https://iq.opengenus.org/graph-representation-adjacency-matrix-adjacency-list/</w:t>
          </w:r>
          <w:r>
            <w:rPr>
              <w:noProof/>
            </w:rPr>
            <w:br/>
            <w:t>[Accessed 1 2021].</w:t>
          </w:r>
        </w:p>
        <w:p w14:paraId="488F25C3" w14:textId="77777777" w:rsidR="000B1B8A" w:rsidRDefault="000B1B8A" w:rsidP="000B1B8A">
          <w:pPr>
            <w:pStyle w:val="Bibliography"/>
            <w:rPr>
              <w:noProof/>
            </w:rPr>
          </w:pPr>
          <w:r>
            <w:rPr>
              <w:noProof/>
            </w:rPr>
            <w:t xml:space="preserve">Pina, M., 2020. </w:t>
          </w:r>
          <w:r>
            <w:rPr>
              <w:i/>
              <w:iCs/>
              <w:noProof/>
            </w:rPr>
            <w:t xml:space="preserve">The NBA has a chemistry problem. </w:t>
          </w:r>
          <w:r>
            <w:rPr>
              <w:noProof/>
            </w:rPr>
            <w:t xml:space="preserve">[Online] </w:t>
          </w:r>
          <w:r>
            <w:rPr>
              <w:noProof/>
            </w:rPr>
            <w:br/>
            <w:t xml:space="preserve">Available at: </w:t>
          </w:r>
          <w:r>
            <w:rPr>
              <w:noProof/>
              <w:u w:val="single"/>
            </w:rPr>
            <w:t>https://www.sbnation.com/nba/2020/4/23/21229237/nba-roster-chemistry-free-agency-team-turnover</w:t>
          </w:r>
          <w:r>
            <w:rPr>
              <w:noProof/>
            </w:rPr>
            <w:br/>
          </w:r>
          <w:r>
            <w:rPr>
              <w:noProof/>
            </w:rPr>
            <w:lastRenderedPageBreak/>
            <w:t>[Accessed 12 2020].</w:t>
          </w:r>
        </w:p>
        <w:p w14:paraId="36A88939" w14:textId="77777777" w:rsidR="000B1B8A" w:rsidRDefault="000B1B8A" w:rsidP="000B1B8A">
          <w:pPr>
            <w:pStyle w:val="Bibliography"/>
            <w:rPr>
              <w:noProof/>
            </w:rPr>
          </w:pPr>
          <w:r>
            <w:rPr>
              <w:noProof/>
            </w:rPr>
            <w:t xml:space="preserve">School of Engineering and informatics, The university of Sussex, 2020. </w:t>
          </w:r>
          <w:r>
            <w:rPr>
              <w:i/>
              <w:iCs/>
              <w:noProof/>
            </w:rPr>
            <w:t xml:space="preserve">information for studens. </w:t>
          </w:r>
          <w:r>
            <w:rPr>
              <w:noProof/>
            </w:rPr>
            <w:t xml:space="preserve">[Online] </w:t>
          </w:r>
          <w:r>
            <w:rPr>
              <w:noProof/>
            </w:rPr>
            <w:br/>
            <w:t xml:space="preserve">Available at: </w:t>
          </w:r>
          <w:r>
            <w:rPr>
              <w:noProof/>
              <w:u w:val="single"/>
            </w:rPr>
            <w:t>http://www.sussex.ac.uk/ei/internal/forstudents/informatics/undergraduate/finalyearprojects/i%20nformationforstudents</w:t>
          </w:r>
          <w:r>
            <w:rPr>
              <w:noProof/>
            </w:rPr>
            <w:br/>
            <w:t>[Accessed 2 11 2020].</w:t>
          </w:r>
        </w:p>
        <w:p w14:paraId="7AA5324F" w14:textId="77777777" w:rsidR="000B1B8A" w:rsidRDefault="000B1B8A" w:rsidP="000B1B8A">
          <w:pPr>
            <w:pStyle w:val="Bibliography"/>
            <w:rPr>
              <w:noProof/>
            </w:rPr>
          </w:pPr>
          <w:r>
            <w:rPr>
              <w:noProof/>
            </w:rPr>
            <w:t xml:space="preserve">Unknow, 2019. </w:t>
          </w:r>
          <w:r>
            <w:rPr>
              <w:i/>
              <w:iCs/>
              <w:noProof/>
            </w:rPr>
            <w:t xml:space="preserve">The Basketball Movement. </w:t>
          </w:r>
          <w:r>
            <w:rPr>
              <w:noProof/>
            </w:rPr>
            <w:t xml:space="preserve">[Online] </w:t>
          </w:r>
          <w:r>
            <w:rPr>
              <w:noProof/>
            </w:rPr>
            <w:br/>
            <w:t xml:space="preserve">Available at: </w:t>
          </w:r>
          <w:r>
            <w:rPr>
              <w:noProof/>
              <w:u w:val="single"/>
            </w:rPr>
            <w:t>https://thebasketballmovement.com/blog/2019/4/27/what-team-chemistry-means</w:t>
          </w:r>
          <w:r>
            <w:rPr>
              <w:noProof/>
            </w:rPr>
            <w:br/>
            <w:t>[Accessed 11 2020].</w:t>
          </w:r>
        </w:p>
        <w:p w14:paraId="016EB3D2" w14:textId="400912F9" w:rsidR="000B1B8A" w:rsidRPr="000B1B8A" w:rsidRDefault="000B1B8A" w:rsidP="000B1B8A">
          <w:pPr>
            <w:pStyle w:val="Bibliography"/>
            <w:rPr>
              <w:noProof/>
            </w:rPr>
          </w:pPr>
          <w:r>
            <w:rPr>
              <w:noProof/>
            </w:rPr>
            <w:t xml:space="preserve">Unknow, n.d. </w:t>
          </w:r>
          <w:r>
            <w:rPr>
              <w:i/>
              <w:iCs/>
              <w:noProof/>
            </w:rPr>
            <w:t xml:space="preserve">Calculating PER. </w:t>
          </w:r>
          <w:r>
            <w:rPr>
              <w:noProof/>
            </w:rPr>
            <w:t xml:space="preserve">[Online] </w:t>
          </w:r>
          <w:r>
            <w:rPr>
              <w:noProof/>
            </w:rPr>
            <w:br/>
            <w:t xml:space="preserve">Available at: </w:t>
          </w:r>
          <w:r>
            <w:rPr>
              <w:noProof/>
              <w:u w:val="single"/>
            </w:rPr>
            <w:t>https://www.basketball-reference.com/about/per.html</w:t>
          </w:r>
          <w:r>
            <w:rPr>
              <w:noProof/>
            </w:rPr>
            <w:br/>
            <w:t>[Accessed 7 11 2020].</w:t>
          </w:r>
        </w:p>
        <w:p w14:paraId="48B320B3" w14:textId="33EEE3EE" w:rsidR="002237A2" w:rsidRPr="00211D8D" w:rsidRDefault="002237A2" w:rsidP="000B1B8A">
          <w:pPr>
            <w:rPr>
              <w:rFonts w:ascii="Calibri" w:hAnsi="Calibri"/>
            </w:rPr>
          </w:pPr>
          <w:r w:rsidRPr="00211D8D">
            <w:rPr>
              <w:rFonts w:ascii="Calibri" w:hAnsi="Calibri"/>
              <w:b/>
              <w:bCs/>
            </w:rPr>
            <w:fldChar w:fldCharType="end"/>
          </w:r>
        </w:p>
      </w:sdtContent>
    </w:sdt>
    <w:p w14:paraId="0EEE5403" w14:textId="62F59E1F" w:rsidR="004858DA" w:rsidRDefault="009E60AA" w:rsidP="00667A3B">
      <w:pPr>
        <w:pStyle w:val="Heading1"/>
      </w:pPr>
      <w:bookmarkStart w:id="74" w:name="_Toc70978861"/>
      <w:r>
        <w:rPr>
          <w:rFonts w:hint="eastAsia"/>
        </w:rPr>
        <w:t>D</w:t>
      </w:r>
      <w:r>
        <w:t>ata Source</w:t>
      </w:r>
      <w:bookmarkEnd w:id="74"/>
    </w:p>
    <w:p w14:paraId="03BFF1FE" w14:textId="37F37621" w:rsidR="009E60AA" w:rsidRDefault="009E60AA" w:rsidP="009E60AA">
      <w:r>
        <w:rPr>
          <w:rFonts w:hint="eastAsia"/>
        </w:rPr>
        <w:t>T</w:t>
      </w:r>
      <w:r>
        <w:t>eam Elo rating Available at:</w:t>
      </w:r>
      <w:r w:rsidRPr="009E60AA">
        <w:t xml:space="preserve"> https://projects.fivethirtyeight.com/complete-history-of-the-nba/#mavericks</w:t>
      </w:r>
    </w:p>
    <w:p w14:paraId="30BFA781" w14:textId="1FC77771" w:rsidR="009E60AA" w:rsidRDefault="009E60AA" w:rsidP="009E60AA">
      <w:r>
        <w:t xml:space="preserve">Player rating Available at: </w:t>
      </w:r>
      <w:hyperlink r:id="rId40" w:history="1">
        <w:r w:rsidRPr="00BE3738">
          <w:rPr>
            <w:rStyle w:val="Hyperlink"/>
          </w:rPr>
          <w:t>https://www.2kratings.com</w:t>
        </w:r>
      </w:hyperlink>
    </w:p>
    <w:p w14:paraId="4C24AF03" w14:textId="4992F422" w:rsidR="009E60AA" w:rsidRDefault="009E60AA" w:rsidP="009E60AA">
      <w:r>
        <w:t>Player PER Available at:</w:t>
      </w:r>
      <w:r w:rsidRPr="009E60AA">
        <w:t xml:space="preserve"> </w:t>
      </w:r>
      <w:hyperlink r:id="rId41" w:history="1">
        <w:r w:rsidRPr="00BE3738">
          <w:rPr>
            <w:rStyle w:val="Hyperlink"/>
          </w:rPr>
          <w:t>https://www.basketball-reference.com</w:t>
        </w:r>
      </w:hyperlink>
    </w:p>
    <w:p w14:paraId="25F59F1B" w14:textId="25ACABB2" w:rsidR="009E60AA" w:rsidRDefault="009E60AA" w:rsidP="009E60AA"/>
    <w:p w14:paraId="6C43A25B" w14:textId="5BF93A8C" w:rsidR="009E60AA" w:rsidRDefault="009E60AA" w:rsidP="009E60AA">
      <w:r>
        <w:rPr>
          <w:rFonts w:hint="eastAsia"/>
        </w:rPr>
        <w:t>D</w:t>
      </w:r>
      <w:r>
        <w:t>ata used:</w:t>
      </w:r>
    </w:p>
    <w:p w14:paraId="0347E893" w14:textId="33B5EBB5" w:rsidR="009E60AA" w:rsidRDefault="009E60AA" w:rsidP="009E60AA">
      <w:r>
        <w:rPr>
          <w:rFonts w:hint="eastAsia"/>
        </w:rPr>
        <w:t>P</w:t>
      </w:r>
      <w:r>
        <w:t>ER:</w:t>
      </w:r>
    </w:p>
    <w:tbl>
      <w:tblPr>
        <w:tblW w:w="12136" w:type="dxa"/>
        <w:tblLook w:val="04A0" w:firstRow="1" w:lastRow="0" w:firstColumn="1" w:lastColumn="0" w:noHBand="0" w:noVBand="1"/>
      </w:tblPr>
      <w:tblGrid>
        <w:gridCol w:w="1300"/>
        <w:gridCol w:w="3690"/>
        <w:gridCol w:w="1300"/>
        <w:gridCol w:w="1300"/>
        <w:gridCol w:w="1300"/>
        <w:gridCol w:w="1623"/>
        <w:gridCol w:w="1623"/>
      </w:tblGrid>
      <w:tr w:rsidR="009E60AA" w:rsidRPr="009E60AA" w14:paraId="1DB3DB47" w14:textId="77777777" w:rsidTr="009E60AA">
        <w:trPr>
          <w:trHeight w:val="320"/>
        </w:trPr>
        <w:tc>
          <w:tcPr>
            <w:tcW w:w="1300" w:type="dxa"/>
            <w:tcBorders>
              <w:top w:val="nil"/>
              <w:left w:val="nil"/>
              <w:bottom w:val="nil"/>
              <w:right w:val="nil"/>
            </w:tcBorders>
            <w:shd w:val="clear" w:color="auto" w:fill="auto"/>
            <w:noWrap/>
            <w:vAlign w:val="center"/>
            <w:hideMark/>
          </w:tcPr>
          <w:p w14:paraId="5408E5AF"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Rk</w:t>
            </w:r>
            <w:proofErr w:type="spellEnd"/>
          </w:p>
        </w:tc>
        <w:tc>
          <w:tcPr>
            <w:tcW w:w="3690" w:type="dxa"/>
            <w:tcBorders>
              <w:top w:val="nil"/>
              <w:left w:val="nil"/>
              <w:bottom w:val="nil"/>
              <w:right w:val="nil"/>
            </w:tcBorders>
            <w:shd w:val="clear" w:color="auto" w:fill="auto"/>
            <w:noWrap/>
            <w:vAlign w:val="center"/>
            <w:hideMark/>
          </w:tcPr>
          <w:p w14:paraId="74603B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name</w:t>
            </w:r>
          </w:p>
        </w:tc>
        <w:tc>
          <w:tcPr>
            <w:tcW w:w="1300" w:type="dxa"/>
            <w:tcBorders>
              <w:top w:val="nil"/>
              <w:left w:val="nil"/>
              <w:bottom w:val="nil"/>
              <w:right w:val="nil"/>
            </w:tcBorders>
            <w:shd w:val="clear" w:color="auto" w:fill="auto"/>
            <w:noWrap/>
            <w:vAlign w:val="center"/>
            <w:hideMark/>
          </w:tcPr>
          <w:p w14:paraId="2AD197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w:t>
            </w:r>
          </w:p>
        </w:tc>
        <w:tc>
          <w:tcPr>
            <w:tcW w:w="1300" w:type="dxa"/>
            <w:tcBorders>
              <w:top w:val="nil"/>
              <w:left w:val="nil"/>
              <w:bottom w:val="nil"/>
              <w:right w:val="nil"/>
            </w:tcBorders>
            <w:shd w:val="clear" w:color="auto" w:fill="auto"/>
            <w:noWrap/>
            <w:vAlign w:val="center"/>
            <w:hideMark/>
          </w:tcPr>
          <w:p w14:paraId="45BA79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MP</w:t>
            </w:r>
          </w:p>
        </w:tc>
        <w:tc>
          <w:tcPr>
            <w:tcW w:w="1300" w:type="dxa"/>
            <w:tcBorders>
              <w:top w:val="nil"/>
              <w:left w:val="nil"/>
              <w:bottom w:val="nil"/>
              <w:right w:val="nil"/>
            </w:tcBorders>
            <w:shd w:val="clear" w:color="auto" w:fill="auto"/>
            <w:noWrap/>
            <w:vAlign w:val="center"/>
            <w:hideMark/>
          </w:tcPr>
          <w:p w14:paraId="1DD059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PER</w:t>
            </w:r>
          </w:p>
        </w:tc>
        <w:tc>
          <w:tcPr>
            <w:tcW w:w="1623" w:type="dxa"/>
            <w:tcBorders>
              <w:top w:val="nil"/>
              <w:left w:val="nil"/>
              <w:bottom w:val="nil"/>
              <w:right w:val="nil"/>
            </w:tcBorders>
            <w:shd w:val="clear" w:color="auto" w:fill="auto"/>
            <w:noWrap/>
            <w:vAlign w:val="center"/>
            <w:hideMark/>
          </w:tcPr>
          <w:p w14:paraId="5CF36D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623" w:type="dxa"/>
            <w:tcBorders>
              <w:top w:val="nil"/>
              <w:left w:val="nil"/>
              <w:bottom w:val="nil"/>
              <w:right w:val="nil"/>
            </w:tcBorders>
            <w:shd w:val="clear" w:color="auto" w:fill="auto"/>
            <w:noWrap/>
            <w:vAlign w:val="center"/>
            <w:hideMark/>
          </w:tcPr>
          <w:p w14:paraId="01BBD3AA" w14:textId="77777777" w:rsidR="009E60AA" w:rsidRPr="009E60AA" w:rsidRDefault="009E60AA" w:rsidP="009E60AA">
            <w:pPr>
              <w:widowControl/>
              <w:jc w:val="left"/>
              <w:rPr>
                <w:rFonts w:ascii="DengXian" w:eastAsia="DengXian" w:hAnsi="DengXian" w:cs="SimSun"/>
                <w:color w:val="000000"/>
                <w:kern w:val="0"/>
                <w:sz w:val="24"/>
                <w:szCs w:val="24"/>
              </w:rPr>
            </w:pPr>
          </w:p>
        </w:tc>
      </w:tr>
      <w:tr w:rsidR="009E60AA" w:rsidRPr="009E60AA" w14:paraId="67DF25A7" w14:textId="77777777" w:rsidTr="009E60AA">
        <w:trPr>
          <w:trHeight w:val="320"/>
        </w:trPr>
        <w:tc>
          <w:tcPr>
            <w:tcW w:w="1300" w:type="dxa"/>
            <w:tcBorders>
              <w:top w:val="nil"/>
              <w:left w:val="nil"/>
              <w:bottom w:val="nil"/>
              <w:right w:val="nil"/>
            </w:tcBorders>
            <w:shd w:val="clear" w:color="auto" w:fill="auto"/>
            <w:noWrap/>
            <w:vAlign w:val="center"/>
            <w:hideMark/>
          </w:tcPr>
          <w:p w14:paraId="17F007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E5574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Karl Malone\malonka01</w:t>
            </w:r>
          </w:p>
        </w:tc>
        <w:tc>
          <w:tcPr>
            <w:tcW w:w="1300" w:type="dxa"/>
            <w:tcBorders>
              <w:top w:val="nil"/>
              <w:left w:val="nil"/>
              <w:bottom w:val="nil"/>
              <w:right w:val="nil"/>
            </w:tcBorders>
            <w:shd w:val="clear" w:color="auto" w:fill="auto"/>
            <w:noWrap/>
            <w:vAlign w:val="center"/>
            <w:hideMark/>
          </w:tcPr>
          <w:p w14:paraId="5F6B2C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2D88C8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3030</w:t>
            </w:r>
          </w:p>
        </w:tc>
        <w:tc>
          <w:tcPr>
            <w:tcW w:w="1300" w:type="dxa"/>
            <w:tcBorders>
              <w:top w:val="nil"/>
              <w:left w:val="nil"/>
              <w:bottom w:val="nil"/>
              <w:right w:val="nil"/>
            </w:tcBorders>
            <w:shd w:val="clear" w:color="auto" w:fill="auto"/>
            <w:noWrap/>
            <w:vAlign w:val="center"/>
            <w:hideMark/>
          </w:tcPr>
          <w:p w14:paraId="738F1F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27.9</w:t>
            </w:r>
          </w:p>
        </w:tc>
        <w:tc>
          <w:tcPr>
            <w:tcW w:w="3246" w:type="dxa"/>
            <w:gridSpan w:val="2"/>
            <w:tcBorders>
              <w:top w:val="nil"/>
              <w:left w:val="nil"/>
              <w:bottom w:val="nil"/>
              <w:right w:val="nil"/>
            </w:tcBorders>
            <w:shd w:val="clear" w:color="auto" w:fill="auto"/>
            <w:noWrap/>
            <w:vAlign w:val="center"/>
            <w:hideMark/>
          </w:tcPr>
          <w:p w14:paraId="54C6C0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63BDB9A" w14:textId="77777777" w:rsidTr="009E60AA">
        <w:trPr>
          <w:trHeight w:val="320"/>
        </w:trPr>
        <w:tc>
          <w:tcPr>
            <w:tcW w:w="1300" w:type="dxa"/>
            <w:tcBorders>
              <w:top w:val="nil"/>
              <w:left w:val="nil"/>
              <w:bottom w:val="nil"/>
              <w:right w:val="nil"/>
            </w:tcBorders>
            <w:shd w:val="clear" w:color="auto" w:fill="auto"/>
            <w:noWrap/>
            <w:vAlign w:val="center"/>
            <w:hideMark/>
          </w:tcPr>
          <w:p w14:paraId="76B4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1B2B6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Jeff Hornacek\hornaje01</w:t>
            </w:r>
          </w:p>
        </w:tc>
        <w:tc>
          <w:tcPr>
            <w:tcW w:w="1300" w:type="dxa"/>
            <w:tcBorders>
              <w:top w:val="nil"/>
              <w:left w:val="nil"/>
              <w:bottom w:val="nil"/>
              <w:right w:val="nil"/>
            </w:tcBorders>
            <w:shd w:val="clear" w:color="auto" w:fill="auto"/>
            <w:noWrap/>
            <w:vAlign w:val="center"/>
            <w:hideMark/>
          </w:tcPr>
          <w:p w14:paraId="401D9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B522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2460</w:t>
            </w:r>
          </w:p>
        </w:tc>
        <w:tc>
          <w:tcPr>
            <w:tcW w:w="1300" w:type="dxa"/>
            <w:tcBorders>
              <w:top w:val="nil"/>
              <w:left w:val="nil"/>
              <w:bottom w:val="nil"/>
              <w:right w:val="nil"/>
            </w:tcBorders>
            <w:shd w:val="clear" w:color="auto" w:fill="auto"/>
            <w:noWrap/>
            <w:vAlign w:val="center"/>
            <w:hideMark/>
          </w:tcPr>
          <w:p w14:paraId="2A20A5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19.3</w:t>
            </w:r>
          </w:p>
        </w:tc>
        <w:tc>
          <w:tcPr>
            <w:tcW w:w="3246" w:type="dxa"/>
            <w:gridSpan w:val="2"/>
            <w:tcBorders>
              <w:top w:val="nil"/>
              <w:left w:val="nil"/>
              <w:bottom w:val="nil"/>
              <w:right w:val="nil"/>
            </w:tcBorders>
            <w:shd w:val="clear" w:color="auto" w:fill="auto"/>
            <w:noWrap/>
            <w:vAlign w:val="center"/>
            <w:hideMark/>
          </w:tcPr>
          <w:p w14:paraId="41827E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4FA651D" w14:textId="77777777" w:rsidTr="009E60AA">
        <w:trPr>
          <w:trHeight w:val="320"/>
        </w:trPr>
        <w:tc>
          <w:tcPr>
            <w:tcW w:w="1300" w:type="dxa"/>
            <w:tcBorders>
              <w:top w:val="nil"/>
              <w:left w:val="nil"/>
              <w:bottom w:val="nil"/>
              <w:right w:val="nil"/>
            </w:tcBorders>
            <w:shd w:val="clear" w:color="auto" w:fill="auto"/>
            <w:noWrap/>
            <w:vAlign w:val="center"/>
            <w:hideMark/>
          </w:tcPr>
          <w:p w14:paraId="01647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6B800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Bryon Russell\russebr01</w:t>
            </w:r>
          </w:p>
        </w:tc>
        <w:tc>
          <w:tcPr>
            <w:tcW w:w="1300" w:type="dxa"/>
            <w:tcBorders>
              <w:top w:val="nil"/>
              <w:left w:val="nil"/>
              <w:bottom w:val="nil"/>
              <w:right w:val="nil"/>
            </w:tcBorders>
            <w:shd w:val="clear" w:color="auto" w:fill="auto"/>
            <w:noWrap/>
            <w:vAlign w:val="center"/>
            <w:hideMark/>
          </w:tcPr>
          <w:p w14:paraId="5C04AF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AC1B8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2219</w:t>
            </w:r>
          </w:p>
        </w:tc>
        <w:tc>
          <w:tcPr>
            <w:tcW w:w="1300" w:type="dxa"/>
            <w:tcBorders>
              <w:top w:val="nil"/>
              <w:left w:val="nil"/>
              <w:bottom w:val="nil"/>
              <w:right w:val="nil"/>
            </w:tcBorders>
            <w:shd w:val="clear" w:color="auto" w:fill="auto"/>
            <w:noWrap/>
            <w:vAlign w:val="center"/>
            <w:hideMark/>
          </w:tcPr>
          <w:p w14:paraId="34D15E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5F13C8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452115F" w14:textId="77777777" w:rsidTr="009E60AA">
        <w:trPr>
          <w:trHeight w:val="320"/>
        </w:trPr>
        <w:tc>
          <w:tcPr>
            <w:tcW w:w="1300" w:type="dxa"/>
            <w:tcBorders>
              <w:top w:val="nil"/>
              <w:left w:val="nil"/>
              <w:bottom w:val="nil"/>
              <w:right w:val="nil"/>
            </w:tcBorders>
            <w:shd w:val="clear" w:color="auto" w:fill="auto"/>
            <w:noWrap/>
            <w:vAlign w:val="center"/>
            <w:hideMark/>
          </w:tcPr>
          <w:p w14:paraId="6505CE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ACBCF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Adam Keefe\keefead01</w:t>
            </w:r>
          </w:p>
        </w:tc>
        <w:tc>
          <w:tcPr>
            <w:tcW w:w="1300" w:type="dxa"/>
            <w:tcBorders>
              <w:top w:val="nil"/>
              <w:left w:val="nil"/>
              <w:bottom w:val="nil"/>
              <w:right w:val="nil"/>
            </w:tcBorders>
            <w:shd w:val="clear" w:color="auto" w:fill="auto"/>
            <w:noWrap/>
            <w:vAlign w:val="center"/>
            <w:hideMark/>
          </w:tcPr>
          <w:p w14:paraId="67EE21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595F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2047</w:t>
            </w:r>
          </w:p>
        </w:tc>
        <w:tc>
          <w:tcPr>
            <w:tcW w:w="1300" w:type="dxa"/>
            <w:tcBorders>
              <w:top w:val="nil"/>
              <w:left w:val="nil"/>
              <w:bottom w:val="nil"/>
              <w:right w:val="nil"/>
            </w:tcBorders>
            <w:shd w:val="clear" w:color="auto" w:fill="auto"/>
            <w:noWrap/>
            <w:vAlign w:val="center"/>
            <w:hideMark/>
          </w:tcPr>
          <w:p w14:paraId="54B30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14.5</w:t>
            </w:r>
          </w:p>
        </w:tc>
        <w:tc>
          <w:tcPr>
            <w:tcW w:w="3246" w:type="dxa"/>
            <w:gridSpan w:val="2"/>
            <w:tcBorders>
              <w:top w:val="nil"/>
              <w:left w:val="nil"/>
              <w:bottom w:val="nil"/>
              <w:right w:val="nil"/>
            </w:tcBorders>
            <w:shd w:val="clear" w:color="auto" w:fill="auto"/>
            <w:noWrap/>
            <w:vAlign w:val="center"/>
            <w:hideMark/>
          </w:tcPr>
          <w:p w14:paraId="7230C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F63AA47" w14:textId="77777777" w:rsidTr="009E60AA">
        <w:trPr>
          <w:trHeight w:val="320"/>
        </w:trPr>
        <w:tc>
          <w:tcPr>
            <w:tcW w:w="1300" w:type="dxa"/>
            <w:tcBorders>
              <w:top w:val="nil"/>
              <w:left w:val="nil"/>
              <w:bottom w:val="nil"/>
              <w:right w:val="nil"/>
            </w:tcBorders>
            <w:shd w:val="clear" w:color="auto" w:fill="auto"/>
            <w:noWrap/>
            <w:vAlign w:val="center"/>
            <w:hideMark/>
          </w:tcPr>
          <w:p w14:paraId="6B715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55F4C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Stockton\stockjo01</w:t>
            </w:r>
          </w:p>
        </w:tc>
        <w:tc>
          <w:tcPr>
            <w:tcW w:w="1300" w:type="dxa"/>
            <w:tcBorders>
              <w:top w:val="nil"/>
              <w:left w:val="nil"/>
              <w:bottom w:val="nil"/>
              <w:right w:val="nil"/>
            </w:tcBorders>
            <w:shd w:val="clear" w:color="auto" w:fill="auto"/>
            <w:noWrap/>
            <w:vAlign w:val="center"/>
            <w:hideMark/>
          </w:tcPr>
          <w:p w14:paraId="63FE1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2704A3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1858</w:t>
            </w:r>
          </w:p>
        </w:tc>
        <w:tc>
          <w:tcPr>
            <w:tcW w:w="1300" w:type="dxa"/>
            <w:tcBorders>
              <w:top w:val="nil"/>
              <w:left w:val="nil"/>
              <w:bottom w:val="nil"/>
              <w:right w:val="nil"/>
            </w:tcBorders>
            <w:shd w:val="clear" w:color="auto" w:fill="auto"/>
            <w:noWrap/>
            <w:vAlign w:val="center"/>
            <w:hideMark/>
          </w:tcPr>
          <w:p w14:paraId="780B96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6F9E85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7D12BBE" w14:textId="77777777" w:rsidTr="009E60AA">
        <w:trPr>
          <w:trHeight w:val="320"/>
        </w:trPr>
        <w:tc>
          <w:tcPr>
            <w:tcW w:w="1300" w:type="dxa"/>
            <w:tcBorders>
              <w:top w:val="nil"/>
              <w:left w:val="nil"/>
              <w:bottom w:val="nil"/>
              <w:right w:val="nil"/>
            </w:tcBorders>
            <w:shd w:val="clear" w:color="auto" w:fill="auto"/>
            <w:noWrap/>
            <w:vAlign w:val="center"/>
            <w:hideMark/>
          </w:tcPr>
          <w:p w14:paraId="1D883C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E79C1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Howard Eisley\eisleho01</w:t>
            </w:r>
          </w:p>
        </w:tc>
        <w:tc>
          <w:tcPr>
            <w:tcW w:w="1300" w:type="dxa"/>
            <w:tcBorders>
              <w:top w:val="nil"/>
              <w:left w:val="nil"/>
              <w:bottom w:val="nil"/>
              <w:right w:val="nil"/>
            </w:tcBorders>
            <w:shd w:val="clear" w:color="auto" w:fill="auto"/>
            <w:noWrap/>
            <w:vAlign w:val="center"/>
            <w:hideMark/>
          </w:tcPr>
          <w:p w14:paraId="700016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E5CA0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1726</w:t>
            </w:r>
          </w:p>
        </w:tc>
        <w:tc>
          <w:tcPr>
            <w:tcW w:w="1300" w:type="dxa"/>
            <w:tcBorders>
              <w:top w:val="nil"/>
              <w:left w:val="nil"/>
              <w:bottom w:val="nil"/>
              <w:right w:val="nil"/>
            </w:tcBorders>
            <w:shd w:val="clear" w:color="auto" w:fill="auto"/>
            <w:noWrap/>
            <w:vAlign w:val="center"/>
            <w:hideMark/>
          </w:tcPr>
          <w:p w14:paraId="5283BD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22FB90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E2FF65D" w14:textId="77777777" w:rsidTr="009E60AA">
        <w:trPr>
          <w:trHeight w:val="320"/>
        </w:trPr>
        <w:tc>
          <w:tcPr>
            <w:tcW w:w="1300" w:type="dxa"/>
            <w:tcBorders>
              <w:top w:val="nil"/>
              <w:left w:val="nil"/>
              <w:bottom w:val="nil"/>
              <w:right w:val="nil"/>
            </w:tcBorders>
            <w:shd w:val="clear" w:color="auto" w:fill="auto"/>
            <w:noWrap/>
            <w:vAlign w:val="center"/>
            <w:hideMark/>
          </w:tcPr>
          <w:p w14:paraId="1E87F1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4DDD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Shandon Anderson\andersh01</w:t>
            </w:r>
          </w:p>
        </w:tc>
        <w:tc>
          <w:tcPr>
            <w:tcW w:w="1300" w:type="dxa"/>
            <w:tcBorders>
              <w:top w:val="nil"/>
              <w:left w:val="nil"/>
              <w:bottom w:val="nil"/>
              <w:right w:val="nil"/>
            </w:tcBorders>
            <w:shd w:val="clear" w:color="auto" w:fill="auto"/>
            <w:noWrap/>
            <w:vAlign w:val="center"/>
            <w:hideMark/>
          </w:tcPr>
          <w:p w14:paraId="26315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F0BAC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1602</w:t>
            </w:r>
          </w:p>
        </w:tc>
        <w:tc>
          <w:tcPr>
            <w:tcW w:w="1300" w:type="dxa"/>
            <w:tcBorders>
              <w:top w:val="nil"/>
              <w:left w:val="nil"/>
              <w:bottom w:val="nil"/>
              <w:right w:val="nil"/>
            </w:tcBorders>
            <w:shd w:val="clear" w:color="auto" w:fill="auto"/>
            <w:noWrap/>
            <w:vAlign w:val="center"/>
            <w:hideMark/>
          </w:tcPr>
          <w:p w14:paraId="0DDE29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1ED86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1C8B7C5D" w14:textId="77777777" w:rsidTr="009E60AA">
        <w:trPr>
          <w:trHeight w:val="320"/>
        </w:trPr>
        <w:tc>
          <w:tcPr>
            <w:tcW w:w="1300" w:type="dxa"/>
            <w:tcBorders>
              <w:top w:val="nil"/>
              <w:left w:val="nil"/>
              <w:bottom w:val="nil"/>
              <w:right w:val="nil"/>
            </w:tcBorders>
            <w:shd w:val="clear" w:color="auto" w:fill="auto"/>
            <w:noWrap/>
            <w:vAlign w:val="center"/>
            <w:hideMark/>
          </w:tcPr>
          <w:p w14:paraId="410B3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55AA71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61C92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BDEA4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1446</w:t>
            </w:r>
          </w:p>
        </w:tc>
        <w:tc>
          <w:tcPr>
            <w:tcW w:w="1300" w:type="dxa"/>
            <w:tcBorders>
              <w:top w:val="nil"/>
              <w:left w:val="nil"/>
              <w:bottom w:val="nil"/>
              <w:right w:val="nil"/>
            </w:tcBorders>
            <w:shd w:val="clear" w:color="auto" w:fill="auto"/>
            <w:noWrap/>
            <w:vAlign w:val="center"/>
            <w:hideMark/>
          </w:tcPr>
          <w:p w14:paraId="2753FB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BE5DE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D9F2CF5" w14:textId="77777777" w:rsidTr="009E60AA">
        <w:trPr>
          <w:trHeight w:val="320"/>
        </w:trPr>
        <w:tc>
          <w:tcPr>
            <w:tcW w:w="1300" w:type="dxa"/>
            <w:tcBorders>
              <w:top w:val="nil"/>
              <w:left w:val="nil"/>
              <w:bottom w:val="nil"/>
              <w:right w:val="nil"/>
            </w:tcBorders>
            <w:shd w:val="clear" w:color="auto" w:fill="auto"/>
            <w:noWrap/>
            <w:vAlign w:val="center"/>
            <w:hideMark/>
          </w:tcPr>
          <w:p w14:paraId="2E2ECA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40B80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Ostertag\ostergr01</w:t>
            </w:r>
          </w:p>
        </w:tc>
        <w:tc>
          <w:tcPr>
            <w:tcW w:w="1300" w:type="dxa"/>
            <w:tcBorders>
              <w:top w:val="nil"/>
              <w:left w:val="nil"/>
              <w:bottom w:val="nil"/>
              <w:right w:val="nil"/>
            </w:tcBorders>
            <w:shd w:val="clear" w:color="auto" w:fill="auto"/>
            <w:noWrap/>
            <w:vAlign w:val="center"/>
            <w:hideMark/>
          </w:tcPr>
          <w:p w14:paraId="5855B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AF428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1288</w:t>
            </w:r>
          </w:p>
        </w:tc>
        <w:tc>
          <w:tcPr>
            <w:tcW w:w="1300" w:type="dxa"/>
            <w:tcBorders>
              <w:top w:val="nil"/>
              <w:left w:val="nil"/>
              <w:bottom w:val="nil"/>
              <w:right w:val="nil"/>
            </w:tcBorders>
            <w:shd w:val="clear" w:color="auto" w:fill="auto"/>
            <w:noWrap/>
            <w:vAlign w:val="center"/>
            <w:hideMark/>
          </w:tcPr>
          <w:p w14:paraId="33C287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48D4FA9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62286D0F" w14:textId="77777777" w:rsidTr="009E60AA">
        <w:trPr>
          <w:trHeight w:val="320"/>
        </w:trPr>
        <w:tc>
          <w:tcPr>
            <w:tcW w:w="1300" w:type="dxa"/>
            <w:tcBorders>
              <w:top w:val="nil"/>
              <w:left w:val="nil"/>
              <w:bottom w:val="nil"/>
              <w:right w:val="nil"/>
            </w:tcBorders>
            <w:shd w:val="clear" w:color="auto" w:fill="auto"/>
            <w:noWrap/>
            <w:vAlign w:val="center"/>
            <w:hideMark/>
          </w:tcPr>
          <w:p w14:paraId="4E8C77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10</w:t>
            </w:r>
          </w:p>
        </w:tc>
        <w:tc>
          <w:tcPr>
            <w:tcW w:w="3690" w:type="dxa"/>
            <w:tcBorders>
              <w:top w:val="nil"/>
              <w:left w:val="nil"/>
              <w:bottom w:val="nil"/>
              <w:right w:val="nil"/>
            </w:tcBorders>
            <w:shd w:val="clear" w:color="auto" w:fill="auto"/>
            <w:noWrap/>
            <w:vAlign w:val="center"/>
            <w:hideMark/>
          </w:tcPr>
          <w:p w14:paraId="7DC831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Antoine </w:t>
            </w:r>
            <w:proofErr w:type="spellStart"/>
            <w:r w:rsidRPr="009E60AA">
              <w:rPr>
                <w:rFonts w:ascii="DengXian" w:eastAsia="DengXian" w:hAnsi="DengXian" w:cs="SimSun" w:hint="eastAsia"/>
                <w:color w:val="000000"/>
                <w:kern w:val="0"/>
                <w:sz w:val="24"/>
                <w:szCs w:val="24"/>
              </w:rPr>
              <w:t>Carr</w:t>
            </w:r>
            <w:proofErr w:type="spellEnd"/>
            <w:r w:rsidRPr="009E60AA">
              <w:rPr>
                <w:rFonts w:ascii="DengXian" w:eastAsia="DengXian" w:hAnsi="DengXian" w:cs="SimSun" w:hint="eastAsia"/>
                <w:color w:val="000000"/>
                <w:kern w:val="0"/>
                <w:sz w:val="24"/>
                <w:szCs w:val="24"/>
              </w:rPr>
              <w:t>\carran01</w:t>
            </w:r>
          </w:p>
        </w:tc>
        <w:tc>
          <w:tcPr>
            <w:tcW w:w="1300" w:type="dxa"/>
            <w:tcBorders>
              <w:top w:val="nil"/>
              <w:left w:val="nil"/>
              <w:bottom w:val="nil"/>
              <w:right w:val="nil"/>
            </w:tcBorders>
            <w:shd w:val="clear" w:color="auto" w:fill="auto"/>
            <w:noWrap/>
            <w:vAlign w:val="center"/>
            <w:hideMark/>
          </w:tcPr>
          <w:p w14:paraId="041B79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2D2281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1086</w:t>
            </w:r>
          </w:p>
        </w:tc>
        <w:tc>
          <w:tcPr>
            <w:tcW w:w="1300" w:type="dxa"/>
            <w:tcBorders>
              <w:top w:val="nil"/>
              <w:left w:val="nil"/>
              <w:bottom w:val="nil"/>
              <w:right w:val="nil"/>
            </w:tcBorders>
            <w:shd w:val="clear" w:color="auto" w:fill="auto"/>
            <w:noWrap/>
            <w:vAlign w:val="center"/>
            <w:hideMark/>
          </w:tcPr>
          <w:p w14:paraId="1FCEC8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5AF41D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23760E13" w14:textId="77777777" w:rsidTr="009E60AA">
        <w:trPr>
          <w:trHeight w:val="320"/>
        </w:trPr>
        <w:tc>
          <w:tcPr>
            <w:tcW w:w="1300" w:type="dxa"/>
            <w:tcBorders>
              <w:top w:val="nil"/>
              <w:left w:val="nil"/>
              <w:bottom w:val="nil"/>
              <w:right w:val="nil"/>
            </w:tcBorders>
            <w:shd w:val="clear" w:color="auto" w:fill="auto"/>
            <w:noWrap/>
            <w:vAlign w:val="center"/>
            <w:hideMark/>
          </w:tcPr>
          <w:p w14:paraId="43ECB0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A4155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Morris\morrich01</w:t>
            </w:r>
          </w:p>
        </w:tc>
        <w:tc>
          <w:tcPr>
            <w:tcW w:w="1300" w:type="dxa"/>
            <w:tcBorders>
              <w:top w:val="nil"/>
              <w:left w:val="nil"/>
              <w:bottom w:val="nil"/>
              <w:right w:val="nil"/>
            </w:tcBorders>
            <w:shd w:val="clear" w:color="auto" w:fill="auto"/>
            <w:noWrap/>
            <w:vAlign w:val="center"/>
            <w:hideMark/>
          </w:tcPr>
          <w:p w14:paraId="677611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3785A2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538</w:t>
            </w:r>
          </w:p>
        </w:tc>
        <w:tc>
          <w:tcPr>
            <w:tcW w:w="1300" w:type="dxa"/>
            <w:tcBorders>
              <w:top w:val="nil"/>
              <w:left w:val="nil"/>
              <w:bottom w:val="nil"/>
              <w:right w:val="nil"/>
            </w:tcBorders>
            <w:shd w:val="clear" w:color="auto" w:fill="auto"/>
            <w:noWrap/>
            <w:vAlign w:val="center"/>
            <w:hideMark/>
          </w:tcPr>
          <w:p w14:paraId="1CBB20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51ED9B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091D6DCF" w14:textId="77777777" w:rsidTr="009E60AA">
        <w:trPr>
          <w:trHeight w:val="320"/>
        </w:trPr>
        <w:tc>
          <w:tcPr>
            <w:tcW w:w="1300" w:type="dxa"/>
            <w:tcBorders>
              <w:top w:val="nil"/>
              <w:left w:val="nil"/>
              <w:bottom w:val="nil"/>
              <w:right w:val="nil"/>
            </w:tcBorders>
            <w:shd w:val="clear" w:color="auto" w:fill="auto"/>
            <w:noWrap/>
            <w:vAlign w:val="center"/>
            <w:hideMark/>
          </w:tcPr>
          <w:p w14:paraId="0306C7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61395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Jacque Vaughn\vaughja01</w:t>
            </w:r>
          </w:p>
        </w:tc>
        <w:tc>
          <w:tcPr>
            <w:tcW w:w="1300" w:type="dxa"/>
            <w:tcBorders>
              <w:top w:val="nil"/>
              <w:left w:val="nil"/>
              <w:bottom w:val="nil"/>
              <w:right w:val="nil"/>
            </w:tcBorders>
            <w:shd w:val="clear" w:color="auto" w:fill="auto"/>
            <w:noWrap/>
            <w:vAlign w:val="center"/>
            <w:hideMark/>
          </w:tcPr>
          <w:p w14:paraId="2857C0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w:t>
            </w:r>
          </w:p>
        </w:tc>
        <w:tc>
          <w:tcPr>
            <w:tcW w:w="1300" w:type="dxa"/>
            <w:tcBorders>
              <w:top w:val="nil"/>
              <w:left w:val="nil"/>
              <w:bottom w:val="nil"/>
              <w:right w:val="nil"/>
            </w:tcBorders>
            <w:shd w:val="clear" w:color="auto" w:fill="auto"/>
            <w:noWrap/>
            <w:vAlign w:val="center"/>
            <w:hideMark/>
          </w:tcPr>
          <w:p w14:paraId="497B1A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419</w:t>
            </w:r>
          </w:p>
        </w:tc>
        <w:tc>
          <w:tcPr>
            <w:tcW w:w="1300" w:type="dxa"/>
            <w:tcBorders>
              <w:top w:val="nil"/>
              <w:left w:val="nil"/>
              <w:bottom w:val="nil"/>
              <w:right w:val="nil"/>
            </w:tcBorders>
            <w:shd w:val="clear" w:color="auto" w:fill="auto"/>
            <w:noWrap/>
            <w:vAlign w:val="center"/>
            <w:hideMark/>
          </w:tcPr>
          <w:p w14:paraId="12A371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2340D4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5948EB51" w14:textId="77777777" w:rsidTr="009E60AA">
        <w:trPr>
          <w:trHeight w:val="320"/>
        </w:trPr>
        <w:tc>
          <w:tcPr>
            <w:tcW w:w="1300" w:type="dxa"/>
            <w:tcBorders>
              <w:top w:val="nil"/>
              <w:left w:val="nil"/>
              <w:bottom w:val="nil"/>
              <w:right w:val="nil"/>
            </w:tcBorders>
            <w:shd w:val="clear" w:color="auto" w:fill="auto"/>
            <w:noWrap/>
            <w:vAlign w:val="center"/>
            <w:hideMark/>
          </w:tcPr>
          <w:p w14:paraId="490A5D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DC0B6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William Cunningham\cunniwi01</w:t>
            </w:r>
          </w:p>
        </w:tc>
        <w:tc>
          <w:tcPr>
            <w:tcW w:w="1300" w:type="dxa"/>
            <w:tcBorders>
              <w:top w:val="nil"/>
              <w:left w:val="nil"/>
              <w:bottom w:val="nil"/>
              <w:right w:val="nil"/>
            </w:tcBorders>
            <w:shd w:val="clear" w:color="auto" w:fill="auto"/>
            <w:noWrap/>
            <w:vAlign w:val="center"/>
            <w:hideMark/>
          </w:tcPr>
          <w:p w14:paraId="5523D2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5A5E0D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526B9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199737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441D9ECC" w14:textId="77777777" w:rsidTr="009E60AA">
        <w:trPr>
          <w:trHeight w:val="320"/>
        </w:trPr>
        <w:tc>
          <w:tcPr>
            <w:tcW w:w="1300" w:type="dxa"/>
            <w:tcBorders>
              <w:top w:val="nil"/>
              <w:left w:val="nil"/>
              <w:bottom w:val="nil"/>
              <w:right w:val="nil"/>
            </w:tcBorders>
            <w:shd w:val="clear" w:color="auto" w:fill="auto"/>
            <w:noWrap/>
            <w:vAlign w:val="center"/>
            <w:hideMark/>
          </w:tcPr>
          <w:p w14:paraId="5D785E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6DBD6B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Troy Hudson\hudsotr01</w:t>
            </w:r>
          </w:p>
        </w:tc>
        <w:tc>
          <w:tcPr>
            <w:tcW w:w="1300" w:type="dxa"/>
            <w:tcBorders>
              <w:top w:val="nil"/>
              <w:left w:val="nil"/>
              <w:bottom w:val="nil"/>
              <w:right w:val="nil"/>
            </w:tcBorders>
            <w:shd w:val="clear" w:color="auto" w:fill="auto"/>
            <w:noWrap/>
            <w:vAlign w:val="center"/>
            <w:hideMark/>
          </w:tcPr>
          <w:p w14:paraId="16C91F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3CCFAD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4E0E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3246" w:type="dxa"/>
            <w:gridSpan w:val="2"/>
            <w:tcBorders>
              <w:top w:val="nil"/>
              <w:left w:val="nil"/>
              <w:bottom w:val="nil"/>
              <w:right w:val="nil"/>
            </w:tcBorders>
            <w:shd w:val="clear" w:color="auto" w:fill="auto"/>
            <w:noWrap/>
            <w:vAlign w:val="center"/>
            <w:hideMark/>
          </w:tcPr>
          <w:p w14:paraId="7B9FFF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r>
      <w:tr w:rsidR="009E60AA" w:rsidRPr="009E60AA" w14:paraId="7027E5D2" w14:textId="77777777" w:rsidTr="009E60AA">
        <w:trPr>
          <w:trHeight w:val="320"/>
        </w:trPr>
        <w:tc>
          <w:tcPr>
            <w:tcW w:w="1300" w:type="dxa"/>
            <w:tcBorders>
              <w:top w:val="nil"/>
              <w:left w:val="nil"/>
              <w:bottom w:val="nil"/>
              <w:right w:val="nil"/>
            </w:tcBorders>
            <w:shd w:val="clear" w:color="auto" w:fill="auto"/>
            <w:noWrap/>
            <w:vAlign w:val="center"/>
            <w:hideMark/>
          </w:tcPr>
          <w:p w14:paraId="3F61C8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55BB8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Wilt Chamberlain\chambwi01</w:t>
            </w:r>
          </w:p>
        </w:tc>
        <w:tc>
          <w:tcPr>
            <w:tcW w:w="1300" w:type="dxa"/>
            <w:tcBorders>
              <w:top w:val="nil"/>
              <w:left w:val="nil"/>
              <w:bottom w:val="nil"/>
              <w:right w:val="nil"/>
            </w:tcBorders>
            <w:shd w:val="clear" w:color="auto" w:fill="auto"/>
            <w:noWrap/>
            <w:vAlign w:val="center"/>
            <w:hideMark/>
          </w:tcPr>
          <w:p w14:paraId="4AD481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56E54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3630</w:t>
            </w:r>
          </w:p>
        </w:tc>
        <w:tc>
          <w:tcPr>
            <w:tcW w:w="1300" w:type="dxa"/>
            <w:tcBorders>
              <w:top w:val="nil"/>
              <w:left w:val="nil"/>
              <w:bottom w:val="nil"/>
              <w:right w:val="nil"/>
            </w:tcBorders>
            <w:shd w:val="clear" w:color="auto" w:fill="auto"/>
            <w:noWrap/>
            <w:vAlign w:val="center"/>
            <w:hideMark/>
          </w:tcPr>
          <w:p w14:paraId="04A129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w:t>
            </w:r>
          </w:p>
        </w:tc>
        <w:tc>
          <w:tcPr>
            <w:tcW w:w="3246" w:type="dxa"/>
            <w:gridSpan w:val="2"/>
            <w:tcBorders>
              <w:top w:val="nil"/>
              <w:left w:val="nil"/>
              <w:bottom w:val="nil"/>
              <w:right w:val="nil"/>
            </w:tcBorders>
            <w:shd w:val="clear" w:color="auto" w:fill="auto"/>
            <w:noWrap/>
            <w:vAlign w:val="center"/>
            <w:hideMark/>
          </w:tcPr>
          <w:p w14:paraId="35BB5E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2404AE16" w14:textId="77777777" w:rsidTr="009E60AA">
        <w:trPr>
          <w:trHeight w:val="320"/>
        </w:trPr>
        <w:tc>
          <w:tcPr>
            <w:tcW w:w="1300" w:type="dxa"/>
            <w:tcBorders>
              <w:top w:val="nil"/>
              <w:left w:val="nil"/>
              <w:bottom w:val="nil"/>
              <w:right w:val="nil"/>
            </w:tcBorders>
            <w:shd w:val="clear" w:color="auto" w:fill="auto"/>
            <w:noWrap/>
            <w:vAlign w:val="center"/>
            <w:hideMark/>
          </w:tcPr>
          <w:p w14:paraId="45A8A0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13087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Happy Hairston\hairsha01</w:t>
            </w:r>
          </w:p>
        </w:tc>
        <w:tc>
          <w:tcPr>
            <w:tcW w:w="1300" w:type="dxa"/>
            <w:tcBorders>
              <w:top w:val="nil"/>
              <w:left w:val="nil"/>
              <w:bottom w:val="nil"/>
              <w:right w:val="nil"/>
            </w:tcBorders>
            <w:shd w:val="clear" w:color="auto" w:fill="auto"/>
            <w:noWrap/>
            <w:vAlign w:val="center"/>
            <w:hideMark/>
          </w:tcPr>
          <w:p w14:paraId="6DC415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674F3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2921</w:t>
            </w:r>
          </w:p>
        </w:tc>
        <w:tc>
          <w:tcPr>
            <w:tcW w:w="1300" w:type="dxa"/>
            <w:tcBorders>
              <w:top w:val="nil"/>
              <w:left w:val="nil"/>
              <w:bottom w:val="nil"/>
              <w:right w:val="nil"/>
            </w:tcBorders>
            <w:shd w:val="clear" w:color="auto" w:fill="auto"/>
            <w:noWrap/>
            <w:vAlign w:val="center"/>
            <w:hideMark/>
          </w:tcPr>
          <w:p w14:paraId="1FBD6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w:t>
            </w:r>
          </w:p>
        </w:tc>
        <w:tc>
          <w:tcPr>
            <w:tcW w:w="3246" w:type="dxa"/>
            <w:gridSpan w:val="2"/>
            <w:tcBorders>
              <w:top w:val="nil"/>
              <w:left w:val="nil"/>
              <w:bottom w:val="nil"/>
              <w:right w:val="nil"/>
            </w:tcBorders>
            <w:shd w:val="clear" w:color="auto" w:fill="auto"/>
            <w:noWrap/>
            <w:vAlign w:val="center"/>
            <w:hideMark/>
          </w:tcPr>
          <w:p w14:paraId="3F3D0C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C301014" w14:textId="77777777" w:rsidTr="009E60AA">
        <w:trPr>
          <w:trHeight w:val="320"/>
        </w:trPr>
        <w:tc>
          <w:tcPr>
            <w:tcW w:w="1300" w:type="dxa"/>
            <w:tcBorders>
              <w:top w:val="nil"/>
              <w:left w:val="nil"/>
              <w:bottom w:val="nil"/>
              <w:right w:val="nil"/>
            </w:tcBorders>
            <w:shd w:val="clear" w:color="auto" w:fill="auto"/>
            <w:noWrap/>
            <w:vAlign w:val="center"/>
            <w:hideMark/>
          </w:tcPr>
          <w:p w14:paraId="629747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609FC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West\westje01</w:t>
            </w:r>
          </w:p>
        </w:tc>
        <w:tc>
          <w:tcPr>
            <w:tcW w:w="1300" w:type="dxa"/>
            <w:tcBorders>
              <w:top w:val="nil"/>
              <w:left w:val="nil"/>
              <w:bottom w:val="nil"/>
              <w:right w:val="nil"/>
            </w:tcBorders>
            <w:shd w:val="clear" w:color="auto" w:fill="auto"/>
            <w:noWrap/>
            <w:vAlign w:val="center"/>
            <w:hideMark/>
          </w:tcPr>
          <w:p w14:paraId="6DD8CF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31A687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2845</w:t>
            </w:r>
          </w:p>
        </w:tc>
        <w:tc>
          <w:tcPr>
            <w:tcW w:w="1300" w:type="dxa"/>
            <w:tcBorders>
              <w:top w:val="nil"/>
              <w:left w:val="nil"/>
              <w:bottom w:val="nil"/>
              <w:right w:val="nil"/>
            </w:tcBorders>
            <w:shd w:val="clear" w:color="auto" w:fill="auto"/>
            <w:noWrap/>
            <w:vAlign w:val="center"/>
            <w:hideMark/>
          </w:tcPr>
          <w:p w14:paraId="5CB4FD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23.5</w:t>
            </w:r>
          </w:p>
        </w:tc>
        <w:tc>
          <w:tcPr>
            <w:tcW w:w="3246" w:type="dxa"/>
            <w:gridSpan w:val="2"/>
            <w:tcBorders>
              <w:top w:val="nil"/>
              <w:left w:val="nil"/>
              <w:bottom w:val="nil"/>
              <w:right w:val="nil"/>
            </w:tcBorders>
            <w:shd w:val="clear" w:color="auto" w:fill="auto"/>
            <w:noWrap/>
            <w:vAlign w:val="center"/>
            <w:hideMark/>
          </w:tcPr>
          <w:p w14:paraId="267471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04BD01D" w14:textId="77777777" w:rsidTr="009E60AA">
        <w:trPr>
          <w:trHeight w:val="320"/>
        </w:trPr>
        <w:tc>
          <w:tcPr>
            <w:tcW w:w="1300" w:type="dxa"/>
            <w:tcBorders>
              <w:top w:val="nil"/>
              <w:left w:val="nil"/>
              <w:bottom w:val="nil"/>
              <w:right w:val="nil"/>
            </w:tcBorders>
            <w:shd w:val="clear" w:color="auto" w:fill="auto"/>
            <w:noWrap/>
            <w:vAlign w:val="center"/>
            <w:hideMark/>
          </w:tcPr>
          <w:p w14:paraId="3AE5B2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0DD1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Gail Goodrich\goodrga01</w:t>
            </w:r>
          </w:p>
        </w:tc>
        <w:tc>
          <w:tcPr>
            <w:tcW w:w="1300" w:type="dxa"/>
            <w:tcBorders>
              <w:top w:val="nil"/>
              <w:left w:val="nil"/>
              <w:bottom w:val="nil"/>
              <w:right w:val="nil"/>
            </w:tcBorders>
            <w:shd w:val="clear" w:color="auto" w:fill="auto"/>
            <w:noWrap/>
            <w:vAlign w:val="center"/>
            <w:hideMark/>
          </w:tcPr>
          <w:p w14:paraId="422C71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3E14AB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2808</w:t>
            </w:r>
          </w:p>
        </w:tc>
        <w:tc>
          <w:tcPr>
            <w:tcW w:w="1300" w:type="dxa"/>
            <w:tcBorders>
              <w:top w:val="nil"/>
              <w:left w:val="nil"/>
              <w:bottom w:val="nil"/>
              <w:right w:val="nil"/>
            </w:tcBorders>
            <w:shd w:val="clear" w:color="auto" w:fill="auto"/>
            <w:noWrap/>
            <w:vAlign w:val="center"/>
            <w:hideMark/>
          </w:tcPr>
          <w:p w14:paraId="3A0B70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63D793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7313DB3" w14:textId="77777777" w:rsidTr="009E60AA">
        <w:trPr>
          <w:trHeight w:val="320"/>
        </w:trPr>
        <w:tc>
          <w:tcPr>
            <w:tcW w:w="1300" w:type="dxa"/>
            <w:tcBorders>
              <w:top w:val="nil"/>
              <w:left w:val="nil"/>
              <w:bottom w:val="nil"/>
              <w:right w:val="nil"/>
            </w:tcBorders>
            <w:shd w:val="clear" w:color="auto" w:fill="auto"/>
            <w:noWrap/>
            <w:vAlign w:val="center"/>
            <w:hideMark/>
          </w:tcPr>
          <w:p w14:paraId="577BDE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6157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Keith Erickson\erickke01</w:t>
            </w:r>
          </w:p>
        </w:tc>
        <w:tc>
          <w:tcPr>
            <w:tcW w:w="1300" w:type="dxa"/>
            <w:tcBorders>
              <w:top w:val="nil"/>
              <w:left w:val="nil"/>
              <w:bottom w:val="nil"/>
              <w:right w:val="nil"/>
            </w:tcBorders>
            <w:shd w:val="clear" w:color="auto" w:fill="auto"/>
            <w:noWrap/>
            <w:vAlign w:val="center"/>
            <w:hideMark/>
          </w:tcPr>
          <w:p w14:paraId="418C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48A8D3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2272</w:t>
            </w:r>
          </w:p>
        </w:tc>
        <w:tc>
          <w:tcPr>
            <w:tcW w:w="1300" w:type="dxa"/>
            <w:tcBorders>
              <w:top w:val="nil"/>
              <w:left w:val="nil"/>
              <w:bottom w:val="nil"/>
              <w:right w:val="nil"/>
            </w:tcBorders>
            <w:shd w:val="clear" w:color="auto" w:fill="auto"/>
            <w:noWrap/>
            <w:vAlign w:val="center"/>
            <w:hideMark/>
          </w:tcPr>
          <w:p w14:paraId="0FCEF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w:t>
            </w:r>
          </w:p>
        </w:tc>
        <w:tc>
          <w:tcPr>
            <w:tcW w:w="3246" w:type="dxa"/>
            <w:gridSpan w:val="2"/>
            <w:tcBorders>
              <w:top w:val="nil"/>
              <w:left w:val="nil"/>
              <w:bottom w:val="nil"/>
              <w:right w:val="nil"/>
            </w:tcBorders>
            <w:shd w:val="clear" w:color="auto" w:fill="auto"/>
            <w:noWrap/>
            <w:vAlign w:val="center"/>
            <w:hideMark/>
          </w:tcPr>
          <w:p w14:paraId="111FAC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C9AD23E" w14:textId="77777777" w:rsidTr="009E60AA">
        <w:trPr>
          <w:trHeight w:val="320"/>
        </w:trPr>
        <w:tc>
          <w:tcPr>
            <w:tcW w:w="1300" w:type="dxa"/>
            <w:tcBorders>
              <w:top w:val="nil"/>
              <w:left w:val="nil"/>
              <w:bottom w:val="nil"/>
              <w:right w:val="nil"/>
            </w:tcBorders>
            <w:shd w:val="clear" w:color="auto" w:fill="auto"/>
            <w:noWrap/>
            <w:vAlign w:val="center"/>
            <w:hideMark/>
          </w:tcPr>
          <w:p w14:paraId="0718BA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5AB286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McMillian\mcmilji01</w:t>
            </w:r>
          </w:p>
        </w:tc>
        <w:tc>
          <w:tcPr>
            <w:tcW w:w="1300" w:type="dxa"/>
            <w:tcBorders>
              <w:top w:val="nil"/>
              <w:left w:val="nil"/>
              <w:bottom w:val="nil"/>
              <w:right w:val="nil"/>
            </w:tcBorders>
            <w:shd w:val="clear" w:color="auto" w:fill="auto"/>
            <w:noWrap/>
            <w:vAlign w:val="center"/>
            <w:hideMark/>
          </w:tcPr>
          <w:p w14:paraId="0DE990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5451DE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1747</w:t>
            </w:r>
          </w:p>
        </w:tc>
        <w:tc>
          <w:tcPr>
            <w:tcW w:w="1300" w:type="dxa"/>
            <w:tcBorders>
              <w:top w:val="nil"/>
              <w:left w:val="nil"/>
              <w:bottom w:val="nil"/>
              <w:right w:val="nil"/>
            </w:tcBorders>
            <w:shd w:val="clear" w:color="auto" w:fill="auto"/>
            <w:noWrap/>
            <w:vAlign w:val="center"/>
            <w:hideMark/>
          </w:tcPr>
          <w:p w14:paraId="63D27A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CB310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3D6074DD" w14:textId="77777777" w:rsidTr="009E60AA">
        <w:trPr>
          <w:trHeight w:val="320"/>
        </w:trPr>
        <w:tc>
          <w:tcPr>
            <w:tcW w:w="1300" w:type="dxa"/>
            <w:tcBorders>
              <w:top w:val="nil"/>
              <w:left w:val="nil"/>
              <w:bottom w:val="nil"/>
              <w:right w:val="nil"/>
            </w:tcBorders>
            <w:shd w:val="clear" w:color="auto" w:fill="auto"/>
            <w:noWrap/>
            <w:vAlign w:val="center"/>
            <w:hideMark/>
          </w:tcPr>
          <w:p w14:paraId="7A8053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81D25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Willie McCarter\mccarwi01</w:t>
            </w:r>
          </w:p>
        </w:tc>
        <w:tc>
          <w:tcPr>
            <w:tcW w:w="1300" w:type="dxa"/>
            <w:tcBorders>
              <w:top w:val="nil"/>
              <w:left w:val="nil"/>
              <w:bottom w:val="nil"/>
              <w:right w:val="nil"/>
            </w:tcBorders>
            <w:shd w:val="clear" w:color="auto" w:fill="auto"/>
            <w:noWrap/>
            <w:vAlign w:val="center"/>
            <w:hideMark/>
          </w:tcPr>
          <w:p w14:paraId="012A6F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40823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1369</w:t>
            </w:r>
          </w:p>
        </w:tc>
        <w:tc>
          <w:tcPr>
            <w:tcW w:w="1300" w:type="dxa"/>
            <w:tcBorders>
              <w:top w:val="nil"/>
              <w:left w:val="nil"/>
              <w:bottom w:val="nil"/>
              <w:right w:val="nil"/>
            </w:tcBorders>
            <w:shd w:val="clear" w:color="auto" w:fill="auto"/>
            <w:noWrap/>
            <w:vAlign w:val="center"/>
            <w:hideMark/>
          </w:tcPr>
          <w:p w14:paraId="574C03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1A1BF3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E5BBFF5" w14:textId="77777777" w:rsidTr="009E60AA">
        <w:trPr>
          <w:trHeight w:val="320"/>
        </w:trPr>
        <w:tc>
          <w:tcPr>
            <w:tcW w:w="1300" w:type="dxa"/>
            <w:tcBorders>
              <w:top w:val="nil"/>
              <w:left w:val="nil"/>
              <w:bottom w:val="nil"/>
              <w:right w:val="nil"/>
            </w:tcBorders>
            <w:shd w:val="clear" w:color="auto" w:fill="auto"/>
            <w:noWrap/>
            <w:vAlign w:val="center"/>
            <w:hideMark/>
          </w:tcPr>
          <w:p w14:paraId="387018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F69CF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Roberson\roberri01</w:t>
            </w:r>
          </w:p>
        </w:tc>
        <w:tc>
          <w:tcPr>
            <w:tcW w:w="1300" w:type="dxa"/>
            <w:tcBorders>
              <w:top w:val="nil"/>
              <w:left w:val="nil"/>
              <w:bottom w:val="nil"/>
              <w:right w:val="nil"/>
            </w:tcBorders>
            <w:shd w:val="clear" w:color="auto" w:fill="auto"/>
            <w:noWrap/>
            <w:vAlign w:val="center"/>
            <w:hideMark/>
          </w:tcPr>
          <w:p w14:paraId="594A67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1667BE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909</w:t>
            </w:r>
          </w:p>
        </w:tc>
        <w:tc>
          <w:tcPr>
            <w:tcW w:w="1300" w:type="dxa"/>
            <w:tcBorders>
              <w:top w:val="nil"/>
              <w:left w:val="nil"/>
              <w:bottom w:val="nil"/>
              <w:right w:val="nil"/>
            </w:tcBorders>
            <w:shd w:val="clear" w:color="auto" w:fill="auto"/>
            <w:noWrap/>
            <w:vAlign w:val="center"/>
            <w:hideMark/>
          </w:tcPr>
          <w:p w14:paraId="2503C3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C60F31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49068824" w14:textId="77777777" w:rsidTr="009E60AA">
        <w:trPr>
          <w:trHeight w:val="320"/>
        </w:trPr>
        <w:tc>
          <w:tcPr>
            <w:tcW w:w="1300" w:type="dxa"/>
            <w:tcBorders>
              <w:top w:val="nil"/>
              <w:left w:val="nil"/>
              <w:bottom w:val="nil"/>
              <w:right w:val="nil"/>
            </w:tcBorders>
            <w:shd w:val="clear" w:color="auto" w:fill="auto"/>
            <w:noWrap/>
            <w:vAlign w:val="center"/>
            <w:hideMark/>
          </w:tcPr>
          <w:p w14:paraId="30DFEF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19FC5E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Fred Hetzel\hetzefr01</w:t>
            </w:r>
          </w:p>
        </w:tc>
        <w:tc>
          <w:tcPr>
            <w:tcW w:w="1300" w:type="dxa"/>
            <w:tcBorders>
              <w:top w:val="nil"/>
              <w:left w:val="nil"/>
              <w:bottom w:val="nil"/>
              <w:right w:val="nil"/>
            </w:tcBorders>
            <w:shd w:val="clear" w:color="auto" w:fill="auto"/>
            <w:noWrap/>
            <w:vAlign w:val="center"/>
            <w:hideMark/>
          </w:tcPr>
          <w:p w14:paraId="01B8B9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6B083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613</w:t>
            </w:r>
          </w:p>
        </w:tc>
        <w:tc>
          <w:tcPr>
            <w:tcW w:w="1300" w:type="dxa"/>
            <w:tcBorders>
              <w:top w:val="nil"/>
              <w:left w:val="nil"/>
              <w:bottom w:val="nil"/>
              <w:right w:val="nil"/>
            </w:tcBorders>
            <w:shd w:val="clear" w:color="auto" w:fill="auto"/>
            <w:noWrap/>
            <w:vAlign w:val="center"/>
            <w:hideMark/>
          </w:tcPr>
          <w:p w14:paraId="5CB804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1A9B0B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59970F4F" w14:textId="77777777" w:rsidTr="009E60AA">
        <w:trPr>
          <w:trHeight w:val="320"/>
        </w:trPr>
        <w:tc>
          <w:tcPr>
            <w:tcW w:w="1300" w:type="dxa"/>
            <w:tcBorders>
              <w:top w:val="nil"/>
              <w:left w:val="nil"/>
              <w:bottom w:val="nil"/>
              <w:right w:val="nil"/>
            </w:tcBorders>
            <w:shd w:val="clear" w:color="auto" w:fill="auto"/>
            <w:noWrap/>
            <w:vAlign w:val="center"/>
            <w:hideMark/>
          </w:tcPr>
          <w:p w14:paraId="1AA1A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7482E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 Riley\rileypa01</w:t>
            </w:r>
          </w:p>
        </w:tc>
        <w:tc>
          <w:tcPr>
            <w:tcW w:w="1300" w:type="dxa"/>
            <w:tcBorders>
              <w:top w:val="nil"/>
              <w:left w:val="nil"/>
              <w:bottom w:val="nil"/>
              <w:right w:val="nil"/>
            </w:tcBorders>
            <w:shd w:val="clear" w:color="auto" w:fill="auto"/>
            <w:noWrap/>
            <w:vAlign w:val="center"/>
            <w:hideMark/>
          </w:tcPr>
          <w:p w14:paraId="3731FD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13CE73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722CD0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w:t>
            </w:r>
          </w:p>
        </w:tc>
        <w:tc>
          <w:tcPr>
            <w:tcW w:w="3246" w:type="dxa"/>
            <w:gridSpan w:val="2"/>
            <w:tcBorders>
              <w:top w:val="nil"/>
              <w:left w:val="nil"/>
              <w:bottom w:val="nil"/>
              <w:right w:val="nil"/>
            </w:tcBorders>
            <w:shd w:val="clear" w:color="auto" w:fill="auto"/>
            <w:noWrap/>
            <w:vAlign w:val="center"/>
            <w:hideMark/>
          </w:tcPr>
          <w:p w14:paraId="3C490D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67565B23" w14:textId="77777777" w:rsidTr="009E60AA">
        <w:trPr>
          <w:trHeight w:val="320"/>
        </w:trPr>
        <w:tc>
          <w:tcPr>
            <w:tcW w:w="1300" w:type="dxa"/>
            <w:tcBorders>
              <w:top w:val="nil"/>
              <w:left w:val="nil"/>
              <w:bottom w:val="nil"/>
              <w:right w:val="nil"/>
            </w:tcBorders>
            <w:shd w:val="clear" w:color="auto" w:fill="auto"/>
            <w:noWrap/>
            <w:vAlign w:val="center"/>
            <w:hideMark/>
          </w:tcPr>
          <w:p w14:paraId="13332B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D1AC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Tresvant\tresvjo01</w:t>
            </w:r>
          </w:p>
        </w:tc>
        <w:tc>
          <w:tcPr>
            <w:tcW w:w="1300" w:type="dxa"/>
            <w:tcBorders>
              <w:top w:val="nil"/>
              <w:left w:val="nil"/>
              <w:bottom w:val="nil"/>
              <w:right w:val="nil"/>
            </w:tcBorders>
            <w:shd w:val="clear" w:color="auto" w:fill="auto"/>
            <w:noWrap/>
            <w:vAlign w:val="center"/>
            <w:hideMark/>
          </w:tcPr>
          <w:p w14:paraId="779C98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D9442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4BDADCE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22.7</w:t>
            </w:r>
          </w:p>
        </w:tc>
        <w:tc>
          <w:tcPr>
            <w:tcW w:w="3246" w:type="dxa"/>
            <w:gridSpan w:val="2"/>
            <w:tcBorders>
              <w:top w:val="nil"/>
              <w:left w:val="nil"/>
              <w:bottom w:val="nil"/>
              <w:right w:val="nil"/>
            </w:tcBorders>
            <w:shd w:val="clear" w:color="auto" w:fill="auto"/>
            <w:noWrap/>
            <w:vAlign w:val="center"/>
            <w:hideMark/>
          </w:tcPr>
          <w:p w14:paraId="265A0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1EF068C5" w14:textId="77777777" w:rsidTr="009E60AA">
        <w:trPr>
          <w:trHeight w:val="320"/>
        </w:trPr>
        <w:tc>
          <w:tcPr>
            <w:tcW w:w="1300" w:type="dxa"/>
            <w:tcBorders>
              <w:top w:val="nil"/>
              <w:left w:val="nil"/>
              <w:bottom w:val="nil"/>
              <w:right w:val="nil"/>
            </w:tcBorders>
            <w:shd w:val="clear" w:color="auto" w:fill="auto"/>
            <w:noWrap/>
            <w:vAlign w:val="center"/>
            <w:hideMark/>
          </w:tcPr>
          <w:p w14:paraId="76F344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D9F71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Elgin Baylor\bayloel01</w:t>
            </w:r>
          </w:p>
        </w:tc>
        <w:tc>
          <w:tcPr>
            <w:tcW w:w="1300" w:type="dxa"/>
            <w:tcBorders>
              <w:top w:val="nil"/>
              <w:left w:val="nil"/>
              <w:bottom w:val="nil"/>
              <w:right w:val="nil"/>
            </w:tcBorders>
            <w:shd w:val="clear" w:color="auto" w:fill="auto"/>
            <w:noWrap/>
            <w:vAlign w:val="center"/>
            <w:hideMark/>
          </w:tcPr>
          <w:p w14:paraId="18E358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64D6B0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1B3247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2FE40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7E5B48D6" w14:textId="77777777" w:rsidTr="009E60AA">
        <w:trPr>
          <w:trHeight w:val="320"/>
        </w:trPr>
        <w:tc>
          <w:tcPr>
            <w:tcW w:w="1300" w:type="dxa"/>
            <w:tcBorders>
              <w:top w:val="nil"/>
              <w:left w:val="nil"/>
              <w:bottom w:val="nil"/>
              <w:right w:val="nil"/>
            </w:tcBorders>
            <w:shd w:val="clear" w:color="auto" w:fill="auto"/>
            <w:noWrap/>
            <w:vAlign w:val="center"/>
            <w:hideMark/>
          </w:tcPr>
          <w:p w14:paraId="07F01B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158A7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Earnie Killum\killuea01</w:t>
            </w:r>
          </w:p>
        </w:tc>
        <w:tc>
          <w:tcPr>
            <w:tcW w:w="1300" w:type="dxa"/>
            <w:tcBorders>
              <w:top w:val="nil"/>
              <w:left w:val="nil"/>
              <w:bottom w:val="nil"/>
              <w:right w:val="nil"/>
            </w:tcBorders>
            <w:shd w:val="clear" w:color="auto" w:fill="auto"/>
            <w:noWrap/>
            <w:vAlign w:val="center"/>
            <w:hideMark/>
          </w:tcPr>
          <w:p w14:paraId="611117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67AD20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7B8B7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466FF4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r>
      <w:tr w:rsidR="009E60AA" w:rsidRPr="009E60AA" w14:paraId="0F9C9C61" w14:textId="77777777" w:rsidTr="009E60AA">
        <w:trPr>
          <w:trHeight w:val="320"/>
        </w:trPr>
        <w:tc>
          <w:tcPr>
            <w:tcW w:w="1300" w:type="dxa"/>
            <w:tcBorders>
              <w:top w:val="nil"/>
              <w:left w:val="nil"/>
              <w:bottom w:val="nil"/>
              <w:right w:val="nil"/>
            </w:tcBorders>
            <w:shd w:val="clear" w:color="auto" w:fill="auto"/>
            <w:noWrap/>
            <w:vAlign w:val="center"/>
            <w:hideMark/>
          </w:tcPr>
          <w:p w14:paraId="0F062C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F881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Parker\parketo01</w:t>
            </w:r>
          </w:p>
        </w:tc>
        <w:tc>
          <w:tcPr>
            <w:tcW w:w="1300" w:type="dxa"/>
            <w:tcBorders>
              <w:top w:val="nil"/>
              <w:left w:val="nil"/>
              <w:bottom w:val="nil"/>
              <w:right w:val="nil"/>
            </w:tcBorders>
            <w:shd w:val="clear" w:color="auto" w:fill="auto"/>
            <w:noWrap/>
            <w:vAlign w:val="center"/>
            <w:hideMark/>
          </w:tcPr>
          <w:p w14:paraId="2A7DE6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B020E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2735</w:t>
            </w:r>
          </w:p>
        </w:tc>
        <w:tc>
          <w:tcPr>
            <w:tcW w:w="1300" w:type="dxa"/>
            <w:tcBorders>
              <w:top w:val="nil"/>
              <w:left w:val="nil"/>
              <w:bottom w:val="nil"/>
              <w:right w:val="nil"/>
            </w:tcBorders>
            <w:shd w:val="clear" w:color="auto" w:fill="auto"/>
            <w:noWrap/>
            <w:vAlign w:val="center"/>
            <w:hideMark/>
          </w:tcPr>
          <w:p w14:paraId="58E6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29DC9D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9558054" w14:textId="77777777" w:rsidTr="009E60AA">
        <w:trPr>
          <w:trHeight w:val="320"/>
        </w:trPr>
        <w:tc>
          <w:tcPr>
            <w:tcW w:w="1300" w:type="dxa"/>
            <w:tcBorders>
              <w:top w:val="nil"/>
              <w:left w:val="nil"/>
              <w:bottom w:val="nil"/>
              <w:right w:val="nil"/>
            </w:tcBorders>
            <w:shd w:val="clear" w:color="auto" w:fill="auto"/>
            <w:noWrap/>
            <w:vAlign w:val="center"/>
            <w:hideMark/>
          </w:tcPr>
          <w:p w14:paraId="0627EF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451FFA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Bruce Bowen\bowenbr01</w:t>
            </w:r>
          </w:p>
        </w:tc>
        <w:tc>
          <w:tcPr>
            <w:tcW w:w="1300" w:type="dxa"/>
            <w:tcBorders>
              <w:top w:val="nil"/>
              <w:left w:val="nil"/>
              <w:bottom w:val="nil"/>
              <w:right w:val="nil"/>
            </w:tcBorders>
            <w:shd w:val="clear" w:color="auto" w:fill="auto"/>
            <w:noWrap/>
            <w:vAlign w:val="center"/>
            <w:hideMark/>
          </w:tcPr>
          <w:p w14:paraId="76D06D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5059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2627</w:t>
            </w:r>
          </w:p>
        </w:tc>
        <w:tc>
          <w:tcPr>
            <w:tcW w:w="1300" w:type="dxa"/>
            <w:tcBorders>
              <w:top w:val="nil"/>
              <w:left w:val="nil"/>
              <w:bottom w:val="nil"/>
              <w:right w:val="nil"/>
            </w:tcBorders>
            <w:shd w:val="clear" w:color="auto" w:fill="auto"/>
            <w:noWrap/>
            <w:vAlign w:val="center"/>
            <w:hideMark/>
          </w:tcPr>
          <w:p w14:paraId="31B85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756D5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E3B1453" w14:textId="77777777" w:rsidTr="009E60AA">
        <w:trPr>
          <w:trHeight w:val="320"/>
        </w:trPr>
        <w:tc>
          <w:tcPr>
            <w:tcW w:w="1300" w:type="dxa"/>
            <w:tcBorders>
              <w:top w:val="nil"/>
              <w:left w:val="nil"/>
              <w:bottom w:val="nil"/>
              <w:right w:val="nil"/>
            </w:tcBorders>
            <w:shd w:val="clear" w:color="auto" w:fill="auto"/>
            <w:noWrap/>
            <w:vAlign w:val="center"/>
            <w:hideMark/>
          </w:tcPr>
          <w:p w14:paraId="5028E2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B801C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 Duncan\duncati01</w:t>
            </w:r>
          </w:p>
        </w:tc>
        <w:tc>
          <w:tcPr>
            <w:tcW w:w="1300" w:type="dxa"/>
            <w:tcBorders>
              <w:top w:val="nil"/>
              <w:left w:val="nil"/>
              <w:bottom w:val="nil"/>
              <w:right w:val="nil"/>
            </w:tcBorders>
            <w:shd w:val="clear" w:color="auto" w:fill="auto"/>
            <w:noWrap/>
            <w:vAlign w:val="center"/>
            <w:hideMark/>
          </w:tcPr>
          <w:p w14:paraId="0CE219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w:t>
            </w:r>
          </w:p>
        </w:tc>
        <w:tc>
          <w:tcPr>
            <w:tcW w:w="1300" w:type="dxa"/>
            <w:tcBorders>
              <w:top w:val="nil"/>
              <w:left w:val="nil"/>
              <w:bottom w:val="nil"/>
              <w:right w:val="nil"/>
            </w:tcBorders>
            <w:shd w:val="clear" w:color="auto" w:fill="auto"/>
            <w:noWrap/>
            <w:vAlign w:val="center"/>
            <w:hideMark/>
          </w:tcPr>
          <w:p w14:paraId="59036F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2203</w:t>
            </w:r>
          </w:p>
        </w:tc>
        <w:tc>
          <w:tcPr>
            <w:tcW w:w="1300" w:type="dxa"/>
            <w:tcBorders>
              <w:top w:val="nil"/>
              <w:left w:val="nil"/>
              <w:bottom w:val="nil"/>
              <w:right w:val="nil"/>
            </w:tcBorders>
            <w:shd w:val="clear" w:color="auto" w:fill="auto"/>
            <w:noWrap/>
            <w:vAlign w:val="center"/>
            <w:hideMark/>
          </w:tcPr>
          <w:p w14:paraId="73D7D3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39EC6D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52C05361" w14:textId="77777777" w:rsidTr="009E60AA">
        <w:trPr>
          <w:trHeight w:val="320"/>
        </w:trPr>
        <w:tc>
          <w:tcPr>
            <w:tcW w:w="1300" w:type="dxa"/>
            <w:tcBorders>
              <w:top w:val="nil"/>
              <w:left w:val="nil"/>
              <w:bottom w:val="nil"/>
              <w:right w:val="nil"/>
            </w:tcBorders>
            <w:shd w:val="clear" w:color="auto" w:fill="auto"/>
            <w:noWrap/>
            <w:vAlign w:val="center"/>
            <w:hideMark/>
          </w:tcPr>
          <w:p w14:paraId="7B8789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19A443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Manu Ginó</w:t>
            </w:r>
            <w:proofErr w:type="spellStart"/>
            <w:r w:rsidRPr="009E60AA">
              <w:rPr>
                <w:rFonts w:ascii="DengXian" w:eastAsia="DengXian" w:hAnsi="DengXian" w:cs="SimSun" w:hint="eastAsia"/>
                <w:color w:val="000000"/>
                <w:kern w:val="0"/>
                <w:sz w:val="24"/>
                <w:szCs w:val="24"/>
              </w:rPr>
              <w:t>bili</w:t>
            </w:r>
            <w:proofErr w:type="spellEnd"/>
            <w:r w:rsidRPr="009E60AA">
              <w:rPr>
                <w:rFonts w:ascii="DengXian" w:eastAsia="DengXian" w:hAnsi="DengXian" w:cs="SimSun" w:hint="eastAsia"/>
                <w:color w:val="000000"/>
                <w:kern w:val="0"/>
                <w:sz w:val="24"/>
                <w:szCs w:val="24"/>
              </w:rPr>
              <w:t>\ginobma01</w:t>
            </w:r>
          </w:p>
        </w:tc>
        <w:tc>
          <w:tcPr>
            <w:tcW w:w="1300" w:type="dxa"/>
            <w:tcBorders>
              <w:top w:val="nil"/>
              <w:left w:val="nil"/>
              <w:bottom w:val="nil"/>
              <w:right w:val="nil"/>
            </w:tcBorders>
            <w:shd w:val="clear" w:color="auto" w:fill="auto"/>
            <w:noWrap/>
            <w:vAlign w:val="center"/>
            <w:hideMark/>
          </w:tcPr>
          <w:p w14:paraId="4DB8AC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40BDF4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2193</w:t>
            </w:r>
          </w:p>
        </w:tc>
        <w:tc>
          <w:tcPr>
            <w:tcW w:w="1300" w:type="dxa"/>
            <w:tcBorders>
              <w:top w:val="nil"/>
              <w:left w:val="nil"/>
              <w:bottom w:val="nil"/>
              <w:right w:val="nil"/>
            </w:tcBorders>
            <w:shd w:val="clear" w:color="auto" w:fill="auto"/>
            <w:noWrap/>
            <w:vAlign w:val="center"/>
            <w:hideMark/>
          </w:tcPr>
          <w:p w14:paraId="525027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22.3</w:t>
            </w:r>
          </w:p>
        </w:tc>
        <w:tc>
          <w:tcPr>
            <w:tcW w:w="3246" w:type="dxa"/>
            <w:gridSpan w:val="2"/>
            <w:tcBorders>
              <w:top w:val="nil"/>
              <w:left w:val="nil"/>
              <w:bottom w:val="nil"/>
              <w:right w:val="nil"/>
            </w:tcBorders>
            <w:shd w:val="clear" w:color="auto" w:fill="auto"/>
            <w:noWrap/>
            <w:vAlign w:val="center"/>
            <w:hideMark/>
          </w:tcPr>
          <w:p w14:paraId="681A44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05890CA" w14:textId="77777777" w:rsidTr="009E60AA">
        <w:trPr>
          <w:trHeight w:val="320"/>
        </w:trPr>
        <w:tc>
          <w:tcPr>
            <w:tcW w:w="1300" w:type="dxa"/>
            <w:tcBorders>
              <w:top w:val="nil"/>
              <w:left w:val="nil"/>
              <w:bottom w:val="nil"/>
              <w:right w:val="nil"/>
            </w:tcBorders>
            <w:shd w:val="clear" w:color="auto" w:fill="auto"/>
            <w:noWrap/>
            <w:vAlign w:val="center"/>
            <w:hideMark/>
          </w:tcPr>
          <w:p w14:paraId="374B90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68E5C8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Rasho </w:t>
            </w:r>
            <w:proofErr w:type="spellStart"/>
            <w:r w:rsidRPr="009E60AA">
              <w:rPr>
                <w:rFonts w:ascii="DengXian" w:eastAsia="DengXian" w:hAnsi="DengXian" w:cs="SimSun" w:hint="eastAsia"/>
                <w:color w:val="000000"/>
                <w:kern w:val="0"/>
                <w:sz w:val="24"/>
                <w:szCs w:val="24"/>
              </w:rPr>
              <w:t>Nesterovi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\nestera01</w:t>
            </w:r>
          </w:p>
        </w:tc>
        <w:tc>
          <w:tcPr>
            <w:tcW w:w="1300" w:type="dxa"/>
            <w:tcBorders>
              <w:top w:val="nil"/>
              <w:left w:val="nil"/>
              <w:bottom w:val="nil"/>
              <w:right w:val="nil"/>
            </w:tcBorders>
            <w:shd w:val="clear" w:color="auto" w:fill="auto"/>
            <w:noWrap/>
            <w:vAlign w:val="center"/>
            <w:hideMark/>
          </w:tcPr>
          <w:p w14:paraId="52483B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3827EE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1785</w:t>
            </w:r>
          </w:p>
        </w:tc>
        <w:tc>
          <w:tcPr>
            <w:tcW w:w="1300" w:type="dxa"/>
            <w:tcBorders>
              <w:top w:val="nil"/>
              <w:left w:val="nil"/>
              <w:bottom w:val="nil"/>
              <w:right w:val="nil"/>
            </w:tcBorders>
            <w:shd w:val="clear" w:color="auto" w:fill="auto"/>
            <w:noWrap/>
            <w:vAlign w:val="center"/>
            <w:hideMark/>
          </w:tcPr>
          <w:p w14:paraId="6EF239E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5DA4A4F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513F761" w14:textId="77777777" w:rsidTr="009E60AA">
        <w:trPr>
          <w:trHeight w:val="320"/>
        </w:trPr>
        <w:tc>
          <w:tcPr>
            <w:tcW w:w="1300" w:type="dxa"/>
            <w:tcBorders>
              <w:top w:val="nil"/>
              <w:left w:val="nil"/>
              <w:bottom w:val="nil"/>
              <w:right w:val="nil"/>
            </w:tcBorders>
            <w:shd w:val="clear" w:color="auto" w:fill="auto"/>
            <w:noWrap/>
            <w:vAlign w:val="center"/>
            <w:hideMark/>
          </w:tcPr>
          <w:p w14:paraId="30B743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1AC9A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Brent Barry\barrybr01</w:t>
            </w:r>
          </w:p>
        </w:tc>
        <w:tc>
          <w:tcPr>
            <w:tcW w:w="1300" w:type="dxa"/>
            <w:tcBorders>
              <w:top w:val="nil"/>
              <w:left w:val="nil"/>
              <w:bottom w:val="nil"/>
              <w:right w:val="nil"/>
            </w:tcBorders>
            <w:shd w:val="clear" w:color="auto" w:fill="auto"/>
            <w:noWrap/>
            <w:vAlign w:val="center"/>
            <w:hideMark/>
          </w:tcPr>
          <w:p w14:paraId="55B0A3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46FE9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1742</w:t>
            </w:r>
          </w:p>
        </w:tc>
        <w:tc>
          <w:tcPr>
            <w:tcW w:w="1300" w:type="dxa"/>
            <w:tcBorders>
              <w:top w:val="nil"/>
              <w:left w:val="nil"/>
              <w:bottom w:val="nil"/>
              <w:right w:val="nil"/>
            </w:tcBorders>
            <w:shd w:val="clear" w:color="auto" w:fill="auto"/>
            <w:noWrap/>
            <w:vAlign w:val="center"/>
            <w:hideMark/>
          </w:tcPr>
          <w:p w14:paraId="046D58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71F668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F420AA2" w14:textId="77777777" w:rsidTr="009E60AA">
        <w:trPr>
          <w:trHeight w:val="320"/>
        </w:trPr>
        <w:tc>
          <w:tcPr>
            <w:tcW w:w="1300" w:type="dxa"/>
            <w:tcBorders>
              <w:top w:val="nil"/>
              <w:left w:val="nil"/>
              <w:bottom w:val="nil"/>
              <w:right w:val="nil"/>
            </w:tcBorders>
            <w:shd w:val="clear" w:color="auto" w:fill="auto"/>
            <w:noWrap/>
            <w:vAlign w:val="center"/>
            <w:hideMark/>
          </w:tcPr>
          <w:p w14:paraId="3A0607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469DD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3C587E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2A0AB5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1396</w:t>
            </w:r>
          </w:p>
        </w:tc>
        <w:tc>
          <w:tcPr>
            <w:tcW w:w="1300" w:type="dxa"/>
            <w:tcBorders>
              <w:top w:val="nil"/>
              <w:left w:val="nil"/>
              <w:bottom w:val="nil"/>
              <w:right w:val="nil"/>
            </w:tcBorders>
            <w:shd w:val="clear" w:color="auto" w:fill="auto"/>
            <w:noWrap/>
            <w:vAlign w:val="center"/>
            <w:hideMark/>
          </w:tcPr>
          <w:p w14:paraId="77F3E3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62772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38822D5" w14:textId="77777777" w:rsidTr="009E60AA">
        <w:trPr>
          <w:trHeight w:val="320"/>
        </w:trPr>
        <w:tc>
          <w:tcPr>
            <w:tcW w:w="1300" w:type="dxa"/>
            <w:tcBorders>
              <w:top w:val="nil"/>
              <w:left w:val="nil"/>
              <w:bottom w:val="nil"/>
              <w:right w:val="nil"/>
            </w:tcBorders>
            <w:shd w:val="clear" w:color="auto" w:fill="auto"/>
            <w:noWrap/>
            <w:vAlign w:val="center"/>
            <w:hideMark/>
          </w:tcPr>
          <w:p w14:paraId="739E9F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75BAE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Devin Brown\brownde02</w:t>
            </w:r>
          </w:p>
        </w:tc>
        <w:tc>
          <w:tcPr>
            <w:tcW w:w="1300" w:type="dxa"/>
            <w:tcBorders>
              <w:top w:val="nil"/>
              <w:left w:val="nil"/>
              <w:bottom w:val="nil"/>
              <w:right w:val="nil"/>
            </w:tcBorders>
            <w:shd w:val="clear" w:color="auto" w:fill="auto"/>
            <w:noWrap/>
            <w:vAlign w:val="center"/>
            <w:hideMark/>
          </w:tcPr>
          <w:p w14:paraId="03471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59784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1238</w:t>
            </w:r>
          </w:p>
        </w:tc>
        <w:tc>
          <w:tcPr>
            <w:tcW w:w="1300" w:type="dxa"/>
            <w:tcBorders>
              <w:top w:val="nil"/>
              <w:left w:val="nil"/>
              <w:bottom w:val="nil"/>
              <w:right w:val="nil"/>
            </w:tcBorders>
            <w:shd w:val="clear" w:color="auto" w:fill="auto"/>
            <w:noWrap/>
            <w:vAlign w:val="center"/>
            <w:hideMark/>
          </w:tcPr>
          <w:p w14:paraId="758252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39202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1B1CE498" w14:textId="77777777" w:rsidTr="009E60AA">
        <w:trPr>
          <w:trHeight w:val="320"/>
        </w:trPr>
        <w:tc>
          <w:tcPr>
            <w:tcW w:w="1300" w:type="dxa"/>
            <w:tcBorders>
              <w:top w:val="nil"/>
              <w:left w:val="nil"/>
              <w:bottom w:val="nil"/>
              <w:right w:val="nil"/>
            </w:tcBorders>
            <w:shd w:val="clear" w:color="auto" w:fill="auto"/>
            <w:noWrap/>
            <w:vAlign w:val="center"/>
            <w:hideMark/>
          </w:tcPr>
          <w:p w14:paraId="08AD17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35FE6D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Beno Udrih\udrihbe01</w:t>
            </w:r>
          </w:p>
        </w:tc>
        <w:tc>
          <w:tcPr>
            <w:tcW w:w="1300" w:type="dxa"/>
            <w:tcBorders>
              <w:top w:val="nil"/>
              <w:left w:val="nil"/>
              <w:bottom w:val="nil"/>
              <w:right w:val="nil"/>
            </w:tcBorders>
            <w:shd w:val="clear" w:color="auto" w:fill="auto"/>
            <w:noWrap/>
            <w:vAlign w:val="center"/>
            <w:hideMark/>
          </w:tcPr>
          <w:p w14:paraId="4128258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C3512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1149</w:t>
            </w:r>
          </w:p>
        </w:tc>
        <w:tc>
          <w:tcPr>
            <w:tcW w:w="1300" w:type="dxa"/>
            <w:tcBorders>
              <w:top w:val="nil"/>
              <w:left w:val="nil"/>
              <w:bottom w:val="nil"/>
              <w:right w:val="nil"/>
            </w:tcBorders>
            <w:shd w:val="clear" w:color="auto" w:fill="auto"/>
            <w:noWrap/>
            <w:vAlign w:val="center"/>
            <w:hideMark/>
          </w:tcPr>
          <w:p w14:paraId="5B060E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26DD8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03AE63C" w14:textId="77777777" w:rsidTr="009E60AA">
        <w:trPr>
          <w:trHeight w:val="320"/>
        </w:trPr>
        <w:tc>
          <w:tcPr>
            <w:tcW w:w="1300" w:type="dxa"/>
            <w:tcBorders>
              <w:top w:val="nil"/>
              <w:left w:val="nil"/>
              <w:bottom w:val="nil"/>
              <w:right w:val="nil"/>
            </w:tcBorders>
            <w:shd w:val="clear" w:color="auto" w:fill="auto"/>
            <w:noWrap/>
            <w:vAlign w:val="center"/>
            <w:hideMark/>
          </w:tcPr>
          <w:p w14:paraId="3E7A6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9B320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Malik Rose\rosema01</w:t>
            </w:r>
          </w:p>
        </w:tc>
        <w:tc>
          <w:tcPr>
            <w:tcW w:w="1300" w:type="dxa"/>
            <w:tcBorders>
              <w:top w:val="nil"/>
              <w:left w:val="nil"/>
              <w:bottom w:val="nil"/>
              <w:right w:val="nil"/>
            </w:tcBorders>
            <w:shd w:val="clear" w:color="auto" w:fill="auto"/>
            <w:noWrap/>
            <w:vAlign w:val="center"/>
            <w:hideMark/>
          </w:tcPr>
          <w:p w14:paraId="67E2DC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53067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862</w:t>
            </w:r>
          </w:p>
        </w:tc>
        <w:tc>
          <w:tcPr>
            <w:tcW w:w="1300" w:type="dxa"/>
            <w:tcBorders>
              <w:top w:val="nil"/>
              <w:left w:val="nil"/>
              <w:bottom w:val="nil"/>
              <w:right w:val="nil"/>
            </w:tcBorders>
            <w:shd w:val="clear" w:color="auto" w:fill="auto"/>
            <w:noWrap/>
            <w:vAlign w:val="center"/>
            <w:hideMark/>
          </w:tcPr>
          <w:p w14:paraId="2CEEEC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650587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4C41B0F5" w14:textId="77777777" w:rsidTr="009E60AA">
        <w:trPr>
          <w:trHeight w:val="320"/>
        </w:trPr>
        <w:tc>
          <w:tcPr>
            <w:tcW w:w="1300" w:type="dxa"/>
            <w:tcBorders>
              <w:top w:val="nil"/>
              <w:left w:val="nil"/>
              <w:bottom w:val="nil"/>
              <w:right w:val="nil"/>
            </w:tcBorders>
            <w:shd w:val="clear" w:color="auto" w:fill="auto"/>
            <w:noWrap/>
            <w:vAlign w:val="center"/>
            <w:hideMark/>
          </w:tcPr>
          <w:p w14:paraId="0E9F4C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3F5B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Massenburg\masseto01</w:t>
            </w:r>
          </w:p>
        </w:tc>
        <w:tc>
          <w:tcPr>
            <w:tcW w:w="1300" w:type="dxa"/>
            <w:tcBorders>
              <w:top w:val="nil"/>
              <w:left w:val="nil"/>
              <w:bottom w:val="nil"/>
              <w:right w:val="nil"/>
            </w:tcBorders>
            <w:shd w:val="clear" w:color="auto" w:fill="auto"/>
            <w:noWrap/>
            <w:vAlign w:val="center"/>
            <w:hideMark/>
          </w:tcPr>
          <w:p w14:paraId="69A9E1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1300" w:type="dxa"/>
            <w:tcBorders>
              <w:top w:val="nil"/>
              <w:left w:val="nil"/>
              <w:bottom w:val="nil"/>
              <w:right w:val="nil"/>
            </w:tcBorders>
            <w:shd w:val="clear" w:color="auto" w:fill="auto"/>
            <w:noWrap/>
            <w:vAlign w:val="center"/>
            <w:hideMark/>
          </w:tcPr>
          <w:p w14:paraId="3548AB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699</w:t>
            </w:r>
          </w:p>
        </w:tc>
        <w:tc>
          <w:tcPr>
            <w:tcW w:w="1300" w:type="dxa"/>
            <w:tcBorders>
              <w:top w:val="nil"/>
              <w:left w:val="nil"/>
              <w:bottom w:val="nil"/>
              <w:right w:val="nil"/>
            </w:tcBorders>
            <w:shd w:val="clear" w:color="auto" w:fill="auto"/>
            <w:noWrap/>
            <w:vAlign w:val="center"/>
            <w:hideMark/>
          </w:tcPr>
          <w:p w14:paraId="3FDE83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56566A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E8298D" w14:textId="77777777" w:rsidTr="009E60AA">
        <w:trPr>
          <w:trHeight w:val="320"/>
        </w:trPr>
        <w:tc>
          <w:tcPr>
            <w:tcW w:w="1300" w:type="dxa"/>
            <w:tcBorders>
              <w:top w:val="nil"/>
              <w:left w:val="nil"/>
              <w:bottom w:val="nil"/>
              <w:right w:val="nil"/>
            </w:tcBorders>
            <w:shd w:val="clear" w:color="auto" w:fill="auto"/>
            <w:noWrap/>
            <w:vAlign w:val="center"/>
            <w:hideMark/>
          </w:tcPr>
          <w:p w14:paraId="0F2E80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60ED0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Nazr Mohammed\mohamna01</w:t>
            </w:r>
          </w:p>
        </w:tc>
        <w:tc>
          <w:tcPr>
            <w:tcW w:w="1300" w:type="dxa"/>
            <w:tcBorders>
              <w:top w:val="nil"/>
              <w:left w:val="nil"/>
              <w:bottom w:val="nil"/>
              <w:right w:val="nil"/>
            </w:tcBorders>
            <w:shd w:val="clear" w:color="auto" w:fill="auto"/>
            <w:noWrap/>
            <w:vAlign w:val="center"/>
            <w:hideMark/>
          </w:tcPr>
          <w:p w14:paraId="0158C4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457A2F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414</w:t>
            </w:r>
          </w:p>
        </w:tc>
        <w:tc>
          <w:tcPr>
            <w:tcW w:w="1300" w:type="dxa"/>
            <w:tcBorders>
              <w:top w:val="nil"/>
              <w:left w:val="nil"/>
              <w:bottom w:val="nil"/>
              <w:right w:val="nil"/>
            </w:tcBorders>
            <w:shd w:val="clear" w:color="auto" w:fill="auto"/>
            <w:noWrap/>
            <w:vAlign w:val="center"/>
            <w:hideMark/>
          </w:tcPr>
          <w:p w14:paraId="7B818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3471A5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8EEEE58" w14:textId="77777777" w:rsidTr="009E60AA">
        <w:trPr>
          <w:trHeight w:val="320"/>
        </w:trPr>
        <w:tc>
          <w:tcPr>
            <w:tcW w:w="1300" w:type="dxa"/>
            <w:tcBorders>
              <w:top w:val="nil"/>
              <w:left w:val="nil"/>
              <w:bottom w:val="nil"/>
              <w:right w:val="nil"/>
            </w:tcBorders>
            <w:shd w:val="clear" w:color="auto" w:fill="auto"/>
            <w:noWrap/>
            <w:vAlign w:val="center"/>
            <w:hideMark/>
          </w:tcPr>
          <w:p w14:paraId="138EC3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6E3E94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507909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4E6F7D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w:t>
            </w:r>
          </w:p>
        </w:tc>
        <w:tc>
          <w:tcPr>
            <w:tcW w:w="1300" w:type="dxa"/>
            <w:tcBorders>
              <w:top w:val="nil"/>
              <w:left w:val="nil"/>
              <w:bottom w:val="nil"/>
              <w:right w:val="nil"/>
            </w:tcBorders>
            <w:shd w:val="clear" w:color="auto" w:fill="auto"/>
            <w:noWrap/>
            <w:vAlign w:val="center"/>
            <w:hideMark/>
          </w:tcPr>
          <w:p w14:paraId="263BC6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5E4284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A63E1B0" w14:textId="77777777" w:rsidTr="009E60AA">
        <w:trPr>
          <w:trHeight w:val="320"/>
        </w:trPr>
        <w:tc>
          <w:tcPr>
            <w:tcW w:w="1300" w:type="dxa"/>
            <w:tcBorders>
              <w:top w:val="nil"/>
              <w:left w:val="nil"/>
              <w:bottom w:val="nil"/>
              <w:right w:val="nil"/>
            </w:tcBorders>
            <w:shd w:val="clear" w:color="auto" w:fill="auto"/>
            <w:noWrap/>
            <w:vAlign w:val="center"/>
            <w:hideMark/>
          </w:tcPr>
          <w:p w14:paraId="413A6F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CD96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Sean Marks\marksse01</w:t>
            </w:r>
          </w:p>
        </w:tc>
        <w:tc>
          <w:tcPr>
            <w:tcW w:w="1300" w:type="dxa"/>
            <w:tcBorders>
              <w:top w:val="nil"/>
              <w:left w:val="nil"/>
              <w:bottom w:val="nil"/>
              <w:right w:val="nil"/>
            </w:tcBorders>
            <w:shd w:val="clear" w:color="auto" w:fill="auto"/>
            <w:noWrap/>
            <w:vAlign w:val="center"/>
            <w:hideMark/>
          </w:tcPr>
          <w:p w14:paraId="5F0CB9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w:t>
            </w:r>
          </w:p>
        </w:tc>
        <w:tc>
          <w:tcPr>
            <w:tcW w:w="1300" w:type="dxa"/>
            <w:tcBorders>
              <w:top w:val="nil"/>
              <w:left w:val="nil"/>
              <w:bottom w:val="nil"/>
              <w:right w:val="nil"/>
            </w:tcBorders>
            <w:shd w:val="clear" w:color="auto" w:fill="auto"/>
            <w:noWrap/>
            <w:vAlign w:val="center"/>
            <w:hideMark/>
          </w:tcPr>
          <w:p w14:paraId="063386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w:t>
            </w:r>
          </w:p>
        </w:tc>
        <w:tc>
          <w:tcPr>
            <w:tcW w:w="1300" w:type="dxa"/>
            <w:tcBorders>
              <w:top w:val="nil"/>
              <w:left w:val="nil"/>
              <w:bottom w:val="nil"/>
              <w:right w:val="nil"/>
            </w:tcBorders>
            <w:shd w:val="clear" w:color="auto" w:fill="auto"/>
            <w:noWrap/>
            <w:vAlign w:val="center"/>
            <w:hideMark/>
          </w:tcPr>
          <w:p w14:paraId="01ACBA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A7736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06755DF1" w14:textId="77777777" w:rsidTr="009E60AA">
        <w:trPr>
          <w:trHeight w:val="320"/>
        </w:trPr>
        <w:tc>
          <w:tcPr>
            <w:tcW w:w="1300" w:type="dxa"/>
            <w:tcBorders>
              <w:top w:val="nil"/>
              <w:left w:val="nil"/>
              <w:bottom w:val="nil"/>
              <w:right w:val="nil"/>
            </w:tcBorders>
            <w:shd w:val="clear" w:color="auto" w:fill="auto"/>
            <w:noWrap/>
            <w:vAlign w:val="center"/>
            <w:hideMark/>
          </w:tcPr>
          <w:p w14:paraId="54D5DD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2BA60D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Glenn Robinson\robingl01</w:t>
            </w:r>
          </w:p>
        </w:tc>
        <w:tc>
          <w:tcPr>
            <w:tcW w:w="1300" w:type="dxa"/>
            <w:tcBorders>
              <w:top w:val="nil"/>
              <w:left w:val="nil"/>
              <w:bottom w:val="nil"/>
              <w:right w:val="nil"/>
            </w:tcBorders>
            <w:shd w:val="clear" w:color="auto" w:fill="auto"/>
            <w:noWrap/>
            <w:vAlign w:val="center"/>
            <w:hideMark/>
          </w:tcPr>
          <w:p w14:paraId="1C58A8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104E91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1300" w:type="dxa"/>
            <w:tcBorders>
              <w:top w:val="nil"/>
              <w:left w:val="nil"/>
              <w:bottom w:val="nil"/>
              <w:right w:val="nil"/>
            </w:tcBorders>
            <w:shd w:val="clear" w:color="auto" w:fill="auto"/>
            <w:noWrap/>
            <w:vAlign w:val="center"/>
            <w:hideMark/>
          </w:tcPr>
          <w:p w14:paraId="31330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0D1C0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3AA24F7" w14:textId="77777777" w:rsidTr="009E60AA">
        <w:trPr>
          <w:trHeight w:val="320"/>
        </w:trPr>
        <w:tc>
          <w:tcPr>
            <w:tcW w:w="1300" w:type="dxa"/>
            <w:tcBorders>
              <w:top w:val="nil"/>
              <w:left w:val="nil"/>
              <w:bottom w:val="nil"/>
              <w:right w:val="nil"/>
            </w:tcBorders>
            <w:shd w:val="clear" w:color="auto" w:fill="auto"/>
            <w:noWrap/>
            <w:vAlign w:val="center"/>
            <w:hideMark/>
          </w:tcPr>
          <w:p w14:paraId="5FA18B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537129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Dion Glover\glovedi01</w:t>
            </w:r>
          </w:p>
        </w:tc>
        <w:tc>
          <w:tcPr>
            <w:tcW w:w="1300" w:type="dxa"/>
            <w:tcBorders>
              <w:top w:val="nil"/>
              <w:left w:val="nil"/>
              <w:bottom w:val="nil"/>
              <w:right w:val="nil"/>
            </w:tcBorders>
            <w:shd w:val="clear" w:color="auto" w:fill="auto"/>
            <w:noWrap/>
            <w:vAlign w:val="center"/>
            <w:hideMark/>
          </w:tcPr>
          <w:p w14:paraId="374A68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C9AE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1EB8A9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D57FD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2BAA77F0" w14:textId="77777777" w:rsidTr="009E60AA">
        <w:trPr>
          <w:trHeight w:val="320"/>
        </w:trPr>
        <w:tc>
          <w:tcPr>
            <w:tcW w:w="1300" w:type="dxa"/>
            <w:tcBorders>
              <w:top w:val="nil"/>
              <w:left w:val="nil"/>
              <w:bottom w:val="nil"/>
              <w:right w:val="nil"/>
            </w:tcBorders>
            <w:shd w:val="clear" w:color="auto" w:fill="auto"/>
            <w:noWrap/>
            <w:vAlign w:val="center"/>
            <w:hideMark/>
          </w:tcPr>
          <w:p w14:paraId="5158ED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BAB66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Linton Johnson\johnsli01</w:t>
            </w:r>
          </w:p>
        </w:tc>
        <w:tc>
          <w:tcPr>
            <w:tcW w:w="1300" w:type="dxa"/>
            <w:tcBorders>
              <w:top w:val="nil"/>
              <w:left w:val="nil"/>
              <w:bottom w:val="nil"/>
              <w:right w:val="nil"/>
            </w:tcBorders>
            <w:shd w:val="clear" w:color="auto" w:fill="auto"/>
            <w:noWrap/>
            <w:vAlign w:val="center"/>
            <w:hideMark/>
          </w:tcPr>
          <w:p w14:paraId="5976B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1300" w:type="dxa"/>
            <w:tcBorders>
              <w:top w:val="nil"/>
              <w:left w:val="nil"/>
              <w:bottom w:val="nil"/>
              <w:right w:val="nil"/>
            </w:tcBorders>
            <w:shd w:val="clear" w:color="auto" w:fill="auto"/>
            <w:noWrap/>
            <w:vAlign w:val="center"/>
            <w:hideMark/>
          </w:tcPr>
          <w:p w14:paraId="3B5EA9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399A0B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65C402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r>
      <w:tr w:rsidR="009E60AA" w:rsidRPr="009E60AA" w14:paraId="3ADE9185" w14:textId="77777777" w:rsidTr="009E60AA">
        <w:trPr>
          <w:trHeight w:val="320"/>
        </w:trPr>
        <w:tc>
          <w:tcPr>
            <w:tcW w:w="1300" w:type="dxa"/>
            <w:tcBorders>
              <w:top w:val="nil"/>
              <w:left w:val="nil"/>
              <w:bottom w:val="nil"/>
              <w:right w:val="nil"/>
            </w:tcBorders>
            <w:shd w:val="clear" w:color="auto" w:fill="auto"/>
            <w:noWrap/>
            <w:vAlign w:val="center"/>
            <w:hideMark/>
          </w:tcPr>
          <w:p w14:paraId="45C7F3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2C7E5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Klay Thompson\thompkl01</w:t>
            </w:r>
          </w:p>
        </w:tc>
        <w:tc>
          <w:tcPr>
            <w:tcW w:w="1300" w:type="dxa"/>
            <w:tcBorders>
              <w:top w:val="nil"/>
              <w:left w:val="nil"/>
              <w:bottom w:val="nil"/>
              <w:right w:val="nil"/>
            </w:tcBorders>
            <w:shd w:val="clear" w:color="auto" w:fill="auto"/>
            <w:noWrap/>
            <w:vAlign w:val="center"/>
            <w:hideMark/>
          </w:tcPr>
          <w:p w14:paraId="69AED5A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347EC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2649</w:t>
            </w:r>
          </w:p>
        </w:tc>
        <w:tc>
          <w:tcPr>
            <w:tcW w:w="1300" w:type="dxa"/>
            <w:tcBorders>
              <w:top w:val="nil"/>
              <w:left w:val="nil"/>
              <w:bottom w:val="nil"/>
              <w:right w:val="nil"/>
            </w:tcBorders>
            <w:shd w:val="clear" w:color="auto" w:fill="auto"/>
            <w:noWrap/>
            <w:vAlign w:val="center"/>
            <w:hideMark/>
          </w:tcPr>
          <w:p w14:paraId="2945A2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6F8776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5B87C91" w14:textId="77777777" w:rsidTr="009E60AA">
        <w:trPr>
          <w:trHeight w:val="320"/>
        </w:trPr>
        <w:tc>
          <w:tcPr>
            <w:tcW w:w="1300" w:type="dxa"/>
            <w:tcBorders>
              <w:top w:val="nil"/>
              <w:left w:val="nil"/>
              <w:bottom w:val="nil"/>
              <w:right w:val="nil"/>
            </w:tcBorders>
            <w:shd w:val="clear" w:color="auto" w:fill="auto"/>
            <w:noWrap/>
            <w:vAlign w:val="center"/>
            <w:hideMark/>
          </w:tcPr>
          <w:p w14:paraId="07817A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D4747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Stephen Curry\curryst01</w:t>
            </w:r>
          </w:p>
        </w:tc>
        <w:tc>
          <w:tcPr>
            <w:tcW w:w="1300" w:type="dxa"/>
            <w:tcBorders>
              <w:top w:val="nil"/>
              <w:left w:val="nil"/>
              <w:bottom w:val="nil"/>
              <w:right w:val="nil"/>
            </w:tcBorders>
            <w:shd w:val="clear" w:color="auto" w:fill="auto"/>
            <w:noWrap/>
            <w:vAlign w:val="center"/>
            <w:hideMark/>
          </w:tcPr>
          <w:p w14:paraId="029DD9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CAA53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2638</w:t>
            </w:r>
          </w:p>
        </w:tc>
        <w:tc>
          <w:tcPr>
            <w:tcW w:w="1300" w:type="dxa"/>
            <w:tcBorders>
              <w:top w:val="nil"/>
              <w:left w:val="nil"/>
              <w:bottom w:val="nil"/>
              <w:right w:val="nil"/>
            </w:tcBorders>
            <w:shd w:val="clear" w:color="auto" w:fill="auto"/>
            <w:noWrap/>
            <w:vAlign w:val="center"/>
            <w:hideMark/>
          </w:tcPr>
          <w:p w14:paraId="2D649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24.6</w:t>
            </w:r>
          </w:p>
        </w:tc>
        <w:tc>
          <w:tcPr>
            <w:tcW w:w="3246" w:type="dxa"/>
            <w:gridSpan w:val="2"/>
            <w:tcBorders>
              <w:top w:val="nil"/>
              <w:left w:val="nil"/>
              <w:bottom w:val="nil"/>
              <w:right w:val="nil"/>
            </w:tcBorders>
            <w:shd w:val="clear" w:color="auto" w:fill="auto"/>
            <w:noWrap/>
            <w:vAlign w:val="center"/>
            <w:hideMark/>
          </w:tcPr>
          <w:p w14:paraId="0831B3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8F07A26" w14:textId="77777777" w:rsidTr="009E60AA">
        <w:trPr>
          <w:trHeight w:val="320"/>
        </w:trPr>
        <w:tc>
          <w:tcPr>
            <w:tcW w:w="1300" w:type="dxa"/>
            <w:tcBorders>
              <w:top w:val="nil"/>
              <w:left w:val="nil"/>
              <w:bottom w:val="nil"/>
              <w:right w:val="nil"/>
            </w:tcBorders>
            <w:shd w:val="clear" w:color="auto" w:fill="auto"/>
            <w:noWrap/>
            <w:vAlign w:val="center"/>
            <w:hideMark/>
          </w:tcPr>
          <w:p w14:paraId="418FC0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2DC025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Draymond Green\greendr01</w:t>
            </w:r>
          </w:p>
        </w:tc>
        <w:tc>
          <w:tcPr>
            <w:tcW w:w="1300" w:type="dxa"/>
            <w:tcBorders>
              <w:top w:val="nil"/>
              <w:left w:val="nil"/>
              <w:bottom w:val="nil"/>
              <w:right w:val="nil"/>
            </w:tcBorders>
            <w:shd w:val="clear" w:color="auto" w:fill="auto"/>
            <w:noWrap/>
            <w:vAlign w:val="center"/>
            <w:hideMark/>
          </w:tcPr>
          <w:p w14:paraId="0D52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0AF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2471</w:t>
            </w:r>
          </w:p>
        </w:tc>
        <w:tc>
          <w:tcPr>
            <w:tcW w:w="1300" w:type="dxa"/>
            <w:tcBorders>
              <w:top w:val="nil"/>
              <w:left w:val="nil"/>
              <w:bottom w:val="nil"/>
              <w:right w:val="nil"/>
            </w:tcBorders>
            <w:shd w:val="clear" w:color="auto" w:fill="auto"/>
            <w:noWrap/>
            <w:vAlign w:val="center"/>
            <w:hideMark/>
          </w:tcPr>
          <w:p w14:paraId="3ADFD8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16.5</w:t>
            </w:r>
          </w:p>
        </w:tc>
        <w:tc>
          <w:tcPr>
            <w:tcW w:w="3246" w:type="dxa"/>
            <w:gridSpan w:val="2"/>
            <w:tcBorders>
              <w:top w:val="nil"/>
              <w:left w:val="nil"/>
              <w:bottom w:val="nil"/>
              <w:right w:val="nil"/>
            </w:tcBorders>
            <w:shd w:val="clear" w:color="auto" w:fill="auto"/>
            <w:noWrap/>
            <w:vAlign w:val="center"/>
            <w:hideMark/>
          </w:tcPr>
          <w:p w14:paraId="388532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97F41FE" w14:textId="77777777" w:rsidTr="009E60AA">
        <w:trPr>
          <w:trHeight w:val="320"/>
        </w:trPr>
        <w:tc>
          <w:tcPr>
            <w:tcW w:w="1300" w:type="dxa"/>
            <w:tcBorders>
              <w:top w:val="nil"/>
              <w:left w:val="nil"/>
              <w:bottom w:val="nil"/>
              <w:right w:val="nil"/>
            </w:tcBorders>
            <w:shd w:val="clear" w:color="auto" w:fill="auto"/>
            <w:noWrap/>
            <w:vAlign w:val="center"/>
            <w:hideMark/>
          </w:tcPr>
          <w:p w14:paraId="6C8AE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911F5D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Durant\duranke01</w:t>
            </w:r>
          </w:p>
        </w:tc>
        <w:tc>
          <w:tcPr>
            <w:tcW w:w="1300" w:type="dxa"/>
            <w:tcBorders>
              <w:top w:val="nil"/>
              <w:left w:val="nil"/>
              <w:bottom w:val="nil"/>
              <w:right w:val="nil"/>
            </w:tcBorders>
            <w:shd w:val="clear" w:color="auto" w:fill="auto"/>
            <w:noWrap/>
            <w:vAlign w:val="center"/>
            <w:hideMark/>
          </w:tcPr>
          <w:p w14:paraId="3110D6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6DFE08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2070</w:t>
            </w:r>
          </w:p>
        </w:tc>
        <w:tc>
          <w:tcPr>
            <w:tcW w:w="1300" w:type="dxa"/>
            <w:tcBorders>
              <w:top w:val="nil"/>
              <w:left w:val="nil"/>
              <w:bottom w:val="nil"/>
              <w:right w:val="nil"/>
            </w:tcBorders>
            <w:shd w:val="clear" w:color="auto" w:fill="auto"/>
            <w:noWrap/>
            <w:vAlign w:val="center"/>
            <w:hideMark/>
          </w:tcPr>
          <w:p w14:paraId="4588DF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27.6</w:t>
            </w:r>
          </w:p>
        </w:tc>
        <w:tc>
          <w:tcPr>
            <w:tcW w:w="3246" w:type="dxa"/>
            <w:gridSpan w:val="2"/>
            <w:tcBorders>
              <w:top w:val="nil"/>
              <w:left w:val="nil"/>
              <w:bottom w:val="nil"/>
              <w:right w:val="nil"/>
            </w:tcBorders>
            <w:shd w:val="clear" w:color="auto" w:fill="auto"/>
            <w:noWrap/>
            <w:vAlign w:val="center"/>
            <w:hideMark/>
          </w:tcPr>
          <w:p w14:paraId="2EE88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F7C83B7" w14:textId="77777777" w:rsidTr="009E60AA">
        <w:trPr>
          <w:trHeight w:val="320"/>
        </w:trPr>
        <w:tc>
          <w:tcPr>
            <w:tcW w:w="1300" w:type="dxa"/>
            <w:tcBorders>
              <w:top w:val="nil"/>
              <w:left w:val="nil"/>
              <w:bottom w:val="nil"/>
              <w:right w:val="nil"/>
            </w:tcBorders>
            <w:shd w:val="clear" w:color="auto" w:fill="auto"/>
            <w:noWrap/>
            <w:vAlign w:val="center"/>
            <w:hideMark/>
          </w:tcPr>
          <w:p w14:paraId="121374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5</w:t>
            </w:r>
          </w:p>
        </w:tc>
        <w:tc>
          <w:tcPr>
            <w:tcW w:w="3690" w:type="dxa"/>
            <w:tcBorders>
              <w:top w:val="nil"/>
              <w:left w:val="nil"/>
              <w:bottom w:val="nil"/>
              <w:right w:val="nil"/>
            </w:tcBorders>
            <w:shd w:val="clear" w:color="auto" w:fill="auto"/>
            <w:noWrap/>
            <w:vAlign w:val="center"/>
            <w:hideMark/>
          </w:tcPr>
          <w:p w14:paraId="0F6A554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Andre Iguodala\iguodan01</w:t>
            </w:r>
          </w:p>
        </w:tc>
        <w:tc>
          <w:tcPr>
            <w:tcW w:w="1300" w:type="dxa"/>
            <w:tcBorders>
              <w:top w:val="nil"/>
              <w:left w:val="nil"/>
              <w:bottom w:val="nil"/>
              <w:right w:val="nil"/>
            </w:tcBorders>
            <w:shd w:val="clear" w:color="auto" w:fill="auto"/>
            <w:noWrap/>
            <w:vAlign w:val="center"/>
            <w:hideMark/>
          </w:tcPr>
          <w:p w14:paraId="7D567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916D4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1998</w:t>
            </w:r>
          </w:p>
        </w:tc>
        <w:tc>
          <w:tcPr>
            <w:tcW w:w="1300" w:type="dxa"/>
            <w:tcBorders>
              <w:top w:val="nil"/>
              <w:left w:val="nil"/>
              <w:bottom w:val="nil"/>
              <w:right w:val="nil"/>
            </w:tcBorders>
            <w:shd w:val="clear" w:color="auto" w:fill="auto"/>
            <w:noWrap/>
            <w:vAlign w:val="center"/>
            <w:hideMark/>
          </w:tcPr>
          <w:p w14:paraId="7BF1A4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004E862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7AF867FA" w14:textId="77777777" w:rsidTr="009E60AA">
        <w:trPr>
          <w:trHeight w:val="320"/>
        </w:trPr>
        <w:tc>
          <w:tcPr>
            <w:tcW w:w="1300" w:type="dxa"/>
            <w:tcBorders>
              <w:top w:val="nil"/>
              <w:left w:val="nil"/>
              <w:bottom w:val="nil"/>
              <w:right w:val="nil"/>
            </w:tcBorders>
            <w:shd w:val="clear" w:color="auto" w:fill="auto"/>
            <w:noWrap/>
            <w:vAlign w:val="center"/>
            <w:hideMark/>
          </w:tcPr>
          <w:p w14:paraId="46D5F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19FC60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Shaun Livingston\livinsh01</w:t>
            </w:r>
          </w:p>
        </w:tc>
        <w:tc>
          <w:tcPr>
            <w:tcW w:w="1300" w:type="dxa"/>
            <w:tcBorders>
              <w:top w:val="nil"/>
              <w:left w:val="nil"/>
              <w:bottom w:val="nil"/>
              <w:right w:val="nil"/>
            </w:tcBorders>
            <w:shd w:val="clear" w:color="auto" w:fill="auto"/>
            <w:noWrap/>
            <w:vAlign w:val="center"/>
            <w:hideMark/>
          </w:tcPr>
          <w:p w14:paraId="02067E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E3688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1345</w:t>
            </w:r>
          </w:p>
        </w:tc>
        <w:tc>
          <w:tcPr>
            <w:tcW w:w="1300" w:type="dxa"/>
            <w:tcBorders>
              <w:top w:val="nil"/>
              <w:left w:val="nil"/>
              <w:bottom w:val="nil"/>
              <w:right w:val="nil"/>
            </w:tcBorders>
            <w:shd w:val="clear" w:color="auto" w:fill="auto"/>
            <w:noWrap/>
            <w:vAlign w:val="center"/>
            <w:hideMark/>
          </w:tcPr>
          <w:p w14:paraId="1D1F14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4C6FE0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44D1A51" w14:textId="77777777" w:rsidTr="009E60AA">
        <w:trPr>
          <w:trHeight w:val="320"/>
        </w:trPr>
        <w:tc>
          <w:tcPr>
            <w:tcW w:w="1300" w:type="dxa"/>
            <w:tcBorders>
              <w:top w:val="nil"/>
              <w:left w:val="nil"/>
              <w:bottom w:val="nil"/>
              <w:right w:val="nil"/>
            </w:tcBorders>
            <w:shd w:val="clear" w:color="auto" w:fill="auto"/>
            <w:noWrap/>
            <w:vAlign w:val="center"/>
            <w:hideMark/>
          </w:tcPr>
          <w:p w14:paraId="26B9DA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2F2FF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Zaza Pachulia\pachuza01</w:t>
            </w:r>
          </w:p>
        </w:tc>
        <w:tc>
          <w:tcPr>
            <w:tcW w:w="1300" w:type="dxa"/>
            <w:tcBorders>
              <w:top w:val="nil"/>
              <w:left w:val="nil"/>
              <w:bottom w:val="nil"/>
              <w:right w:val="nil"/>
            </w:tcBorders>
            <w:shd w:val="clear" w:color="auto" w:fill="auto"/>
            <w:noWrap/>
            <w:vAlign w:val="center"/>
            <w:hideMark/>
          </w:tcPr>
          <w:p w14:paraId="7F43C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65954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1268</w:t>
            </w:r>
          </w:p>
        </w:tc>
        <w:tc>
          <w:tcPr>
            <w:tcW w:w="1300" w:type="dxa"/>
            <w:tcBorders>
              <w:top w:val="nil"/>
              <w:left w:val="nil"/>
              <w:bottom w:val="nil"/>
              <w:right w:val="nil"/>
            </w:tcBorders>
            <w:shd w:val="clear" w:color="auto" w:fill="auto"/>
            <w:noWrap/>
            <w:vAlign w:val="center"/>
            <w:hideMark/>
          </w:tcPr>
          <w:p w14:paraId="2A668A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3AD5B9F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07272B4" w14:textId="77777777" w:rsidTr="009E60AA">
        <w:trPr>
          <w:trHeight w:val="320"/>
        </w:trPr>
        <w:tc>
          <w:tcPr>
            <w:tcW w:w="1300" w:type="dxa"/>
            <w:tcBorders>
              <w:top w:val="nil"/>
              <w:left w:val="nil"/>
              <w:bottom w:val="nil"/>
              <w:right w:val="nil"/>
            </w:tcBorders>
            <w:shd w:val="clear" w:color="auto" w:fill="auto"/>
            <w:noWrap/>
            <w:vAlign w:val="center"/>
            <w:hideMark/>
          </w:tcPr>
          <w:p w14:paraId="0CF775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C62EA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Clark\clarkia01</w:t>
            </w:r>
          </w:p>
        </w:tc>
        <w:tc>
          <w:tcPr>
            <w:tcW w:w="1300" w:type="dxa"/>
            <w:tcBorders>
              <w:top w:val="nil"/>
              <w:left w:val="nil"/>
              <w:bottom w:val="nil"/>
              <w:right w:val="nil"/>
            </w:tcBorders>
            <w:shd w:val="clear" w:color="auto" w:fill="auto"/>
            <w:noWrap/>
            <w:vAlign w:val="center"/>
            <w:hideMark/>
          </w:tcPr>
          <w:p w14:paraId="49D072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5CB988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1137</w:t>
            </w:r>
          </w:p>
        </w:tc>
        <w:tc>
          <w:tcPr>
            <w:tcW w:w="1300" w:type="dxa"/>
            <w:tcBorders>
              <w:top w:val="nil"/>
              <w:left w:val="nil"/>
              <w:bottom w:val="nil"/>
              <w:right w:val="nil"/>
            </w:tcBorders>
            <w:shd w:val="clear" w:color="auto" w:fill="auto"/>
            <w:noWrap/>
            <w:vAlign w:val="center"/>
            <w:hideMark/>
          </w:tcPr>
          <w:p w14:paraId="54C054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718398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2580F6D" w14:textId="77777777" w:rsidTr="009E60AA">
        <w:trPr>
          <w:trHeight w:val="320"/>
        </w:trPr>
        <w:tc>
          <w:tcPr>
            <w:tcW w:w="1300" w:type="dxa"/>
            <w:tcBorders>
              <w:top w:val="nil"/>
              <w:left w:val="nil"/>
              <w:bottom w:val="nil"/>
              <w:right w:val="nil"/>
            </w:tcBorders>
            <w:shd w:val="clear" w:color="auto" w:fill="auto"/>
            <w:noWrap/>
            <w:vAlign w:val="center"/>
            <w:hideMark/>
          </w:tcPr>
          <w:p w14:paraId="21A75A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2C4B9F6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Patrick McCaw\mccawpa01</w:t>
            </w:r>
          </w:p>
        </w:tc>
        <w:tc>
          <w:tcPr>
            <w:tcW w:w="1300" w:type="dxa"/>
            <w:tcBorders>
              <w:top w:val="nil"/>
              <w:left w:val="nil"/>
              <w:bottom w:val="nil"/>
              <w:right w:val="nil"/>
            </w:tcBorders>
            <w:shd w:val="clear" w:color="auto" w:fill="auto"/>
            <w:noWrap/>
            <w:vAlign w:val="center"/>
            <w:hideMark/>
          </w:tcPr>
          <w:p w14:paraId="6C2F54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6EC355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1074</w:t>
            </w:r>
          </w:p>
        </w:tc>
        <w:tc>
          <w:tcPr>
            <w:tcW w:w="1300" w:type="dxa"/>
            <w:tcBorders>
              <w:top w:val="nil"/>
              <w:left w:val="nil"/>
              <w:bottom w:val="nil"/>
              <w:right w:val="nil"/>
            </w:tcBorders>
            <w:shd w:val="clear" w:color="auto" w:fill="auto"/>
            <w:noWrap/>
            <w:vAlign w:val="center"/>
            <w:hideMark/>
          </w:tcPr>
          <w:p w14:paraId="56A9D1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4BD76C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1595A81B" w14:textId="77777777" w:rsidTr="009E60AA">
        <w:trPr>
          <w:trHeight w:val="320"/>
        </w:trPr>
        <w:tc>
          <w:tcPr>
            <w:tcW w:w="1300" w:type="dxa"/>
            <w:tcBorders>
              <w:top w:val="nil"/>
              <w:left w:val="nil"/>
              <w:bottom w:val="nil"/>
              <w:right w:val="nil"/>
            </w:tcBorders>
            <w:shd w:val="clear" w:color="auto" w:fill="auto"/>
            <w:noWrap/>
            <w:vAlign w:val="center"/>
            <w:hideMark/>
          </w:tcPr>
          <w:p w14:paraId="27549B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73F13F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West\westda01</w:t>
            </w:r>
          </w:p>
        </w:tc>
        <w:tc>
          <w:tcPr>
            <w:tcW w:w="1300" w:type="dxa"/>
            <w:tcBorders>
              <w:top w:val="nil"/>
              <w:left w:val="nil"/>
              <w:bottom w:val="nil"/>
              <w:right w:val="nil"/>
            </w:tcBorders>
            <w:shd w:val="clear" w:color="auto" w:fill="auto"/>
            <w:noWrap/>
            <w:vAlign w:val="center"/>
            <w:hideMark/>
          </w:tcPr>
          <w:p w14:paraId="091D34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4068F6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854</w:t>
            </w:r>
          </w:p>
        </w:tc>
        <w:tc>
          <w:tcPr>
            <w:tcW w:w="1300" w:type="dxa"/>
            <w:tcBorders>
              <w:top w:val="nil"/>
              <w:left w:val="nil"/>
              <w:bottom w:val="nil"/>
              <w:right w:val="nil"/>
            </w:tcBorders>
            <w:shd w:val="clear" w:color="auto" w:fill="auto"/>
            <w:noWrap/>
            <w:vAlign w:val="center"/>
            <w:hideMark/>
          </w:tcPr>
          <w:p w14:paraId="15C28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w:t>
            </w:r>
          </w:p>
        </w:tc>
        <w:tc>
          <w:tcPr>
            <w:tcW w:w="3246" w:type="dxa"/>
            <w:gridSpan w:val="2"/>
            <w:tcBorders>
              <w:top w:val="nil"/>
              <w:left w:val="nil"/>
              <w:bottom w:val="nil"/>
              <w:right w:val="nil"/>
            </w:tcBorders>
            <w:shd w:val="clear" w:color="auto" w:fill="auto"/>
            <w:noWrap/>
            <w:vAlign w:val="center"/>
            <w:hideMark/>
          </w:tcPr>
          <w:p w14:paraId="620C86A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0AFCC167" w14:textId="77777777" w:rsidTr="009E60AA">
        <w:trPr>
          <w:trHeight w:val="320"/>
        </w:trPr>
        <w:tc>
          <w:tcPr>
            <w:tcW w:w="1300" w:type="dxa"/>
            <w:tcBorders>
              <w:top w:val="nil"/>
              <w:left w:val="nil"/>
              <w:bottom w:val="nil"/>
              <w:right w:val="nil"/>
            </w:tcBorders>
            <w:shd w:val="clear" w:color="auto" w:fill="auto"/>
            <w:noWrap/>
            <w:vAlign w:val="center"/>
            <w:hideMark/>
          </w:tcPr>
          <w:p w14:paraId="295ED0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5747D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JaVale McGee\mcgeeja01</w:t>
            </w:r>
          </w:p>
        </w:tc>
        <w:tc>
          <w:tcPr>
            <w:tcW w:w="1300" w:type="dxa"/>
            <w:tcBorders>
              <w:top w:val="nil"/>
              <w:left w:val="nil"/>
              <w:bottom w:val="nil"/>
              <w:right w:val="nil"/>
            </w:tcBorders>
            <w:shd w:val="clear" w:color="auto" w:fill="auto"/>
            <w:noWrap/>
            <w:vAlign w:val="center"/>
            <w:hideMark/>
          </w:tcPr>
          <w:p w14:paraId="50F234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6DA012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739</w:t>
            </w:r>
          </w:p>
        </w:tc>
        <w:tc>
          <w:tcPr>
            <w:tcW w:w="1300" w:type="dxa"/>
            <w:tcBorders>
              <w:top w:val="nil"/>
              <w:left w:val="nil"/>
              <w:bottom w:val="nil"/>
              <w:right w:val="nil"/>
            </w:tcBorders>
            <w:shd w:val="clear" w:color="auto" w:fill="auto"/>
            <w:noWrap/>
            <w:vAlign w:val="center"/>
            <w:hideMark/>
          </w:tcPr>
          <w:p w14:paraId="246BB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25.2</w:t>
            </w:r>
          </w:p>
        </w:tc>
        <w:tc>
          <w:tcPr>
            <w:tcW w:w="3246" w:type="dxa"/>
            <w:gridSpan w:val="2"/>
            <w:tcBorders>
              <w:top w:val="nil"/>
              <w:left w:val="nil"/>
              <w:bottom w:val="nil"/>
              <w:right w:val="nil"/>
            </w:tcBorders>
            <w:shd w:val="clear" w:color="auto" w:fill="auto"/>
            <w:noWrap/>
            <w:vAlign w:val="center"/>
            <w:hideMark/>
          </w:tcPr>
          <w:p w14:paraId="529A7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448AC8F2" w14:textId="77777777" w:rsidTr="009E60AA">
        <w:trPr>
          <w:trHeight w:val="320"/>
        </w:trPr>
        <w:tc>
          <w:tcPr>
            <w:tcW w:w="1300" w:type="dxa"/>
            <w:tcBorders>
              <w:top w:val="nil"/>
              <w:left w:val="nil"/>
              <w:bottom w:val="nil"/>
              <w:right w:val="nil"/>
            </w:tcBorders>
            <w:shd w:val="clear" w:color="auto" w:fill="auto"/>
            <w:noWrap/>
            <w:vAlign w:val="center"/>
            <w:hideMark/>
          </w:tcPr>
          <w:p w14:paraId="1D9439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A7850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Michael McAdoo\mcadoja01</w:t>
            </w:r>
          </w:p>
        </w:tc>
        <w:tc>
          <w:tcPr>
            <w:tcW w:w="1300" w:type="dxa"/>
            <w:tcBorders>
              <w:top w:val="nil"/>
              <w:left w:val="nil"/>
              <w:bottom w:val="nil"/>
              <w:right w:val="nil"/>
            </w:tcBorders>
            <w:shd w:val="clear" w:color="auto" w:fill="auto"/>
            <w:noWrap/>
            <w:vAlign w:val="center"/>
            <w:hideMark/>
          </w:tcPr>
          <w:p w14:paraId="54B3D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52</w:t>
            </w:r>
          </w:p>
        </w:tc>
        <w:tc>
          <w:tcPr>
            <w:tcW w:w="1300" w:type="dxa"/>
            <w:tcBorders>
              <w:top w:val="nil"/>
              <w:left w:val="nil"/>
              <w:bottom w:val="nil"/>
              <w:right w:val="nil"/>
            </w:tcBorders>
            <w:shd w:val="clear" w:color="auto" w:fill="auto"/>
            <w:noWrap/>
            <w:vAlign w:val="center"/>
            <w:hideMark/>
          </w:tcPr>
          <w:p w14:paraId="134AB2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457</w:t>
            </w:r>
          </w:p>
        </w:tc>
        <w:tc>
          <w:tcPr>
            <w:tcW w:w="1300" w:type="dxa"/>
            <w:tcBorders>
              <w:top w:val="nil"/>
              <w:left w:val="nil"/>
              <w:bottom w:val="nil"/>
              <w:right w:val="nil"/>
            </w:tcBorders>
            <w:shd w:val="clear" w:color="auto" w:fill="auto"/>
            <w:noWrap/>
            <w:vAlign w:val="center"/>
            <w:hideMark/>
          </w:tcPr>
          <w:p w14:paraId="33AC9F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006BD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5743D16" w14:textId="77777777" w:rsidTr="009E60AA">
        <w:trPr>
          <w:trHeight w:val="320"/>
        </w:trPr>
        <w:tc>
          <w:tcPr>
            <w:tcW w:w="1300" w:type="dxa"/>
            <w:tcBorders>
              <w:top w:val="nil"/>
              <w:left w:val="nil"/>
              <w:bottom w:val="nil"/>
              <w:right w:val="nil"/>
            </w:tcBorders>
            <w:shd w:val="clear" w:color="auto" w:fill="auto"/>
            <w:noWrap/>
            <w:vAlign w:val="center"/>
            <w:hideMark/>
          </w:tcPr>
          <w:p w14:paraId="1B4BB2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20B9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Kevon Looney\looneke01</w:t>
            </w:r>
          </w:p>
        </w:tc>
        <w:tc>
          <w:tcPr>
            <w:tcW w:w="1300" w:type="dxa"/>
            <w:tcBorders>
              <w:top w:val="nil"/>
              <w:left w:val="nil"/>
              <w:bottom w:val="nil"/>
              <w:right w:val="nil"/>
            </w:tcBorders>
            <w:shd w:val="clear" w:color="auto" w:fill="auto"/>
            <w:noWrap/>
            <w:vAlign w:val="center"/>
            <w:hideMark/>
          </w:tcPr>
          <w:p w14:paraId="5258CC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33B2A5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447</w:t>
            </w:r>
          </w:p>
        </w:tc>
        <w:tc>
          <w:tcPr>
            <w:tcW w:w="1300" w:type="dxa"/>
            <w:tcBorders>
              <w:top w:val="nil"/>
              <w:left w:val="nil"/>
              <w:bottom w:val="nil"/>
              <w:right w:val="nil"/>
            </w:tcBorders>
            <w:shd w:val="clear" w:color="auto" w:fill="auto"/>
            <w:noWrap/>
            <w:vAlign w:val="center"/>
            <w:hideMark/>
          </w:tcPr>
          <w:p w14:paraId="678521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796151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8D3F314" w14:textId="77777777" w:rsidTr="009E60AA">
        <w:trPr>
          <w:trHeight w:val="320"/>
        </w:trPr>
        <w:tc>
          <w:tcPr>
            <w:tcW w:w="1300" w:type="dxa"/>
            <w:tcBorders>
              <w:top w:val="nil"/>
              <w:left w:val="nil"/>
              <w:bottom w:val="nil"/>
              <w:right w:val="nil"/>
            </w:tcBorders>
            <w:shd w:val="clear" w:color="auto" w:fill="auto"/>
            <w:noWrap/>
            <w:vAlign w:val="center"/>
            <w:hideMark/>
          </w:tcPr>
          <w:p w14:paraId="77583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DC481D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 Barnes\barnema02</w:t>
            </w:r>
          </w:p>
        </w:tc>
        <w:tc>
          <w:tcPr>
            <w:tcW w:w="1300" w:type="dxa"/>
            <w:tcBorders>
              <w:top w:val="nil"/>
              <w:left w:val="nil"/>
              <w:bottom w:val="nil"/>
              <w:right w:val="nil"/>
            </w:tcBorders>
            <w:shd w:val="clear" w:color="auto" w:fill="auto"/>
            <w:noWrap/>
            <w:vAlign w:val="center"/>
            <w:hideMark/>
          </w:tcPr>
          <w:p w14:paraId="46B6F6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7422C4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410</w:t>
            </w:r>
          </w:p>
        </w:tc>
        <w:tc>
          <w:tcPr>
            <w:tcW w:w="1300" w:type="dxa"/>
            <w:tcBorders>
              <w:top w:val="nil"/>
              <w:left w:val="nil"/>
              <w:bottom w:val="nil"/>
              <w:right w:val="nil"/>
            </w:tcBorders>
            <w:shd w:val="clear" w:color="auto" w:fill="auto"/>
            <w:noWrap/>
            <w:vAlign w:val="center"/>
            <w:hideMark/>
          </w:tcPr>
          <w:p w14:paraId="74D3D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7D2CC0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2EE6A1FD" w14:textId="77777777" w:rsidTr="009E60AA">
        <w:trPr>
          <w:trHeight w:val="320"/>
        </w:trPr>
        <w:tc>
          <w:tcPr>
            <w:tcW w:w="1300" w:type="dxa"/>
            <w:tcBorders>
              <w:top w:val="nil"/>
              <w:left w:val="nil"/>
              <w:bottom w:val="nil"/>
              <w:right w:val="nil"/>
            </w:tcBorders>
            <w:shd w:val="clear" w:color="auto" w:fill="auto"/>
            <w:noWrap/>
            <w:vAlign w:val="center"/>
            <w:hideMark/>
          </w:tcPr>
          <w:p w14:paraId="362123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05DB7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Anderson </w:t>
            </w:r>
            <w:proofErr w:type="spellStart"/>
            <w:r w:rsidRPr="009E60AA">
              <w:rPr>
                <w:rFonts w:ascii="DengXian" w:eastAsia="DengXian" w:hAnsi="DengXian" w:cs="SimSun" w:hint="eastAsia"/>
                <w:color w:val="000000"/>
                <w:kern w:val="0"/>
                <w:sz w:val="24"/>
                <w:szCs w:val="24"/>
              </w:rPr>
              <w:t>Varejão</w:t>
            </w:r>
            <w:proofErr w:type="spellEnd"/>
            <w:r w:rsidRPr="009E60AA">
              <w:rPr>
                <w:rFonts w:ascii="DengXian" w:eastAsia="DengXian" w:hAnsi="DengXian" w:cs="SimSun"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1656B8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1300" w:type="dxa"/>
            <w:tcBorders>
              <w:top w:val="nil"/>
              <w:left w:val="nil"/>
              <w:bottom w:val="nil"/>
              <w:right w:val="nil"/>
            </w:tcBorders>
            <w:shd w:val="clear" w:color="auto" w:fill="auto"/>
            <w:noWrap/>
            <w:vAlign w:val="center"/>
            <w:hideMark/>
          </w:tcPr>
          <w:p w14:paraId="17DF5D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1300" w:type="dxa"/>
            <w:tcBorders>
              <w:top w:val="nil"/>
              <w:left w:val="nil"/>
              <w:bottom w:val="nil"/>
              <w:right w:val="nil"/>
            </w:tcBorders>
            <w:shd w:val="clear" w:color="auto" w:fill="auto"/>
            <w:noWrap/>
            <w:vAlign w:val="center"/>
            <w:hideMark/>
          </w:tcPr>
          <w:p w14:paraId="6F1114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w:t>
            </w:r>
          </w:p>
        </w:tc>
        <w:tc>
          <w:tcPr>
            <w:tcW w:w="3246" w:type="dxa"/>
            <w:gridSpan w:val="2"/>
            <w:tcBorders>
              <w:top w:val="nil"/>
              <w:left w:val="nil"/>
              <w:bottom w:val="nil"/>
              <w:right w:val="nil"/>
            </w:tcBorders>
            <w:shd w:val="clear" w:color="auto" w:fill="auto"/>
            <w:noWrap/>
            <w:vAlign w:val="center"/>
            <w:hideMark/>
          </w:tcPr>
          <w:p w14:paraId="7D5487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3FD12719" w14:textId="77777777" w:rsidTr="009E60AA">
        <w:trPr>
          <w:trHeight w:val="320"/>
        </w:trPr>
        <w:tc>
          <w:tcPr>
            <w:tcW w:w="1300" w:type="dxa"/>
            <w:tcBorders>
              <w:top w:val="nil"/>
              <w:left w:val="nil"/>
              <w:bottom w:val="nil"/>
              <w:right w:val="nil"/>
            </w:tcBorders>
            <w:shd w:val="clear" w:color="auto" w:fill="auto"/>
            <w:noWrap/>
            <w:vAlign w:val="center"/>
            <w:hideMark/>
          </w:tcPr>
          <w:p w14:paraId="60E137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16</w:t>
            </w:r>
          </w:p>
        </w:tc>
        <w:tc>
          <w:tcPr>
            <w:tcW w:w="3690" w:type="dxa"/>
            <w:tcBorders>
              <w:top w:val="nil"/>
              <w:left w:val="nil"/>
              <w:bottom w:val="nil"/>
              <w:right w:val="nil"/>
            </w:tcBorders>
            <w:shd w:val="clear" w:color="auto" w:fill="auto"/>
            <w:noWrap/>
            <w:vAlign w:val="center"/>
            <w:hideMark/>
          </w:tcPr>
          <w:p w14:paraId="3B0DE7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Damian Jones\jonesda03</w:t>
            </w:r>
          </w:p>
        </w:tc>
        <w:tc>
          <w:tcPr>
            <w:tcW w:w="1300" w:type="dxa"/>
            <w:tcBorders>
              <w:top w:val="nil"/>
              <w:left w:val="nil"/>
              <w:bottom w:val="nil"/>
              <w:right w:val="nil"/>
            </w:tcBorders>
            <w:shd w:val="clear" w:color="auto" w:fill="auto"/>
            <w:noWrap/>
            <w:vAlign w:val="center"/>
            <w:hideMark/>
          </w:tcPr>
          <w:p w14:paraId="1F8931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6D4165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1300" w:type="dxa"/>
            <w:tcBorders>
              <w:top w:val="nil"/>
              <w:left w:val="nil"/>
              <w:bottom w:val="nil"/>
              <w:right w:val="nil"/>
            </w:tcBorders>
            <w:shd w:val="clear" w:color="auto" w:fill="auto"/>
            <w:noWrap/>
            <w:vAlign w:val="center"/>
            <w:hideMark/>
          </w:tcPr>
          <w:p w14:paraId="00DBBC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3246" w:type="dxa"/>
            <w:gridSpan w:val="2"/>
            <w:tcBorders>
              <w:top w:val="nil"/>
              <w:left w:val="nil"/>
              <w:bottom w:val="nil"/>
              <w:right w:val="nil"/>
            </w:tcBorders>
            <w:shd w:val="clear" w:color="auto" w:fill="auto"/>
            <w:noWrap/>
            <w:vAlign w:val="center"/>
            <w:hideMark/>
          </w:tcPr>
          <w:p w14:paraId="08D072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690C9C38" w14:textId="77777777" w:rsidTr="009E60AA">
        <w:trPr>
          <w:trHeight w:val="320"/>
        </w:trPr>
        <w:tc>
          <w:tcPr>
            <w:tcW w:w="1300" w:type="dxa"/>
            <w:tcBorders>
              <w:top w:val="nil"/>
              <w:left w:val="nil"/>
              <w:bottom w:val="nil"/>
              <w:right w:val="nil"/>
            </w:tcBorders>
            <w:shd w:val="clear" w:color="auto" w:fill="auto"/>
            <w:noWrap/>
            <w:vAlign w:val="center"/>
            <w:hideMark/>
          </w:tcPr>
          <w:p w14:paraId="55D5BC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3A923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Briante Weber\weberbr01</w:t>
            </w:r>
          </w:p>
        </w:tc>
        <w:tc>
          <w:tcPr>
            <w:tcW w:w="1300" w:type="dxa"/>
            <w:tcBorders>
              <w:top w:val="nil"/>
              <w:left w:val="nil"/>
              <w:bottom w:val="nil"/>
              <w:right w:val="nil"/>
            </w:tcBorders>
            <w:shd w:val="clear" w:color="auto" w:fill="auto"/>
            <w:noWrap/>
            <w:vAlign w:val="center"/>
            <w:hideMark/>
          </w:tcPr>
          <w:p w14:paraId="0AC17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3B9C27C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1300" w:type="dxa"/>
            <w:tcBorders>
              <w:top w:val="nil"/>
              <w:left w:val="nil"/>
              <w:bottom w:val="nil"/>
              <w:right w:val="nil"/>
            </w:tcBorders>
            <w:shd w:val="clear" w:color="auto" w:fill="auto"/>
            <w:noWrap/>
            <w:vAlign w:val="center"/>
            <w:hideMark/>
          </w:tcPr>
          <w:p w14:paraId="70AED1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7DB6CE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r>
      <w:tr w:rsidR="009E60AA" w:rsidRPr="009E60AA" w14:paraId="5A2D4706" w14:textId="77777777" w:rsidTr="009E60AA">
        <w:trPr>
          <w:trHeight w:val="320"/>
        </w:trPr>
        <w:tc>
          <w:tcPr>
            <w:tcW w:w="1300" w:type="dxa"/>
            <w:tcBorders>
              <w:top w:val="nil"/>
              <w:left w:val="nil"/>
              <w:bottom w:val="nil"/>
              <w:right w:val="nil"/>
            </w:tcBorders>
            <w:shd w:val="clear" w:color="auto" w:fill="auto"/>
            <w:noWrap/>
            <w:vAlign w:val="center"/>
            <w:hideMark/>
          </w:tcPr>
          <w:p w14:paraId="23D211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4CE89B7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12A235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73FB6F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2877</w:t>
            </w:r>
          </w:p>
        </w:tc>
        <w:tc>
          <w:tcPr>
            <w:tcW w:w="1300" w:type="dxa"/>
            <w:tcBorders>
              <w:top w:val="nil"/>
              <w:left w:val="nil"/>
              <w:bottom w:val="nil"/>
              <w:right w:val="nil"/>
            </w:tcBorders>
            <w:shd w:val="clear" w:color="auto" w:fill="auto"/>
            <w:noWrap/>
            <w:vAlign w:val="center"/>
            <w:hideMark/>
          </w:tcPr>
          <w:p w14:paraId="1002DF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w:t>
            </w:r>
          </w:p>
        </w:tc>
        <w:tc>
          <w:tcPr>
            <w:tcW w:w="3246" w:type="dxa"/>
            <w:gridSpan w:val="2"/>
            <w:tcBorders>
              <w:top w:val="nil"/>
              <w:left w:val="nil"/>
              <w:bottom w:val="nil"/>
              <w:right w:val="nil"/>
            </w:tcBorders>
            <w:shd w:val="clear" w:color="auto" w:fill="auto"/>
            <w:noWrap/>
            <w:vAlign w:val="center"/>
            <w:hideMark/>
          </w:tcPr>
          <w:p w14:paraId="59562D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ACF3239" w14:textId="77777777" w:rsidTr="009E60AA">
        <w:trPr>
          <w:trHeight w:val="320"/>
        </w:trPr>
        <w:tc>
          <w:tcPr>
            <w:tcW w:w="1300" w:type="dxa"/>
            <w:tcBorders>
              <w:top w:val="nil"/>
              <w:left w:val="nil"/>
              <w:bottom w:val="nil"/>
              <w:right w:val="nil"/>
            </w:tcBorders>
            <w:shd w:val="clear" w:color="auto" w:fill="auto"/>
            <w:noWrap/>
            <w:vAlign w:val="center"/>
            <w:hideMark/>
          </w:tcPr>
          <w:p w14:paraId="160A8E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DFCCB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Bosh\boshch01</w:t>
            </w:r>
          </w:p>
        </w:tc>
        <w:tc>
          <w:tcPr>
            <w:tcW w:w="1300" w:type="dxa"/>
            <w:tcBorders>
              <w:top w:val="nil"/>
              <w:left w:val="nil"/>
              <w:bottom w:val="nil"/>
              <w:right w:val="nil"/>
            </w:tcBorders>
            <w:shd w:val="clear" w:color="auto" w:fill="auto"/>
            <w:noWrap/>
            <w:vAlign w:val="center"/>
            <w:hideMark/>
          </w:tcPr>
          <w:p w14:paraId="5606C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CA203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2454</w:t>
            </w:r>
          </w:p>
        </w:tc>
        <w:tc>
          <w:tcPr>
            <w:tcW w:w="1300" w:type="dxa"/>
            <w:tcBorders>
              <w:top w:val="nil"/>
              <w:left w:val="nil"/>
              <w:bottom w:val="nil"/>
              <w:right w:val="nil"/>
            </w:tcBorders>
            <w:shd w:val="clear" w:color="auto" w:fill="auto"/>
            <w:noWrap/>
            <w:vAlign w:val="center"/>
            <w:hideMark/>
          </w:tcPr>
          <w:p w14:paraId="4E6226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3246" w:type="dxa"/>
            <w:gridSpan w:val="2"/>
            <w:tcBorders>
              <w:top w:val="nil"/>
              <w:left w:val="nil"/>
              <w:bottom w:val="nil"/>
              <w:right w:val="nil"/>
            </w:tcBorders>
            <w:shd w:val="clear" w:color="auto" w:fill="auto"/>
            <w:noWrap/>
            <w:vAlign w:val="center"/>
            <w:hideMark/>
          </w:tcPr>
          <w:p w14:paraId="26634E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8CA1CC8" w14:textId="77777777" w:rsidTr="009E60AA">
        <w:trPr>
          <w:trHeight w:val="320"/>
        </w:trPr>
        <w:tc>
          <w:tcPr>
            <w:tcW w:w="1300" w:type="dxa"/>
            <w:tcBorders>
              <w:top w:val="nil"/>
              <w:left w:val="nil"/>
              <w:bottom w:val="nil"/>
              <w:right w:val="nil"/>
            </w:tcBorders>
            <w:shd w:val="clear" w:color="auto" w:fill="auto"/>
            <w:noWrap/>
            <w:vAlign w:val="center"/>
            <w:hideMark/>
          </w:tcPr>
          <w:p w14:paraId="09C67E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EF31E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Dwyane Wade\wadedw01</w:t>
            </w:r>
          </w:p>
        </w:tc>
        <w:tc>
          <w:tcPr>
            <w:tcW w:w="1300" w:type="dxa"/>
            <w:tcBorders>
              <w:top w:val="nil"/>
              <w:left w:val="nil"/>
              <w:bottom w:val="nil"/>
              <w:right w:val="nil"/>
            </w:tcBorders>
            <w:shd w:val="clear" w:color="auto" w:fill="auto"/>
            <w:noWrap/>
            <w:vAlign w:val="center"/>
            <w:hideMark/>
          </w:tcPr>
          <w:p w14:paraId="6FD5BA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7550A9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2391</w:t>
            </w:r>
          </w:p>
        </w:tc>
        <w:tc>
          <w:tcPr>
            <w:tcW w:w="1300" w:type="dxa"/>
            <w:tcBorders>
              <w:top w:val="nil"/>
              <w:left w:val="nil"/>
              <w:bottom w:val="nil"/>
              <w:right w:val="nil"/>
            </w:tcBorders>
            <w:shd w:val="clear" w:color="auto" w:fill="auto"/>
            <w:noWrap/>
            <w:vAlign w:val="center"/>
            <w:hideMark/>
          </w:tcPr>
          <w:p w14:paraId="3275D1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3246" w:type="dxa"/>
            <w:gridSpan w:val="2"/>
            <w:tcBorders>
              <w:top w:val="nil"/>
              <w:left w:val="nil"/>
              <w:bottom w:val="nil"/>
              <w:right w:val="nil"/>
            </w:tcBorders>
            <w:shd w:val="clear" w:color="auto" w:fill="auto"/>
            <w:noWrap/>
            <w:vAlign w:val="center"/>
            <w:hideMark/>
          </w:tcPr>
          <w:p w14:paraId="6CF1F1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1C7ED94" w14:textId="77777777" w:rsidTr="009E60AA">
        <w:trPr>
          <w:trHeight w:val="320"/>
        </w:trPr>
        <w:tc>
          <w:tcPr>
            <w:tcW w:w="1300" w:type="dxa"/>
            <w:tcBorders>
              <w:top w:val="nil"/>
              <w:left w:val="nil"/>
              <w:bottom w:val="nil"/>
              <w:right w:val="nil"/>
            </w:tcBorders>
            <w:shd w:val="clear" w:color="auto" w:fill="auto"/>
            <w:noWrap/>
            <w:vAlign w:val="center"/>
            <w:hideMark/>
          </w:tcPr>
          <w:p w14:paraId="1CBEEC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3843E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Mario Chalmers\chalmma01</w:t>
            </w:r>
          </w:p>
        </w:tc>
        <w:tc>
          <w:tcPr>
            <w:tcW w:w="1300" w:type="dxa"/>
            <w:tcBorders>
              <w:top w:val="nil"/>
              <w:left w:val="nil"/>
              <w:bottom w:val="nil"/>
              <w:right w:val="nil"/>
            </w:tcBorders>
            <w:shd w:val="clear" w:color="auto" w:fill="auto"/>
            <w:noWrap/>
            <w:vAlign w:val="center"/>
            <w:hideMark/>
          </w:tcPr>
          <w:p w14:paraId="636BDB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3BDD3B6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2068</w:t>
            </w:r>
          </w:p>
        </w:tc>
        <w:tc>
          <w:tcPr>
            <w:tcW w:w="1300" w:type="dxa"/>
            <w:tcBorders>
              <w:top w:val="nil"/>
              <w:left w:val="nil"/>
              <w:bottom w:val="nil"/>
              <w:right w:val="nil"/>
            </w:tcBorders>
            <w:shd w:val="clear" w:color="auto" w:fill="auto"/>
            <w:noWrap/>
            <w:vAlign w:val="center"/>
            <w:hideMark/>
          </w:tcPr>
          <w:p w14:paraId="313D44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16861B0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5B37E8C5" w14:textId="77777777" w:rsidTr="009E60AA">
        <w:trPr>
          <w:trHeight w:val="320"/>
        </w:trPr>
        <w:tc>
          <w:tcPr>
            <w:tcW w:w="1300" w:type="dxa"/>
            <w:tcBorders>
              <w:top w:val="nil"/>
              <w:left w:val="nil"/>
              <w:bottom w:val="nil"/>
              <w:right w:val="nil"/>
            </w:tcBorders>
            <w:shd w:val="clear" w:color="auto" w:fill="auto"/>
            <w:noWrap/>
            <w:vAlign w:val="center"/>
            <w:hideMark/>
          </w:tcPr>
          <w:p w14:paraId="5DF221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CF38A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16214E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16D0C8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2035</w:t>
            </w:r>
          </w:p>
        </w:tc>
        <w:tc>
          <w:tcPr>
            <w:tcW w:w="1300" w:type="dxa"/>
            <w:tcBorders>
              <w:top w:val="nil"/>
              <w:left w:val="nil"/>
              <w:bottom w:val="nil"/>
              <w:right w:val="nil"/>
            </w:tcBorders>
            <w:shd w:val="clear" w:color="auto" w:fill="auto"/>
            <w:noWrap/>
            <w:vAlign w:val="center"/>
            <w:hideMark/>
          </w:tcPr>
          <w:p w14:paraId="62A6DC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366852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A8E6EF4" w14:textId="77777777" w:rsidTr="009E60AA">
        <w:trPr>
          <w:trHeight w:val="320"/>
        </w:trPr>
        <w:tc>
          <w:tcPr>
            <w:tcW w:w="1300" w:type="dxa"/>
            <w:tcBorders>
              <w:top w:val="nil"/>
              <w:left w:val="nil"/>
              <w:bottom w:val="nil"/>
              <w:right w:val="nil"/>
            </w:tcBorders>
            <w:shd w:val="clear" w:color="auto" w:fill="auto"/>
            <w:noWrap/>
            <w:vAlign w:val="center"/>
            <w:hideMark/>
          </w:tcPr>
          <w:p w14:paraId="0AE9C3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4FB22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7157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43BBE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1786</w:t>
            </w:r>
          </w:p>
        </w:tc>
        <w:tc>
          <w:tcPr>
            <w:tcW w:w="1300" w:type="dxa"/>
            <w:tcBorders>
              <w:top w:val="nil"/>
              <w:left w:val="nil"/>
              <w:bottom w:val="nil"/>
              <w:right w:val="nil"/>
            </w:tcBorders>
            <w:shd w:val="clear" w:color="auto" w:fill="auto"/>
            <w:noWrap/>
            <w:vAlign w:val="center"/>
            <w:hideMark/>
          </w:tcPr>
          <w:p w14:paraId="1B6B76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04B7CF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C5AE6A2" w14:textId="77777777" w:rsidTr="009E60AA">
        <w:trPr>
          <w:trHeight w:val="320"/>
        </w:trPr>
        <w:tc>
          <w:tcPr>
            <w:tcW w:w="1300" w:type="dxa"/>
            <w:tcBorders>
              <w:top w:val="nil"/>
              <w:left w:val="nil"/>
              <w:bottom w:val="nil"/>
              <w:right w:val="nil"/>
            </w:tcBorders>
            <w:shd w:val="clear" w:color="auto" w:fill="auto"/>
            <w:noWrap/>
            <w:vAlign w:val="center"/>
            <w:hideMark/>
          </w:tcPr>
          <w:p w14:paraId="654342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05E33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Norris Cole\coleno01</w:t>
            </w:r>
          </w:p>
        </w:tc>
        <w:tc>
          <w:tcPr>
            <w:tcW w:w="1300" w:type="dxa"/>
            <w:tcBorders>
              <w:top w:val="nil"/>
              <w:left w:val="nil"/>
              <w:bottom w:val="nil"/>
              <w:right w:val="nil"/>
            </w:tcBorders>
            <w:shd w:val="clear" w:color="auto" w:fill="auto"/>
            <w:noWrap/>
            <w:vAlign w:val="center"/>
            <w:hideMark/>
          </w:tcPr>
          <w:p w14:paraId="18FC12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4E35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1590</w:t>
            </w:r>
          </w:p>
        </w:tc>
        <w:tc>
          <w:tcPr>
            <w:tcW w:w="1300" w:type="dxa"/>
            <w:tcBorders>
              <w:top w:val="nil"/>
              <w:left w:val="nil"/>
              <w:bottom w:val="nil"/>
              <w:right w:val="nil"/>
            </w:tcBorders>
            <w:shd w:val="clear" w:color="auto" w:fill="auto"/>
            <w:noWrap/>
            <w:vAlign w:val="center"/>
            <w:hideMark/>
          </w:tcPr>
          <w:p w14:paraId="6857E3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0ECE53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90F2815" w14:textId="77777777" w:rsidTr="009E60AA">
        <w:trPr>
          <w:trHeight w:val="320"/>
        </w:trPr>
        <w:tc>
          <w:tcPr>
            <w:tcW w:w="1300" w:type="dxa"/>
            <w:tcBorders>
              <w:top w:val="nil"/>
              <w:left w:val="nil"/>
              <w:bottom w:val="nil"/>
              <w:right w:val="nil"/>
            </w:tcBorders>
            <w:shd w:val="clear" w:color="auto" w:fill="auto"/>
            <w:noWrap/>
            <w:vAlign w:val="center"/>
            <w:hideMark/>
          </w:tcPr>
          <w:p w14:paraId="664E88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DCB10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Udonis Haslem\hasleud01</w:t>
            </w:r>
          </w:p>
        </w:tc>
        <w:tc>
          <w:tcPr>
            <w:tcW w:w="1300" w:type="dxa"/>
            <w:tcBorders>
              <w:top w:val="nil"/>
              <w:left w:val="nil"/>
              <w:bottom w:val="nil"/>
              <w:right w:val="nil"/>
            </w:tcBorders>
            <w:shd w:val="clear" w:color="auto" w:fill="auto"/>
            <w:noWrap/>
            <w:vAlign w:val="center"/>
            <w:hideMark/>
          </w:tcPr>
          <w:p w14:paraId="2242C7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6DAE4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1414</w:t>
            </w:r>
          </w:p>
        </w:tc>
        <w:tc>
          <w:tcPr>
            <w:tcW w:w="1300" w:type="dxa"/>
            <w:tcBorders>
              <w:top w:val="nil"/>
              <w:left w:val="nil"/>
              <w:bottom w:val="nil"/>
              <w:right w:val="nil"/>
            </w:tcBorders>
            <w:shd w:val="clear" w:color="auto" w:fill="auto"/>
            <w:noWrap/>
            <w:vAlign w:val="center"/>
            <w:hideMark/>
          </w:tcPr>
          <w:p w14:paraId="468C98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1ABFBF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E806858" w14:textId="77777777" w:rsidTr="009E60AA">
        <w:trPr>
          <w:trHeight w:val="320"/>
        </w:trPr>
        <w:tc>
          <w:tcPr>
            <w:tcW w:w="1300" w:type="dxa"/>
            <w:tcBorders>
              <w:top w:val="nil"/>
              <w:left w:val="nil"/>
              <w:bottom w:val="nil"/>
              <w:right w:val="nil"/>
            </w:tcBorders>
            <w:shd w:val="clear" w:color="auto" w:fill="auto"/>
            <w:noWrap/>
            <w:vAlign w:val="center"/>
            <w:hideMark/>
          </w:tcPr>
          <w:p w14:paraId="658199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37EE7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Miller\millemi01</w:t>
            </w:r>
          </w:p>
        </w:tc>
        <w:tc>
          <w:tcPr>
            <w:tcW w:w="1300" w:type="dxa"/>
            <w:tcBorders>
              <w:top w:val="nil"/>
              <w:left w:val="nil"/>
              <w:bottom w:val="nil"/>
              <w:right w:val="nil"/>
            </w:tcBorders>
            <w:shd w:val="clear" w:color="auto" w:fill="auto"/>
            <w:noWrap/>
            <w:vAlign w:val="center"/>
            <w:hideMark/>
          </w:tcPr>
          <w:p w14:paraId="52A39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699672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900</w:t>
            </w:r>
          </w:p>
        </w:tc>
        <w:tc>
          <w:tcPr>
            <w:tcW w:w="1300" w:type="dxa"/>
            <w:tcBorders>
              <w:top w:val="nil"/>
              <w:left w:val="nil"/>
              <w:bottom w:val="nil"/>
              <w:right w:val="nil"/>
            </w:tcBorders>
            <w:shd w:val="clear" w:color="auto" w:fill="auto"/>
            <w:noWrap/>
            <w:vAlign w:val="center"/>
            <w:hideMark/>
          </w:tcPr>
          <w:p w14:paraId="4BA0C6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3246" w:type="dxa"/>
            <w:gridSpan w:val="2"/>
            <w:tcBorders>
              <w:top w:val="nil"/>
              <w:left w:val="nil"/>
              <w:bottom w:val="nil"/>
              <w:right w:val="nil"/>
            </w:tcBorders>
            <w:shd w:val="clear" w:color="auto" w:fill="auto"/>
            <w:noWrap/>
            <w:vAlign w:val="center"/>
            <w:hideMark/>
          </w:tcPr>
          <w:p w14:paraId="71FDBE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09C0A4C9" w14:textId="77777777" w:rsidTr="009E60AA">
        <w:trPr>
          <w:trHeight w:val="320"/>
        </w:trPr>
        <w:tc>
          <w:tcPr>
            <w:tcW w:w="1300" w:type="dxa"/>
            <w:tcBorders>
              <w:top w:val="nil"/>
              <w:left w:val="nil"/>
              <w:bottom w:val="nil"/>
              <w:right w:val="nil"/>
            </w:tcBorders>
            <w:shd w:val="clear" w:color="auto" w:fill="auto"/>
            <w:noWrap/>
            <w:vAlign w:val="center"/>
            <w:hideMark/>
          </w:tcPr>
          <w:p w14:paraId="0F2FC9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75A51D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Rashard Lewis\lewisra02</w:t>
            </w:r>
          </w:p>
        </w:tc>
        <w:tc>
          <w:tcPr>
            <w:tcW w:w="1300" w:type="dxa"/>
            <w:tcBorders>
              <w:top w:val="nil"/>
              <w:left w:val="nil"/>
              <w:bottom w:val="nil"/>
              <w:right w:val="nil"/>
            </w:tcBorders>
            <w:shd w:val="clear" w:color="auto" w:fill="auto"/>
            <w:noWrap/>
            <w:vAlign w:val="center"/>
            <w:hideMark/>
          </w:tcPr>
          <w:p w14:paraId="1F026F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3B7136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792</w:t>
            </w:r>
          </w:p>
        </w:tc>
        <w:tc>
          <w:tcPr>
            <w:tcW w:w="1300" w:type="dxa"/>
            <w:tcBorders>
              <w:top w:val="nil"/>
              <w:left w:val="nil"/>
              <w:bottom w:val="nil"/>
              <w:right w:val="nil"/>
            </w:tcBorders>
            <w:shd w:val="clear" w:color="auto" w:fill="auto"/>
            <w:noWrap/>
            <w:vAlign w:val="center"/>
            <w:hideMark/>
          </w:tcPr>
          <w:p w14:paraId="014E05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2942FBB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435EDAFC" w14:textId="77777777" w:rsidTr="009E60AA">
        <w:trPr>
          <w:trHeight w:val="320"/>
        </w:trPr>
        <w:tc>
          <w:tcPr>
            <w:tcW w:w="1300" w:type="dxa"/>
            <w:tcBorders>
              <w:top w:val="nil"/>
              <w:left w:val="nil"/>
              <w:bottom w:val="nil"/>
              <w:right w:val="nil"/>
            </w:tcBorders>
            <w:shd w:val="clear" w:color="auto" w:fill="auto"/>
            <w:noWrap/>
            <w:vAlign w:val="center"/>
            <w:hideMark/>
          </w:tcPr>
          <w:p w14:paraId="3E7E5C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10A3A99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Chris Andersen\anderch01</w:t>
            </w:r>
          </w:p>
        </w:tc>
        <w:tc>
          <w:tcPr>
            <w:tcW w:w="1300" w:type="dxa"/>
            <w:tcBorders>
              <w:top w:val="nil"/>
              <w:left w:val="nil"/>
              <w:bottom w:val="nil"/>
              <w:right w:val="nil"/>
            </w:tcBorders>
            <w:shd w:val="clear" w:color="auto" w:fill="auto"/>
            <w:noWrap/>
            <w:vAlign w:val="center"/>
            <w:hideMark/>
          </w:tcPr>
          <w:p w14:paraId="71ADE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37E9D0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624</w:t>
            </w:r>
          </w:p>
        </w:tc>
        <w:tc>
          <w:tcPr>
            <w:tcW w:w="1300" w:type="dxa"/>
            <w:tcBorders>
              <w:top w:val="nil"/>
              <w:left w:val="nil"/>
              <w:bottom w:val="nil"/>
              <w:right w:val="nil"/>
            </w:tcBorders>
            <w:shd w:val="clear" w:color="auto" w:fill="auto"/>
            <w:noWrap/>
            <w:vAlign w:val="center"/>
            <w:hideMark/>
          </w:tcPr>
          <w:p w14:paraId="1FE29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w:t>
            </w:r>
          </w:p>
        </w:tc>
        <w:tc>
          <w:tcPr>
            <w:tcW w:w="3246" w:type="dxa"/>
            <w:gridSpan w:val="2"/>
            <w:tcBorders>
              <w:top w:val="nil"/>
              <w:left w:val="nil"/>
              <w:bottom w:val="nil"/>
              <w:right w:val="nil"/>
            </w:tcBorders>
            <w:shd w:val="clear" w:color="auto" w:fill="auto"/>
            <w:noWrap/>
            <w:vAlign w:val="center"/>
            <w:hideMark/>
          </w:tcPr>
          <w:p w14:paraId="53B434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E3DF3A4" w14:textId="77777777" w:rsidTr="009E60AA">
        <w:trPr>
          <w:trHeight w:val="320"/>
        </w:trPr>
        <w:tc>
          <w:tcPr>
            <w:tcW w:w="1300" w:type="dxa"/>
            <w:tcBorders>
              <w:top w:val="nil"/>
              <w:left w:val="nil"/>
              <w:bottom w:val="nil"/>
              <w:right w:val="nil"/>
            </w:tcBorders>
            <w:shd w:val="clear" w:color="auto" w:fill="auto"/>
            <w:noWrap/>
            <w:vAlign w:val="center"/>
            <w:hideMark/>
          </w:tcPr>
          <w:p w14:paraId="2903D7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13712C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Joel Anthony\anthojo01</w:t>
            </w:r>
          </w:p>
        </w:tc>
        <w:tc>
          <w:tcPr>
            <w:tcW w:w="1300" w:type="dxa"/>
            <w:tcBorders>
              <w:top w:val="nil"/>
              <w:left w:val="nil"/>
              <w:bottom w:val="nil"/>
              <w:right w:val="nil"/>
            </w:tcBorders>
            <w:shd w:val="clear" w:color="auto" w:fill="auto"/>
            <w:noWrap/>
            <w:vAlign w:val="center"/>
            <w:hideMark/>
          </w:tcPr>
          <w:p w14:paraId="77C68E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175CC6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566</w:t>
            </w:r>
          </w:p>
        </w:tc>
        <w:tc>
          <w:tcPr>
            <w:tcW w:w="1300" w:type="dxa"/>
            <w:tcBorders>
              <w:top w:val="nil"/>
              <w:left w:val="nil"/>
              <w:bottom w:val="nil"/>
              <w:right w:val="nil"/>
            </w:tcBorders>
            <w:shd w:val="clear" w:color="auto" w:fill="auto"/>
            <w:noWrap/>
            <w:vAlign w:val="center"/>
            <w:hideMark/>
          </w:tcPr>
          <w:p w14:paraId="5D3D26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0E07045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1F79CA43" w14:textId="77777777" w:rsidTr="009E60AA">
        <w:trPr>
          <w:trHeight w:val="320"/>
        </w:trPr>
        <w:tc>
          <w:tcPr>
            <w:tcW w:w="1300" w:type="dxa"/>
            <w:tcBorders>
              <w:top w:val="nil"/>
              <w:left w:val="nil"/>
              <w:bottom w:val="nil"/>
              <w:right w:val="nil"/>
            </w:tcBorders>
            <w:shd w:val="clear" w:color="auto" w:fill="auto"/>
            <w:noWrap/>
            <w:vAlign w:val="center"/>
            <w:hideMark/>
          </w:tcPr>
          <w:p w14:paraId="69B8AE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6D0569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039AB2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60C7F9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w:t>
            </w:r>
          </w:p>
        </w:tc>
        <w:tc>
          <w:tcPr>
            <w:tcW w:w="1300" w:type="dxa"/>
            <w:tcBorders>
              <w:top w:val="nil"/>
              <w:left w:val="nil"/>
              <w:bottom w:val="nil"/>
              <w:right w:val="nil"/>
            </w:tcBorders>
            <w:shd w:val="clear" w:color="auto" w:fill="auto"/>
            <w:noWrap/>
            <w:vAlign w:val="center"/>
            <w:hideMark/>
          </w:tcPr>
          <w:p w14:paraId="72B282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453864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356C52E" w14:textId="77777777" w:rsidTr="009E60AA">
        <w:trPr>
          <w:trHeight w:val="320"/>
        </w:trPr>
        <w:tc>
          <w:tcPr>
            <w:tcW w:w="1300" w:type="dxa"/>
            <w:tcBorders>
              <w:top w:val="nil"/>
              <w:left w:val="nil"/>
              <w:bottom w:val="nil"/>
              <w:right w:val="nil"/>
            </w:tcBorders>
            <w:shd w:val="clear" w:color="auto" w:fill="auto"/>
            <w:noWrap/>
            <w:vAlign w:val="center"/>
            <w:hideMark/>
          </w:tcPr>
          <w:p w14:paraId="1E512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2A8337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070792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489089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1300" w:type="dxa"/>
            <w:tcBorders>
              <w:top w:val="nil"/>
              <w:left w:val="nil"/>
              <w:bottom w:val="nil"/>
              <w:right w:val="nil"/>
            </w:tcBorders>
            <w:shd w:val="clear" w:color="auto" w:fill="auto"/>
            <w:noWrap/>
            <w:vAlign w:val="center"/>
            <w:hideMark/>
          </w:tcPr>
          <w:p w14:paraId="6BFB7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w:t>
            </w:r>
          </w:p>
        </w:tc>
        <w:tc>
          <w:tcPr>
            <w:tcW w:w="3246" w:type="dxa"/>
            <w:gridSpan w:val="2"/>
            <w:tcBorders>
              <w:top w:val="nil"/>
              <w:left w:val="nil"/>
              <w:bottom w:val="nil"/>
              <w:right w:val="nil"/>
            </w:tcBorders>
            <w:shd w:val="clear" w:color="auto" w:fill="auto"/>
            <w:noWrap/>
            <w:vAlign w:val="center"/>
            <w:hideMark/>
          </w:tcPr>
          <w:p w14:paraId="28056D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7503205E" w14:textId="77777777" w:rsidTr="009E60AA">
        <w:trPr>
          <w:trHeight w:val="320"/>
        </w:trPr>
        <w:tc>
          <w:tcPr>
            <w:tcW w:w="1300" w:type="dxa"/>
            <w:tcBorders>
              <w:top w:val="nil"/>
              <w:left w:val="nil"/>
              <w:bottom w:val="nil"/>
              <w:right w:val="nil"/>
            </w:tcBorders>
            <w:shd w:val="clear" w:color="auto" w:fill="auto"/>
            <w:noWrap/>
            <w:vAlign w:val="center"/>
            <w:hideMark/>
          </w:tcPr>
          <w:p w14:paraId="62D77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FD8F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Jarvis Varnado\varnaja01</w:t>
            </w:r>
          </w:p>
        </w:tc>
        <w:tc>
          <w:tcPr>
            <w:tcW w:w="1300" w:type="dxa"/>
            <w:tcBorders>
              <w:top w:val="nil"/>
              <w:left w:val="nil"/>
              <w:bottom w:val="nil"/>
              <w:right w:val="nil"/>
            </w:tcBorders>
            <w:shd w:val="clear" w:color="auto" w:fill="auto"/>
            <w:noWrap/>
            <w:vAlign w:val="center"/>
            <w:hideMark/>
          </w:tcPr>
          <w:p w14:paraId="41B147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490C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06B7A7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3246" w:type="dxa"/>
            <w:gridSpan w:val="2"/>
            <w:tcBorders>
              <w:top w:val="nil"/>
              <w:left w:val="nil"/>
              <w:bottom w:val="nil"/>
              <w:right w:val="nil"/>
            </w:tcBorders>
            <w:shd w:val="clear" w:color="auto" w:fill="auto"/>
            <w:noWrap/>
            <w:vAlign w:val="center"/>
            <w:hideMark/>
          </w:tcPr>
          <w:p w14:paraId="4EA041A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6D3E3A8E" w14:textId="77777777" w:rsidTr="009E60AA">
        <w:trPr>
          <w:trHeight w:val="320"/>
        </w:trPr>
        <w:tc>
          <w:tcPr>
            <w:tcW w:w="1300" w:type="dxa"/>
            <w:tcBorders>
              <w:top w:val="nil"/>
              <w:left w:val="nil"/>
              <w:bottom w:val="nil"/>
              <w:right w:val="nil"/>
            </w:tcBorders>
            <w:shd w:val="clear" w:color="auto" w:fill="auto"/>
            <w:noWrap/>
            <w:vAlign w:val="center"/>
            <w:hideMark/>
          </w:tcPr>
          <w:p w14:paraId="13FDB6A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754EB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Josh </w:t>
            </w:r>
            <w:proofErr w:type="spellStart"/>
            <w:r w:rsidRPr="009E60AA">
              <w:rPr>
                <w:rFonts w:ascii="DengXian" w:eastAsia="DengXian" w:hAnsi="DengXian" w:cs="SimSun" w:hint="eastAsia"/>
                <w:color w:val="000000"/>
                <w:kern w:val="0"/>
                <w:sz w:val="24"/>
                <w:szCs w:val="24"/>
              </w:rPr>
              <w:t>Harrellson</w:t>
            </w:r>
            <w:proofErr w:type="spellEnd"/>
            <w:r w:rsidRPr="009E60AA">
              <w:rPr>
                <w:rFonts w:ascii="DengXian" w:eastAsia="DengXian" w:hAnsi="DengXian" w:cs="SimSun" w:hint="eastAsia"/>
                <w:color w:val="000000"/>
                <w:kern w:val="0"/>
                <w:sz w:val="24"/>
                <w:szCs w:val="24"/>
              </w:rPr>
              <w:t>\harrejo01</w:t>
            </w:r>
          </w:p>
        </w:tc>
        <w:tc>
          <w:tcPr>
            <w:tcW w:w="1300" w:type="dxa"/>
            <w:tcBorders>
              <w:top w:val="nil"/>
              <w:left w:val="nil"/>
              <w:bottom w:val="nil"/>
              <w:right w:val="nil"/>
            </w:tcBorders>
            <w:shd w:val="clear" w:color="auto" w:fill="auto"/>
            <w:noWrap/>
            <w:vAlign w:val="center"/>
            <w:hideMark/>
          </w:tcPr>
          <w:p w14:paraId="5FEBB2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03DC6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CE411D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248DC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7EDB5C0" w14:textId="77777777" w:rsidTr="009E60AA">
        <w:trPr>
          <w:trHeight w:val="320"/>
        </w:trPr>
        <w:tc>
          <w:tcPr>
            <w:tcW w:w="1300" w:type="dxa"/>
            <w:tcBorders>
              <w:top w:val="nil"/>
              <w:left w:val="nil"/>
              <w:bottom w:val="nil"/>
              <w:right w:val="nil"/>
            </w:tcBorders>
            <w:shd w:val="clear" w:color="auto" w:fill="auto"/>
            <w:noWrap/>
            <w:vAlign w:val="center"/>
            <w:hideMark/>
          </w:tcPr>
          <w:p w14:paraId="07595C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A43A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Terrel Harris\harrite01</w:t>
            </w:r>
          </w:p>
        </w:tc>
        <w:tc>
          <w:tcPr>
            <w:tcW w:w="1300" w:type="dxa"/>
            <w:tcBorders>
              <w:top w:val="nil"/>
              <w:left w:val="nil"/>
              <w:bottom w:val="nil"/>
              <w:right w:val="nil"/>
            </w:tcBorders>
            <w:shd w:val="clear" w:color="auto" w:fill="auto"/>
            <w:noWrap/>
            <w:vAlign w:val="center"/>
            <w:hideMark/>
          </w:tcPr>
          <w:p w14:paraId="6072C6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E2A1E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20D32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3246" w:type="dxa"/>
            <w:gridSpan w:val="2"/>
            <w:tcBorders>
              <w:top w:val="nil"/>
              <w:left w:val="nil"/>
              <w:bottom w:val="nil"/>
              <w:right w:val="nil"/>
            </w:tcBorders>
            <w:shd w:val="clear" w:color="auto" w:fill="auto"/>
            <w:noWrap/>
            <w:vAlign w:val="center"/>
            <w:hideMark/>
          </w:tcPr>
          <w:p w14:paraId="601F32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3D4FFD21" w14:textId="77777777" w:rsidTr="009E60AA">
        <w:trPr>
          <w:trHeight w:val="320"/>
        </w:trPr>
        <w:tc>
          <w:tcPr>
            <w:tcW w:w="1300" w:type="dxa"/>
            <w:tcBorders>
              <w:top w:val="nil"/>
              <w:left w:val="nil"/>
              <w:bottom w:val="nil"/>
              <w:right w:val="nil"/>
            </w:tcBorders>
            <w:shd w:val="clear" w:color="auto" w:fill="auto"/>
            <w:noWrap/>
            <w:vAlign w:val="center"/>
            <w:hideMark/>
          </w:tcPr>
          <w:p w14:paraId="65624C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071275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Dexter Pittman\pittmde01</w:t>
            </w:r>
          </w:p>
        </w:tc>
        <w:tc>
          <w:tcPr>
            <w:tcW w:w="1300" w:type="dxa"/>
            <w:tcBorders>
              <w:top w:val="nil"/>
              <w:left w:val="nil"/>
              <w:bottom w:val="nil"/>
              <w:right w:val="nil"/>
            </w:tcBorders>
            <w:shd w:val="clear" w:color="auto" w:fill="auto"/>
            <w:noWrap/>
            <w:vAlign w:val="center"/>
            <w:hideMark/>
          </w:tcPr>
          <w:p w14:paraId="6A3A5C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1300" w:type="dxa"/>
            <w:tcBorders>
              <w:top w:val="nil"/>
              <w:left w:val="nil"/>
              <w:bottom w:val="nil"/>
              <w:right w:val="nil"/>
            </w:tcBorders>
            <w:shd w:val="clear" w:color="auto" w:fill="auto"/>
            <w:noWrap/>
            <w:vAlign w:val="center"/>
            <w:hideMark/>
          </w:tcPr>
          <w:p w14:paraId="5BEEDF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1300" w:type="dxa"/>
            <w:tcBorders>
              <w:top w:val="nil"/>
              <w:left w:val="nil"/>
              <w:bottom w:val="nil"/>
              <w:right w:val="nil"/>
            </w:tcBorders>
            <w:shd w:val="clear" w:color="auto" w:fill="auto"/>
            <w:noWrap/>
            <w:vAlign w:val="center"/>
            <w:hideMark/>
          </w:tcPr>
          <w:p w14:paraId="75FD16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09592E4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r>
      <w:tr w:rsidR="009E60AA" w:rsidRPr="009E60AA" w14:paraId="25C9365B" w14:textId="77777777" w:rsidTr="009E60AA">
        <w:trPr>
          <w:trHeight w:val="320"/>
        </w:trPr>
        <w:tc>
          <w:tcPr>
            <w:tcW w:w="1300" w:type="dxa"/>
            <w:tcBorders>
              <w:top w:val="nil"/>
              <w:left w:val="nil"/>
              <w:bottom w:val="nil"/>
              <w:right w:val="nil"/>
            </w:tcBorders>
            <w:shd w:val="clear" w:color="auto" w:fill="auto"/>
            <w:noWrap/>
            <w:vAlign w:val="center"/>
            <w:hideMark/>
          </w:tcPr>
          <w:p w14:paraId="40AEB7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w:t>
            </w:r>
          </w:p>
        </w:tc>
        <w:tc>
          <w:tcPr>
            <w:tcW w:w="3690" w:type="dxa"/>
            <w:tcBorders>
              <w:top w:val="nil"/>
              <w:left w:val="nil"/>
              <w:bottom w:val="nil"/>
              <w:right w:val="nil"/>
            </w:tcBorders>
            <w:shd w:val="clear" w:color="auto" w:fill="auto"/>
            <w:noWrap/>
            <w:vAlign w:val="center"/>
            <w:hideMark/>
          </w:tcPr>
          <w:p w14:paraId="09C0962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Jordan\jordami01</w:t>
            </w:r>
          </w:p>
        </w:tc>
        <w:tc>
          <w:tcPr>
            <w:tcW w:w="1300" w:type="dxa"/>
            <w:tcBorders>
              <w:top w:val="nil"/>
              <w:left w:val="nil"/>
              <w:bottom w:val="nil"/>
              <w:right w:val="nil"/>
            </w:tcBorders>
            <w:shd w:val="clear" w:color="auto" w:fill="auto"/>
            <w:noWrap/>
            <w:vAlign w:val="center"/>
            <w:hideMark/>
          </w:tcPr>
          <w:p w14:paraId="3C4D8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5075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3090</w:t>
            </w:r>
          </w:p>
        </w:tc>
        <w:tc>
          <w:tcPr>
            <w:tcW w:w="1300" w:type="dxa"/>
            <w:tcBorders>
              <w:top w:val="nil"/>
              <w:left w:val="nil"/>
              <w:bottom w:val="nil"/>
              <w:right w:val="nil"/>
            </w:tcBorders>
            <w:shd w:val="clear" w:color="auto" w:fill="auto"/>
            <w:noWrap/>
            <w:vAlign w:val="center"/>
            <w:hideMark/>
          </w:tcPr>
          <w:p w14:paraId="0634A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29.4</w:t>
            </w:r>
          </w:p>
        </w:tc>
        <w:tc>
          <w:tcPr>
            <w:tcW w:w="3246" w:type="dxa"/>
            <w:gridSpan w:val="2"/>
            <w:tcBorders>
              <w:top w:val="nil"/>
              <w:left w:val="nil"/>
              <w:bottom w:val="nil"/>
              <w:right w:val="nil"/>
            </w:tcBorders>
            <w:shd w:val="clear" w:color="auto" w:fill="auto"/>
            <w:noWrap/>
            <w:vAlign w:val="center"/>
            <w:hideMark/>
          </w:tcPr>
          <w:p w14:paraId="2DF832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3225884" w14:textId="77777777" w:rsidTr="009E60AA">
        <w:trPr>
          <w:trHeight w:val="320"/>
        </w:trPr>
        <w:tc>
          <w:tcPr>
            <w:tcW w:w="1300" w:type="dxa"/>
            <w:tcBorders>
              <w:top w:val="nil"/>
              <w:left w:val="nil"/>
              <w:bottom w:val="nil"/>
              <w:right w:val="nil"/>
            </w:tcBorders>
            <w:shd w:val="clear" w:color="auto" w:fill="auto"/>
            <w:noWrap/>
            <w:vAlign w:val="center"/>
            <w:hideMark/>
          </w:tcPr>
          <w:p w14:paraId="333713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E4C8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Scottie Pippen\pippesc01</w:t>
            </w:r>
          </w:p>
        </w:tc>
        <w:tc>
          <w:tcPr>
            <w:tcW w:w="1300" w:type="dxa"/>
            <w:tcBorders>
              <w:top w:val="nil"/>
              <w:left w:val="nil"/>
              <w:bottom w:val="nil"/>
              <w:right w:val="nil"/>
            </w:tcBorders>
            <w:shd w:val="clear" w:color="auto" w:fill="auto"/>
            <w:noWrap/>
            <w:vAlign w:val="center"/>
            <w:hideMark/>
          </w:tcPr>
          <w:p w14:paraId="7DF374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7FD5DD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2825</w:t>
            </w:r>
          </w:p>
        </w:tc>
        <w:tc>
          <w:tcPr>
            <w:tcW w:w="1300" w:type="dxa"/>
            <w:tcBorders>
              <w:top w:val="nil"/>
              <w:left w:val="nil"/>
              <w:bottom w:val="nil"/>
              <w:right w:val="nil"/>
            </w:tcBorders>
            <w:shd w:val="clear" w:color="auto" w:fill="auto"/>
            <w:noWrap/>
            <w:vAlign w:val="center"/>
            <w:hideMark/>
          </w:tcPr>
          <w:p w14:paraId="4A8C50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3246" w:type="dxa"/>
            <w:gridSpan w:val="2"/>
            <w:tcBorders>
              <w:top w:val="nil"/>
              <w:left w:val="nil"/>
              <w:bottom w:val="nil"/>
              <w:right w:val="nil"/>
            </w:tcBorders>
            <w:shd w:val="clear" w:color="auto" w:fill="auto"/>
            <w:noWrap/>
            <w:vAlign w:val="center"/>
            <w:hideMark/>
          </w:tcPr>
          <w:p w14:paraId="03E995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7EFD648B" w14:textId="77777777" w:rsidTr="009E60AA">
        <w:trPr>
          <w:trHeight w:val="320"/>
        </w:trPr>
        <w:tc>
          <w:tcPr>
            <w:tcW w:w="1300" w:type="dxa"/>
            <w:tcBorders>
              <w:top w:val="nil"/>
              <w:left w:val="nil"/>
              <w:bottom w:val="nil"/>
              <w:right w:val="nil"/>
            </w:tcBorders>
            <w:shd w:val="clear" w:color="auto" w:fill="auto"/>
            <w:noWrap/>
            <w:vAlign w:val="center"/>
            <w:hideMark/>
          </w:tcPr>
          <w:p w14:paraId="47AA862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3E9B4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Toni </w:t>
            </w:r>
            <w:proofErr w:type="spellStart"/>
            <w:r w:rsidRPr="009E60AA">
              <w:rPr>
                <w:rFonts w:ascii="DengXian" w:eastAsia="DengXian" w:hAnsi="DengXian" w:cs="SimSun" w:hint="eastAsia"/>
                <w:color w:val="000000"/>
                <w:kern w:val="0"/>
                <w:sz w:val="24"/>
                <w:szCs w:val="24"/>
              </w:rPr>
              <w:t>Kuko</w:t>
            </w:r>
            <w:r w:rsidRPr="009E60AA">
              <w:rPr>
                <w:rFonts w:ascii="Cambria" w:eastAsia="DengXian" w:hAnsi="Cambria" w:cs="Cambria"/>
                <w:color w:val="000000"/>
                <w:kern w:val="0"/>
                <w:sz w:val="24"/>
                <w:szCs w:val="24"/>
              </w:rPr>
              <w:t>č</w:t>
            </w:r>
            <w:proofErr w:type="spellEnd"/>
            <w:r w:rsidRPr="009E60AA">
              <w:rPr>
                <w:rFonts w:ascii="DengXian" w:eastAsia="DengXian" w:hAnsi="DengXian" w:cs="SimSun" w:hint="eastAsia"/>
                <w:color w:val="000000"/>
                <w:kern w:val="0"/>
                <w:sz w:val="24"/>
                <w:szCs w:val="24"/>
              </w:rPr>
              <w:t>\kukocto01</w:t>
            </w:r>
          </w:p>
        </w:tc>
        <w:tc>
          <w:tcPr>
            <w:tcW w:w="1300" w:type="dxa"/>
            <w:tcBorders>
              <w:top w:val="nil"/>
              <w:left w:val="nil"/>
              <w:bottom w:val="nil"/>
              <w:right w:val="nil"/>
            </w:tcBorders>
            <w:shd w:val="clear" w:color="auto" w:fill="auto"/>
            <w:noWrap/>
            <w:vAlign w:val="center"/>
            <w:hideMark/>
          </w:tcPr>
          <w:p w14:paraId="67B6C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6ADFB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2103</w:t>
            </w:r>
          </w:p>
        </w:tc>
        <w:tc>
          <w:tcPr>
            <w:tcW w:w="1300" w:type="dxa"/>
            <w:tcBorders>
              <w:top w:val="nil"/>
              <w:left w:val="nil"/>
              <w:bottom w:val="nil"/>
              <w:right w:val="nil"/>
            </w:tcBorders>
            <w:shd w:val="clear" w:color="auto" w:fill="auto"/>
            <w:noWrap/>
            <w:vAlign w:val="center"/>
            <w:hideMark/>
          </w:tcPr>
          <w:p w14:paraId="24C2FF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20.4</w:t>
            </w:r>
          </w:p>
        </w:tc>
        <w:tc>
          <w:tcPr>
            <w:tcW w:w="3246" w:type="dxa"/>
            <w:gridSpan w:val="2"/>
            <w:tcBorders>
              <w:top w:val="nil"/>
              <w:left w:val="nil"/>
              <w:bottom w:val="nil"/>
              <w:right w:val="nil"/>
            </w:tcBorders>
            <w:shd w:val="clear" w:color="auto" w:fill="auto"/>
            <w:noWrap/>
            <w:vAlign w:val="center"/>
            <w:hideMark/>
          </w:tcPr>
          <w:p w14:paraId="67D55A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29518F63" w14:textId="77777777" w:rsidTr="009E60AA">
        <w:trPr>
          <w:trHeight w:val="320"/>
        </w:trPr>
        <w:tc>
          <w:tcPr>
            <w:tcW w:w="1300" w:type="dxa"/>
            <w:tcBorders>
              <w:top w:val="nil"/>
              <w:left w:val="nil"/>
              <w:bottom w:val="nil"/>
              <w:right w:val="nil"/>
            </w:tcBorders>
            <w:shd w:val="clear" w:color="auto" w:fill="auto"/>
            <w:noWrap/>
            <w:vAlign w:val="center"/>
            <w:hideMark/>
          </w:tcPr>
          <w:p w14:paraId="5A07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E9779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Rodman\rodmade01</w:t>
            </w:r>
          </w:p>
        </w:tc>
        <w:tc>
          <w:tcPr>
            <w:tcW w:w="1300" w:type="dxa"/>
            <w:tcBorders>
              <w:top w:val="nil"/>
              <w:left w:val="nil"/>
              <w:bottom w:val="nil"/>
              <w:right w:val="nil"/>
            </w:tcBorders>
            <w:shd w:val="clear" w:color="auto" w:fill="auto"/>
            <w:noWrap/>
            <w:vAlign w:val="center"/>
            <w:hideMark/>
          </w:tcPr>
          <w:p w14:paraId="741AFF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4AB595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2088</w:t>
            </w:r>
          </w:p>
        </w:tc>
        <w:tc>
          <w:tcPr>
            <w:tcW w:w="1300" w:type="dxa"/>
            <w:tcBorders>
              <w:top w:val="nil"/>
              <w:left w:val="nil"/>
              <w:bottom w:val="nil"/>
              <w:right w:val="nil"/>
            </w:tcBorders>
            <w:shd w:val="clear" w:color="auto" w:fill="auto"/>
            <w:noWrap/>
            <w:vAlign w:val="center"/>
            <w:hideMark/>
          </w:tcPr>
          <w:p w14:paraId="33266B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640831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814067C" w14:textId="77777777" w:rsidTr="009E60AA">
        <w:trPr>
          <w:trHeight w:val="320"/>
        </w:trPr>
        <w:tc>
          <w:tcPr>
            <w:tcW w:w="1300" w:type="dxa"/>
            <w:tcBorders>
              <w:top w:val="nil"/>
              <w:left w:val="nil"/>
              <w:bottom w:val="nil"/>
              <w:right w:val="nil"/>
            </w:tcBorders>
            <w:shd w:val="clear" w:color="auto" w:fill="auto"/>
            <w:noWrap/>
            <w:vAlign w:val="center"/>
            <w:hideMark/>
          </w:tcPr>
          <w:p w14:paraId="38F69E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DF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Kerr\kerrst01</w:t>
            </w:r>
          </w:p>
        </w:tc>
        <w:tc>
          <w:tcPr>
            <w:tcW w:w="1300" w:type="dxa"/>
            <w:tcBorders>
              <w:top w:val="nil"/>
              <w:left w:val="nil"/>
              <w:bottom w:val="nil"/>
              <w:right w:val="nil"/>
            </w:tcBorders>
            <w:shd w:val="clear" w:color="auto" w:fill="auto"/>
            <w:noWrap/>
            <w:vAlign w:val="center"/>
            <w:hideMark/>
          </w:tcPr>
          <w:p w14:paraId="2B575E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1C55F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1919</w:t>
            </w:r>
          </w:p>
        </w:tc>
        <w:tc>
          <w:tcPr>
            <w:tcW w:w="1300" w:type="dxa"/>
            <w:tcBorders>
              <w:top w:val="nil"/>
              <w:left w:val="nil"/>
              <w:bottom w:val="nil"/>
              <w:right w:val="nil"/>
            </w:tcBorders>
            <w:shd w:val="clear" w:color="auto" w:fill="auto"/>
            <w:noWrap/>
            <w:vAlign w:val="center"/>
            <w:hideMark/>
          </w:tcPr>
          <w:p w14:paraId="1BE53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15.2</w:t>
            </w:r>
          </w:p>
        </w:tc>
        <w:tc>
          <w:tcPr>
            <w:tcW w:w="3246" w:type="dxa"/>
            <w:gridSpan w:val="2"/>
            <w:tcBorders>
              <w:top w:val="nil"/>
              <w:left w:val="nil"/>
              <w:bottom w:val="nil"/>
              <w:right w:val="nil"/>
            </w:tcBorders>
            <w:shd w:val="clear" w:color="auto" w:fill="auto"/>
            <w:noWrap/>
            <w:vAlign w:val="center"/>
            <w:hideMark/>
          </w:tcPr>
          <w:p w14:paraId="42E4A1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C9D3F9A" w14:textId="77777777" w:rsidTr="009E60AA">
        <w:trPr>
          <w:trHeight w:val="320"/>
        </w:trPr>
        <w:tc>
          <w:tcPr>
            <w:tcW w:w="1300" w:type="dxa"/>
            <w:tcBorders>
              <w:top w:val="nil"/>
              <w:left w:val="nil"/>
              <w:bottom w:val="nil"/>
              <w:right w:val="nil"/>
            </w:tcBorders>
            <w:shd w:val="clear" w:color="auto" w:fill="auto"/>
            <w:noWrap/>
            <w:vAlign w:val="center"/>
            <w:hideMark/>
          </w:tcPr>
          <w:p w14:paraId="1349A7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A13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41C66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36AE0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1886</w:t>
            </w:r>
          </w:p>
        </w:tc>
        <w:tc>
          <w:tcPr>
            <w:tcW w:w="1300" w:type="dxa"/>
            <w:tcBorders>
              <w:top w:val="nil"/>
              <w:left w:val="nil"/>
              <w:bottom w:val="nil"/>
              <w:right w:val="nil"/>
            </w:tcBorders>
            <w:shd w:val="clear" w:color="auto" w:fill="auto"/>
            <w:noWrap/>
            <w:vAlign w:val="center"/>
            <w:hideMark/>
          </w:tcPr>
          <w:p w14:paraId="6620D1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422F8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BFE6D68" w14:textId="77777777" w:rsidTr="009E60AA">
        <w:trPr>
          <w:trHeight w:val="320"/>
        </w:trPr>
        <w:tc>
          <w:tcPr>
            <w:tcW w:w="1300" w:type="dxa"/>
            <w:tcBorders>
              <w:top w:val="nil"/>
              <w:left w:val="nil"/>
              <w:bottom w:val="nil"/>
              <w:right w:val="nil"/>
            </w:tcBorders>
            <w:shd w:val="clear" w:color="auto" w:fill="auto"/>
            <w:noWrap/>
            <w:vAlign w:val="center"/>
            <w:hideMark/>
          </w:tcPr>
          <w:p w14:paraId="579DB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012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Luc Longley\longllu01</w:t>
            </w:r>
          </w:p>
        </w:tc>
        <w:tc>
          <w:tcPr>
            <w:tcW w:w="1300" w:type="dxa"/>
            <w:tcBorders>
              <w:top w:val="nil"/>
              <w:left w:val="nil"/>
              <w:bottom w:val="nil"/>
              <w:right w:val="nil"/>
            </w:tcBorders>
            <w:shd w:val="clear" w:color="auto" w:fill="auto"/>
            <w:noWrap/>
            <w:vAlign w:val="center"/>
            <w:hideMark/>
          </w:tcPr>
          <w:p w14:paraId="1C54C8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7B9C5A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1641</w:t>
            </w:r>
          </w:p>
        </w:tc>
        <w:tc>
          <w:tcPr>
            <w:tcW w:w="1300" w:type="dxa"/>
            <w:tcBorders>
              <w:top w:val="nil"/>
              <w:left w:val="nil"/>
              <w:bottom w:val="nil"/>
              <w:right w:val="nil"/>
            </w:tcBorders>
            <w:shd w:val="clear" w:color="auto" w:fill="auto"/>
            <w:noWrap/>
            <w:vAlign w:val="center"/>
            <w:hideMark/>
          </w:tcPr>
          <w:p w14:paraId="38503F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7991733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383633C2" w14:textId="77777777" w:rsidTr="009E60AA">
        <w:trPr>
          <w:trHeight w:val="320"/>
        </w:trPr>
        <w:tc>
          <w:tcPr>
            <w:tcW w:w="1300" w:type="dxa"/>
            <w:tcBorders>
              <w:top w:val="nil"/>
              <w:left w:val="nil"/>
              <w:bottom w:val="nil"/>
              <w:right w:val="nil"/>
            </w:tcBorders>
            <w:shd w:val="clear" w:color="auto" w:fill="auto"/>
            <w:noWrap/>
            <w:vAlign w:val="center"/>
            <w:hideMark/>
          </w:tcPr>
          <w:p w14:paraId="4AB81A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3CA6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Wennington\wennibi01</w:t>
            </w:r>
          </w:p>
        </w:tc>
        <w:tc>
          <w:tcPr>
            <w:tcW w:w="1300" w:type="dxa"/>
            <w:tcBorders>
              <w:top w:val="nil"/>
              <w:left w:val="nil"/>
              <w:bottom w:val="nil"/>
              <w:right w:val="nil"/>
            </w:tcBorders>
            <w:shd w:val="clear" w:color="auto" w:fill="auto"/>
            <w:noWrap/>
            <w:vAlign w:val="center"/>
            <w:hideMark/>
          </w:tcPr>
          <w:p w14:paraId="5821AB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1EB74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1065</w:t>
            </w:r>
          </w:p>
        </w:tc>
        <w:tc>
          <w:tcPr>
            <w:tcW w:w="1300" w:type="dxa"/>
            <w:tcBorders>
              <w:top w:val="nil"/>
              <w:left w:val="nil"/>
              <w:bottom w:val="nil"/>
              <w:right w:val="nil"/>
            </w:tcBorders>
            <w:shd w:val="clear" w:color="auto" w:fill="auto"/>
            <w:noWrap/>
            <w:vAlign w:val="center"/>
            <w:hideMark/>
          </w:tcPr>
          <w:p w14:paraId="792E7F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07CF56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69469E" w14:textId="77777777" w:rsidTr="009E60AA">
        <w:trPr>
          <w:trHeight w:val="320"/>
        </w:trPr>
        <w:tc>
          <w:tcPr>
            <w:tcW w:w="1300" w:type="dxa"/>
            <w:tcBorders>
              <w:top w:val="nil"/>
              <w:left w:val="nil"/>
              <w:bottom w:val="nil"/>
              <w:right w:val="nil"/>
            </w:tcBorders>
            <w:shd w:val="clear" w:color="auto" w:fill="auto"/>
            <w:noWrap/>
            <w:vAlign w:val="center"/>
            <w:hideMark/>
          </w:tcPr>
          <w:p w14:paraId="126C695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4126D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Jud Buechler\buechju01</w:t>
            </w:r>
          </w:p>
        </w:tc>
        <w:tc>
          <w:tcPr>
            <w:tcW w:w="1300" w:type="dxa"/>
            <w:tcBorders>
              <w:top w:val="nil"/>
              <w:left w:val="nil"/>
              <w:bottom w:val="nil"/>
              <w:right w:val="nil"/>
            </w:tcBorders>
            <w:shd w:val="clear" w:color="auto" w:fill="auto"/>
            <w:noWrap/>
            <w:vAlign w:val="center"/>
            <w:hideMark/>
          </w:tcPr>
          <w:p w14:paraId="31F7E1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D8019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740</w:t>
            </w:r>
          </w:p>
        </w:tc>
        <w:tc>
          <w:tcPr>
            <w:tcW w:w="1300" w:type="dxa"/>
            <w:tcBorders>
              <w:top w:val="nil"/>
              <w:left w:val="nil"/>
              <w:bottom w:val="nil"/>
              <w:right w:val="nil"/>
            </w:tcBorders>
            <w:shd w:val="clear" w:color="auto" w:fill="auto"/>
            <w:noWrap/>
            <w:vAlign w:val="center"/>
            <w:hideMark/>
          </w:tcPr>
          <w:p w14:paraId="065426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655F70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4110E372" w14:textId="77777777" w:rsidTr="009E60AA">
        <w:trPr>
          <w:trHeight w:val="320"/>
        </w:trPr>
        <w:tc>
          <w:tcPr>
            <w:tcW w:w="1300" w:type="dxa"/>
            <w:tcBorders>
              <w:top w:val="nil"/>
              <w:left w:val="nil"/>
              <w:bottom w:val="nil"/>
              <w:right w:val="nil"/>
            </w:tcBorders>
            <w:shd w:val="clear" w:color="auto" w:fill="auto"/>
            <w:noWrap/>
            <w:vAlign w:val="center"/>
            <w:hideMark/>
          </w:tcPr>
          <w:p w14:paraId="76C6C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3713F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Dickey Simpkins\simpkdi01</w:t>
            </w:r>
          </w:p>
        </w:tc>
        <w:tc>
          <w:tcPr>
            <w:tcW w:w="1300" w:type="dxa"/>
            <w:tcBorders>
              <w:top w:val="nil"/>
              <w:left w:val="nil"/>
              <w:bottom w:val="nil"/>
              <w:right w:val="nil"/>
            </w:tcBorders>
            <w:shd w:val="clear" w:color="auto" w:fill="auto"/>
            <w:noWrap/>
            <w:vAlign w:val="center"/>
            <w:hideMark/>
          </w:tcPr>
          <w:p w14:paraId="6A9480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5E04FB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685</w:t>
            </w:r>
          </w:p>
        </w:tc>
        <w:tc>
          <w:tcPr>
            <w:tcW w:w="1300" w:type="dxa"/>
            <w:tcBorders>
              <w:top w:val="nil"/>
              <w:left w:val="nil"/>
              <w:bottom w:val="nil"/>
              <w:right w:val="nil"/>
            </w:tcBorders>
            <w:shd w:val="clear" w:color="auto" w:fill="auto"/>
            <w:noWrap/>
            <w:vAlign w:val="center"/>
            <w:hideMark/>
          </w:tcPr>
          <w:p w14:paraId="0043C5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w:t>
            </w:r>
          </w:p>
        </w:tc>
        <w:tc>
          <w:tcPr>
            <w:tcW w:w="3246" w:type="dxa"/>
            <w:gridSpan w:val="2"/>
            <w:tcBorders>
              <w:top w:val="nil"/>
              <w:left w:val="nil"/>
              <w:bottom w:val="nil"/>
              <w:right w:val="nil"/>
            </w:tcBorders>
            <w:shd w:val="clear" w:color="auto" w:fill="auto"/>
            <w:noWrap/>
            <w:vAlign w:val="center"/>
            <w:hideMark/>
          </w:tcPr>
          <w:p w14:paraId="43020F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25F23F5" w14:textId="77777777" w:rsidTr="009E60AA">
        <w:trPr>
          <w:trHeight w:val="320"/>
        </w:trPr>
        <w:tc>
          <w:tcPr>
            <w:tcW w:w="1300" w:type="dxa"/>
            <w:tcBorders>
              <w:top w:val="nil"/>
              <w:left w:val="nil"/>
              <w:bottom w:val="nil"/>
              <w:right w:val="nil"/>
            </w:tcBorders>
            <w:shd w:val="clear" w:color="auto" w:fill="auto"/>
            <w:noWrap/>
            <w:vAlign w:val="center"/>
            <w:hideMark/>
          </w:tcPr>
          <w:p w14:paraId="3FF26D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266307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Randy Brown\brownra02</w:t>
            </w:r>
          </w:p>
        </w:tc>
        <w:tc>
          <w:tcPr>
            <w:tcW w:w="1300" w:type="dxa"/>
            <w:tcBorders>
              <w:top w:val="nil"/>
              <w:left w:val="nil"/>
              <w:bottom w:val="nil"/>
              <w:right w:val="nil"/>
            </w:tcBorders>
            <w:shd w:val="clear" w:color="auto" w:fill="auto"/>
            <w:noWrap/>
            <w:vAlign w:val="center"/>
            <w:hideMark/>
          </w:tcPr>
          <w:p w14:paraId="355EC6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0FE206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671</w:t>
            </w:r>
          </w:p>
        </w:tc>
        <w:tc>
          <w:tcPr>
            <w:tcW w:w="1300" w:type="dxa"/>
            <w:tcBorders>
              <w:top w:val="nil"/>
              <w:left w:val="nil"/>
              <w:bottom w:val="nil"/>
              <w:right w:val="nil"/>
            </w:tcBorders>
            <w:shd w:val="clear" w:color="auto" w:fill="auto"/>
            <w:noWrap/>
            <w:vAlign w:val="center"/>
            <w:hideMark/>
          </w:tcPr>
          <w:p w14:paraId="6D313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14963A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0125A3A4" w14:textId="77777777" w:rsidTr="009E60AA">
        <w:trPr>
          <w:trHeight w:val="320"/>
        </w:trPr>
        <w:tc>
          <w:tcPr>
            <w:tcW w:w="1300" w:type="dxa"/>
            <w:tcBorders>
              <w:top w:val="nil"/>
              <w:left w:val="nil"/>
              <w:bottom w:val="nil"/>
              <w:right w:val="nil"/>
            </w:tcBorders>
            <w:shd w:val="clear" w:color="auto" w:fill="auto"/>
            <w:noWrap/>
            <w:vAlign w:val="center"/>
            <w:hideMark/>
          </w:tcPr>
          <w:p w14:paraId="76F35E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19033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Caffey\caffeja01</w:t>
            </w:r>
          </w:p>
        </w:tc>
        <w:tc>
          <w:tcPr>
            <w:tcW w:w="1300" w:type="dxa"/>
            <w:tcBorders>
              <w:top w:val="nil"/>
              <w:left w:val="nil"/>
              <w:bottom w:val="nil"/>
              <w:right w:val="nil"/>
            </w:tcBorders>
            <w:shd w:val="clear" w:color="auto" w:fill="auto"/>
            <w:noWrap/>
            <w:vAlign w:val="center"/>
            <w:hideMark/>
          </w:tcPr>
          <w:p w14:paraId="44083D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0B3611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545</w:t>
            </w:r>
          </w:p>
        </w:tc>
        <w:tc>
          <w:tcPr>
            <w:tcW w:w="1300" w:type="dxa"/>
            <w:tcBorders>
              <w:top w:val="nil"/>
              <w:left w:val="nil"/>
              <w:bottom w:val="nil"/>
              <w:right w:val="nil"/>
            </w:tcBorders>
            <w:shd w:val="clear" w:color="auto" w:fill="auto"/>
            <w:noWrap/>
            <w:vAlign w:val="center"/>
            <w:hideMark/>
          </w:tcPr>
          <w:p w14:paraId="34471C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272994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FCF22FC" w14:textId="77777777" w:rsidTr="009E60AA">
        <w:trPr>
          <w:trHeight w:val="320"/>
        </w:trPr>
        <w:tc>
          <w:tcPr>
            <w:tcW w:w="1300" w:type="dxa"/>
            <w:tcBorders>
              <w:top w:val="nil"/>
              <w:left w:val="nil"/>
              <w:bottom w:val="nil"/>
              <w:right w:val="nil"/>
            </w:tcBorders>
            <w:shd w:val="clear" w:color="auto" w:fill="auto"/>
            <w:noWrap/>
            <w:vAlign w:val="center"/>
            <w:hideMark/>
          </w:tcPr>
          <w:p w14:paraId="1C038DA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4F5D95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Edwards\edwarja01</w:t>
            </w:r>
          </w:p>
        </w:tc>
        <w:tc>
          <w:tcPr>
            <w:tcW w:w="1300" w:type="dxa"/>
            <w:tcBorders>
              <w:top w:val="nil"/>
              <w:left w:val="nil"/>
              <w:bottom w:val="nil"/>
              <w:right w:val="nil"/>
            </w:tcBorders>
            <w:shd w:val="clear" w:color="auto" w:fill="auto"/>
            <w:noWrap/>
            <w:vAlign w:val="center"/>
            <w:hideMark/>
          </w:tcPr>
          <w:p w14:paraId="544AF0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59FE08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274</w:t>
            </w:r>
          </w:p>
        </w:tc>
        <w:tc>
          <w:tcPr>
            <w:tcW w:w="1300" w:type="dxa"/>
            <w:tcBorders>
              <w:top w:val="nil"/>
              <w:left w:val="nil"/>
              <w:bottom w:val="nil"/>
              <w:right w:val="nil"/>
            </w:tcBorders>
            <w:shd w:val="clear" w:color="auto" w:fill="auto"/>
            <w:noWrap/>
            <w:vAlign w:val="center"/>
            <w:hideMark/>
          </w:tcPr>
          <w:p w14:paraId="018EC5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3246" w:type="dxa"/>
            <w:gridSpan w:val="2"/>
            <w:tcBorders>
              <w:top w:val="nil"/>
              <w:left w:val="nil"/>
              <w:bottom w:val="nil"/>
              <w:right w:val="nil"/>
            </w:tcBorders>
            <w:shd w:val="clear" w:color="auto" w:fill="auto"/>
            <w:noWrap/>
            <w:vAlign w:val="center"/>
            <w:hideMark/>
          </w:tcPr>
          <w:p w14:paraId="5D29989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19140921" w14:textId="77777777" w:rsidTr="009E60AA">
        <w:trPr>
          <w:trHeight w:val="320"/>
        </w:trPr>
        <w:tc>
          <w:tcPr>
            <w:tcW w:w="1300" w:type="dxa"/>
            <w:tcBorders>
              <w:top w:val="nil"/>
              <w:left w:val="nil"/>
              <w:bottom w:val="nil"/>
              <w:right w:val="nil"/>
            </w:tcBorders>
            <w:shd w:val="clear" w:color="auto" w:fill="auto"/>
            <w:noWrap/>
            <w:vAlign w:val="center"/>
            <w:hideMark/>
          </w:tcPr>
          <w:p w14:paraId="687DEB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1CDB6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Salley\sallejo01</w:t>
            </w:r>
          </w:p>
        </w:tc>
        <w:tc>
          <w:tcPr>
            <w:tcW w:w="1300" w:type="dxa"/>
            <w:tcBorders>
              <w:top w:val="nil"/>
              <w:left w:val="nil"/>
              <w:bottom w:val="nil"/>
              <w:right w:val="nil"/>
            </w:tcBorders>
            <w:shd w:val="clear" w:color="auto" w:fill="auto"/>
            <w:noWrap/>
            <w:vAlign w:val="center"/>
            <w:hideMark/>
          </w:tcPr>
          <w:p w14:paraId="0BE12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589929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06D28C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566C7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52D908F6" w14:textId="77777777" w:rsidTr="009E60AA">
        <w:trPr>
          <w:trHeight w:val="320"/>
        </w:trPr>
        <w:tc>
          <w:tcPr>
            <w:tcW w:w="1300" w:type="dxa"/>
            <w:tcBorders>
              <w:top w:val="nil"/>
              <w:left w:val="nil"/>
              <w:bottom w:val="nil"/>
              <w:right w:val="nil"/>
            </w:tcBorders>
            <w:shd w:val="clear" w:color="auto" w:fill="auto"/>
            <w:noWrap/>
            <w:vAlign w:val="center"/>
            <w:hideMark/>
          </w:tcPr>
          <w:p w14:paraId="30AEFF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4487A4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 Haley\haleyja01</w:t>
            </w:r>
          </w:p>
        </w:tc>
        <w:tc>
          <w:tcPr>
            <w:tcW w:w="1300" w:type="dxa"/>
            <w:tcBorders>
              <w:top w:val="nil"/>
              <w:left w:val="nil"/>
              <w:bottom w:val="nil"/>
              <w:right w:val="nil"/>
            </w:tcBorders>
            <w:shd w:val="clear" w:color="auto" w:fill="auto"/>
            <w:noWrap/>
            <w:vAlign w:val="center"/>
            <w:hideMark/>
          </w:tcPr>
          <w:p w14:paraId="22CAE6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5D053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2B2252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246" w:type="dxa"/>
            <w:gridSpan w:val="2"/>
            <w:tcBorders>
              <w:top w:val="nil"/>
              <w:left w:val="nil"/>
              <w:bottom w:val="nil"/>
              <w:right w:val="nil"/>
            </w:tcBorders>
            <w:shd w:val="clear" w:color="auto" w:fill="auto"/>
            <w:noWrap/>
            <w:vAlign w:val="center"/>
            <w:hideMark/>
          </w:tcPr>
          <w:p w14:paraId="5ECF54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r>
      <w:tr w:rsidR="009E60AA" w:rsidRPr="009E60AA" w14:paraId="617E43B6" w14:textId="77777777" w:rsidTr="009E60AA">
        <w:trPr>
          <w:trHeight w:val="320"/>
        </w:trPr>
        <w:tc>
          <w:tcPr>
            <w:tcW w:w="1300" w:type="dxa"/>
            <w:tcBorders>
              <w:top w:val="nil"/>
              <w:left w:val="nil"/>
              <w:bottom w:val="nil"/>
              <w:right w:val="nil"/>
            </w:tcBorders>
            <w:shd w:val="clear" w:color="auto" w:fill="auto"/>
            <w:noWrap/>
            <w:vAlign w:val="center"/>
            <w:hideMark/>
          </w:tcPr>
          <w:p w14:paraId="6B399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1B7E12D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Shaquille O'Neal\onealsh01</w:t>
            </w:r>
          </w:p>
        </w:tc>
        <w:tc>
          <w:tcPr>
            <w:tcW w:w="1300" w:type="dxa"/>
            <w:tcBorders>
              <w:top w:val="nil"/>
              <w:left w:val="nil"/>
              <w:bottom w:val="nil"/>
              <w:right w:val="nil"/>
            </w:tcBorders>
            <w:shd w:val="clear" w:color="auto" w:fill="auto"/>
            <w:noWrap/>
            <w:vAlign w:val="center"/>
            <w:hideMark/>
          </w:tcPr>
          <w:p w14:paraId="4EA651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5D942B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2924</w:t>
            </w:r>
          </w:p>
        </w:tc>
        <w:tc>
          <w:tcPr>
            <w:tcW w:w="1300" w:type="dxa"/>
            <w:tcBorders>
              <w:top w:val="nil"/>
              <w:left w:val="nil"/>
              <w:bottom w:val="nil"/>
              <w:right w:val="nil"/>
            </w:tcBorders>
            <w:shd w:val="clear" w:color="auto" w:fill="auto"/>
            <w:noWrap/>
            <w:vAlign w:val="center"/>
            <w:hideMark/>
          </w:tcPr>
          <w:p w14:paraId="18464E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30.2</w:t>
            </w:r>
          </w:p>
        </w:tc>
        <w:tc>
          <w:tcPr>
            <w:tcW w:w="3246" w:type="dxa"/>
            <w:gridSpan w:val="2"/>
            <w:tcBorders>
              <w:top w:val="nil"/>
              <w:left w:val="nil"/>
              <w:bottom w:val="nil"/>
              <w:right w:val="nil"/>
            </w:tcBorders>
            <w:shd w:val="clear" w:color="auto" w:fill="auto"/>
            <w:noWrap/>
            <w:vAlign w:val="center"/>
            <w:hideMark/>
          </w:tcPr>
          <w:p w14:paraId="5C4BC2D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A7A2C75" w14:textId="77777777" w:rsidTr="009E60AA">
        <w:trPr>
          <w:trHeight w:val="320"/>
        </w:trPr>
        <w:tc>
          <w:tcPr>
            <w:tcW w:w="1300" w:type="dxa"/>
            <w:tcBorders>
              <w:top w:val="nil"/>
              <w:left w:val="nil"/>
              <w:bottom w:val="nil"/>
              <w:right w:val="nil"/>
            </w:tcBorders>
            <w:shd w:val="clear" w:color="auto" w:fill="auto"/>
            <w:noWrap/>
            <w:vAlign w:val="center"/>
            <w:hideMark/>
          </w:tcPr>
          <w:p w14:paraId="43F8914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1E959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Kobe Bryant\bryanko01</w:t>
            </w:r>
          </w:p>
        </w:tc>
        <w:tc>
          <w:tcPr>
            <w:tcW w:w="1300" w:type="dxa"/>
            <w:tcBorders>
              <w:top w:val="nil"/>
              <w:left w:val="nil"/>
              <w:bottom w:val="nil"/>
              <w:right w:val="nil"/>
            </w:tcBorders>
            <w:shd w:val="clear" w:color="auto" w:fill="auto"/>
            <w:noWrap/>
            <w:vAlign w:val="center"/>
            <w:hideMark/>
          </w:tcPr>
          <w:p w14:paraId="601303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487ED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2783</w:t>
            </w:r>
          </w:p>
        </w:tc>
        <w:tc>
          <w:tcPr>
            <w:tcW w:w="1300" w:type="dxa"/>
            <w:tcBorders>
              <w:top w:val="nil"/>
              <w:left w:val="nil"/>
              <w:bottom w:val="nil"/>
              <w:right w:val="nil"/>
            </w:tcBorders>
            <w:shd w:val="clear" w:color="auto" w:fill="auto"/>
            <w:noWrap/>
            <w:vAlign w:val="center"/>
            <w:hideMark/>
          </w:tcPr>
          <w:p w14:paraId="7DB14A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24.5</w:t>
            </w:r>
          </w:p>
        </w:tc>
        <w:tc>
          <w:tcPr>
            <w:tcW w:w="3246" w:type="dxa"/>
            <w:gridSpan w:val="2"/>
            <w:tcBorders>
              <w:top w:val="nil"/>
              <w:left w:val="nil"/>
              <w:bottom w:val="nil"/>
              <w:right w:val="nil"/>
            </w:tcBorders>
            <w:shd w:val="clear" w:color="auto" w:fill="auto"/>
            <w:noWrap/>
            <w:vAlign w:val="center"/>
            <w:hideMark/>
          </w:tcPr>
          <w:p w14:paraId="1579BD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9473307" w14:textId="77777777" w:rsidTr="009E60AA">
        <w:trPr>
          <w:trHeight w:val="320"/>
        </w:trPr>
        <w:tc>
          <w:tcPr>
            <w:tcW w:w="1300" w:type="dxa"/>
            <w:tcBorders>
              <w:top w:val="nil"/>
              <w:left w:val="nil"/>
              <w:bottom w:val="nil"/>
              <w:right w:val="nil"/>
            </w:tcBorders>
            <w:shd w:val="clear" w:color="auto" w:fill="auto"/>
            <w:noWrap/>
            <w:vAlign w:val="center"/>
            <w:hideMark/>
          </w:tcPr>
          <w:p w14:paraId="3C0882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2D7EC9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Horace Grant\grantho01</w:t>
            </w:r>
          </w:p>
        </w:tc>
        <w:tc>
          <w:tcPr>
            <w:tcW w:w="1300" w:type="dxa"/>
            <w:tcBorders>
              <w:top w:val="nil"/>
              <w:left w:val="nil"/>
              <w:bottom w:val="nil"/>
              <w:right w:val="nil"/>
            </w:tcBorders>
            <w:shd w:val="clear" w:color="auto" w:fill="auto"/>
            <w:noWrap/>
            <w:vAlign w:val="center"/>
            <w:hideMark/>
          </w:tcPr>
          <w:p w14:paraId="74028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0F684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2390</w:t>
            </w:r>
          </w:p>
        </w:tc>
        <w:tc>
          <w:tcPr>
            <w:tcW w:w="1300" w:type="dxa"/>
            <w:tcBorders>
              <w:top w:val="nil"/>
              <w:left w:val="nil"/>
              <w:bottom w:val="nil"/>
              <w:right w:val="nil"/>
            </w:tcBorders>
            <w:shd w:val="clear" w:color="auto" w:fill="auto"/>
            <w:noWrap/>
            <w:vAlign w:val="center"/>
            <w:hideMark/>
          </w:tcPr>
          <w:p w14:paraId="2C53651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165A825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D34D2C" w14:textId="77777777" w:rsidTr="009E60AA">
        <w:trPr>
          <w:trHeight w:val="320"/>
        </w:trPr>
        <w:tc>
          <w:tcPr>
            <w:tcW w:w="1300" w:type="dxa"/>
            <w:tcBorders>
              <w:top w:val="nil"/>
              <w:left w:val="nil"/>
              <w:bottom w:val="nil"/>
              <w:right w:val="nil"/>
            </w:tcBorders>
            <w:shd w:val="clear" w:color="auto" w:fill="auto"/>
            <w:noWrap/>
            <w:vAlign w:val="center"/>
            <w:hideMark/>
          </w:tcPr>
          <w:p w14:paraId="2B7D4A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0ACF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Fox\foxri01</w:t>
            </w:r>
          </w:p>
        </w:tc>
        <w:tc>
          <w:tcPr>
            <w:tcW w:w="1300" w:type="dxa"/>
            <w:tcBorders>
              <w:top w:val="nil"/>
              <w:left w:val="nil"/>
              <w:bottom w:val="nil"/>
              <w:right w:val="nil"/>
            </w:tcBorders>
            <w:shd w:val="clear" w:color="auto" w:fill="auto"/>
            <w:noWrap/>
            <w:vAlign w:val="center"/>
            <w:hideMark/>
          </w:tcPr>
          <w:p w14:paraId="06621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7C6E81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2291</w:t>
            </w:r>
          </w:p>
        </w:tc>
        <w:tc>
          <w:tcPr>
            <w:tcW w:w="1300" w:type="dxa"/>
            <w:tcBorders>
              <w:top w:val="nil"/>
              <w:left w:val="nil"/>
              <w:bottom w:val="nil"/>
              <w:right w:val="nil"/>
            </w:tcBorders>
            <w:shd w:val="clear" w:color="auto" w:fill="auto"/>
            <w:noWrap/>
            <w:vAlign w:val="center"/>
            <w:hideMark/>
          </w:tcPr>
          <w:p w14:paraId="365940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18FCC30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37E43E6" w14:textId="77777777" w:rsidTr="009E60AA">
        <w:trPr>
          <w:trHeight w:val="320"/>
        </w:trPr>
        <w:tc>
          <w:tcPr>
            <w:tcW w:w="1300" w:type="dxa"/>
            <w:tcBorders>
              <w:top w:val="nil"/>
              <w:left w:val="nil"/>
              <w:bottom w:val="nil"/>
              <w:right w:val="nil"/>
            </w:tcBorders>
            <w:shd w:val="clear" w:color="auto" w:fill="auto"/>
            <w:noWrap/>
            <w:vAlign w:val="center"/>
            <w:hideMark/>
          </w:tcPr>
          <w:p w14:paraId="4C4452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40E5D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Shaw\shawbr01</w:t>
            </w:r>
          </w:p>
        </w:tc>
        <w:tc>
          <w:tcPr>
            <w:tcW w:w="1300" w:type="dxa"/>
            <w:tcBorders>
              <w:top w:val="nil"/>
              <w:left w:val="nil"/>
              <w:bottom w:val="nil"/>
              <w:right w:val="nil"/>
            </w:tcBorders>
            <w:shd w:val="clear" w:color="auto" w:fill="auto"/>
            <w:noWrap/>
            <w:vAlign w:val="center"/>
            <w:hideMark/>
          </w:tcPr>
          <w:p w14:paraId="6612B3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81C6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1833</w:t>
            </w:r>
          </w:p>
        </w:tc>
        <w:tc>
          <w:tcPr>
            <w:tcW w:w="1300" w:type="dxa"/>
            <w:tcBorders>
              <w:top w:val="nil"/>
              <w:left w:val="nil"/>
              <w:bottom w:val="nil"/>
              <w:right w:val="nil"/>
            </w:tcBorders>
            <w:shd w:val="clear" w:color="auto" w:fill="auto"/>
            <w:noWrap/>
            <w:vAlign w:val="center"/>
            <w:hideMark/>
          </w:tcPr>
          <w:p w14:paraId="6BB7AA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10.9</w:t>
            </w:r>
          </w:p>
        </w:tc>
        <w:tc>
          <w:tcPr>
            <w:tcW w:w="3246" w:type="dxa"/>
            <w:gridSpan w:val="2"/>
            <w:tcBorders>
              <w:top w:val="nil"/>
              <w:left w:val="nil"/>
              <w:bottom w:val="nil"/>
              <w:right w:val="nil"/>
            </w:tcBorders>
            <w:shd w:val="clear" w:color="auto" w:fill="auto"/>
            <w:noWrap/>
            <w:vAlign w:val="center"/>
            <w:hideMark/>
          </w:tcPr>
          <w:p w14:paraId="0003F94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E22124B" w14:textId="77777777" w:rsidTr="009E60AA">
        <w:trPr>
          <w:trHeight w:val="320"/>
        </w:trPr>
        <w:tc>
          <w:tcPr>
            <w:tcW w:w="1300" w:type="dxa"/>
            <w:tcBorders>
              <w:top w:val="nil"/>
              <w:left w:val="nil"/>
              <w:bottom w:val="nil"/>
              <w:right w:val="nil"/>
            </w:tcBorders>
            <w:shd w:val="clear" w:color="auto" w:fill="auto"/>
            <w:noWrap/>
            <w:vAlign w:val="center"/>
            <w:hideMark/>
          </w:tcPr>
          <w:p w14:paraId="0DFFB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25141CD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Horry\horryro01</w:t>
            </w:r>
          </w:p>
        </w:tc>
        <w:tc>
          <w:tcPr>
            <w:tcW w:w="1300" w:type="dxa"/>
            <w:tcBorders>
              <w:top w:val="nil"/>
              <w:left w:val="nil"/>
              <w:bottom w:val="nil"/>
              <w:right w:val="nil"/>
            </w:tcBorders>
            <w:shd w:val="clear" w:color="auto" w:fill="auto"/>
            <w:noWrap/>
            <w:vAlign w:val="center"/>
            <w:hideMark/>
          </w:tcPr>
          <w:p w14:paraId="0FA448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C6D03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1587</w:t>
            </w:r>
          </w:p>
        </w:tc>
        <w:tc>
          <w:tcPr>
            <w:tcW w:w="1300" w:type="dxa"/>
            <w:tcBorders>
              <w:top w:val="nil"/>
              <w:left w:val="nil"/>
              <w:bottom w:val="nil"/>
              <w:right w:val="nil"/>
            </w:tcBorders>
            <w:shd w:val="clear" w:color="auto" w:fill="auto"/>
            <w:noWrap/>
            <w:vAlign w:val="center"/>
            <w:hideMark/>
          </w:tcPr>
          <w:p w14:paraId="6D23E0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146B29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43677E2" w14:textId="77777777" w:rsidTr="009E60AA">
        <w:trPr>
          <w:trHeight w:val="320"/>
        </w:trPr>
        <w:tc>
          <w:tcPr>
            <w:tcW w:w="1300" w:type="dxa"/>
            <w:tcBorders>
              <w:top w:val="nil"/>
              <w:left w:val="nil"/>
              <w:bottom w:val="nil"/>
              <w:right w:val="nil"/>
            </w:tcBorders>
            <w:shd w:val="clear" w:color="auto" w:fill="auto"/>
            <w:noWrap/>
            <w:vAlign w:val="center"/>
            <w:hideMark/>
          </w:tcPr>
          <w:p w14:paraId="2C24A8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555AE8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Isaiah Rider\rideris01</w:t>
            </w:r>
          </w:p>
        </w:tc>
        <w:tc>
          <w:tcPr>
            <w:tcW w:w="1300" w:type="dxa"/>
            <w:tcBorders>
              <w:top w:val="nil"/>
              <w:left w:val="nil"/>
              <w:bottom w:val="nil"/>
              <w:right w:val="nil"/>
            </w:tcBorders>
            <w:shd w:val="clear" w:color="auto" w:fill="auto"/>
            <w:noWrap/>
            <w:vAlign w:val="center"/>
            <w:hideMark/>
          </w:tcPr>
          <w:p w14:paraId="131550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w:t>
            </w:r>
          </w:p>
        </w:tc>
        <w:tc>
          <w:tcPr>
            <w:tcW w:w="1300" w:type="dxa"/>
            <w:tcBorders>
              <w:top w:val="nil"/>
              <w:left w:val="nil"/>
              <w:bottom w:val="nil"/>
              <w:right w:val="nil"/>
            </w:tcBorders>
            <w:shd w:val="clear" w:color="auto" w:fill="auto"/>
            <w:noWrap/>
            <w:vAlign w:val="center"/>
            <w:hideMark/>
          </w:tcPr>
          <w:p w14:paraId="33BE28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1206</w:t>
            </w:r>
          </w:p>
        </w:tc>
        <w:tc>
          <w:tcPr>
            <w:tcW w:w="1300" w:type="dxa"/>
            <w:tcBorders>
              <w:top w:val="nil"/>
              <w:left w:val="nil"/>
              <w:bottom w:val="nil"/>
              <w:right w:val="nil"/>
            </w:tcBorders>
            <w:shd w:val="clear" w:color="auto" w:fill="auto"/>
            <w:noWrap/>
            <w:vAlign w:val="center"/>
            <w:hideMark/>
          </w:tcPr>
          <w:p w14:paraId="211438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1FB9C1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537FBEAE" w14:textId="77777777" w:rsidTr="009E60AA">
        <w:trPr>
          <w:trHeight w:val="320"/>
        </w:trPr>
        <w:tc>
          <w:tcPr>
            <w:tcW w:w="1300" w:type="dxa"/>
            <w:tcBorders>
              <w:top w:val="nil"/>
              <w:left w:val="nil"/>
              <w:bottom w:val="nil"/>
              <w:right w:val="nil"/>
            </w:tcBorders>
            <w:shd w:val="clear" w:color="auto" w:fill="auto"/>
            <w:noWrap/>
            <w:vAlign w:val="center"/>
            <w:hideMark/>
          </w:tcPr>
          <w:p w14:paraId="28A1DA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643D43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Ron Harper\harpero01</w:t>
            </w:r>
          </w:p>
        </w:tc>
        <w:tc>
          <w:tcPr>
            <w:tcW w:w="1300" w:type="dxa"/>
            <w:tcBorders>
              <w:top w:val="nil"/>
              <w:left w:val="nil"/>
              <w:bottom w:val="nil"/>
              <w:right w:val="nil"/>
            </w:tcBorders>
            <w:shd w:val="clear" w:color="auto" w:fill="auto"/>
            <w:noWrap/>
            <w:vAlign w:val="center"/>
            <w:hideMark/>
          </w:tcPr>
          <w:p w14:paraId="1D62B92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6F66D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1139</w:t>
            </w:r>
          </w:p>
        </w:tc>
        <w:tc>
          <w:tcPr>
            <w:tcW w:w="1300" w:type="dxa"/>
            <w:tcBorders>
              <w:top w:val="nil"/>
              <w:left w:val="nil"/>
              <w:bottom w:val="nil"/>
              <w:right w:val="nil"/>
            </w:tcBorders>
            <w:shd w:val="clear" w:color="auto" w:fill="auto"/>
            <w:noWrap/>
            <w:vAlign w:val="center"/>
            <w:hideMark/>
          </w:tcPr>
          <w:p w14:paraId="5894FC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6AE9B1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152C65F8" w14:textId="77777777" w:rsidTr="009E60AA">
        <w:trPr>
          <w:trHeight w:val="320"/>
        </w:trPr>
        <w:tc>
          <w:tcPr>
            <w:tcW w:w="1300" w:type="dxa"/>
            <w:tcBorders>
              <w:top w:val="nil"/>
              <w:left w:val="nil"/>
              <w:bottom w:val="nil"/>
              <w:right w:val="nil"/>
            </w:tcBorders>
            <w:shd w:val="clear" w:color="auto" w:fill="auto"/>
            <w:noWrap/>
            <w:vAlign w:val="center"/>
            <w:hideMark/>
          </w:tcPr>
          <w:p w14:paraId="66C2FB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134FC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Penberthy\penbemi01</w:t>
            </w:r>
          </w:p>
        </w:tc>
        <w:tc>
          <w:tcPr>
            <w:tcW w:w="1300" w:type="dxa"/>
            <w:tcBorders>
              <w:top w:val="nil"/>
              <w:left w:val="nil"/>
              <w:bottom w:val="nil"/>
              <w:right w:val="nil"/>
            </w:tcBorders>
            <w:shd w:val="clear" w:color="auto" w:fill="auto"/>
            <w:noWrap/>
            <w:vAlign w:val="center"/>
            <w:hideMark/>
          </w:tcPr>
          <w:p w14:paraId="48D74E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06F839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851</w:t>
            </w:r>
          </w:p>
        </w:tc>
        <w:tc>
          <w:tcPr>
            <w:tcW w:w="1300" w:type="dxa"/>
            <w:tcBorders>
              <w:top w:val="nil"/>
              <w:left w:val="nil"/>
              <w:bottom w:val="nil"/>
              <w:right w:val="nil"/>
            </w:tcBorders>
            <w:shd w:val="clear" w:color="auto" w:fill="auto"/>
            <w:noWrap/>
            <w:vAlign w:val="center"/>
            <w:hideMark/>
          </w:tcPr>
          <w:p w14:paraId="7BC530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56E7C9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741E3007" w14:textId="77777777" w:rsidTr="009E60AA">
        <w:trPr>
          <w:trHeight w:val="320"/>
        </w:trPr>
        <w:tc>
          <w:tcPr>
            <w:tcW w:w="1300" w:type="dxa"/>
            <w:tcBorders>
              <w:top w:val="nil"/>
              <w:left w:val="nil"/>
              <w:bottom w:val="nil"/>
              <w:right w:val="nil"/>
            </w:tcBorders>
            <w:shd w:val="clear" w:color="auto" w:fill="auto"/>
            <w:noWrap/>
            <w:vAlign w:val="center"/>
            <w:hideMark/>
          </w:tcPr>
          <w:p w14:paraId="635087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36EF4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Derek Fisher\fishede01</w:t>
            </w:r>
          </w:p>
        </w:tc>
        <w:tc>
          <w:tcPr>
            <w:tcW w:w="1300" w:type="dxa"/>
            <w:tcBorders>
              <w:top w:val="nil"/>
              <w:left w:val="nil"/>
              <w:bottom w:val="nil"/>
              <w:right w:val="nil"/>
            </w:tcBorders>
            <w:shd w:val="clear" w:color="auto" w:fill="auto"/>
            <w:noWrap/>
            <w:vAlign w:val="center"/>
            <w:hideMark/>
          </w:tcPr>
          <w:p w14:paraId="72AFCF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w:t>
            </w:r>
          </w:p>
        </w:tc>
        <w:tc>
          <w:tcPr>
            <w:tcW w:w="1300" w:type="dxa"/>
            <w:tcBorders>
              <w:top w:val="nil"/>
              <w:left w:val="nil"/>
              <w:bottom w:val="nil"/>
              <w:right w:val="nil"/>
            </w:tcBorders>
            <w:shd w:val="clear" w:color="auto" w:fill="auto"/>
            <w:noWrap/>
            <w:vAlign w:val="center"/>
            <w:hideMark/>
          </w:tcPr>
          <w:p w14:paraId="5DBEF1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709</w:t>
            </w:r>
          </w:p>
        </w:tc>
        <w:tc>
          <w:tcPr>
            <w:tcW w:w="1300" w:type="dxa"/>
            <w:tcBorders>
              <w:top w:val="nil"/>
              <w:left w:val="nil"/>
              <w:bottom w:val="nil"/>
              <w:right w:val="nil"/>
            </w:tcBorders>
            <w:shd w:val="clear" w:color="auto" w:fill="auto"/>
            <w:noWrap/>
            <w:vAlign w:val="center"/>
            <w:hideMark/>
          </w:tcPr>
          <w:p w14:paraId="014734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23BBBBB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2116C6E4" w14:textId="77777777" w:rsidTr="009E60AA">
        <w:trPr>
          <w:trHeight w:val="320"/>
        </w:trPr>
        <w:tc>
          <w:tcPr>
            <w:tcW w:w="1300" w:type="dxa"/>
            <w:tcBorders>
              <w:top w:val="nil"/>
              <w:left w:val="nil"/>
              <w:bottom w:val="nil"/>
              <w:right w:val="nil"/>
            </w:tcBorders>
            <w:shd w:val="clear" w:color="auto" w:fill="auto"/>
            <w:noWrap/>
            <w:vAlign w:val="center"/>
            <w:hideMark/>
          </w:tcPr>
          <w:p w14:paraId="452577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95C36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Mark Madsen\madsema01</w:t>
            </w:r>
          </w:p>
        </w:tc>
        <w:tc>
          <w:tcPr>
            <w:tcW w:w="1300" w:type="dxa"/>
            <w:tcBorders>
              <w:top w:val="nil"/>
              <w:left w:val="nil"/>
              <w:bottom w:val="nil"/>
              <w:right w:val="nil"/>
            </w:tcBorders>
            <w:shd w:val="clear" w:color="auto" w:fill="auto"/>
            <w:noWrap/>
            <w:vAlign w:val="center"/>
            <w:hideMark/>
          </w:tcPr>
          <w:p w14:paraId="71A78A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438511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641</w:t>
            </w:r>
          </w:p>
        </w:tc>
        <w:tc>
          <w:tcPr>
            <w:tcW w:w="1300" w:type="dxa"/>
            <w:tcBorders>
              <w:top w:val="nil"/>
              <w:left w:val="nil"/>
              <w:bottom w:val="nil"/>
              <w:right w:val="nil"/>
            </w:tcBorders>
            <w:shd w:val="clear" w:color="auto" w:fill="auto"/>
            <w:noWrap/>
            <w:vAlign w:val="center"/>
            <w:hideMark/>
          </w:tcPr>
          <w:p w14:paraId="62F8522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9.2</w:t>
            </w:r>
          </w:p>
        </w:tc>
        <w:tc>
          <w:tcPr>
            <w:tcW w:w="3246" w:type="dxa"/>
            <w:gridSpan w:val="2"/>
            <w:tcBorders>
              <w:top w:val="nil"/>
              <w:left w:val="nil"/>
              <w:bottom w:val="nil"/>
              <w:right w:val="nil"/>
            </w:tcBorders>
            <w:shd w:val="clear" w:color="auto" w:fill="auto"/>
            <w:noWrap/>
            <w:vAlign w:val="center"/>
            <w:hideMark/>
          </w:tcPr>
          <w:p w14:paraId="6B75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7517BE7" w14:textId="77777777" w:rsidTr="009E60AA">
        <w:trPr>
          <w:trHeight w:val="320"/>
        </w:trPr>
        <w:tc>
          <w:tcPr>
            <w:tcW w:w="1300" w:type="dxa"/>
            <w:tcBorders>
              <w:top w:val="nil"/>
              <w:left w:val="nil"/>
              <w:bottom w:val="nil"/>
              <w:right w:val="nil"/>
            </w:tcBorders>
            <w:shd w:val="clear" w:color="auto" w:fill="auto"/>
            <w:noWrap/>
            <w:vAlign w:val="center"/>
            <w:hideMark/>
          </w:tcPr>
          <w:p w14:paraId="01D8E4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78C5F4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Devean George\georgde01</w:t>
            </w:r>
          </w:p>
        </w:tc>
        <w:tc>
          <w:tcPr>
            <w:tcW w:w="1300" w:type="dxa"/>
            <w:tcBorders>
              <w:top w:val="nil"/>
              <w:left w:val="nil"/>
              <w:bottom w:val="nil"/>
              <w:right w:val="nil"/>
            </w:tcBorders>
            <w:shd w:val="clear" w:color="auto" w:fill="auto"/>
            <w:noWrap/>
            <w:vAlign w:val="center"/>
            <w:hideMark/>
          </w:tcPr>
          <w:p w14:paraId="5D3290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77E5C1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593</w:t>
            </w:r>
          </w:p>
        </w:tc>
        <w:tc>
          <w:tcPr>
            <w:tcW w:w="1300" w:type="dxa"/>
            <w:tcBorders>
              <w:top w:val="nil"/>
              <w:left w:val="nil"/>
              <w:bottom w:val="nil"/>
              <w:right w:val="nil"/>
            </w:tcBorders>
            <w:shd w:val="clear" w:color="auto" w:fill="auto"/>
            <w:noWrap/>
            <w:vAlign w:val="center"/>
            <w:hideMark/>
          </w:tcPr>
          <w:p w14:paraId="444988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3246" w:type="dxa"/>
            <w:gridSpan w:val="2"/>
            <w:tcBorders>
              <w:top w:val="nil"/>
              <w:left w:val="nil"/>
              <w:bottom w:val="nil"/>
              <w:right w:val="nil"/>
            </w:tcBorders>
            <w:shd w:val="clear" w:color="auto" w:fill="auto"/>
            <w:noWrap/>
            <w:vAlign w:val="center"/>
            <w:hideMark/>
          </w:tcPr>
          <w:p w14:paraId="53FC0B7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357A8EA6" w14:textId="77777777" w:rsidTr="009E60AA">
        <w:trPr>
          <w:trHeight w:val="320"/>
        </w:trPr>
        <w:tc>
          <w:tcPr>
            <w:tcW w:w="1300" w:type="dxa"/>
            <w:tcBorders>
              <w:top w:val="nil"/>
              <w:left w:val="nil"/>
              <w:bottom w:val="nil"/>
              <w:right w:val="nil"/>
            </w:tcBorders>
            <w:shd w:val="clear" w:color="auto" w:fill="auto"/>
            <w:noWrap/>
            <w:vAlign w:val="center"/>
            <w:hideMark/>
          </w:tcPr>
          <w:p w14:paraId="5C0AF6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BB0C4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Tyronn Lue\luety01</w:t>
            </w:r>
          </w:p>
        </w:tc>
        <w:tc>
          <w:tcPr>
            <w:tcW w:w="1300" w:type="dxa"/>
            <w:tcBorders>
              <w:top w:val="nil"/>
              <w:left w:val="nil"/>
              <w:bottom w:val="nil"/>
              <w:right w:val="nil"/>
            </w:tcBorders>
            <w:shd w:val="clear" w:color="auto" w:fill="auto"/>
            <w:noWrap/>
            <w:vAlign w:val="center"/>
            <w:hideMark/>
          </w:tcPr>
          <w:p w14:paraId="37754E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A62AC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468</w:t>
            </w:r>
          </w:p>
        </w:tc>
        <w:tc>
          <w:tcPr>
            <w:tcW w:w="1300" w:type="dxa"/>
            <w:tcBorders>
              <w:top w:val="nil"/>
              <w:left w:val="nil"/>
              <w:bottom w:val="nil"/>
              <w:right w:val="nil"/>
            </w:tcBorders>
            <w:shd w:val="clear" w:color="auto" w:fill="auto"/>
            <w:noWrap/>
            <w:vAlign w:val="center"/>
            <w:hideMark/>
          </w:tcPr>
          <w:p w14:paraId="266E43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F2690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28023F7" w14:textId="77777777" w:rsidTr="009E60AA">
        <w:trPr>
          <w:trHeight w:val="320"/>
        </w:trPr>
        <w:tc>
          <w:tcPr>
            <w:tcW w:w="1300" w:type="dxa"/>
            <w:tcBorders>
              <w:top w:val="nil"/>
              <w:left w:val="nil"/>
              <w:bottom w:val="nil"/>
              <w:right w:val="nil"/>
            </w:tcBorders>
            <w:shd w:val="clear" w:color="auto" w:fill="auto"/>
            <w:noWrap/>
            <w:vAlign w:val="center"/>
            <w:hideMark/>
          </w:tcPr>
          <w:p w14:paraId="39BF4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79B201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Foster\fostegr01</w:t>
            </w:r>
          </w:p>
        </w:tc>
        <w:tc>
          <w:tcPr>
            <w:tcW w:w="1300" w:type="dxa"/>
            <w:tcBorders>
              <w:top w:val="nil"/>
              <w:left w:val="nil"/>
              <w:bottom w:val="nil"/>
              <w:right w:val="nil"/>
            </w:tcBorders>
            <w:shd w:val="clear" w:color="auto" w:fill="auto"/>
            <w:noWrap/>
            <w:vAlign w:val="center"/>
            <w:hideMark/>
          </w:tcPr>
          <w:p w14:paraId="3CE843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62</w:t>
            </w:r>
          </w:p>
        </w:tc>
        <w:tc>
          <w:tcPr>
            <w:tcW w:w="1300" w:type="dxa"/>
            <w:tcBorders>
              <w:top w:val="nil"/>
              <w:left w:val="nil"/>
              <w:bottom w:val="nil"/>
              <w:right w:val="nil"/>
            </w:tcBorders>
            <w:shd w:val="clear" w:color="auto" w:fill="auto"/>
            <w:noWrap/>
            <w:vAlign w:val="center"/>
            <w:hideMark/>
          </w:tcPr>
          <w:p w14:paraId="3584D4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451</w:t>
            </w:r>
          </w:p>
        </w:tc>
        <w:tc>
          <w:tcPr>
            <w:tcW w:w="1300" w:type="dxa"/>
            <w:tcBorders>
              <w:top w:val="nil"/>
              <w:left w:val="nil"/>
              <w:bottom w:val="nil"/>
              <w:right w:val="nil"/>
            </w:tcBorders>
            <w:shd w:val="clear" w:color="auto" w:fill="auto"/>
            <w:noWrap/>
            <w:vAlign w:val="center"/>
            <w:hideMark/>
          </w:tcPr>
          <w:p w14:paraId="43E342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3246" w:type="dxa"/>
            <w:gridSpan w:val="2"/>
            <w:tcBorders>
              <w:top w:val="nil"/>
              <w:left w:val="nil"/>
              <w:bottom w:val="nil"/>
              <w:right w:val="nil"/>
            </w:tcBorders>
            <w:shd w:val="clear" w:color="auto" w:fill="auto"/>
            <w:noWrap/>
            <w:vAlign w:val="center"/>
            <w:hideMark/>
          </w:tcPr>
          <w:p w14:paraId="006FF7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0A6C8448" w14:textId="77777777" w:rsidTr="009E60AA">
        <w:trPr>
          <w:trHeight w:val="320"/>
        </w:trPr>
        <w:tc>
          <w:tcPr>
            <w:tcW w:w="1300" w:type="dxa"/>
            <w:tcBorders>
              <w:top w:val="nil"/>
              <w:left w:val="nil"/>
              <w:bottom w:val="nil"/>
              <w:right w:val="nil"/>
            </w:tcBorders>
            <w:shd w:val="clear" w:color="auto" w:fill="auto"/>
            <w:noWrap/>
            <w:vAlign w:val="center"/>
            <w:hideMark/>
          </w:tcPr>
          <w:p w14:paraId="68F0A2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2A2A9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Stanislav Medvedenko\medvest01</w:t>
            </w:r>
          </w:p>
        </w:tc>
        <w:tc>
          <w:tcPr>
            <w:tcW w:w="1300" w:type="dxa"/>
            <w:tcBorders>
              <w:top w:val="nil"/>
              <w:left w:val="nil"/>
              <w:bottom w:val="nil"/>
              <w:right w:val="nil"/>
            </w:tcBorders>
            <w:shd w:val="clear" w:color="auto" w:fill="auto"/>
            <w:noWrap/>
            <w:vAlign w:val="center"/>
            <w:hideMark/>
          </w:tcPr>
          <w:p w14:paraId="655160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1300" w:type="dxa"/>
            <w:tcBorders>
              <w:top w:val="nil"/>
              <w:left w:val="nil"/>
              <w:bottom w:val="nil"/>
              <w:right w:val="nil"/>
            </w:tcBorders>
            <w:shd w:val="clear" w:color="auto" w:fill="auto"/>
            <w:noWrap/>
            <w:vAlign w:val="center"/>
            <w:hideMark/>
          </w:tcPr>
          <w:p w14:paraId="7E0102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7C01F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21.8</w:t>
            </w:r>
          </w:p>
        </w:tc>
        <w:tc>
          <w:tcPr>
            <w:tcW w:w="3246" w:type="dxa"/>
            <w:gridSpan w:val="2"/>
            <w:tcBorders>
              <w:top w:val="nil"/>
              <w:left w:val="nil"/>
              <w:bottom w:val="nil"/>
              <w:right w:val="nil"/>
            </w:tcBorders>
            <w:shd w:val="clear" w:color="auto" w:fill="auto"/>
            <w:noWrap/>
            <w:vAlign w:val="center"/>
            <w:hideMark/>
          </w:tcPr>
          <w:p w14:paraId="707317F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r>
      <w:tr w:rsidR="009E60AA" w:rsidRPr="009E60AA" w14:paraId="6DACC112" w14:textId="77777777" w:rsidTr="009E60AA">
        <w:trPr>
          <w:trHeight w:val="320"/>
        </w:trPr>
        <w:tc>
          <w:tcPr>
            <w:tcW w:w="1300" w:type="dxa"/>
            <w:tcBorders>
              <w:top w:val="nil"/>
              <w:left w:val="nil"/>
              <w:bottom w:val="nil"/>
              <w:right w:val="nil"/>
            </w:tcBorders>
            <w:shd w:val="clear" w:color="auto" w:fill="auto"/>
            <w:noWrap/>
            <w:vAlign w:val="center"/>
            <w:hideMark/>
          </w:tcPr>
          <w:p w14:paraId="001B6E5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764AB3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Paul Pierce\piercpa01</w:t>
            </w:r>
          </w:p>
        </w:tc>
        <w:tc>
          <w:tcPr>
            <w:tcW w:w="1300" w:type="dxa"/>
            <w:tcBorders>
              <w:top w:val="nil"/>
              <w:left w:val="nil"/>
              <w:bottom w:val="nil"/>
              <w:right w:val="nil"/>
            </w:tcBorders>
            <w:shd w:val="clear" w:color="auto" w:fill="auto"/>
            <w:noWrap/>
            <w:vAlign w:val="center"/>
            <w:hideMark/>
          </w:tcPr>
          <w:p w14:paraId="2C092B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6E54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2874</w:t>
            </w:r>
          </w:p>
        </w:tc>
        <w:tc>
          <w:tcPr>
            <w:tcW w:w="1300" w:type="dxa"/>
            <w:tcBorders>
              <w:top w:val="nil"/>
              <w:left w:val="nil"/>
              <w:bottom w:val="nil"/>
              <w:right w:val="nil"/>
            </w:tcBorders>
            <w:shd w:val="clear" w:color="auto" w:fill="auto"/>
            <w:noWrap/>
            <w:vAlign w:val="center"/>
            <w:hideMark/>
          </w:tcPr>
          <w:p w14:paraId="553724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3F8F0B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3614AC5" w14:textId="77777777" w:rsidTr="009E60AA">
        <w:trPr>
          <w:trHeight w:val="320"/>
        </w:trPr>
        <w:tc>
          <w:tcPr>
            <w:tcW w:w="1300" w:type="dxa"/>
            <w:tcBorders>
              <w:top w:val="nil"/>
              <w:left w:val="nil"/>
              <w:bottom w:val="nil"/>
              <w:right w:val="nil"/>
            </w:tcBorders>
            <w:shd w:val="clear" w:color="auto" w:fill="auto"/>
            <w:noWrap/>
            <w:vAlign w:val="center"/>
            <w:hideMark/>
          </w:tcPr>
          <w:p w14:paraId="1777B5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686EA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Ray Allen\allenra02</w:t>
            </w:r>
          </w:p>
        </w:tc>
        <w:tc>
          <w:tcPr>
            <w:tcW w:w="1300" w:type="dxa"/>
            <w:tcBorders>
              <w:top w:val="nil"/>
              <w:left w:val="nil"/>
              <w:bottom w:val="nil"/>
              <w:right w:val="nil"/>
            </w:tcBorders>
            <w:shd w:val="clear" w:color="auto" w:fill="auto"/>
            <w:noWrap/>
            <w:vAlign w:val="center"/>
            <w:hideMark/>
          </w:tcPr>
          <w:p w14:paraId="60DFB0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008CBE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2624</w:t>
            </w:r>
          </w:p>
        </w:tc>
        <w:tc>
          <w:tcPr>
            <w:tcW w:w="1300" w:type="dxa"/>
            <w:tcBorders>
              <w:top w:val="nil"/>
              <w:left w:val="nil"/>
              <w:bottom w:val="nil"/>
              <w:right w:val="nil"/>
            </w:tcBorders>
            <w:shd w:val="clear" w:color="auto" w:fill="auto"/>
            <w:noWrap/>
            <w:vAlign w:val="center"/>
            <w:hideMark/>
          </w:tcPr>
          <w:p w14:paraId="326395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316539A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C72BCA8" w14:textId="77777777" w:rsidTr="009E60AA">
        <w:trPr>
          <w:trHeight w:val="320"/>
        </w:trPr>
        <w:tc>
          <w:tcPr>
            <w:tcW w:w="1300" w:type="dxa"/>
            <w:tcBorders>
              <w:top w:val="nil"/>
              <w:left w:val="nil"/>
              <w:bottom w:val="nil"/>
              <w:right w:val="nil"/>
            </w:tcBorders>
            <w:shd w:val="clear" w:color="auto" w:fill="auto"/>
            <w:noWrap/>
            <w:vAlign w:val="center"/>
            <w:hideMark/>
          </w:tcPr>
          <w:p w14:paraId="167E1E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F7450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Garnett\garneke01</w:t>
            </w:r>
          </w:p>
        </w:tc>
        <w:tc>
          <w:tcPr>
            <w:tcW w:w="1300" w:type="dxa"/>
            <w:tcBorders>
              <w:top w:val="nil"/>
              <w:left w:val="nil"/>
              <w:bottom w:val="nil"/>
              <w:right w:val="nil"/>
            </w:tcBorders>
            <w:shd w:val="clear" w:color="auto" w:fill="auto"/>
            <w:noWrap/>
            <w:vAlign w:val="center"/>
            <w:hideMark/>
          </w:tcPr>
          <w:p w14:paraId="2C2E34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03AF7D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2328</w:t>
            </w:r>
          </w:p>
        </w:tc>
        <w:tc>
          <w:tcPr>
            <w:tcW w:w="1300" w:type="dxa"/>
            <w:tcBorders>
              <w:top w:val="nil"/>
              <w:left w:val="nil"/>
              <w:bottom w:val="nil"/>
              <w:right w:val="nil"/>
            </w:tcBorders>
            <w:shd w:val="clear" w:color="auto" w:fill="auto"/>
            <w:noWrap/>
            <w:vAlign w:val="center"/>
            <w:hideMark/>
          </w:tcPr>
          <w:p w14:paraId="7E6972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w:t>
            </w:r>
          </w:p>
        </w:tc>
        <w:tc>
          <w:tcPr>
            <w:tcW w:w="3246" w:type="dxa"/>
            <w:gridSpan w:val="2"/>
            <w:tcBorders>
              <w:top w:val="nil"/>
              <w:left w:val="nil"/>
              <w:bottom w:val="nil"/>
              <w:right w:val="nil"/>
            </w:tcBorders>
            <w:shd w:val="clear" w:color="auto" w:fill="auto"/>
            <w:noWrap/>
            <w:vAlign w:val="center"/>
            <w:hideMark/>
          </w:tcPr>
          <w:p w14:paraId="2E6D26B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69A7682" w14:textId="77777777" w:rsidTr="009E60AA">
        <w:trPr>
          <w:trHeight w:val="320"/>
        </w:trPr>
        <w:tc>
          <w:tcPr>
            <w:tcW w:w="1300" w:type="dxa"/>
            <w:tcBorders>
              <w:top w:val="nil"/>
              <w:left w:val="nil"/>
              <w:bottom w:val="nil"/>
              <w:right w:val="nil"/>
            </w:tcBorders>
            <w:shd w:val="clear" w:color="auto" w:fill="auto"/>
            <w:noWrap/>
            <w:vAlign w:val="center"/>
            <w:hideMark/>
          </w:tcPr>
          <w:p w14:paraId="48BC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78E172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Rajon Rondo\rondora01</w:t>
            </w:r>
          </w:p>
        </w:tc>
        <w:tc>
          <w:tcPr>
            <w:tcW w:w="1300" w:type="dxa"/>
            <w:tcBorders>
              <w:top w:val="nil"/>
              <w:left w:val="nil"/>
              <w:bottom w:val="nil"/>
              <w:right w:val="nil"/>
            </w:tcBorders>
            <w:shd w:val="clear" w:color="auto" w:fill="auto"/>
            <w:noWrap/>
            <w:vAlign w:val="center"/>
            <w:hideMark/>
          </w:tcPr>
          <w:p w14:paraId="211C23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F9C961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2306</w:t>
            </w:r>
          </w:p>
        </w:tc>
        <w:tc>
          <w:tcPr>
            <w:tcW w:w="1300" w:type="dxa"/>
            <w:tcBorders>
              <w:top w:val="nil"/>
              <w:left w:val="nil"/>
              <w:bottom w:val="nil"/>
              <w:right w:val="nil"/>
            </w:tcBorders>
            <w:shd w:val="clear" w:color="auto" w:fill="auto"/>
            <w:noWrap/>
            <w:vAlign w:val="center"/>
            <w:hideMark/>
          </w:tcPr>
          <w:p w14:paraId="4535F4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15.6</w:t>
            </w:r>
          </w:p>
        </w:tc>
        <w:tc>
          <w:tcPr>
            <w:tcW w:w="3246" w:type="dxa"/>
            <w:gridSpan w:val="2"/>
            <w:tcBorders>
              <w:top w:val="nil"/>
              <w:left w:val="nil"/>
              <w:bottom w:val="nil"/>
              <w:right w:val="nil"/>
            </w:tcBorders>
            <w:shd w:val="clear" w:color="auto" w:fill="auto"/>
            <w:noWrap/>
            <w:vAlign w:val="center"/>
            <w:hideMark/>
          </w:tcPr>
          <w:p w14:paraId="41E343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995C4D8" w14:textId="77777777" w:rsidTr="009E60AA">
        <w:trPr>
          <w:trHeight w:val="320"/>
        </w:trPr>
        <w:tc>
          <w:tcPr>
            <w:tcW w:w="1300" w:type="dxa"/>
            <w:tcBorders>
              <w:top w:val="nil"/>
              <w:left w:val="nil"/>
              <w:bottom w:val="nil"/>
              <w:right w:val="nil"/>
            </w:tcBorders>
            <w:shd w:val="clear" w:color="auto" w:fill="auto"/>
            <w:noWrap/>
            <w:vAlign w:val="center"/>
            <w:hideMark/>
          </w:tcPr>
          <w:p w14:paraId="2EC12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43A5F24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Kendrick Perkins\perkike01</w:t>
            </w:r>
          </w:p>
        </w:tc>
        <w:tc>
          <w:tcPr>
            <w:tcW w:w="1300" w:type="dxa"/>
            <w:tcBorders>
              <w:top w:val="nil"/>
              <w:left w:val="nil"/>
              <w:bottom w:val="nil"/>
              <w:right w:val="nil"/>
            </w:tcBorders>
            <w:shd w:val="clear" w:color="auto" w:fill="auto"/>
            <w:noWrap/>
            <w:vAlign w:val="center"/>
            <w:hideMark/>
          </w:tcPr>
          <w:p w14:paraId="504D2D9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BDAEDD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1912</w:t>
            </w:r>
          </w:p>
        </w:tc>
        <w:tc>
          <w:tcPr>
            <w:tcW w:w="1300" w:type="dxa"/>
            <w:tcBorders>
              <w:top w:val="nil"/>
              <w:left w:val="nil"/>
              <w:bottom w:val="nil"/>
              <w:right w:val="nil"/>
            </w:tcBorders>
            <w:shd w:val="clear" w:color="auto" w:fill="auto"/>
            <w:noWrap/>
            <w:vAlign w:val="center"/>
            <w:hideMark/>
          </w:tcPr>
          <w:p w14:paraId="58E358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24BB89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F4FB5BF" w14:textId="77777777" w:rsidTr="009E60AA">
        <w:trPr>
          <w:trHeight w:val="320"/>
        </w:trPr>
        <w:tc>
          <w:tcPr>
            <w:tcW w:w="1300" w:type="dxa"/>
            <w:tcBorders>
              <w:top w:val="nil"/>
              <w:left w:val="nil"/>
              <w:bottom w:val="nil"/>
              <w:right w:val="nil"/>
            </w:tcBorders>
            <w:shd w:val="clear" w:color="auto" w:fill="auto"/>
            <w:noWrap/>
            <w:vAlign w:val="center"/>
            <w:hideMark/>
          </w:tcPr>
          <w:p w14:paraId="11AD5C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2CDDF2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Posey\poseyja01</w:t>
            </w:r>
          </w:p>
        </w:tc>
        <w:tc>
          <w:tcPr>
            <w:tcW w:w="1300" w:type="dxa"/>
            <w:tcBorders>
              <w:top w:val="nil"/>
              <w:left w:val="nil"/>
              <w:bottom w:val="nil"/>
              <w:right w:val="nil"/>
            </w:tcBorders>
            <w:shd w:val="clear" w:color="auto" w:fill="auto"/>
            <w:noWrap/>
            <w:vAlign w:val="center"/>
            <w:hideMark/>
          </w:tcPr>
          <w:p w14:paraId="6EF64A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79963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1821</w:t>
            </w:r>
          </w:p>
        </w:tc>
        <w:tc>
          <w:tcPr>
            <w:tcW w:w="1300" w:type="dxa"/>
            <w:tcBorders>
              <w:top w:val="nil"/>
              <w:left w:val="nil"/>
              <w:bottom w:val="nil"/>
              <w:right w:val="nil"/>
            </w:tcBorders>
            <w:shd w:val="clear" w:color="auto" w:fill="auto"/>
            <w:noWrap/>
            <w:vAlign w:val="center"/>
            <w:hideMark/>
          </w:tcPr>
          <w:p w14:paraId="12CF5E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3878047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5FE0F64" w14:textId="77777777" w:rsidTr="009E60AA">
        <w:trPr>
          <w:trHeight w:val="320"/>
        </w:trPr>
        <w:tc>
          <w:tcPr>
            <w:tcW w:w="1300" w:type="dxa"/>
            <w:tcBorders>
              <w:top w:val="nil"/>
              <w:left w:val="nil"/>
              <w:bottom w:val="nil"/>
              <w:right w:val="nil"/>
            </w:tcBorders>
            <w:shd w:val="clear" w:color="auto" w:fill="auto"/>
            <w:noWrap/>
            <w:vAlign w:val="center"/>
            <w:hideMark/>
          </w:tcPr>
          <w:p w14:paraId="5FFC57E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6EC4E1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Eddie House\houseed01</w:t>
            </w:r>
          </w:p>
        </w:tc>
        <w:tc>
          <w:tcPr>
            <w:tcW w:w="1300" w:type="dxa"/>
            <w:tcBorders>
              <w:top w:val="nil"/>
              <w:left w:val="nil"/>
              <w:bottom w:val="nil"/>
              <w:right w:val="nil"/>
            </w:tcBorders>
            <w:shd w:val="clear" w:color="auto" w:fill="auto"/>
            <w:noWrap/>
            <w:vAlign w:val="center"/>
            <w:hideMark/>
          </w:tcPr>
          <w:p w14:paraId="120FC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1B829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1480</w:t>
            </w:r>
          </w:p>
        </w:tc>
        <w:tc>
          <w:tcPr>
            <w:tcW w:w="1300" w:type="dxa"/>
            <w:tcBorders>
              <w:top w:val="nil"/>
              <w:left w:val="nil"/>
              <w:bottom w:val="nil"/>
              <w:right w:val="nil"/>
            </w:tcBorders>
            <w:shd w:val="clear" w:color="auto" w:fill="auto"/>
            <w:noWrap/>
            <w:vAlign w:val="center"/>
            <w:hideMark/>
          </w:tcPr>
          <w:p w14:paraId="110C64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23699E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E480807" w14:textId="77777777" w:rsidTr="009E60AA">
        <w:trPr>
          <w:trHeight w:val="320"/>
        </w:trPr>
        <w:tc>
          <w:tcPr>
            <w:tcW w:w="1300" w:type="dxa"/>
            <w:tcBorders>
              <w:top w:val="nil"/>
              <w:left w:val="nil"/>
              <w:bottom w:val="nil"/>
              <w:right w:val="nil"/>
            </w:tcBorders>
            <w:shd w:val="clear" w:color="auto" w:fill="auto"/>
            <w:noWrap/>
            <w:vAlign w:val="center"/>
            <w:hideMark/>
          </w:tcPr>
          <w:p w14:paraId="1EA13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2AF6FA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Tony Allen\allento01</w:t>
            </w:r>
          </w:p>
        </w:tc>
        <w:tc>
          <w:tcPr>
            <w:tcW w:w="1300" w:type="dxa"/>
            <w:tcBorders>
              <w:top w:val="nil"/>
              <w:left w:val="nil"/>
              <w:bottom w:val="nil"/>
              <w:right w:val="nil"/>
            </w:tcBorders>
            <w:shd w:val="clear" w:color="auto" w:fill="auto"/>
            <w:noWrap/>
            <w:vAlign w:val="center"/>
            <w:hideMark/>
          </w:tcPr>
          <w:p w14:paraId="5FE213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7F1755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1373</w:t>
            </w:r>
          </w:p>
        </w:tc>
        <w:tc>
          <w:tcPr>
            <w:tcW w:w="1300" w:type="dxa"/>
            <w:tcBorders>
              <w:top w:val="nil"/>
              <w:left w:val="nil"/>
              <w:bottom w:val="nil"/>
              <w:right w:val="nil"/>
            </w:tcBorders>
            <w:shd w:val="clear" w:color="auto" w:fill="auto"/>
            <w:noWrap/>
            <w:vAlign w:val="center"/>
            <w:hideMark/>
          </w:tcPr>
          <w:p w14:paraId="3D3E16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1E877C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410B2A70" w14:textId="77777777" w:rsidTr="009E60AA">
        <w:trPr>
          <w:trHeight w:val="320"/>
        </w:trPr>
        <w:tc>
          <w:tcPr>
            <w:tcW w:w="1300" w:type="dxa"/>
            <w:tcBorders>
              <w:top w:val="nil"/>
              <w:left w:val="nil"/>
              <w:bottom w:val="nil"/>
              <w:right w:val="nil"/>
            </w:tcBorders>
            <w:shd w:val="clear" w:color="auto" w:fill="auto"/>
            <w:noWrap/>
            <w:vAlign w:val="center"/>
            <w:hideMark/>
          </w:tcPr>
          <w:p w14:paraId="4C68BC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0AB69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Glen Davis\davisgl01</w:t>
            </w:r>
          </w:p>
        </w:tc>
        <w:tc>
          <w:tcPr>
            <w:tcW w:w="1300" w:type="dxa"/>
            <w:tcBorders>
              <w:top w:val="nil"/>
              <w:left w:val="nil"/>
              <w:bottom w:val="nil"/>
              <w:right w:val="nil"/>
            </w:tcBorders>
            <w:shd w:val="clear" w:color="auto" w:fill="auto"/>
            <w:noWrap/>
            <w:vAlign w:val="center"/>
            <w:hideMark/>
          </w:tcPr>
          <w:p w14:paraId="5B0AD8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4A1802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940</w:t>
            </w:r>
          </w:p>
        </w:tc>
        <w:tc>
          <w:tcPr>
            <w:tcW w:w="1300" w:type="dxa"/>
            <w:tcBorders>
              <w:top w:val="nil"/>
              <w:left w:val="nil"/>
              <w:bottom w:val="nil"/>
              <w:right w:val="nil"/>
            </w:tcBorders>
            <w:shd w:val="clear" w:color="auto" w:fill="auto"/>
            <w:noWrap/>
            <w:vAlign w:val="center"/>
            <w:hideMark/>
          </w:tcPr>
          <w:p w14:paraId="1622A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49E3BE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08EBAF58" w14:textId="77777777" w:rsidTr="009E60AA">
        <w:trPr>
          <w:trHeight w:val="320"/>
        </w:trPr>
        <w:tc>
          <w:tcPr>
            <w:tcW w:w="1300" w:type="dxa"/>
            <w:tcBorders>
              <w:top w:val="nil"/>
              <w:left w:val="nil"/>
              <w:bottom w:val="nil"/>
              <w:right w:val="nil"/>
            </w:tcBorders>
            <w:shd w:val="clear" w:color="auto" w:fill="auto"/>
            <w:noWrap/>
            <w:vAlign w:val="center"/>
            <w:hideMark/>
          </w:tcPr>
          <w:p w14:paraId="6467E2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005804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Leon Powe\powele01</w:t>
            </w:r>
          </w:p>
        </w:tc>
        <w:tc>
          <w:tcPr>
            <w:tcW w:w="1300" w:type="dxa"/>
            <w:tcBorders>
              <w:top w:val="nil"/>
              <w:left w:val="nil"/>
              <w:bottom w:val="nil"/>
              <w:right w:val="nil"/>
            </w:tcBorders>
            <w:shd w:val="clear" w:color="auto" w:fill="auto"/>
            <w:noWrap/>
            <w:vAlign w:val="center"/>
            <w:hideMark/>
          </w:tcPr>
          <w:p w14:paraId="4BC3FF7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92CD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809</w:t>
            </w:r>
          </w:p>
        </w:tc>
        <w:tc>
          <w:tcPr>
            <w:tcW w:w="1300" w:type="dxa"/>
            <w:tcBorders>
              <w:top w:val="nil"/>
              <w:left w:val="nil"/>
              <w:bottom w:val="nil"/>
              <w:right w:val="nil"/>
            </w:tcBorders>
            <w:shd w:val="clear" w:color="auto" w:fill="auto"/>
            <w:noWrap/>
            <w:vAlign w:val="center"/>
            <w:hideMark/>
          </w:tcPr>
          <w:p w14:paraId="07BC7D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6518F1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79DA301C" w14:textId="77777777" w:rsidTr="009E60AA">
        <w:trPr>
          <w:trHeight w:val="320"/>
        </w:trPr>
        <w:tc>
          <w:tcPr>
            <w:tcW w:w="1300" w:type="dxa"/>
            <w:tcBorders>
              <w:top w:val="nil"/>
              <w:left w:val="nil"/>
              <w:bottom w:val="nil"/>
              <w:right w:val="nil"/>
            </w:tcBorders>
            <w:shd w:val="clear" w:color="auto" w:fill="auto"/>
            <w:noWrap/>
            <w:vAlign w:val="center"/>
            <w:hideMark/>
          </w:tcPr>
          <w:p w14:paraId="54B271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CCA4C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Scalabrine\scalabr01</w:t>
            </w:r>
          </w:p>
        </w:tc>
        <w:tc>
          <w:tcPr>
            <w:tcW w:w="1300" w:type="dxa"/>
            <w:tcBorders>
              <w:top w:val="nil"/>
              <w:left w:val="nil"/>
              <w:bottom w:val="nil"/>
              <w:right w:val="nil"/>
            </w:tcBorders>
            <w:shd w:val="clear" w:color="auto" w:fill="auto"/>
            <w:noWrap/>
            <w:vAlign w:val="center"/>
            <w:hideMark/>
          </w:tcPr>
          <w:p w14:paraId="57F2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1C45CF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3D3C6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w:t>
            </w:r>
          </w:p>
        </w:tc>
        <w:tc>
          <w:tcPr>
            <w:tcW w:w="3246" w:type="dxa"/>
            <w:gridSpan w:val="2"/>
            <w:tcBorders>
              <w:top w:val="nil"/>
              <w:left w:val="nil"/>
              <w:bottom w:val="nil"/>
              <w:right w:val="nil"/>
            </w:tcBorders>
            <w:shd w:val="clear" w:color="auto" w:fill="auto"/>
            <w:noWrap/>
            <w:vAlign w:val="center"/>
            <w:hideMark/>
          </w:tcPr>
          <w:p w14:paraId="5113A6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2F227434" w14:textId="77777777" w:rsidTr="009E60AA">
        <w:trPr>
          <w:trHeight w:val="320"/>
        </w:trPr>
        <w:tc>
          <w:tcPr>
            <w:tcW w:w="1300" w:type="dxa"/>
            <w:tcBorders>
              <w:top w:val="nil"/>
              <w:left w:val="nil"/>
              <w:bottom w:val="nil"/>
              <w:right w:val="nil"/>
            </w:tcBorders>
            <w:shd w:val="clear" w:color="auto" w:fill="auto"/>
            <w:noWrap/>
            <w:vAlign w:val="center"/>
            <w:hideMark/>
          </w:tcPr>
          <w:p w14:paraId="42748B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C13964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Cassell\cassesa01</w:t>
            </w:r>
          </w:p>
        </w:tc>
        <w:tc>
          <w:tcPr>
            <w:tcW w:w="1300" w:type="dxa"/>
            <w:tcBorders>
              <w:top w:val="nil"/>
              <w:left w:val="nil"/>
              <w:bottom w:val="nil"/>
              <w:right w:val="nil"/>
            </w:tcBorders>
            <w:shd w:val="clear" w:color="auto" w:fill="auto"/>
            <w:noWrap/>
            <w:vAlign w:val="center"/>
            <w:hideMark/>
          </w:tcPr>
          <w:p w14:paraId="6677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1300" w:type="dxa"/>
            <w:tcBorders>
              <w:top w:val="nil"/>
              <w:left w:val="nil"/>
              <w:bottom w:val="nil"/>
              <w:right w:val="nil"/>
            </w:tcBorders>
            <w:shd w:val="clear" w:color="auto" w:fill="auto"/>
            <w:noWrap/>
            <w:vAlign w:val="center"/>
            <w:hideMark/>
          </w:tcPr>
          <w:p w14:paraId="21EB39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299</w:t>
            </w:r>
          </w:p>
        </w:tc>
        <w:tc>
          <w:tcPr>
            <w:tcW w:w="1300" w:type="dxa"/>
            <w:tcBorders>
              <w:top w:val="nil"/>
              <w:left w:val="nil"/>
              <w:bottom w:val="nil"/>
              <w:right w:val="nil"/>
            </w:tcBorders>
            <w:shd w:val="clear" w:color="auto" w:fill="auto"/>
            <w:noWrap/>
            <w:vAlign w:val="center"/>
            <w:hideMark/>
          </w:tcPr>
          <w:p w14:paraId="57FF38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246" w:type="dxa"/>
            <w:gridSpan w:val="2"/>
            <w:tcBorders>
              <w:top w:val="nil"/>
              <w:left w:val="nil"/>
              <w:bottom w:val="nil"/>
              <w:right w:val="nil"/>
            </w:tcBorders>
            <w:shd w:val="clear" w:color="auto" w:fill="auto"/>
            <w:noWrap/>
            <w:vAlign w:val="center"/>
            <w:hideMark/>
          </w:tcPr>
          <w:p w14:paraId="75328B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6D5AD0CA" w14:textId="77777777" w:rsidTr="009E60AA">
        <w:trPr>
          <w:trHeight w:val="320"/>
        </w:trPr>
        <w:tc>
          <w:tcPr>
            <w:tcW w:w="1300" w:type="dxa"/>
            <w:tcBorders>
              <w:top w:val="nil"/>
              <w:left w:val="nil"/>
              <w:bottom w:val="nil"/>
              <w:right w:val="nil"/>
            </w:tcBorders>
            <w:shd w:val="clear" w:color="auto" w:fill="auto"/>
            <w:noWrap/>
            <w:vAlign w:val="center"/>
            <w:hideMark/>
          </w:tcPr>
          <w:p w14:paraId="57D0C0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7E640E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P.J. Brown\brownpj01</w:t>
            </w:r>
          </w:p>
        </w:tc>
        <w:tc>
          <w:tcPr>
            <w:tcW w:w="1300" w:type="dxa"/>
            <w:tcBorders>
              <w:top w:val="nil"/>
              <w:left w:val="nil"/>
              <w:bottom w:val="nil"/>
              <w:right w:val="nil"/>
            </w:tcBorders>
            <w:shd w:val="clear" w:color="auto" w:fill="auto"/>
            <w:noWrap/>
            <w:vAlign w:val="center"/>
            <w:hideMark/>
          </w:tcPr>
          <w:p w14:paraId="5F913B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619FE7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1300" w:type="dxa"/>
            <w:tcBorders>
              <w:top w:val="nil"/>
              <w:left w:val="nil"/>
              <w:bottom w:val="nil"/>
              <w:right w:val="nil"/>
            </w:tcBorders>
            <w:shd w:val="clear" w:color="auto" w:fill="auto"/>
            <w:noWrap/>
            <w:vAlign w:val="center"/>
            <w:hideMark/>
          </w:tcPr>
          <w:p w14:paraId="4E8CB5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071936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540A87BA" w14:textId="77777777" w:rsidTr="009E60AA">
        <w:trPr>
          <w:trHeight w:val="320"/>
        </w:trPr>
        <w:tc>
          <w:tcPr>
            <w:tcW w:w="1300" w:type="dxa"/>
            <w:tcBorders>
              <w:top w:val="nil"/>
              <w:left w:val="nil"/>
              <w:bottom w:val="nil"/>
              <w:right w:val="nil"/>
            </w:tcBorders>
            <w:shd w:val="clear" w:color="auto" w:fill="auto"/>
            <w:noWrap/>
            <w:vAlign w:val="center"/>
            <w:hideMark/>
          </w:tcPr>
          <w:p w14:paraId="5008D6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14</w:t>
            </w:r>
          </w:p>
        </w:tc>
        <w:tc>
          <w:tcPr>
            <w:tcW w:w="3690" w:type="dxa"/>
            <w:tcBorders>
              <w:top w:val="nil"/>
              <w:left w:val="nil"/>
              <w:bottom w:val="nil"/>
              <w:right w:val="nil"/>
            </w:tcBorders>
            <w:shd w:val="clear" w:color="auto" w:fill="auto"/>
            <w:noWrap/>
            <w:vAlign w:val="center"/>
            <w:hideMark/>
          </w:tcPr>
          <w:p w14:paraId="7E07EC7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 Pollard\pollasc01</w:t>
            </w:r>
          </w:p>
        </w:tc>
        <w:tc>
          <w:tcPr>
            <w:tcW w:w="1300" w:type="dxa"/>
            <w:tcBorders>
              <w:top w:val="nil"/>
              <w:left w:val="nil"/>
              <w:bottom w:val="nil"/>
              <w:right w:val="nil"/>
            </w:tcBorders>
            <w:shd w:val="clear" w:color="auto" w:fill="auto"/>
            <w:noWrap/>
            <w:vAlign w:val="center"/>
            <w:hideMark/>
          </w:tcPr>
          <w:p w14:paraId="1107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61E8E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1300" w:type="dxa"/>
            <w:tcBorders>
              <w:top w:val="nil"/>
              <w:left w:val="nil"/>
              <w:bottom w:val="nil"/>
              <w:right w:val="nil"/>
            </w:tcBorders>
            <w:shd w:val="clear" w:color="auto" w:fill="auto"/>
            <w:noWrap/>
            <w:vAlign w:val="center"/>
            <w:hideMark/>
          </w:tcPr>
          <w:p w14:paraId="3E4B6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6D5E41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38D0FDDD" w14:textId="77777777" w:rsidTr="009E60AA">
        <w:trPr>
          <w:trHeight w:val="320"/>
        </w:trPr>
        <w:tc>
          <w:tcPr>
            <w:tcW w:w="1300" w:type="dxa"/>
            <w:tcBorders>
              <w:top w:val="nil"/>
              <w:left w:val="nil"/>
              <w:bottom w:val="nil"/>
              <w:right w:val="nil"/>
            </w:tcBorders>
            <w:shd w:val="clear" w:color="auto" w:fill="auto"/>
            <w:noWrap/>
            <w:vAlign w:val="center"/>
            <w:hideMark/>
          </w:tcPr>
          <w:p w14:paraId="3305CA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0032B7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Gabe Pruitt\pruitga01</w:t>
            </w:r>
          </w:p>
        </w:tc>
        <w:tc>
          <w:tcPr>
            <w:tcW w:w="1300" w:type="dxa"/>
            <w:tcBorders>
              <w:top w:val="nil"/>
              <w:left w:val="nil"/>
              <w:bottom w:val="nil"/>
              <w:right w:val="nil"/>
            </w:tcBorders>
            <w:shd w:val="clear" w:color="auto" w:fill="auto"/>
            <w:noWrap/>
            <w:vAlign w:val="center"/>
            <w:hideMark/>
          </w:tcPr>
          <w:p w14:paraId="34B55F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2D2029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45F343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206AB5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r>
      <w:tr w:rsidR="009E60AA" w:rsidRPr="009E60AA" w14:paraId="1715748E" w14:textId="77777777" w:rsidTr="009E60AA">
        <w:trPr>
          <w:trHeight w:val="320"/>
        </w:trPr>
        <w:tc>
          <w:tcPr>
            <w:tcW w:w="1300" w:type="dxa"/>
            <w:tcBorders>
              <w:top w:val="nil"/>
              <w:left w:val="nil"/>
              <w:bottom w:val="nil"/>
              <w:right w:val="nil"/>
            </w:tcBorders>
            <w:shd w:val="clear" w:color="auto" w:fill="auto"/>
            <w:noWrap/>
            <w:vAlign w:val="center"/>
            <w:hideMark/>
          </w:tcPr>
          <w:p w14:paraId="44A7E1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78E392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Gary Payton\paytoga01</w:t>
            </w:r>
          </w:p>
        </w:tc>
        <w:tc>
          <w:tcPr>
            <w:tcW w:w="1300" w:type="dxa"/>
            <w:tcBorders>
              <w:top w:val="nil"/>
              <w:left w:val="nil"/>
              <w:bottom w:val="nil"/>
              <w:right w:val="nil"/>
            </w:tcBorders>
            <w:shd w:val="clear" w:color="auto" w:fill="auto"/>
            <w:noWrap/>
            <w:vAlign w:val="center"/>
            <w:hideMark/>
          </w:tcPr>
          <w:p w14:paraId="2632A8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006473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3162</w:t>
            </w:r>
          </w:p>
        </w:tc>
        <w:tc>
          <w:tcPr>
            <w:tcW w:w="1300" w:type="dxa"/>
            <w:tcBorders>
              <w:top w:val="nil"/>
              <w:left w:val="nil"/>
              <w:bottom w:val="nil"/>
              <w:right w:val="nil"/>
            </w:tcBorders>
            <w:shd w:val="clear" w:color="auto" w:fill="auto"/>
            <w:noWrap/>
            <w:vAlign w:val="center"/>
            <w:hideMark/>
          </w:tcPr>
          <w:p w14:paraId="28A44B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w:t>
            </w:r>
          </w:p>
        </w:tc>
        <w:tc>
          <w:tcPr>
            <w:tcW w:w="3246" w:type="dxa"/>
            <w:gridSpan w:val="2"/>
            <w:tcBorders>
              <w:top w:val="nil"/>
              <w:left w:val="nil"/>
              <w:bottom w:val="nil"/>
              <w:right w:val="nil"/>
            </w:tcBorders>
            <w:shd w:val="clear" w:color="auto" w:fill="auto"/>
            <w:noWrap/>
            <w:vAlign w:val="center"/>
            <w:hideMark/>
          </w:tcPr>
          <w:p w14:paraId="42000D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A823251" w14:textId="77777777" w:rsidTr="009E60AA">
        <w:trPr>
          <w:trHeight w:val="320"/>
        </w:trPr>
        <w:tc>
          <w:tcPr>
            <w:tcW w:w="1300" w:type="dxa"/>
            <w:tcBorders>
              <w:top w:val="nil"/>
              <w:left w:val="nil"/>
              <w:bottom w:val="nil"/>
              <w:right w:val="nil"/>
            </w:tcBorders>
            <w:shd w:val="clear" w:color="auto" w:fill="auto"/>
            <w:noWrap/>
            <w:vAlign w:val="center"/>
            <w:hideMark/>
          </w:tcPr>
          <w:p w14:paraId="2D252F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06925E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Hersey Hawkins\hawkihe01</w:t>
            </w:r>
          </w:p>
        </w:tc>
        <w:tc>
          <w:tcPr>
            <w:tcW w:w="1300" w:type="dxa"/>
            <w:tcBorders>
              <w:top w:val="nil"/>
              <w:left w:val="nil"/>
              <w:bottom w:val="nil"/>
              <w:right w:val="nil"/>
            </w:tcBorders>
            <w:shd w:val="clear" w:color="auto" w:fill="auto"/>
            <w:noWrap/>
            <w:vAlign w:val="center"/>
            <w:hideMark/>
          </w:tcPr>
          <w:p w14:paraId="384218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BF02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2823</w:t>
            </w:r>
          </w:p>
        </w:tc>
        <w:tc>
          <w:tcPr>
            <w:tcW w:w="1300" w:type="dxa"/>
            <w:tcBorders>
              <w:top w:val="nil"/>
              <w:left w:val="nil"/>
              <w:bottom w:val="nil"/>
              <w:right w:val="nil"/>
            </w:tcBorders>
            <w:shd w:val="clear" w:color="auto" w:fill="auto"/>
            <w:noWrap/>
            <w:vAlign w:val="center"/>
            <w:hideMark/>
          </w:tcPr>
          <w:p w14:paraId="6CD7D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16.1</w:t>
            </w:r>
          </w:p>
        </w:tc>
        <w:tc>
          <w:tcPr>
            <w:tcW w:w="3246" w:type="dxa"/>
            <w:gridSpan w:val="2"/>
            <w:tcBorders>
              <w:top w:val="nil"/>
              <w:left w:val="nil"/>
              <w:bottom w:val="nil"/>
              <w:right w:val="nil"/>
            </w:tcBorders>
            <w:shd w:val="clear" w:color="auto" w:fill="auto"/>
            <w:noWrap/>
            <w:vAlign w:val="center"/>
            <w:hideMark/>
          </w:tcPr>
          <w:p w14:paraId="2EB1EA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AE7F0AA" w14:textId="77777777" w:rsidTr="009E60AA">
        <w:trPr>
          <w:trHeight w:val="320"/>
        </w:trPr>
        <w:tc>
          <w:tcPr>
            <w:tcW w:w="1300" w:type="dxa"/>
            <w:tcBorders>
              <w:top w:val="nil"/>
              <w:left w:val="nil"/>
              <w:bottom w:val="nil"/>
              <w:right w:val="nil"/>
            </w:tcBorders>
            <w:shd w:val="clear" w:color="auto" w:fill="auto"/>
            <w:noWrap/>
            <w:vAlign w:val="center"/>
            <w:hideMark/>
          </w:tcPr>
          <w:p w14:paraId="6FD150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4C1785C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Kemp\kempsh01</w:t>
            </w:r>
          </w:p>
        </w:tc>
        <w:tc>
          <w:tcPr>
            <w:tcW w:w="1300" w:type="dxa"/>
            <w:tcBorders>
              <w:top w:val="nil"/>
              <w:left w:val="nil"/>
              <w:bottom w:val="nil"/>
              <w:right w:val="nil"/>
            </w:tcBorders>
            <w:shd w:val="clear" w:color="auto" w:fill="auto"/>
            <w:noWrap/>
            <w:vAlign w:val="center"/>
            <w:hideMark/>
          </w:tcPr>
          <w:p w14:paraId="3D72E6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BFDB4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2631</w:t>
            </w:r>
          </w:p>
        </w:tc>
        <w:tc>
          <w:tcPr>
            <w:tcW w:w="1300" w:type="dxa"/>
            <w:tcBorders>
              <w:top w:val="nil"/>
              <w:left w:val="nil"/>
              <w:bottom w:val="nil"/>
              <w:right w:val="nil"/>
            </w:tcBorders>
            <w:shd w:val="clear" w:color="auto" w:fill="auto"/>
            <w:noWrap/>
            <w:vAlign w:val="center"/>
            <w:hideMark/>
          </w:tcPr>
          <w:p w14:paraId="4EF3AD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w:t>
            </w:r>
          </w:p>
        </w:tc>
        <w:tc>
          <w:tcPr>
            <w:tcW w:w="3246" w:type="dxa"/>
            <w:gridSpan w:val="2"/>
            <w:tcBorders>
              <w:top w:val="nil"/>
              <w:left w:val="nil"/>
              <w:bottom w:val="nil"/>
              <w:right w:val="nil"/>
            </w:tcBorders>
            <w:shd w:val="clear" w:color="auto" w:fill="auto"/>
            <w:noWrap/>
            <w:vAlign w:val="center"/>
            <w:hideMark/>
          </w:tcPr>
          <w:p w14:paraId="754C4B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98825E3" w14:textId="77777777" w:rsidTr="009E60AA">
        <w:trPr>
          <w:trHeight w:val="320"/>
        </w:trPr>
        <w:tc>
          <w:tcPr>
            <w:tcW w:w="1300" w:type="dxa"/>
            <w:tcBorders>
              <w:top w:val="nil"/>
              <w:left w:val="nil"/>
              <w:bottom w:val="nil"/>
              <w:right w:val="nil"/>
            </w:tcBorders>
            <w:shd w:val="clear" w:color="auto" w:fill="auto"/>
            <w:noWrap/>
            <w:vAlign w:val="center"/>
            <w:hideMark/>
          </w:tcPr>
          <w:p w14:paraId="7F0873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024072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Detlef Schrempf\schrede01</w:t>
            </w:r>
          </w:p>
        </w:tc>
        <w:tc>
          <w:tcPr>
            <w:tcW w:w="1300" w:type="dxa"/>
            <w:tcBorders>
              <w:top w:val="nil"/>
              <w:left w:val="nil"/>
              <w:bottom w:val="nil"/>
              <w:right w:val="nil"/>
            </w:tcBorders>
            <w:shd w:val="clear" w:color="auto" w:fill="auto"/>
            <w:noWrap/>
            <w:vAlign w:val="center"/>
            <w:hideMark/>
          </w:tcPr>
          <w:p w14:paraId="7D697C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52E469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2200</w:t>
            </w:r>
          </w:p>
        </w:tc>
        <w:tc>
          <w:tcPr>
            <w:tcW w:w="1300" w:type="dxa"/>
            <w:tcBorders>
              <w:top w:val="nil"/>
              <w:left w:val="nil"/>
              <w:bottom w:val="nil"/>
              <w:right w:val="nil"/>
            </w:tcBorders>
            <w:shd w:val="clear" w:color="auto" w:fill="auto"/>
            <w:noWrap/>
            <w:vAlign w:val="center"/>
            <w:hideMark/>
          </w:tcPr>
          <w:p w14:paraId="1FB180C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77A5AA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78A21EC" w14:textId="77777777" w:rsidTr="009E60AA">
        <w:trPr>
          <w:trHeight w:val="320"/>
        </w:trPr>
        <w:tc>
          <w:tcPr>
            <w:tcW w:w="1300" w:type="dxa"/>
            <w:tcBorders>
              <w:top w:val="nil"/>
              <w:left w:val="nil"/>
              <w:bottom w:val="nil"/>
              <w:right w:val="nil"/>
            </w:tcBorders>
            <w:shd w:val="clear" w:color="auto" w:fill="auto"/>
            <w:noWrap/>
            <w:vAlign w:val="center"/>
            <w:hideMark/>
          </w:tcPr>
          <w:p w14:paraId="67224C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9ED392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Perkins\perkisa01</w:t>
            </w:r>
          </w:p>
        </w:tc>
        <w:tc>
          <w:tcPr>
            <w:tcW w:w="1300" w:type="dxa"/>
            <w:tcBorders>
              <w:top w:val="nil"/>
              <w:left w:val="nil"/>
              <w:bottom w:val="nil"/>
              <w:right w:val="nil"/>
            </w:tcBorders>
            <w:shd w:val="clear" w:color="auto" w:fill="auto"/>
            <w:noWrap/>
            <w:vAlign w:val="center"/>
            <w:hideMark/>
          </w:tcPr>
          <w:p w14:paraId="0CB62A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38DB1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2169</w:t>
            </w:r>
          </w:p>
        </w:tc>
        <w:tc>
          <w:tcPr>
            <w:tcW w:w="1300" w:type="dxa"/>
            <w:tcBorders>
              <w:top w:val="nil"/>
              <w:left w:val="nil"/>
              <w:bottom w:val="nil"/>
              <w:right w:val="nil"/>
            </w:tcBorders>
            <w:shd w:val="clear" w:color="auto" w:fill="auto"/>
            <w:noWrap/>
            <w:vAlign w:val="center"/>
            <w:hideMark/>
          </w:tcPr>
          <w:p w14:paraId="2DE483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w:t>
            </w:r>
          </w:p>
        </w:tc>
        <w:tc>
          <w:tcPr>
            <w:tcW w:w="3246" w:type="dxa"/>
            <w:gridSpan w:val="2"/>
            <w:tcBorders>
              <w:top w:val="nil"/>
              <w:left w:val="nil"/>
              <w:bottom w:val="nil"/>
              <w:right w:val="nil"/>
            </w:tcBorders>
            <w:shd w:val="clear" w:color="auto" w:fill="auto"/>
            <w:noWrap/>
            <w:vAlign w:val="center"/>
            <w:hideMark/>
          </w:tcPr>
          <w:p w14:paraId="32984B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2D93700" w14:textId="77777777" w:rsidTr="009E60AA">
        <w:trPr>
          <w:trHeight w:val="320"/>
        </w:trPr>
        <w:tc>
          <w:tcPr>
            <w:tcW w:w="1300" w:type="dxa"/>
            <w:tcBorders>
              <w:top w:val="nil"/>
              <w:left w:val="nil"/>
              <w:bottom w:val="nil"/>
              <w:right w:val="nil"/>
            </w:tcBorders>
            <w:shd w:val="clear" w:color="auto" w:fill="auto"/>
            <w:noWrap/>
            <w:vAlign w:val="center"/>
            <w:hideMark/>
          </w:tcPr>
          <w:p w14:paraId="2944234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3609BA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Vincent Askew\askewvi01</w:t>
            </w:r>
          </w:p>
        </w:tc>
        <w:tc>
          <w:tcPr>
            <w:tcW w:w="1300" w:type="dxa"/>
            <w:tcBorders>
              <w:top w:val="nil"/>
              <w:left w:val="nil"/>
              <w:bottom w:val="nil"/>
              <w:right w:val="nil"/>
            </w:tcBorders>
            <w:shd w:val="clear" w:color="auto" w:fill="auto"/>
            <w:noWrap/>
            <w:vAlign w:val="center"/>
            <w:hideMark/>
          </w:tcPr>
          <w:p w14:paraId="2E55CE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1300" w:type="dxa"/>
            <w:tcBorders>
              <w:top w:val="nil"/>
              <w:left w:val="nil"/>
              <w:bottom w:val="nil"/>
              <w:right w:val="nil"/>
            </w:tcBorders>
            <w:shd w:val="clear" w:color="auto" w:fill="auto"/>
            <w:noWrap/>
            <w:vAlign w:val="center"/>
            <w:hideMark/>
          </w:tcPr>
          <w:p w14:paraId="2CE1BBA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1725</w:t>
            </w:r>
          </w:p>
        </w:tc>
        <w:tc>
          <w:tcPr>
            <w:tcW w:w="1300" w:type="dxa"/>
            <w:tcBorders>
              <w:top w:val="nil"/>
              <w:left w:val="nil"/>
              <w:bottom w:val="nil"/>
              <w:right w:val="nil"/>
            </w:tcBorders>
            <w:shd w:val="clear" w:color="auto" w:fill="auto"/>
            <w:noWrap/>
            <w:vAlign w:val="center"/>
            <w:hideMark/>
          </w:tcPr>
          <w:p w14:paraId="6AE809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2C035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261ACDCB" w14:textId="77777777" w:rsidTr="009E60AA">
        <w:trPr>
          <w:trHeight w:val="320"/>
        </w:trPr>
        <w:tc>
          <w:tcPr>
            <w:tcW w:w="1300" w:type="dxa"/>
            <w:tcBorders>
              <w:top w:val="nil"/>
              <w:left w:val="nil"/>
              <w:bottom w:val="nil"/>
              <w:right w:val="nil"/>
            </w:tcBorders>
            <w:shd w:val="clear" w:color="auto" w:fill="auto"/>
            <w:noWrap/>
            <w:vAlign w:val="center"/>
            <w:hideMark/>
          </w:tcPr>
          <w:p w14:paraId="621FB1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4D9EB7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Ervin Johnson\johnser02</w:t>
            </w:r>
          </w:p>
        </w:tc>
        <w:tc>
          <w:tcPr>
            <w:tcW w:w="1300" w:type="dxa"/>
            <w:tcBorders>
              <w:top w:val="nil"/>
              <w:left w:val="nil"/>
              <w:bottom w:val="nil"/>
              <w:right w:val="nil"/>
            </w:tcBorders>
            <w:shd w:val="clear" w:color="auto" w:fill="auto"/>
            <w:noWrap/>
            <w:vAlign w:val="center"/>
            <w:hideMark/>
          </w:tcPr>
          <w:p w14:paraId="672B2D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7E8A63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1519</w:t>
            </w:r>
          </w:p>
        </w:tc>
        <w:tc>
          <w:tcPr>
            <w:tcW w:w="1300" w:type="dxa"/>
            <w:tcBorders>
              <w:top w:val="nil"/>
              <w:left w:val="nil"/>
              <w:bottom w:val="nil"/>
              <w:right w:val="nil"/>
            </w:tcBorders>
            <w:shd w:val="clear" w:color="auto" w:fill="auto"/>
            <w:noWrap/>
            <w:vAlign w:val="center"/>
            <w:hideMark/>
          </w:tcPr>
          <w:p w14:paraId="1E1624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w:t>
            </w:r>
          </w:p>
        </w:tc>
        <w:tc>
          <w:tcPr>
            <w:tcW w:w="3246" w:type="dxa"/>
            <w:gridSpan w:val="2"/>
            <w:tcBorders>
              <w:top w:val="nil"/>
              <w:left w:val="nil"/>
              <w:bottom w:val="nil"/>
              <w:right w:val="nil"/>
            </w:tcBorders>
            <w:shd w:val="clear" w:color="auto" w:fill="auto"/>
            <w:noWrap/>
            <w:vAlign w:val="center"/>
            <w:hideMark/>
          </w:tcPr>
          <w:p w14:paraId="5283D1F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054AC4F3" w14:textId="77777777" w:rsidTr="009E60AA">
        <w:trPr>
          <w:trHeight w:val="320"/>
        </w:trPr>
        <w:tc>
          <w:tcPr>
            <w:tcW w:w="1300" w:type="dxa"/>
            <w:tcBorders>
              <w:top w:val="nil"/>
              <w:left w:val="nil"/>
              <w:bottom w:val="nil"/>
              <w:right w:val="nil"/>
            </w:tcBorders>
            <w:shd w:val="clear" w:color="auto" w:fill="auto"/>
            <w:noWrap/>
            <w:vAlign w:val="center"/>
            <w:hideMark/>
          </w:tcPr>
          <w:p w14:paraId="6D55AF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0B2D2CC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Nate McMillan\mcmilna01</w:t>
            </w:r>
          </w:p>
        </w:tc>
        <w:tc>
          <w:tcPr>
            <w:tcW w:w="1300" w:type="dxa"/>
            <w:tcBorders>
              <w:top w:val="nil"/>
              <w:left w:val="nil"/>
              <w:bottom w:val="nil"/>
              <w:right w:val="nil"/>
            </w:tcBorders>
            <w:shd w:val="clear" w:color="auto" w:fill="auto"/>
            <w:noWrap/>
            <w:vAlign w:val="center"/>
            <w:hideMark/>
          </w:tcPr>
          <w:p w14:paraId="5F1CB9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55</w:t>
            </w:r>
          </w:p>
        </w:tc>
        <w:tc>
          <w:tcPr>
            <w:tcW w:w="1300" w:type="dxa"/>
            <w:tcBorders>
              <w:top w:val="nil"/>
              <w:left w:val="nil"/>
              <w:bottom w:val="nil"/>
              <w:right w:val="nil"/>
            </w:tcBorders>
            <w:shd w:val="clear" w:color="auto" w:fill="auto"/>
            <w:noWrap/>
            <w:vAlign w:val="center"/>
            <w:hideMark/>
          </w:tcPr>
          <w:p w14:paraId="6BF89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1261</w:t>
            </w:r>
          </w:p>
        </w:tc>
        <w:tc>
          <w:tcPr>
            <w:tcW w:w="1300" w:type="dxa"/>
            <w:tcBorders>
              <w:top w:val="nil"/>
              <w:left w:val="nil"/>
              <w:bottom w:val="nil"/>
              <w:right w:val="nil"/>
            </w:tcBorders>
            <w:shd w:val="clear" w:color="auto" w:fill="auto"/>
            <w:noWrap/>
            <w:vAlign w:val="center"/>
            <w:hideMark/>
          </w:tcPr>
          <w:p w14:paraId="3B55F3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6B5DB7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7F53EC2F" w14:textId="77777777" w:rsidTr="009E60AA">
        <w:trPr>
          <w:trHeight w:val="320"/>
        </w:trPr>
        <w:tc>
          <w:tcPr>
            <w:tcW w:w="1300" w:type="dxa"/>
            <w:tcBorders>
              <w:top w:val="nil"/>
              <w:left w:val="nil"/>
              <w:bottom w:val="nil"/>
              <w:right w:val="nil"/>
            </w:tcBorders>
            <w:shd w:val="clear" w:color="auto" w:fill="auto"/>
            <w:noWrap/>
            <w:vAlign w:val="center"/>
            <w:hideMark/>
          </w:tcPr>
          <w:p w14:paraId="20725D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E7796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2CD9C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38DB7C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986</w:t>
            </w:r>
          </w:p>
        </w:tc>
        <w:tc>
          <w:tcPr>
            <w:tcW w:w="1300" w:type="dxa"/>
            <w:tcBorders>
              <w:top w:val="nil"/>
              <w:left w:val="nil"/>
              <w:bottom w:val="nil"/>
              <w:right w:val="nil"/>
            </w:tcBorders>
            <w:shd w:val="clear" w:color="auto" w:fill="auto"/>
            <w:noWrap/>
            <w:vAlign w:val="center"/>
            <w:hideMark/>
          </w:tcPr>
          <w:p w14:paraId="5730F1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0BBA261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59EBA320" w14:textId="77777777" w:rsidTr="009E60AA">
        <w:trPr>
          <w:trHeight w:val="320"/>
        </w:trPr>
        <w:tc>
          <w:tcPr>
            <w:tcW w:w="1300" w:type="dxa"/>
            <w:tcBorders>
              <w:top w:val="nil"/>
              <w:left w:val="nil"/>
              <w:bottom w:val="nil"/>
              <w:right w:val="nil"/>
            </w:tcBorders>
            <w:shd w:val="clear" w:color="auto" w:fill="auto"/>
            <w:noWrap/>
            <w:vAlign w:val="center"/>
            <w:hideMark/>
          </w:tcPr>
          <w:p w14:paraId="5198D13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EA00F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Wingate\wingada01</w:t>
            </w:r>
          </w:p>
        </w:tc>
        <w:tc>
          <w:tcPr>
            <w:tcW w:w="1300" w:type="dxa"/>
            <w:tcBorders>
              <w:top w:val="nil"/>
              <w:left w:val="nil"/>
              <w:bottom w:val="nil"/>
              <w:right w:val="nil"/>
            </w:tcBorders>
            <w:shd w:val="clear" w:color="auto" w:fill="auto"/>
            <w:noWrap/>
            <w:vAlign w:val="center"/>
            <w:hideMark/>
          </w:tcPr>
          <w:p w14:paraId="0D7672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60</w:t>
            </w:r>
          </w:p>
        </w:tc>
        <w:tc>
          <w:tcPr>
            <w:tcW w:w="1300" w:type="dxa"/>
            <w:tcBorders>
              <w:top w:val="nil"/>
              <w:left w:val="nil"/>
              <w:bottom w:val="nil"/>
              <w:right w:val="nil"/>
            </w:tcBorders>
            <w:shd w:val="clear" w:color="auto" w:fill="auto"/>
            <w:noWrap/>
            <w:vAlign w:val="center"/>
            <w:hideMark/>
          </w:tcPr>
          <w:p w14:paraId="140343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695</w:t>
            </w:r>
          </w:p>
        </w:tc>
        <w:tc>
          <w:tcPr>
            <w:tcW w:w="1300" w:type="dxa"/>
            <w:tcBorders>
              <w:top w:val="nil"/>
              <w:left w:val="nil"/>
              <w:bottom w:val="nil"/>
              <w:right w:val="nil"/>
            </w:tcBorders>
            <w:shd w:val="clear" w:color="auto" w:fill="auto"/>
            <w:noWrap/>
            <w:vAlign w:val="center"/>
            <w:hideMark/>
          </w:tcPr>
          <w:p w14:paraId="5C3234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D142C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FB471E9" w14:textId="77777777" w:rsidTr="009E60AA">
        <w:trPr>
          <w:trHeight w:val="320"/>
        </w:trPr>
        <w:tc>
          <w:tcPr>
            <w:tcW w:w="1300" w:type="dxa"/>
            <w:tcBorders>
              <w:top w:val="nil"/>
              <w:left w:val="nil"/>
              <w:bottom w:val="nil"/>
              <w:right w:val="nil"/>
            </w:tcBorders>
            <w:shd w:val="clear" w:color="auto" w:fill="auto"/>
            <w:noWrap/>
            <w:vAlign w:val="center"/>
            <w:hideMark/>
          </w:tcPr>
          <w:p w14:paraId="3FDDF4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4102E9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Eric Snow\snower01</w:t>
            </w:r>
          </w:p>
        </w:tc>
        <w:tc>
          <w:tcPr>
            <w:tcW w:w="1300" w:type="dxa"/>
            <w:tcBorders>
              <w:top w:val="nil"/>
              <w:left w:val="nil"/>
              <w:bottom w:val="nil"/>
              <w:right w:val="nil"/>
            </w:tcBorders>
            <w:shd w:val="clear" w:color="auto" w:fill="auto"/>
            <w:noWrap/>
            <w:vAlign w:val="center"/>
            <w:hideMark/>
          </w:tcPr>
          <w:p w14:paraId="27B185E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1300" w:type="dxa"/>
            <w:tcBorders>
              <w:top w:val="nil"/>
              <w:left w:val="nil"/>
              <w:bottom w:val="nil"/>
              <w:right w:val="nil"/>
            </w:tcBorders>
            <w:shd w:val="clear" w:color="auto" w:fill="auto"/>
            <w:noWrap/>
            <w:vAlign w:val="center"/>
            <w:hideMark/>
          </w:tcPr>
          <w:p w14:paraId="606A03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389</w:t>
            </w:r>
          </w:p>
        </w:tc>
        <w:tc>
          <w:tcPr>
            <w:tcW w:w="1300" w:type="dxa"/>
            <w:tcBorders>
              <w:top w:val="nil"/>
              <w:left w:val="nil"/>
              <w:bottom w:val="nil"/>
              <w:right w:val="nil"/>
            </w:tcBorders>
            <w:shd w:val="clear" w:color="auto" w:fill="auto"/>
            <w:noWrap/>
            <w:vAlign w:val="center"/>
            <w:hideMark/>
          </w:tcPr>
          <w:p w14:paraId="5E19C0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10.7</w:t>
            </w:r>
          </w:p>
        </w:tc>
        <w:tc>
          <w:tcPr>
            <w:tcW w:w="3246" w:type="dxa"/>
            <w:gridSpan w:val="2"/>
            <w:tcBorders>
              <w:top w:val="nil"/>
              <w:left w:val="nil"/>
              <w:bottom w:val="nil"/>
              <w:right w:val="nil"/>
            </w:tcBorders>
            <w:shd w:val="clear" w:color="auto" w:fill="auto"/>
            <w:noWrap/>
            <w:vAlign w:val="center"/>
            <w:hideMark/>
          </w:tcPr>
          <w:p w14:paraId="1CF720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45780940" w14:textId="77777777" w:rsidTr="009E60AA">
        <w:trPr>
          <w:trHeight w:val="320"/>
        </w:trPr>
        <w:tc>
          <w:tcPr>
            <w:tcW w:w="1300" w:type="dxa"/>
            <w:tcBorders>
              <w:top w:val="nil"/>
              <w:left w:val="nil"/>
              <w:bottom w:val="nil"/>
              <w:right w:val="nil"/>
            </w:tcBorders>
            <w:shd w:val="clear" w:color="auto" w:fill="auto"/>
            <w:noWrap/>
            <w:vAlign w:val="center"/>
            <w:hideMark/>
          </w:tcPr>
          <w:p w14:paraId="5882D7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E88A9C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Scheffler\schefst01</w:t>
            </w:r>
          </w:p>
        </w:tc>
        <w:tc>
          <w:tcPr>
            <w:tcW w:w="1300" w:type="dxa"/>
            <w:tcBorders>
              <w:top w:val="nil"/>
              <w:left w:val="nil"/>
              <w:bottom w:val="nil"/>
              <w:right w:val="nil"/>
            </w:tcBorders>
            <w:shd w:val="clear" w:color="auto" w:fill="auto"/>
            <w:noWrap/>
            <w:vAlign w:val="center"/>
            <w:hideMark/>
          </w:tcPr>
          <w:p w14:paraId="4BE56C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3B8C5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1300" w:type="dxa"/>
            <w:tcBorders>
              <w:top w:val="nil"/>
              <w:left w:val="nil"/>
              <w:bottom w:val="nil"/>
              <w:right w:val="nil"/>
            </w:tcBorders>
            <w:shd w:val="clear" w:color="auto" w:fill="auto"/>
            <w:noWrap/>
            <w:vAlign w:val="center"/>
            <w:hideMark/>
          </w:tcPr>
          <w:p w14:paraId="114B00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055914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1988DA7F" w14:textId="77777777" w:rsidTr="009E60AA">
        <w:trPr>
          <w:trHeight w:val="320"/>
        </w:trPr>
        <w:tc>
          <w:tcPr>
            <w:tcW w:w="1300" w:type="dxa"/>
            <w:tcBorders>
              <w:top w:val="nil"/>
              <w:left w:val="nil"/>
              <w:bottom w:val="nil"/>
              <w:right w:val="nil"/>
            </w:tcBorders>
            <w:shd w:val="clear" w:color="auto" w:fill="auto"/>
            <w:noWrap/>
            <w:vAlign w:val="center"/>
            <w:hideMark/>
          </w:tcPr>
          <w:p w14:paraId="2907A3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51E41D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Sherell Ford\fordsh01</w:t>
            </w:r>
          </w:p>
        </w:tc>
        <w:tc>
          <w:tcPr>
            <w:tcW w:w="1300" w:type="dxa"/>
            <w:tcBorders>
              <w:top w:val="nil"/>
              <w:left w:val="nil"/>
              <w:bottom w:val="nil"/>
              <w:right w:val="nil"/>
            </w:tcBorders>
            <w:shd w:val="clear" w:color="auto" w:fill="auto"/>
            <w:noWrap/>
            <w:vAlign w:val="center"/>
            <w:hideMark/>
          </w:tcPr>
          <w:p w14:paraId="14D0BE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2735B0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1300" w:type="dxa"/>
            <w:tcBorders>
              <w:top w:val="nil"/>
              <w:left w:val="nil"/>
              <w:bottom w:val="nil"/>
              <w:right w:val="nil"/>
            </w:tcBorders>
            <w:shd w:val="clear" w:color="auto" w:fill="auto"/>
            <w:noWrap/>
            <w:vAlign w:val="center"/>
            <w:hideMark/>
          </w:tcPr>
          <w:p w14:paraId="51B443B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16.4</w:t>
            </w:r>
          </w:p>
        </w:tc>
        <w:tc>
          <w:tcPr>
            <w:tcW w:w="3246" w:type="dxa"/>
            <w:gridSpan w:val="2"/>
            <w:tcBorders>
              <w:top w:val="nil"/>
              <w:left w:val="nil"/>
              <w:bottom w:val="nil"/>
              <w:right w:val="nil"/>
            </w:tcBorders>
            <w:shd w:val="clear" w:color="auto" w:fill="auto"/>
            <w:noWrap/>
            <w:vAlign w:val="center"/>
            <w:hideMark/>
          </w:tcPr>
          <w:p w14:paraId="0B96215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r>
      <w:tr w:rsidR="009E60AA" w:rsidRPr="009E60AA" w14:paraId="6B714996" w14:textId="77777777" w:rsidTr="009E60AA">
        <w:trPr>
          <w:trHeight w:val="320"/>
        </w:trPr>
        <w:tc>
          <w:tcPr>
            <w:tcW w:w="1300" w:type="dxa"/>
            <w:tcBorders>
              <w:top w:val="nil"/>
              <w:left w:val="nil"/>
              <w:bottom w:val="nil"/>
              <w:right w:val="nil"/>
            </w:tcBorders>
            <w:shd w:val="clear" w:color="auto" w:fill="auto"/>
            <w:noWrap/>
            <w:vAlign w:val="center"/>
            <w:hideMark/>
          </w:tcPr>
          <w:p w14:paraId="32330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B41DE9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Larry Bird\birdla01</w:t>
            </w:r>
          </w:p>
        </w:tc>
        <w:tc>
          <w:tcPr>
            <w:tcW w:w="1300" w:type="dxa"/>
            <w:tcBorders>
              <w:top w:val="nil"/>
              <w:left w:val="nil"/>
              <w:bottom w:val="nil"/>
              <w:right w:val="nil"/>
            </w:tcBorders>
            <w:shd w:val="clear" w:color="auto" w:fill="auto"/>
            <w:noWrap/>
            <w:vAlign w:val="center"/>
            <w:hideMark/>
          </w:tcPr>
          <w:p w14:paraId="59066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65F547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3113</w:t>
            </w:r>
          </w:p>
        </w:tc>
        <w:tc>
          <w:tcPr>
            <w:tcW w:w="1300" w:type="dxa"/>
            <w:tcBorders>
              <w:top w:val="nil"/>
              <w:left w:val="nil"/>
              <w:bottom w:val="nil"/>
              <w:right w:val="nil"/>
            </w:tcBorders>
            <w:shd w:val="clear" w:color="auto" w:fill="auto"/>
            <w:noWrap/>
            <w:vAlign w:val="center"/>
            <w:hideMark/>
          </w:tcPr>
          <w:p w14:paraId="0DCEC5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w:t>
            </w:r>
          </w:p>
        </w:tc>
        <w:tc>
          <w:tcPr>
            <w:tcW w:w="3246" w:type="dxa"/>
            <w:gridSpan w:val="2"/>
            <w:tcBorders>
              <w:top w:val="nil"/>
              <w:left w:val="nil"/>
              <w:bottom w:val="nil"/>
              <w:right w:val="nil"/>
            </w:tcBorders>
            <w:shd w:val="clear" w:color="auto" w:fill="auto"/>
            <w:noWrap/>
            <w:vAlign w:val="center"/>
            <w:hideMark/>
          </w:tcPr>
          <w:p w14:paraId="5080776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F25984F" w14:textId="77777777" w:rsidTr="009E60AA">
        <w:trPr>
          <w:trHeight w:val="320"/>
        </w:trPr>
        <w:tc>
          <w:tcPr>
            <w:tcW w:w="1300" w:type="dxa"/>
            <w:tcBorders>
              <w:top w:val="nil"/>
              <w:left w:val="nil"/>
              <w:bottom w:val="nil"/>
              <w:right w:val="nil"/>
            </w:tcBorders>
            <w:shd w:val="clear" w:color="auto" w:fill="auto"/>
            <w:noWrap/>
            <w:vAlign w:val="center"/>
            <w:hideMark/>
          </w:tcPr>
          <w:p w14:paraId="7420E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E7A3E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Dennis Johnson\johnsde01</w:t>
            </w:r>
          </w:p>
        </w:tc>
        <w:tc>
          <w:tcPr>
            <w:tcW w:w="1300" w:type="dxa"/>
            <w:tcBorders>
              <w:top w:val="nil"/>
              <w:left w:val="nil"/>
              <w:bottom w:val="nil"/>
              <w:right w:val="nil"/>
            </w:tcBorders>
            <w:shd w:val="clear" w:color="auto" w:fill="auto"/>
            <w:noWrap/>
            <w:vAlign w:val="center"/>
            <w:hideMark/>
          </w:tcPr>
          <w:p w14:paraId="22B7F2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05CE66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2732</w:t>
            </w:r>
          </w:p>
        </w:tc>
        <w:tc>
          <w:tcPr>
            <w:tcW w:w="1300" w:type="dxa"/>
            <w:tcBorders>
              <w:top w:val="nil"/>
              <w:left w:val="nil"/>
              <w:bottom w:val="nil"/>
              <w:right w:val="nil"/>
            </w:tcBorders>
            <w:shd w:val="clear" w:color="auto" w:fill="auto"/>
            <w:noWrap/>
            <w:vAlign w:val="center"/>
            <w:hideMark/>
          </w:tcPr>
          <w:p w14:paraId="5A3BF4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491E01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4CB0452" w14:textId="77777777" w:rsidTr="009E60AA">
        <w:trPr>
          <w:trHeight w:val="320"/>
        </w:trPr>
        <w:tc>
          <w:tcPr>
            <w:tcW w:w="1300" w:type="dxa"/>
            <w:tcBorders>
              <w:top w:val="nil"/>
              <w:left w:val="nil"/>
              <w:bottom w:val="nil"/>
              <w:right w:val="nil"/>
            </w:tcBorders>
            <w:shd w:val="clear" w:color="auto" w:fill="auto"/>
            <w:noWrap/>
            <w:vAlign w:val="center"/>
            <w:hideMark/>
          </w:tcPr>
          <w:p w14:paraId="0050C9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36471D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Robert Parish\parisro01</w:t>
            </w:r>
          </w:p>
        </w:tc>
        <w:tc>
          <w:tcPr>
            <w:tcW w:w="1300" w:type="dxa"/>
            <w:tcBorders>
              <w:top w:val="nil"/>
              <w:left w:val="nil"/>
              <w:bottom w:val="nil"/>
              <w:right w:val="nil"/>
            </w:tcBorders>
            <w:shd w:val="clear" w:color="auto" w:fill="auto"/>
            <w:noWrap/>
            <w:vAlign w:val="center"/>
            <w:hideMark/>
          </w:tcPr>
          <w:p w14:paraId="614C86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FDD00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2567</w:t>
            </w:r>
          </w:p>
        </w:tc>
        <w:tc>
          <w:tcPr>
            <w:tcW w:w="1300" w:type="dxa"/>
            <w:tcBorders>
              <w:top w:val="nil"/>
              <w:left w:val="nil"/>
              <w:bottom w:val="nil"/>
              <w:right w:val="nil"/>
            </w:tcBorders>
            <w:shd w:val="clear" w:color="auto" w:fill="auto"/>
            <w:noWrap/>
            <w:vAlign w:val="center"/>
            <w:hideMark/>
          </w:tcPr>
          <w:p w14:paraId="6C5AC3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711103C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9762878" w14:textId="77777777" w:rsidTr="009E60AA">
        <w:trPr>
          <w:trHeight w:val="320"/>
        </w:trPr>
        <w:tc>
          <w:tcPr>
            <w:tcW w:w="1300" w:type="dxa"/>
            <w:tcBorders>
              <w:top w:val="nil"/>
              <w:left w:val="nil"/>
              <w:bottom w:val="nil"/>
              <w:right w:val="nil"/>
            </w:tcBorders>
            <w:shd w:val="clear" w:color="auto" w:fill="auto"/>
            <w:noWrap/>
            <w:vAlign w:val="center"/>
            <w:hideMark/>
          </w:tcPr>
          <w:p w14:paraId="6B71909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EC499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Danny Ainge\aingeda01</w:t>
            </w:r>
          </w:p>
        </w:tc>
        <w:tc>
          <w:tcPr>
            <w:tcW w:w="1300" w:type="dxa"/>
            <w:tcBorders>
              <w:top w:val="nil"/>
              <w:left w:val="nil"/>
              <w:bottom w:val="nil"/>
              <w:right w:val="nil"/>
            </w:tcBorders>
            <w:shd w:val="clear" w:color="auto" w:fill="auto"/>
            <w:noWrap/>
            <w:vAlign w:val="center"/>
            <w:hideMark/>
          </w:tcPr>
          <w:p w14:paraId="573A959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7D8886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2407</w:t>
            </w:r>
          </w:p>
        </w:tc>
        <w:tc>
          <w:tcPr>
            <w:tcW w:w="1300" w:type="dxa"/>
            <w:tcBorders>
              <w:top w:val="nil"/>
              <w:left w:val="nil"/>
              <w:bottom w:val="nil"/>
              <w:right w:val="nil"/>
            </w:tcBorders>
            <w:shd w:val="clear" w:color="auto" w:fill="auto"/>
            <w:noWrap/>
            <w:vAlign w:val="center"/>
            <w:hideMark/>
          </w:tcPr>
          <w:p w14:paraId="79A6AB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0A0769E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F028EAA" w14:textId="77777777" w:rsidTr="009E60AA">
        <w:trPr>
          <w:trHeight w:val="320"/>
        </w:trPr>
        <w:tc>
          <w:tcPr>
            <w:tcW w:w="1300" w:type="dxa"/>
            <w:tcBorders>
              <w:top w:val="nil"/>
              <w:left w:val="nil"/>
              <w:bottom w:val="nil"/>
              <w:right w:val="nil"/>
            </w:tcBorders>
            <w:shd w:val="clear" w:color="auto" w:fill="auto"/>
            <w:noWrap/>
            <w:vAlign w:val="center"/>
            <w:hideMark/>
          </w:tcPr>
          <w:p w14:paraId="24FB58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98CE4E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McHale\mchalke01</w:t>
            </w:r>
          </w:p>
        </w:tc>
        <w:tc>
          <w:tcPr>
            <w:tcW w:w="1300" w:type="dxa"/>
            <w:tcBorders>
              <w:top w:val="nil"/>
              <w:left w:val="nil"/>
              <w:bottom w:val="nil"/>
              <w:right w:val="nil"/>
            </w:tcBorders>
            <w:shd w:val="clear" w:color="auto" w:fill="auto"/>
            <w:noWrap/>
            <w:vAlign w:val="center"/>
            <w:hideMark/>
          </w:tcPr>
          <w:p w14:paraId="0D35A0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w:t>
            </w:r>
          </w:p>
        </w:tc>
        <w:tc>
          <w:tcPr>
            <w:tcW w:w="1300" w:type="dxa"/>
            <w:tcBorders>
              <w:top w:val="nil"/>
              <w:left w:val="nil"/>
              <w:bottom w:val="nil"/>
              <w:right w:val="nil"/>
            </w:tcBorders>
            <w:shd w:val="clear" w:color="auto" w:fill="auto"/>
            <w:noWrap/>
            <w:vAlign w:val="center"/>
            <w:hideMark/>
          </w:tcPr>
          <w:p w14:paraId="5D62AA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2397</w:t>
            </w:r>
          </w:p>
        </w:tc>
        <w:tc>
          <w:tcPr>
            <w:tcW w:w="1300" w:type="dxa"/>
            <w:tcBorders>
              <w:top w:val="nil"/>
              <w:left w:val="nil"/>
              <w:bottom w:val="nil"/>
              <w:right w:val="nil"/>
            </w:tcBorders>
            <w:shd w:val="clear" w:color="auto" w:fill="auto"/>
            <w:noWrap/>
            <w:vAlign w:val="center"/>
            <w:hideMark/>
          </w:tcPr>
          <w:p w14:paraId="2D2FEDD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21.6</w:t>
            </w:r>
          </w:p>
        </w:tc>
        <w:tc>
          <w:tcPr>
            <w:tcW w:w="3246" w:type="dxa"/>
            <w:gridSpan w:val="2"/>
            <w:tcBorders>
              <w:top w:val="nil"/>
              <w:left w:val="nil"/>
              <w:bottom w:val="nil"/>
              <w:right w:val="nil"/>
            </w:tcBorders>
            <w:shd w:val="clear" w:color="auto" w:fill="auto"/>
            <w:noWrap/>
            <w:vAlign w:val="center"/>
            <w:hideMark/>
          </w:tcPr>
          <w:p w14:paraId="22C3077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582C1D11" w14:textId="77777777" w:rsidTr="009E60AA">
        <w:trPr>
          <w:trHeight w:val="320"/>
        </w:trPr>
        <w:tc>
          <w:tcPr>
            <w:tcW w:w="1300" w:type="dxa"/>
            <w:tcBorders>
              <w:top w:val="nil"/>
              <w:left w:val="nil"/>
              <w:bottom w:val="nil"/>
              <w:right w:val="nil"/>
            </w:tcBorders>
            <w:shd w:val="clear" w:color="auto" w:fill="auto"/>
            <w:noWrap/>
            <w:vAlign w:val="center"/>
            <w:hideMark/>
          </w:tcPr>
          <w:p w14:paraId="1027E43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56A6D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Jerry Sichting\sichtje01</w:t>
            </w:r>
          </w:p>
        </w:tc>
        <w:tc>
          <w:tcPr>
            <w:tcW w:w="1300" w:type="dxa"/>
            <w:tcBorders>
              <w:top w:val="nil"/>
              <w:left w:val="nil"/>
              <w:bottom w:val="nil"/>
              <w:right w:val="nil"/>
            </w:tcBorders>
            <w:shd w:val="clear" w:color="auto" w:fill="auto"/>
            <w:noWrap/>
            <w:vAlign w:val="center"/>
            <w:hideMark/>
          </w:tcPr>
          <w:p w14:paraId="3EFA22E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D18C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1596</w:t>
            </w:r>
          </w:p>
        </w:tc>
        <w:tc>
          <w:tcPr>
            <w:tcW w:w="1300" w:type="dxa"/>
            <w:tcBorders>
              <w:top w:val="nil"/>
              <w:left w:val="nil"/>
              <w:bottom w:val="nil"/>
              <w:right w:val="nil"/>
            </w:tcBorders>
            <w:shd w:val="clear" w:color="auto" w:fill="auto"/>
            <w:noWrap/>
            <w:vAlign w:val="center"/>
            <w:hideMark/>
          </w:tcPr>
          <w:p w14:paraId="5A4A01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3246" w:type="dxa"/>
            <w:gridSpan w:val="2"/>
            <w:tcBorders>
              <w:top w:val="nil"/>
              <w:left w:val="nil"/>
              <w:bottom w:val="nil"/>
              <w:right w:val="nil"/>
            </w:tcBorders>
            <w:shd w:val="clear" w:color="auto" w:fill="auto"/>
            <w:noWrap/>
            <w:vAlign w:val="center"/>
            <w:hideMark/>
          </w:tcPr>
          <w:p w14:paraId="6416C26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156A224" w14:textId="77777777" w:rsidTr="009E60AA">
        <w:trPr>
          <w:trHeight w:val="320"/>
        </w:trPr>
        <w:tc>
          <w:tcPr>
            <w:tcW w:w="1300" w:type="dxa"/>
            <w:tcBorders>
              <w:top w:val="nil"/>
              <w:left w:val="nil"/>
              <w:bottom w:val="nil"/>
              <w:right w:val="nil"/>
            </w:tcBorders>
            <w:shd w:val="clear" w:color="auto" w:fill="auto"/>
            <w:noWrap/>
            <w:vAlign w:val="center"/>
            <w:hideMark/>
          </w:tcPr>
          <w:p w14:paraId="2F63EB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274E243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 Walton\waltobi01</w:t>
            </w:r>
          </w:p>
        </w:tc>
        <w:tc>
          <w:tcPr>
            <w:tcW w:w="1300" w:type="dxa"/>
            <w:tcBorders>
              <w:top w:val="nil"/>
              <w:left w:val="nil"/>
              <w:bottom w:val="nil"/>
              <w:right w:val="nil"/>
            </w:tcBorders>
            <w:shd w:val="clear" w:color="auto" w:fill="auto"/>
            <w:noWrap/>
            <w:vAlign w:val="center"/>
            <w:hideMark/>
          </w:tcPr>
          <w:p w14:paraId="7BCFBA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B254D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1546</w:t>
            </w:r>
          </w:p>
        </w:tc>
        <w:tc>
          <w:tcPr>
            <w:tcW w:w="1300" w:type="dxa"/>
            <w:tcBorders>
              <w:top w:val="nil"/>
              <w:left w:val="nil"/>
              <w:bottom w:val="nil"/>
              <w:right w:val="nil"/>
            </w:tcBorders>
            <w:shd w:val="clear" w:color="auto" w:fill="auto"/>
            <w:noWrap/>
            <w:vAlign w:val="center"/>
            <w:hideMark/>
          </w:tcPr>
          <w:p w14:paraId="110D8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4E5BC3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685E128C" w14:textId="77777777" w:rsidTr="009E60AA">
        <w:trPr>
          <w:trHeight w:val="320"/>
        </w:trPr>
        <w:tc>
          <w:tcPr>
            <w:tcW w:w="1300" w:type="dxa"/>
            <w:tcBorders>
              <w:top w:val="nil"/>
              <w:left w:val="nil"/>
              <w:bottom w:val="nil"/>
              <w:right w:val="nil"/>
            </w:tcBorders>
            <w:shd w:val="clear" w:color="auto" w:fill="auto"/>
            <w:noWrap/>
            <w:vAlign w:val="center"/>
            <w:hideMark/>
          </w:tcPr>
          <w:p w14:paraId="6396FF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8</w:t>
            </w:r>
          </w:p>
        </w:tc>
        <w:tc>
          <w:tcPr>
            <w:tcW w:w="3690" w:type="dxa"/>
            <w:tcBorders>
              <w:top w:val="nil"/>
              <w:left w:val="nil"/>
              <w:bottom w:val="nil"/>
              <w:right w:val="nil"/>
            </w:tcBorders>
            <w:shd w:val="clear" w:color="auto" w:fill="auto"/>
            <w:noWrap/>
            <w:vAlign w:val="center"/>
            <w:hideMark/>
          </w:tcPr>
          <w:p w14:paraId="32D26D0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Wedman\wedmasc01</w:t>
            </w:r>
          </w:p>
        </w:tc>
        <w:tc>
          <w:tcPr>
            <w:tcW w:w="1300" w:type="dxa"/>
            <w:tcBorders>
              <w:top w:val="nil"/>
              <w:left w:val="nil"/>
              <w:bottom w:val="nil"/>
              <w:right w:val="nil"/>
            </w:tcBorders>
            <w:shd w:val="clear" w:color="auto" w:fill="auto"/>
            <w:noWrap/>
            <w:vAlign w:val="center"/>
            <w:hideMark/>
          </w:tcPr>
          <w:p w14:paraId="4DACF9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7FEECB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1402</w:t>
            </w:r>
          </w:p>
        </w:tc>
        <w:tc>
          <w:tcPr>
            <w:tcW w:w="1300" w:type="dxa"/>
            <w:tcBorders>
              <w:top w:val="nil"/>
              <w:left w:val="nil"/>
              <w:bottom w:val="nil"/>
              <w:right w:val="nil"/>
            </w:tcBorders>
            <w:shd w:val="clear" w:color="auto" w:fill="auto"/>
            <w:noWrap/>
            <w:vAlign w:val="center"/>
            <w:hideMark/>
          </w:tcPr>
          <w:p w14:paraId="06F82A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7973BE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A30A6B9" w14:textId="77777777" w:rsidTr="009E60AA">
        <w:trPr>
          <w:trHeight w:val="320"/>
        </w:trPr>
        <w:tc>
          <w:tcPr>
            <w:tcW w:w="1300" w:type="dxa"/>
            <w:tcBorders>
              <w:top w:val="nil"/>
              <w:left w:val="nil"/>
              <w:bottom w:val="nil"/>
              <w:right w:val="nil"/>
            </w:tcBorders>
            <w:shd w:val="clear" w:color="auto" w:fill="auto"/>
            <w:noWrap/>
            <w:vAlign w:val="center"/>
            <w:hideMark/>
          </w:tcPr>
          <w:p w14:paraId="7BFA7D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3BB94E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Rick Carlisle\carliri01</w:t>
            </w:r>
          </w:p>
        </w:tc>
        <w:tc>
          <w:tcPr>
            <w:tcW w:w="1300" w:type="dxa"/>
            <w:tcBorders>
              <w:top w:val="nil"/>
              <w:left w:val="nil"/>
              <w:bottom w:val="nil"/>
              <w:right w:val="nil"/>
            </w:tcBorders>
            <w:shd w:val="clear" w:color="auto" w:fill="auto"/>
            <w:noWrap/>
            <w:vAlign w:val="center"/>
            <w:hideMark/>
          </w:tcPr>
          <w:p w14:paraId="5E4C211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299E01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760</w:t>
            </w:r>
          </w:p>
        </w:tc>
        <w:tc>
          <w:tcPr>
            <w:tcW w:w="1300" w:type="dxa"/>
            <w:tcBorders>
              <w:top w:val="nil"/>
              <w:left w:val="nil"/>
              <w:bottom w:val="nil"/>
              <w:right w:val="nil"/>
            </w:tcBorders>
            <w:shd w:val="clear" w:color="auto" w:fill="auto"/>
            <w:noWrap/>
            <w:vAlign w:val="center"/>
            <w:hideMark/>
          </w:tcPr>
          <w:p w14:paraId="2DA071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3246" w:type="dxa"/>
            <w:gridSpan w:val="2"/>
            <w:tcBorders>
              <w:top w:val="nil"/>
              <w:left w:val="nil"/>
              <w:bottom w:val="nil"/>
              <w:right w:val="nil"/>
            </w:tcBorders>
            <w:shd w:val="clear" w:color="auto" w:fill="auto"/>
            <w:noWrap/>
            <w:vAlign w:val="center"/>
            <w:hideMark/>
          </w:tcPr>
          <w:p w14:paraId="7F206E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35104778" w14:textId="77777777" w:rsidTr="009E60AA">
        <w:trPr>
          <w:trHeight w:val="320"/>
        </w:trPr>
        <w:tc>
          <w:tcPr>
            <w:tcW w:w="1300" w:type="dxa"/>
            <w:tcBorders>
              <w:top w:val="nil"/>
              <w:left w:val="nil"/>
              <w:bottom w:val="nil"/>
              <w:right w:val="nil"/>
            </w:tcBorders>
            <w:shd w:val="clear" w:color="auto" w:fill="auto"/>
            <w:noWrap/>
            <w:vAlign w:val="center"/>
            <w:hideMark/>
          </w:tcPr>
          <w:p w14:paraId="5778B4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CC4271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Greg Kite\kitegr01</w:t>
            </w:r>
          </w:p>
        </w:tc>
        <w:tc>
          <w:tcPr>
            <w:tcW w:w="1300" w:type="dxa"/>
            <w:tcBorders>
              <w:top w:val="nil"/>
              <w:left w:val="nil"/>
              <w:bottom w:val="nil"/>
              <w:right w:val="nil"/>
            </w:tcBorders>
            <w:shd w:val="clear" w:color="auto" w:fill="auto"/>
            <w:noWrap/>
            <w:vAlign w:val="center"/>
            <w:hideMark/>
          </w:tcPr>
          <w:p w14:paraId="1C1BE3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1300" w:type="dxa"/>
            <w:tcBorders>
              <w:top w:val="nil"/>
              <w:left w:val="nil"/>
              <w:bottom w:val="nil"/>
              <w:right w:val="nil"/>
            </w:tcBorders>
            <w:shd w:val="clear" w:color="auto" w:fill="auto"/>
            <w:noWrap/>
            <w:vAlign w:val="center"/>
            <w:hideMark/>
          </w:tcPr>
          <w:p w14:paraId="74F6C9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464</w:t>
            </w:r>
          </w:p>
        </w:tc>
        <w:tc>
          <w:tcPr>
            <w:tcW w:w="1300" w:type="dxa"/>
            <w:tcBorders>
              <w:top w:val="nil"/>
              <w:left w:val="nil"/>
              <w:bottom w:val="nil"/>
              <w:right w:val="nil"/>
            </w:tcBorders>
            <w:shd w:val="clear" w:color="auto" w:fill="auto"/>
            <w:noWrap/>
            <w:vAlign w:val="center"/>
            <w:hideMark/>
          </w:tcPr>
          <w:p w14:paraId="3AA1308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w:t>
            </w:r>
          </w:p>
        </w:tc>
        <w:tc>
          <w:tcPr>
            <w:tcW w:w="3246" w:type="dxa"/>
            <w:gridSpan w:val="2"/>
            <w:tcBorders>
              <w:top w:val="nil"/>
              <w:left w:val="nil"/>
              <w:bottom w:val="nil"/>
              <w:right w:val="nil"/>
            </w:tcBorders>
            <w:shd w:val="clear" w:color="auto" w:fill="auto"/>
            <w:noWrap/>
            <w:vAlign w:val="center"/>
            <w:hideMark/>
          </w:tcPr>
          <w:p w14:paraId="54CF70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05A5FA16" w14:textId="77777777" w:rsidTr="009E60AA">
        <w:trPr>
          <w:trHeight w:val="320"/>
        </w:trPr>
        <w:tc>
          <w:tcPr>
            <w:tcW w:w="1300" w:type="dxa"/>
            <w:tcBorders>
              <w:top w:val="nil"/>
              <w:left w:val="nil"/>
              <w:bottom w:val="nil"/>
              <w:right w:val="nil"/>
            </w:tcBorders>
            <w:shd w:val="clear" w:color="auto" w:fill="auto"/>
            <w:noWrap/>
            <w:vAlign w:val="center"/>
            <w:hideMark/>
          </w:tcPr>
          <w:p w14:paraId="4C9292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E0AEC0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Sam Vincent\vincesa01</w:t>
            </w:r>
          </w:p>
        </w:tc>
        <w:tc>
          <w:tcPr>
            <w:tcW w:w="1300" w:type="dxa"/>
            <w:tcBorders>
              <w:top w:val="nil"/>
              <w:left w:val="nil"/>
              <w:bottom w:val="nil"/>
              <w:right w:val="nil"/>
            </w:tcBorders>
            <w:shd w:val="clear" w:color="auto" w:fill="auto"/>
            <w:noWrap/>
            <w:vAlign w:val="center"/>
            <w:hideMark/>
          </w:tcPr>
          <w:p w14:paraId="740E87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6C6BD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432</w:t>
            </w:r>
          </w:p>
        </w:tc>
        <w:tc>
          <w:tcPr>
            <w:tcW w:w="1300" w:type="dxa"/>
            <w:tcBorders>
              <w:top w:val="nil"/>
              <w:left w:val="nil"/>
              <w:bottom w:val="nil"/>
              <w:right w:val="nil"/>
            </w:tcBorders>
            <w:shd w:val="clear" w:color="auto" w:fill="auto"/>
            <w:noWrap/>
            <w:vAlign w:val="center"/>
            <w:hideMark/>
          </w:tcPr>
          <w:p w14:paraId="7F1977D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246" w:type="dxa"/>
            <w:gridSpan w:val="2"/>
            <w:tcBorders>
              <w:top w:val="nil"/>
              <w:left w:val="nil"/>
              <w:bottom w:val="nil"/>
              <w:right w:val="nil"/>
            </w:tcBorders>
            <w:shd w:val="clear" w:color="auto" w:fill="auto"/>
            <w:noWrap/>
            <w:vAlign w:val="center"/>
            <w:hideMark/>
          </w:tcPr>
          <w:p w14:paraId="0F1722F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229956D6" w14:textId="77777777" w:rsidTr="009E60AA">
        <w:trPr>
          <w:trHeight w:val="320"/>
        </w:trPr>
        <w:tc>
          <w:tcPr>
            <w:tcW w:w="1300" w:type="dxa"/>
            <w:tcBorders>
              <w:top w:val="nil"/>
              <w:left w:val="nil"/>
              <w:bottom w:val="nil"/>
              <w:right w:val="nil"/>
            </w:tcBorders>
            <w:shd w:val="clear" w:color="auto" w:fill="auto"/>
            <w:noWrap/>
            <w:vAlign w:val="center"/>
            <w:hideMark/>
          </w:tcPr>
          <w:p w14:paraId="4B77DD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508BC4A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David Thirdkill\thirdda01</w:t>
            </w:r>
          </w:p>
        </w:tc>
        <w:tc>
          <w:tcPr>
            <w:tcW w:w="1300" w:type="dxa"/>
            <w:tcBorders>
              <w:top w:val="nil"/>
              <w:left w:val="nil"/>
              <w:bottom w:val="nil"/>
              <w:right w:val="nil"/>
            </w:tcBorders>
            <w:shd w:val="clear" w:color="auto" w:fill="auto"/>
            <w:noWrap/>
            <w:vAlign w:val="center"/>
            <w:hideMark/>
          </w:tcPr>
          <w:p w14:paraId="1D04AF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w:t>
            </w:r>
          </w:p>
        </w:tc>
        <w:tc>
          <w:tcPr>
            <w:tcW w:w="1300" w:type="dxa"/>
            <w:tcBorders>
              <w:top w:val="nil"/>
              <w:left w:val="nil"/>
              <w:bottom w:val="nil"/>
              <w:right w:val="nil"/>
            </w:tcBorders>
            <w:shd w:val="clear" w:color="auto" w:fill="auto"/>
            <w:noWrap/>
            <w:vAlign w:val="center"/>
            <w:hideMark/>
          </w:tcPr>
          <w:p w14:paraId="57DA64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385</w:t>
            </w:r>
          </w:p>
        </w:tc>
        <w:tc>
          <w:tcPr>
            <w:tcW w:w="1300" w:type="dxa"/>
            <w:tcBorders>
              <w:top w:val="nil"/>
              <w:left w:val="nil"/>
              <w:bottom w:val="nil"/>
              <w:right w:val="nil"/>
            </w:tcBorders>
            <w:shd w:val="clear" w:color="auto" w:fill="auto"/>
            <w:noWrap/>
            <w:vAlign w:val="center"/>
            <w:hideMark/>
          </w:tcPr>
          <w:p w14:paraId="705A18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4B62A67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r>
      <w:tr w:rsidR="009E60AA" w:rsidRPr="009E60AA" w14:paraId="1B918F22" w14:textId="77777777" w:rsidTr="009E60AA">
        <w:trPr>
          <w:trHeight w:val="320"/>
        </w:trPr>
        <w:tc>
          <w:tcPr>
            <w:tcW w:w="1300" w:type="dxa"/>
            <w:tcBorders>
              <w:top w:val="nil"/>
              <w:left w:val="nil"/>
              <w:bottom w:val="nil"/>
              <w:right w:val="nil"/>
            </w:tcBorders>
            <w:shd w:val="clear" w:color="auto" w:fill="auto"/>
            <w:noWrap/>
            <w:vAlign w:val="center"/>
            <w:hideMark/>
          </w:tcPr>
          <w:p w14:paraId="6FA5124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ABB130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Rafer Alston\alstora01</w:t>
            </w:r>
          </w:p>
        </w:tc>
        <w:tc>
          <w:tcPr>
            <w:tcW w:w="1300" w:type="dxa"/>
            <w:tcBorders>
              <w:top w:val="nil"/>
              <w:left w:val="nil"/>
              <w:bottom w:val="nil"/>
              <w:right w:val="nil"/>
            </w:tcBorders>
            <w:shd w:val="clear" w:color="auto" w:fill="auto"/>
            <w:noWrap/>
            <w:vAlign w:val="center"/>
            <w:hideMark/>
          </w:tcPr>
          <w:p w14:paraId="65D58F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CFFE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3040</w:t>
            </w:r>
          </w:p>
        </w:tc>
        <w:tc>
          <w:tcPr>
            <w:tcW w:w="1300" w:type="dxa"/>
            <w:tcBorders>
              <w:top w:val="nil"/>
              <w:left w:val="nil"/>
              <w:bottom w:val="nil"/>
              <w:right w:val="nil"/>
            </w:tcBorders>
            <w:shd w:val="clear" w:color="auto" w:fill="auto"/>
            <w:noWrap/>
            <w:vAlign w:val="center"/>
            <w:hideMark/>
          </w:tcPr>
          <w:p w14:paraId="0FE6FA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12.9</w:t>
            </w:r>
          </w:p>
        </w:tc>
        <w:tc>
          <w:tcPr>
            <w:tcW w:w="3246" w:type="dxa"/>
            <w:gridSpan w:val="2"/>
            <w:tcBorders>
              <w:top w:val="nil"/>
              <w:left w:val="nil"/>
              <w:bottom w:val="nil"/>
              <w:right w:val="nil"/>
            </w:tcBorders>
            <w:shd w:val="clear" w:color="auto" w:fill="auto"/>
            <w:noWrap/>
            <w:vAlign w:val="center"/>
            <w:hideMark/>
          </w:tcPr>
          <w:p w14:paraId="2B23E8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D38305B" w14:textId="77777777" w:rsidTr="009E60AA">
        <w:trPr>
          <w:trHeight w:val="320"/>
        </w:trPr>
        <w:tc>
          <w:tcPr>
            <w:tcW w:w="1300" w:type="dxa"/>
            <w:tcBorders>
              <w:top w:val="nil"/>
              <w:left w:val="nil"/>
              <w:bottom w:val="nil"/>
              <w:right w:val="nil"/>
            </w:tcBorders>
            <w:shd w:val="clear" w:color="auto" w:fill="auto"/>
            <w:noWrap/>
            <w:vAlign w:val="center"/>
            <w:hideMark/>
          </w:tcPr>
          <w:p w14:paraId="3A2CC1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62063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Shane Battier\battish01</w:t>
            </w:r>
          </w:p>
        </w:tc>
        <w:tc>
          <w:tcPr>
            <w:tcW w:w="1300" w:type="dxa"/>
            <w:tcBorders>
              <w:top w:val="nil"/>
              <w:left w:val="nil"/>
              <w:bottom w:val="nil"/>
              <w:right w:val="nil"/>
            </w:tcBorders>
            <w:shd w:val="clear" w:color="auto" w:fill="auto"/>
            <w:noWrap/>
            <w:vAlign w:val="center"/>
            <w:hideMark/>
          </w:tcPr>
          <w:p w14:paraId="23A55F8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1A4D8CD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2988</w:t>
            </w:r>
          </w:p>
        </w:tc>
        <w:tc>
          <w:tcPr>
            <w:tcW w:w="1300" w:type="dxa"/>
            <w:tcBorders>
              <w:top w:val="nil"/>
              <w:left w:val="nil"/>
              <w:bottom w:val="nil"/>
              <w:right w:val="nil"/>
            </w:tcBorders>
            <w:shd w:val="clear" w:color="auto" w:fill="auto"/>
            <w:noWrap/>
            <w:vAlign w:val="center"/>
            <w:hideMark/>
          </w:tcPr>
          <w:p w14:paraId="2C20D7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02FF75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10236EC" w14:textId="77777777" w:rsidTr="009E60AA">
        <w:trPr>
          <w:trHeight w:val="320"/>
        </w:trPr>
        <w:tc>
          <w:tcPr>
            <w:tcW w:w="1300" w:type="dxa"/>
            <w:tcBorders>
              <w:top w:val="nil"/>
              <w:left w:val="nil"/>
              <w:bottom w:val="nil"/>
              <w:right w:val="nil"/>
            </w:tcBorders>
            <w:shd w:val="clear" w:color="auto" w:fill="auto"/>
            <w:noWrap/>
            <w:vAlign w:val="center"/>
            <w:hideMark/>
          </w:tcPr>
          <w:p w14:paraId="0FA3E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1D992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Tracy McGrady\mcgratr01</w:t>
            </w:r>
          </w:p>
        </w:tc>
        <w:tc>
          <w:tcPr>
            <w:tcW w:w="1300" w:type="dxa"/>
            <w:tcBorders>
              <w:top w:val="nil"/>
              <w:left w:val="nil"/>
              <w:bottom w:val="nil"/>
              <w:right w:val="nil"/>
            </w:tcBorders>
            <w:shd w:val="clear" w:color="auto" w:fill="auto"/>
            <w:noWrap/>
            <w:vAlign w:val="center"/>
            <w:hideMark/>
          </w:tcPr>
          <w:p w14:paraId="17E0CF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2676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2539</w:t>
            </w:r>
          </w:p>
        </w:tc>
        <w:tc>
          <w:tcPr>
            <w:tcW w:w="1300" w:type="dxa"/>
            <w:tcBorders>
              <w:top w:val="nil"/>
              <w:left w:val="nil"/>
              <w:bottom w:val="nil"/>
              <w:right w:val="nil"/>
            </w:tcBorders>
            <w:shd w:val="clear" w:color="auto" w:fill="auto"/>
            <w:noWrap/>
            <w:vAlign w:val="center"/>
            <w:hideMark/>
          </w:tcPr>
          <w:p w14:paraId="3C65F0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23.2</w:t>
            </w:r>
          </w:p>
        </w:tc>
        <w:tc>
          <w:tcPr>
            <w:tcW w:w="3246" w:type="dxa"/>
            <w:gridSpan w:val="2"/>
            <w:tcBorders>
              <w:top w:val="nil"/>
              <w:left w:val="nil"/>
              <w:bottom w:val="nil"/>
              <w:right w:val="nil"/>
            </w:tcBorders>
            <w:shd w:val="clear" w:color="auto" w:fill="auto"/>
            <w:noWrap/>
            <w:vAlign w:val="center"/>
            <w:hideMark/>
          </w:tcPr>
          <w:p w14:paraId="2DC245F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AB832DC" w14:textId="77777777" w:rsidTr="009E60AA">
        <w:trPr>
          <w:trHeight w:val="320"/>
        </w:trPr>
        <w:tc>
          <w:tcPr>
            <w:tcW w:w="1300" w:type="dxa"/>
            <w:tcBorders>
              <w:top w:val="nil"/>
              <w:left w:val="nil"/>
              <w:bottom w:val="nil"/>
              <w:right w:val="nil"/>
            </w:tcBorders>
            <w:shd w:val="clear" w:color="auto" w:fill="auto"/>
            <w:noWrap/>
            <w:vAlign w:val="center"/>
            <w:hideMark/>
          </w:tcPr>
          <w:p w14:paraId="1D01C5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6809D5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Luther Head\headlu01</w:t>
            </w:r>
          </w:p>
        </w:tc>
        <w:tc>
          <w:tcPr>
            <w:tcW w:w="1300" w:type="dxa"/>
            <w:tcBorders>
              <w:top w:val="nil"/>
              <w:left w:val="nil"/>
              <w:bottom w:val="nil"/>
              <w:right w:val="nil"/>
            </w:tcBorders>
            <w:shd w:val="clear" w:color="auto" w:fill="auto"/>
            <w:noWrap/>
            <w:vAlign w:val="center"/>
            <w:hideMark/>
          </w:tcPr>
          <w:p w14:paraId="5C5013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707D47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2211</w:t>
            </w:r>
          </w:p>
        </w:tc>
        <w:tc>
          <w:tcPr>
            <w:tcW w:w="1300" w:type="dxa"/>
            <w:tcBorders>
              <w:top w:val="nil"/>
              <w:left w:val="nil"/>
              <w:bottom w:val="nil"/>
              <w:right w:val="nil"/>
            </w:tcBorders>
            <w:shd w:val="clear" w:color="auto" w:fill="auto"/>
            <w:noWrap/>
            <w:vAlign w:val="center"/>
            <w:hideMark/>
          </w:tcPr>
          <w:p w14:paraId="526F76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192139E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F9B4392" w14:textId="77777777" w:rsidTr="009E60AA">
        <w:trPr>
          <w:trHeight w:val="320"/>
        </w:trPr>
        <w:tc>
          <w:tcPr>
            <w:tcW w:w="1300" w:type="dxa"/>
            <w:tcBorders>
              <w:top w:val="nil"/>
              <w:left w:val="nil"/>
              <w:bottom w:val="nil"/>
              <w:right w:val="nil"/>
            </w:tcBorders>
            <w:shd w:val="clear" w:color="auto" w:fill="auto"/>
            <w:noWrap/>
            <w:vAlign w:val="center"/>
            <w:hideMark/>
          </w:tcPr>
          <w:p w14:paraId="7783DB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892D0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Juwan Howard\howarju01</w:t>
            </w:r>
          </w:p>
        </w:tc>
        <w:tc>
          <w:tcPr>
            <w:tcW w:w="1300" w:type="dxa"/>
            <w:tcBorders>
              <w:top w:val="nil"/>
              <w:left w:val="nil"/>
              <w:bottom w:val="nil"/>
              <w:right w:val="nil"/>
            </w:tcBorders>
            <w:shd w:val="clear" w:color="auto" w:fill="auto"/>
            <w:noWrap/>
            <w:vAlign w:val="center"/>
            <w:hideMark/>
          </w:tcPr>
          <w:p w14:paraId="535E90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6DE397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2123</w:t>
            </w:r>
          </w:p>
        </w:tc>
        <w:tc>
          <w:tcPr>
            <w:tcW w:w="1300" w:type="dxa"/>
            <w:tcBorders>
              <w:top w:val="nil"/>
              <w:left w:val="nil"/>
              <w:bottom w:val="nil"/>
              <w:right w:val="nil"/>
            </w:tcBorders>
            <w:shd w:val="clear" w:color="auto" w:fill="auto"/>
            <w:noWrap/>
            <w:vAlign w:val="center"/>
            <w:hideMark/>
          </w:tcPr>
          <w:p w14:paraId="4F3F7D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51B3F3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6CB017C" w14:textId="77777777" w:rsidTr="009E60AA">
        <w:trPr>
          <w:trHeight w:val="320"/>
        </w:trPr>
        <w:tc>
          <w:tcPr>
            <w:tcW w:w="1300" w:type="dxa"/>
            <w:tcBorders>
              <w:top w:val="nil"/>
              <w:left w:val="nil"/>
              <w:bottom w:val="nil"/>
              <w:right w:val="nil"/>
            </w:tcBorders>
            <w:shd w:val="clear" w:color="auto" w:fill="auto"/>
            <w:noWrap/>
            <w:vAlign w:val="center"/>
            <w:hideMark/>
          </w:tcPr>
          <w:p w14:paraId="027C40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3B166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 Hayes\hayesch01</w:t>
            </w:r>
          </w:p>
        </w:tc>
        <w:tc>
          <w:tcPr>
            <w:tcW w:w="1300" w:type="dxa"/>
            <w:tcBorders>
              <w:top w:val="nil"/>
              <w:left w:val="nil"/>
              <w:bottom w:val="nil"/>
              <w:right w:val="nil"/>
            </w:tcBorders>
            <w:shd w:val="clear" w:color="auto" w:fill="auto"/>
            <w:noWrap/>
            <w:vAlign w:val="center"/>
            <w:hideMark/>
          </w:tcPr>
          <w:p w14:paraId="77C260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76EBD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1714</w:t>
            </w:r>
          </w:p>
        </w:tc>
        <w:tc>
          <w:tcPr>
            <w:tcW w:w="1300" w:type="dxa"/>
            <w:tcBorders>
              <w:top w:val="nil"/>
              <w:left w:val="nil"/>
              <w:bottom w:val="nil"/>
              <w:right w:val="nil"/>
            </w:tcBorders>
            <w:shd w:val="clear" w:color="auto" w:fill="auto"/>
            <w:noWrap/>
            <w:vAlign w:val="center"/>
            <w:hideMark/>
          </w:tcPr>
          <w:p w14:paraId="513852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13.9</w:t>
            </w:r>
          </w:p>
        </w:tc>
        <w:tc>
          <w:tcPr>
            <w:tcW w:w="3246" w:type="dxa"/>
            <w:gridSpan w:val="2"/>
            <w:tcBorders>
              <w:top w:val="nil"/>
              <w:left w:val="nil"/>
              <w:bottom w:val="nil"/>
              <w:right w:val="nil"/>
            </w:tcBorders>
            <w:shd w:val="clear" w:color="auto" w:fill="auto"/>
            <w:noWrap/>
            <w:vAlign w:val="center"/>
            <w:hideMark/>
          </w:tcPr>
          <w:p w14:paraId="78B3DA4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BC751F8" w14:textId="77777777" w:rsidTr="009E60AA">
        <w:trPr>
          <w:trHeight w:val="320"/>
        </w:trPr>
        <w:tc>
          <w:tcPr>
            <w:tcW w:w="1300" w:type="dxa"/>
            <w:tcBorders>
              <w:top w:val="nil"/>
              <w:left w:val="nil"/>
              <w:bottom w:val="nil"/>
              <w:right w:val="nil"/>
            </w:tcBorders>
            <w:shd w:val="clear" w:color="auto" w:fill="auto"/>
            <w:noWrap/>
            <w:vAlign w:val="center"/>
            <w:hideMark/>
          </w:tcPr>
          <w:p w14:paraId="5504C4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32EF22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Yao Ming\mingya01</w:t>
            </w:r>
          </w:p>
        </w:tc>
        <w:tc>
          <w:tcPr>
            <w:tcW w:w="1300" w:type="dxa"/>
            <w:tcBorders>
              <w:top w:val="nil"/>
              <w:left w:val="nil"/>
              <w:bottom w:val="nil"/>
              <w:right w:val="nil"/>
            </w:tcBorders>
            <w:shd w:val="clear" w:color="auto" w:fill="auto"/>
            <w:noWrap/>
            <w:vAlign w:val="center"/>
            <w:hideMark/>
          </w:tcPr>
          <w:p w14:paraId="1AFADC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24D83A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1624</w:t>
            </w:r>
          </w:p>
        </w:tc>
        <w:tc>
          <w:tcPr>
            <w:tcW w:w="1300" w:type="dxa"/>
            <w:tcBorders>
              <w:top w:val="nil"/>
              <w:left w:val="nil"/>
              <w:bottom w:val="nil"/>
              <w:right w:val="nil"/>
            </w:tcBorders>
            <w:shd w:val="clear" w:color="auto" w:fill="auto"/>
            <w:noWrap/>
            <w:vAlign w:val="center"/>
            <w:hideMark/>
          </w:tcPr>
          <w:p w14:paraId="1652F7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w:t>
            </w:r>
          </w:p>
        </w:tc>
        <w:tc>
          <w:tcPr>
            <w:tcW w:w="3246" w:type="dxa"/>
            <w:gridSpan w:val="2"/>
            <w:tcBorders>
              <w:top w:val="nil"/>
              <w:left w:val="nil"/>
              <w:bottom w:val="nil"/>
              <w:right w:val="nil"/>
            </w:tcBorders>
            <w:shd w:val="clear" w:color="auto" w:fill="auto"/>
            <w:noWrap/>
            <w:vAlign w:val="center"/>
            <w:hideMark/>
          </w:tcPr>
          <w:p w14:paraId="07DF478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1C72EC97" w14:textId="77777777" w:rsidTr="009E60AA">
        <w:trPr>
          <w:trHeight w:val="320"/>
        </w:trPr>
        <w:tc>
          <w:tcPr>
            <w:tcW w:w="1300" w:type="dxa"/>
            <w:tcBorders>
              <w:top w:val="nil"/>
              <w:left w:val="nil"/>
              <w:bottom w:val="nil"/>
              <w:right w:val="nil"/>
            </w:tcBorders>
            <w:shd w:val="clear" w:color="auto" w:fill="auto"/>
            <w:noWrap/>
            <w:vAlign w:val="center"/>
            <w:hideMark/>
          </w:tcPr>
          <w:p w14:paraId="48A067B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CB7C26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Dikembe Mutombo\mutomdi01</w:t>
            </w:r>
          </w:p>
        </w:tc>
        <w:tc>
          <w:tcPr>
            <w:tcW w:w="1300" w:type="dxa"/>
            <w:tcBorders>
              <w:top w:val="nil"/>
              <w:left w:val="nil"/>
              <w:bottom w:val="nil"/>
              <w:right w:val="nil"/>
            </w:tcBorders>
            <w:shd w:val="clear" w:color="auto" w:fill="auto"/>
            <w:noWrap/>
            <w:vAlign w:val="center"/>
            <w:hideMark/>
          </w:tcPr>
          <w:p w14:paraId="40A9CA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4CDC9F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1289</w:t>
            </w:r>
          </w:p>
        </w:tc>
        <w:tc>
          <w:tcPr>
            <w:tcW w:w="1300" w:type="dxa"/>
            <w:tcBorders>
              <w:top w:val="nil"/>
              <w:left w:val="nil"/>
              <w:bottom w:val="nil"/>
              <w:right w:val="nil"/>
            </w:tcBorders>
            <w:shd w:val="clear" w:color="auto" w:fill="auto"/>
            <w:noWrap/>
            <w:vAlign w:val="center"/>
            <w:hideMark/>
          </w:tcPr>
          <w:p w14:paraId="46D930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523E0C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3EA1AA9" w14:textId="77777777" w:rsidTr="009E60AA">
        <w:trPr>
          <w:trHeight w:val="320"/>
        </w:trPr>
        <w:tc>
          <w:tcPr>
            <w:tcW w:w="1300" w:type="dxa"/>
            <w:tcBorders>
              <w:top w:val="nil"/>
              <w:left w:val="nil"/>
              <w:bottom w:val="nil"/>
              <w:right w:val="nil"/>
            </w:tcBorders>
            <w:shd w:val="clear" w:color="auto" w:fill="auto"/>
            <w:noWrap/>
            <w:vAlign w:val="center"/>
            <w:hideMark/>
          </w:tcPr>
          <w:p w14:paraId="7FEB1C7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79B0099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Bonzi Wells\wellsbo01</w:t>
            </w:r>
          </w:p>
        </w:tc>
        <w:tc>
          <w:tcPr>
            <w:tcW w:w="1300" w:type="dxa"/>
            <w:tcBorders>
              <w:top w:val="nil"/>
              <w:left w:val="nil"/>
              <w:bottom w:val="nil"/>
              <w:right w:val="nil"/>
            </w:tcBorders>
            <w:shd w:val="clear" w:color="auto" w:fill="auto"/>
            <w:noWrap/>
            <w:vAlign w:val="center"/>
            <w:hideMark/>
          </w:tcPr>
          <w:p w14:paraId="716D22E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02E0B6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590</w:t>
            </w:r>
          </w:p>
        </w:tc>
        <w:tc>
          <w:tcPr>
            <w:tcW w:w="1300" w:type="dxa"/>
            <w:tcBorders>
              <w:top w:val="nil"/>
              <w:left w:val="nil"/>
              <w:bottom w:val="nil"/>
              <w:right w:val="nil"/>
            </w:tcBorders>
            <w:shd w:val="clear" w:color="auto" w:fill="auto"/>
            <w:noWrap/>
            <w:vAlign w:val="center"/>
            <w:hideMark/>
          </w:tcPr>
          <w:p w14:paraId="01BA00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57BE20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8A9F07E" w14:textId="77777777" w:rsidTr="009E60AA">
        <w:trPr>
          <w:trHeight w:val="320"/>
        </w:trPr>
        <w:tc>
          <w:tcPr>
            <w:tcW w:w="1300" w:type="dxa"/>
            <w:tcBorders>
              <w:top w:val="nil"/>
              <w:left w:val="nil"/>
              <w:bottom w:val="nil"/>
              <w:right w:val="nil"/>
            </w:tcBorders>
            <w:shd w:val="clear" w:color="auto" w:fill="auto"/>
            <w:noWrap/>
            <w:vAlign w:val="center"/>
            <w:hideMark/>
          </w:tcPr>
          <w:p w14:paraId="370D9E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09153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Kirk Snyder\snydeki01</w:t>
            </w:r>
          </w:p>
        </w:tc>
        <w:tc>
          <w:tcPr>
            <w:tcW w:w="1300" w:type="dxa"/>
            <w:tcBorders>
              <w:top w:val="nil"/>
              <w:left w:val="nil"/>
              <w:bottom w:val="nil"/>
              <w:right w:val="nil"/>
            </w:tcBorders>
            <w:shd w:val="clear" w:color="auto" w:fill="auto"/>
            <w:noWrap/>
            <w:vAlign w:val="center"/>
            <w:hideMark/>
          </w:tcPr>
          <w:p w14:paraId="023363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08825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563</w:t>
            </w:r>
          </w:p>
        </w:tc>
        <w:tc>
          <w:tcPr>
            <w:tcW w:w="1300" w:type="dxa"/>
            <w:tcBorders>
              <w:top w:val="nil"/>
              <w:left w:val="nil"/>
              <w:bottom w:val="nil"/>
              <w:right w:val="nil"/>
            </w:tcBorders>
            <w:shd w:val="clear" w:color="auto" w:fill="auto"/>
            <w:noWrap/>
            <w:vAlign w:val="center"/>
            <w:hideMark/>
          </w:tcPr>
          <w:p w14:paraId="0B3F6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3246" w:type="dxa"/>
            <w:gridSpan w:val="2"/>
            <w:tcBorders>
              <w:top w:val="nil"/>
              <w:left w:val="nil"/>
              <w:bottom w:val="nil"/>
              <w:right w:val="nil"/>
            </w:tcBorders>
            <w:shd w:val="clear" w:color="auto" w:fill="auto"/>
            <w:noWrap/>
            <w:vAlign w:val="center"/>
            <w:hideMark/>
          </w:tcPr>
          <w:p w14:paraId="1A4AF5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4B9B48D1" w14:textId="77777777" w:rsidTr="009E60AA">
        <w:trPr>
          <w:trHeight w:val="320"/>
        </w:trPr>
        <w:tc>
          <w:tcPr>
            <w:tcW w:w="1300" w:type="dxa"/>
            <w:tcBorders>
              <w:top w:val="nil"/>
              <w:left w:val="nil"/>
              <w:bottom w:val="nil"/>
              <w:right w:val="nil"/>
            </w:tcBorders>
            <w:shd w:val="clear" w:color="auto" w:fill="auto"/>
            <w:noWrap/>
            <w:vAlign w:val="center"/>
            <w:hideMark/>
          </w:tcPr>
          <w:p w14:paraId="3A7BE2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3DC0269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John Lucas III\lucasjo02</w:t>
            </w:r>
          </w:p>
        </w:tc>
        <w:tc>
          <w:tcPr>
            <w:tcW w:w="1300" w:type="dxa"/>
            <w:tcBorders>
              <w:top w:val="nil"/>
              <w:left w:val="nil"/>
              <w:bottom w:val="nil"/>
              <w:right w:val="nil"/>
            </w:tcBorders>
            <w:shd w:val="clear" w:color="auto" w:fill="auto"/>
            <w:noWrap/>
            <w:vAlign w:val="center"/>
            <w:hideMark/>
          </w:tcPr>
          <w:p w14:paraId="0F94E2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47</w:t>
            </w:r>
          </w:p>
        </w:tc>
        <w:tc>
          <w:tcPr>
            <w:tcW w:w="1300" w:type="dxa"/>
            <w:tcBorders>
              <w:top w:val="nil"/>
              <w:left w:val="nil"/>
              <w:bottom w:val="nil"/>
              <w:right w:val="nil"/>
            </w:tcBorders>
            <w:shd w:val="clear" w:color="auto" w:fill="auto"/>
            <w:noWrap/>
            <w:vAlign w:val="center"/>
            <w:hideMark/>
          </w:tcPr>
          <w:p w14:paraId="5DCA7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383</w:t>
            </w:r>
          </w:p>
        </w:tc>
        <w:tc>
          <w:tcPr>
            <w:tcW w:w="1300" w:type="dxa"/>
            <w:tcBorders>
              <w:top w:val="nil"/>
              <w:left w:val="nil"/>
              <w:bottom w:val="nil"/>
              <w:right w:val="nil"/>
            </w:tcBorders>
            <w:shd w:val="clear" w:color="auto" w:fill="auto"/>
            <w:noWrap/>
            <w:vAlign w:val="center"/>
            <w:hideMark/>
          </w:tcPr>
          <w:p w14:paraId="3B2B15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11.8</w:t>
            </w:r>
          </w:p>
        </w:tc>
        <w:tc>
          <w:tcPr>
            <w:tcW w:w="3246" w:type="dxa"/>
            <w:gridSpan w:val="2"/>
            <w:tcBorders>
              <w:top w:val="nil"/>
              <w:left w:val="nil"/>
              <w:bottom w:val="nil"/>
              <w:right w:val="nil"/>
            </w:tcBorders>
            <w:shd w:val="clear" w:color="auto" w:fill="auto"/>
            <w:noWrap/>
            <w:vAlign w:val="center"/>
            <w:hideMark/>
          </w:tcPr>
          <w:p w14:paraId="7EE253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7E45A96" w14:textId="77777777" w:rsidTr="009E60AA">
        <w:trPr>
          <w:trHeight w:val="320"/>
        </w:trPr>
        <w:tc>
          <w:tcPr>
            <w:tcW w:w="1300" w:type="dxa"/>
            <w:tcBorders>
              <w:top w:val="nil"/>
              <w:left w:val="nil"/>
              <w:bottom w:val="nil"/>
              <w:right w:val="nil"/>
            </w:tcBorders>
            <w:shd w:val="clear" w:color="auto" w:fill="auto"/>
            <w:noWrap/>
            <w:vAlign w:val="center"/>
            <w:hideMark/>
          </w:tcPr>
          <w:p w14:paraId="1F45464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FA5EF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Vassilis Spanoulis\spanova01</w:t>
            </w:r>
          </w:p>
        </w:tc>
        <w:tc>
          <w:tcPr>
            <w:tcW w:w="1300" w:type="dxa"/>
            <w:tcBorders>
              <w:top w:val="nil"/>
              <w:left w:val="nil"/>
              <w:bottom w:val="nil"/>
              <w:right w:val="nil"/>
            </w:tcBorders>
            <w:shd w:val="clear" w:color="auto" w:fill="auto"/>
            <w:noWrap/>
            <w:vAlign w:val="center"/>
            <w:hideMark/>
          </w:tcPr>
          <w:p w14:paraId="5BD49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04DC99E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w:t>
            </w:r>
          </w:p>
        </w:tc>
        <w:tc>
          <w:tcPr>
            <w:tcW w:w="1300" w:type="dxa"/>
            <w:tcBorders>
              <w:top w:val="nil"/>
              <w:left w:val="nil"/>
              <w:bottom w:val="nil"/>
              <w:right w:val="nil"/>
            </w:tcBorders>
            <w:shd w:val="clear" w:color="auto" w:fill="auto"/>
            <w:noWrap/>
            <w:vAlign w:val="center"/>
            <w:hideMark/>
          </w:tcPr>
          <w:p w14:paraId="1E0A1F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3246" w:type="dxa"/>
            <w:gridSpan w:val="2"/>
            <w:tcBorders>
              <w:top w:val="nil"/>
              <w:left w:val="nil"/>
              <w:bottom w:val="nil"/>
              <w:right w:val="nil"/>
            </w:tcBorders>
            <w:shd w:val="clear" w:color="auto" w:fill="auto"/>
            <w:noWrap/>
            <w:vAlign w:val="center"/>
            <w:hideMark/>
          </w:tcPr>
          <w:p w14:paraId="055F66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3017B733" w14:textId="77777777" w:rsidTr="009E60AA">
        <w:trPr>
          <w:trHeight w:val="320"/>
        </w:trPr>
        <w:tc>
          <w:tcPr>
            <w:tcW w:w="1300" w:type="dxa"/>
            <w:tcBorders>
              <w:top w:val="nil"/>
              <w:left w:val="nil"/>
              <w:bottom w:val="nil"/>
              <w:right w:val="nil"/>
            </w:tcBorders>
            <w:shd w:val="clear" w:color="auto" w:fill="auto"/>
            <w:noWrap/>
            <w:vAlign w:val="center"/>
            <w:hideMark/>
          </w:tcPr>
          <w:p w14:paraId="4E73F2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51243F1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Scott Padgett\padgesc01</w:t>
            </w:r>
          </w:p>
        </w:tc>
        <w:tc>
          <w:tcPr>
            <w:tcW w:w="1300" w:type="dxa"/>
            <w:tcBorders>
              <w:top w:val="nil"/>
              <w:left w:val="nil"/>
              <w:bottom w:val="nil"/>
              <w:right w:val="nil"/>
            </w:tcBorders>
            <w:shd w:val="clear" w:color="auto" w:fill="auto"/>
            <w:noWrap/>
            <w:vAlign w:val="center"/>
            <w:hideMark/>
          </w:tcPr>
          <w:p w14:paraId="7694D5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46DB1D1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w:t>
            </w:r>
          </w:p>
        </w:tc>
        <w:tc>
          <w:tcPr>
            <w:tcW w:w="1300" w:type="dxa"/>
            <w:tcBorders>
              <w:top w:val="nil"/>
              <w:left w:val="nil"/>
              <w:bottom w:val="nil"/>
              <w:right w:val="nil"/>
            </w:tcBorders>
            <w:shd w:val="clear" w:color="auto" w:fill="auto"/>
            <w:noWrap/>
            <w:vAlign w:val="center"/>
            <w:hideMark/>
          </w:tcPr>
          <w:p w14:paraId="5EF90DA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3246" w:type="dxa"/>
            <w:gridSpan w:val="2"/>
            <w:tcBorders>
              <w:top w:val="nil"/>
              <w:left w:val="nil"/>
              <w:bottom w:val="nil"/>
              <w:right w:val="nil"/>
            </w:tcBorders>
            <w:shd w:val="clear" w:color="auto" w:fill="auto"/>
            <w:noWrap/>
            <w:vAlign w:val="center"/>
            <w:hideMark/>
          </w:tcPr>
          <w:p w14:paraId="138D558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EADD48C" w14:textId="77777777" w:rsidTr="009E60AA">
        <w:trPr>
          <w:trHeight w:val="320"/>
        </w:trPr>
        <w:tc>
          <w:tcPr>
            <w:tcW w:w="1300" w:type="dxa"/>
            <w:tcBorders>
              <w:top w:val="nil"/>
              <w:left w:val="nil"/>
              <w:bottom w:val="nil"/>
              <w:right w:val="nil"/>
            </w:tcBorders>
            <w:shd w:val="clear" w:color="auto" w:fill="auto"/>
            <w:noWrap/>
            <w:vAlign w:val="center"/>
            <w:hideMark/>
          </w:tcPr>
          <w:p w14:paraId="18DBE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A4A3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Novak\novakst01</w:t>
            </w:r>
          </w:p>
        </w:tc>
        <w:tc>
          <w:tcPr>
            <w:tcW w:w="1300" w:type="dxa"/>
            <w:tcBorders>
              <w:top w:val="nil"/>
              <w:left w:val="nil"/>
              <w:bottom w:val="nil"/>
              <w:right w:val="nil"/>
            </w:tcBorders>
            <w:shd w:val="clear" w:color="auto" w:fill="auto"/>
            <w:noWrap/>
            <w:vAlign w:val="center"/>
            <w:hideMark/>
          </w:tcPr>
          <w:p w14:paraId="3516E4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4A3B7E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191</w:t>
            </w:r>
          </w:p>
        </w:tc>
        <w:tc>
          <w:tcPr>
            <w:tcW w:w="1300" w:type="dxa"/>
            <w:tcBorders>
              <w:top w:val="nil"/>
              <w:left w:val="nil"/>
              <w:bottom w:val="nil"/>
              <w:right w:val="nil"/>
            </w:tcBorders>
            <w:shd w:val="clear" w:color="auto" w:fill="auto"/>
            <w:noWrap/>
            <w:vAlign w:val="center"/>
            <w:hideMark/>
          </w:tcPr>
          <w:p w14:paraId="6765D9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3246" w:type="dxa"/>
            <w:gridSpan w:val="2"/>
            <w:tcBorders>
              <w:top w:val="nil"/>
              <w:left w:val="nil"/>
              <w:bottom w:val="nil"/>
              <w:right w:val="nil"/>
            </w:tcBorders>
            <w:shd w:val="clear" w:color="auto" w:fill="auto"/>
            <w:noWrap/>
            <w:vAlign w:val="center"/>
            <w:hideMark/>
          </w:tcPr>
          <w:p w14:paraId="496339D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222ED364" w14:textId="77777777" w:rsidTr="009E60AA">
        <w:trPr>
          <w:trHeight w:val="320"/>
        </w:trPr>
        <w:tc>
          <w:tcPr>
            <w:tcW w:w="1300" w:type="dxa"/>
            <w:tcBorders>
              <w:top w:val="nil"/>
              <w:left w:val="nil"/>
              <w:bottom w:val="nil"/>
              <w:right w:val="nil"/>
            </w:tcBorders>
            <w:shd w:val="clear" w:color="auto" w:fill="auto"/>
            <w:noWrap/>
            <w:vAlign w:val="center"/>
            <w:hideMark/>
          </w:tcPr>
          <w:p w14:paraId="6DC005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7AB14EA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Tsakalidis\tsakaja01</w:t>
            </w:r>
          </w:p>
        </w:tc>
        <w:tc>
          <w:tcPr>
            <w:tcW w:w="1300" w:type="dxa"/>
            <w:tcBorders>
              <w:top w:val="nil"/>
              <w:left w:val="nil"/>
              <w:bottom w:val="nil"/>
              <w:right w:val="nil"/>
            </w:tcBorders>
            <w:shd w:val="clear" w:color="auto" w:fill="auto"/>
            <w:noWrap/>
            <w:vAlign w:val="center"/>
            <w:hideMark/>
          </w:tcPr>
          <w:p w14:paraId="7F238E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217D3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w:t>
            </w:r>
          </w:p>
        </w:tc>
        <w:tc>
          <w:tcPr>
            <w:tcW w:w="1300" w:type="dxa"/>
            <w:tcBorders>
              <w:top w:val="nil"/>
              <w:left w:val="nil"/>
              <w:bottom w:val="nil"/>
              <w:right w:val="nil"/>
            </w:tcBorders>
            <w:shd w:val="clear" w:color="auto" w:fill="auto"/>
            <w:noWrap/>
            <w:vAlign w:val="center"/>
            <w:hideMark/>
          </w:tcPr>
          <w:p w14:paraId="3715FA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246" w:type="dxa"/>
            <w:gridSpan w:val="2"/>
            <w:tcBorders>
              <w:top w:val="nil"/>
              <w:left w:val="nil"/>
              <w:bottom w:val="nil"/>
              <w:right w:val="nil"/>
            </w:tcBorders>
            <w:shd w:val="clear" w:color="auto" w:fill="auto"/>
            <w:noWrap/>
            <w:vAlign w:val="center"/>
            <w:hideMark/>
          </w:tcPr>
          <w:p w14:paraId="614153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r>
      <w:tr w:rsidR="009E60AA" w:rsidRPr="009E60AA" w14:paraId="73A67ED3" w14:textId="77777777" w:rsidTr="009E60AA">
        <w:trPr>
          <w:trHeight w:val="320"/>
        </w:trPr>
        <w:tc>
          <w:tcPr>
            <w:tcW w:w="1300" w:type="dxa"/>
            <w:tcBorders>
              <w:top w:val="nil"/>
              <w:left w:val="nil"/>
              <w:bottom w:val="nil"/>
              <w:right w:val="nil"/>
            </w:tcBorders>
            <w:shd w:val="clear" w:color="auto" w:fill="auto"/>
            <w:noWrap/>
            <w:vAlign w:val="center"/>
            <w:hideMark/>
          </w:tcPr>
          <w:p w14:paraId="797059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661DCA3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Magic Johnson\johnsma02</w:t>
            </w:r>
          </w:p>
        </w:tc>
        <w:tc>
          <w:tcPr>
            <w:tcW w:w="1300" w:type="dxa"/>
            <w:tcBorders>
              <w:top w:val="nil"/>
              <w:left w:val="nil"/>
              <w:bottom w:val="nil"/>
              <w:right w:val="nil"/>
            </w:tcBorders>
            <w:shd w:val="clear" w:color="auto" w:fill="auto"/>
            <w:noWrap/>
            <w:vAlign w:val="center"/>
            <w:hideMark/>
          </w:tcPr>
          <w:p w14:paraId="1FE4711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19D3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2904</w:t>
            </w:r>
          </w:p>
        </w:tc>
        <w:tc>
          <w:tcPr>
            <w:tcW w:w="1300" w:type="dxa"/>
            <w:tcBorders>
              <w:top w:val="nil"/>
              <w:left w:val="nil"/>
              <w:bottom w:val="nil"/>
              <w:right w:val="nil"/>
            </w:tcBorders>
            <w:shd w:val="clear" w:color="auto" w:fill="auto"/>
            <w:noWrap/>
            <w:vAlign w:val="center"/>
            <w:hideMark/>
          </w:tcPr>
          <w:p w14:paraId="51BA3B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w:t>
            </w:r>
          </w:p>
        </w:tc>
        <w:tc>
          <w:tcPr>
            <w:tcW w:w="3246" w:type="dxa"/>
            <w:gridSpan w:val="2"/>
            <w:tcBorders>
              <w:top w:val="nil"/>
              <w:left w:val="nil"/>
              <w:bottom w:val="nil"/>
              <w:right w:val="nil"/>
            </w:tcBorders>
            <w:shd w:val="clear" w:color="auto" w:fill="auto"/>
            <w:noWrap/>
            <w:vAlign w:val="center"/>
            <w:hideMark/>
          </w:tcPr>
          <w:p w14:paraId="709A89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16D22D4" w14:textId="77777777" w:rsidTr="009E60AA">
        <w:trPr>
          <w:trHeight w:val="320"/>
        </w:trPr>
        <w:tc>
          <w:tcPr>
            <w:tcW w:w="1300" w:type="dxa"/>
            <w:tcBorders>
              <w:top w:val="nil"/>
              <w:left w:val="nil"/>
              <w:bottom w:val="nil"/>
              <w:right w:val="nil"/>
            </w:tcBorders>
            <w:shd w:val="clear" w:color="auto" w:fill="auto"/>
            <w:noWrap/>
            <w:vAlign w:val="center"/>
            <w:hideMark/>
          </w:tcPr>
          <w:p w14:paraId="555C6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59E6B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Worthy\worthja01</w:t>
            </w:r>
          </w:p>
        </w:tc>
        <w:tc>
          <w:tcPr>
            <w:tcW w:w="1300" w:type="dxa"/>
            <w:tcBorders>
              <w:top w:val="nil"/>
              <w:left w:val="nil"/>
              <w:bottom w:val="nil"/>
              <w:right w:val="nil"/>
            </w:tcBorders>
            <w:shd w:val="clear" w:color="auto" w:fill="auto"/>
            <w:noWrap/>
            <w:vAlign w:val="center"/>
            <w:hideMark/>
          </w:tcPr>
          <w:p w14:paraId="398B59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1FA88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2819</w:t>
            </w:r>
          </w:p>
        </w:tc>
        <w:tc>
          <w:tcPr>
            <w:tcW w:w="1300" w:type="dxa"/>
            <w:tcBorders>
              <w:top w:val="nil"/>
              <w:left w:val="nil"/>
              <w:bottom w:val="nil"/>
              <w:right w:val="nil"/>
            </w:tcBorders>
            <w:shd w:val="clear" w:color="auto" w:fill="auto"/>
            <w:noWrap/>
            <w:vAlign w:val="center"/>
            <w:hideMark/>
          </w:tcPr>
          <w:p w14:paraId="735078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71310A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0696A382" w14:textId="77777777" w:rsidTr="009E60AA">
        <w:trPr>
          <w:trHeight w:val="320"/>
        </w:trPr>
        <w:tc>
          <w:tcPr>
            <w:tcW w:w="1300" w:type="dxa"/>
            <w:tcBorders>
              <w:top w:val="nil"/>
              <w:left w:val="nil"/>
              <w:bottom w:val="nil"/>
              <w:right w:val="nil"/>
            </w:tcBorders>
            <w:shd w:val="clear" w:color="auto" w:fill="auto"/>
            <w:noWrap/>
            <w:vAlign w:val="center"/>
            <w:hideMark/>
          </w:tcPr>
          <w:p w14:paraId="52DDCD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221D863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Byron Scott\scottby01</w:t>
            </w:r>
          </w:p>
        </w:tc>
        <w:tc>
          <w:tcPr>
            <w:tcW w:w="1300" w:type="dxa"/>
            <w:tcBorders>
              <w:top w:val="nil"/>
              <w:left w:val="nil"/>
              <w:bottom w:val="nil"/>
              <w:right w:val="nil"/>
            </w:tcBorders>
            <w:shd w:val="clear" w:color="auto" w:fill="auto"/>
            <w:noWrap/>
            <w:vAlign w:val="center"/>
            <w:hideMark/>
          </w:tcPr>
          <w:p w14:paraId="61B3C2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484146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2729</w:t>
            </w:r>
          </w:p>
        </w:tc>
        <w:tc>
          <w:tcPr>
            <w:tcW w:w="1300" w:type="dxa"/>
            <w:tcBorders>
              <w:top w:val="nil"/>
              <w:left w:val="nil"/>
              <w:bottom w:val="nil"/>
              <w:right w:val="nil"/>
            </w:tcBorders>
            <w:shd w:val="clear" w:color="auto" w:fill="auto"/>
            <w:noWrap/>
            <w:vAlign w:val="center"/>
            <w:hideMark/>
          </w:tcPr>
          <w:p w14:paraId="0B39EDC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862850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BB5AE7C" w14:textId="77777777" w:rsidTr="009E60AA">
        <w:trPr>
          <w:trHeight w:val="320"/>
        </w:trPr>
        <w:tc>
          <w:tcPr>
            <w:tcW w:w="1300" w:type="dxa"/>
            <w:tcBorders>
              <w:top w:val="nil"/>
              <w:left w:val="nil"/>
              <w:bottom w:val="nil"/>
              <w:right w:val="nil"/>
            </w:tcBorders>
            <w:shd w:val="clear" w:color="auto" w:fill="auto"/>
            <w:noWrap/>
            <w:vAlign w:val="center"/>
            <w:hideMark/>
          </w:tcPr>
          <w:p w14:paraId="5C0B61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3BAE430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Kareem Abdul-Jabbar\abdulka01</w:t>
            </w:r>
          </w:p>
        </w:tc>
        <w:tc>
          <w:tcPr>
            <w:tcW w:w="1300" w:type="dxa"/>
            <w:tcBorders>
              <w:top w:val="nil"/>
              <w:left w:val="nil"/>
              <w:bottom w:val="nil"/>
              <w:right w:val="nil"/>
            </w:tcBorders>
            <w:shd w:val="clear" w:color="auto" w:fill="auto"/>
            <w:noWrap/>
            <w:vAlign w:val="center"/>
            <w:hideMark/>
          </w:tcPr>
          <w:p w14:paraId="274EF5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1B1DED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2441</w:t>
            </w:r>
          </w:p>
        </w:tc>
        <w:tc>
          <w:tcPr>
            <w:tcW w:w="1300" w:type="dxa"/>
            <w:tcBorders>
              <w:top w:val="nil"/>
              <w:left w:val="nil"/>
              <w:bottom w:val="nil"/>
              <w:right w:val="nil"/>
            </w:tcBorders>
            <w:shd w:val="clear" w:color="auto" w:fill="auto"/>
            <w:noWrap/>
            <w:vAlign w:val="center"/>
            <w:hideMark/>
          </w:tcPr>
          <w:p w14:paraId="662054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17.9</w:t>
            </w:r>
          </w:p>
        </w:tc>
        <w:tc>
          <w:tcPr>
            <w:tcW w:w="3246" w:type="dxa"/>
            <w:gridSpan w:val="2"/>
            <w:tcBorders>
              <w:top w:val="nil"/>
              <w:left w:val="nil"/>
              <w:bottom w:val="nil"/>
              <w:right w:val="nil"/>
            </w:tcBorders>
            <w:shd w:val="clear" w:color="auto" w:fill="auto"/>
            <w:noWrap/>
            <w:vAlign w:val="center"/>
            <w:hideMark/>
          </w:tcPr>
          <w:p w14:paraId="015F2FB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5440359" w14:textId="77777777" w:rsidTr="009E60AA">
        <w:trPr>
          <w:trHeight w:val="320"/>
        </w:trPr>
        <w:tc>
          <w:tcPr>
            <w:tcW w:w="1300" w:type="dxa"/>
            <w:tcBorders>
              <w:top w:val="nil"/>
              <w:left w:val="nil"/>
              <w:bottom w:val="nil"/>
              <w:right w:val="nil"/>
            </w:tcBorders>
            <w:shd w:val="clear" w:color="auto" w:fill="auto"/>
            <w:noWrap/>
            <w:vAlign w:val="center"/>
            <w:hideMark/>
          </w:tcPr>
          <w:p w14:paraId="43F397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73012D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Michael Cooper\coopemi01</w:t>
            </w:r>
          </w:p>
        </w:tc>
        <w:tc>
          <w:tcPr>
            <w:tcW w:w="1300" w:type="dxa"/>
            <w:tcBorders>
              <w:top w:val="nil"/>
              <w:left w:val="nil"/>
              <w:bottom w:val="nil"/>
              <w:right w:val="nil"/>
            </w:tcBorders>
            <w:shd w:val="clear" w:color="auto" w:fill="auto"/>
            <w:noWrap/>
            <w:vAlign w:val="center"/>
            <w:hideMark/>
          </w:tcPr>
          <w:p w14:paraId="0F2888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FA60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405BCA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246" w:type="dxa"/>
            <w:gridSpan w:val="2"/>
            <w:tcBorders>
              <w:top w:val="nil"/>
              <w:left w:val="nil"/>
              <w:bottom w:val="nil"/>
              <w:right w:val="nil"/>
            </w:tcBorders>
            <w:shd w:val="clear" w:color="auto" w:fill="auto"/>
            <w:noWrap/>
            <w:vAlign w:val="center"/>
            <w:hideMark/>
          </w:tcPr>
          <w:p w14:paraId="1C66227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98991D6" w14:textId="77777777" w:rsidTr="009E60AA">
        <w:trPr>
          <w:trHeight w:val="320"/>
        </w:trPr>
        <w:tc>
          <w:tcPr>
            <w:tcW w:w="1300" w:type="dxa"/>
            <w:tcBorders>
              <w:top w:val="nil"/>
              <w:left w:val="nil"/>
              <w:bottom w:val="nil"/>
              <w:right w:val="nil"/>
            </w:tcBorders>
            <w:shd w:val="clear" w:color="auto" w:fill="auto"/>
            <w:noWrap/>
            <w:vAlign w:val="center"/>
            <w:hideMark/>
          </w:tcPr>
          <w:p w14:paraId="6D412C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86621E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A.C. Green\greenac01</w:t>
            </w:r>
          </w:p>
        </w:tc>
        <w:tc>
          <w:tcPr>
            <w:tcW w:w="1300" w:type="dxa"/>
            <w:tcBorders>
              <w:top w:val="nil"/>
              <w:left w:val="nil"/>
              <w:bottom w:val="nil"/>
              <w:right w:val="nil"/>
            </w:tcBorders>
            <w:shd w:val="clear" w:color="auto" w:fill="auto"/>
            <w:noWrap/>
            <w:vAlign w:val="center"/>
            <w:hideMark/>
          </w:tcPr>
          <w:p w14:paraId="01302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2EFC58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2240</w:t>
            </w:r>
          </w:p>
        </w:tc>
        <w:tc>
          <w:tcPr>
            <w:tcW w:w="1300" w:type="dxa"/>
            <w:tcBorders>
              <w:top w:val="nil"/>
              <w:left w:val="nil"/>
              <w:bottom w:val="nil"/>
              <w:right w:val="nil"/>
            </w:tcBorders>
            <w:shd w:val="clear" w:color="auto" w:fill="auto"/>
            <w:noWrap/>
            <w:vAlign w:val="center"/>
            <w:hideMark/>
          </w:tcPr>
          <w:p w14:paraId="21DE8A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w:t>
            </w:r>
          </w:p>
        </w:tc>
        <w:tc>
          <w:tcPr>
            <w:tcW w:w="3246" w:type="dxa"/>
            <w:gridSpan w:val="2"/>
            <w:tcBorders>
              <w:top w:val="nil"/>
              <w:left w:val="nil"/>
              <w:bottom w:val="nil"/>
              <w:right w:val="nil"/>
            </w:tcBorders>
            <w:shd w:val="clear" w:color="auto" w:fill="auto"/>
            <w:noWrap/>
            <w:vAlign w:val="center"/>
            <w:hideMark/>
          </w:tcPr>
          <w:p w14:paraId="716E24E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7887A196" w14:textId="77777777" w:rsidTr="009E60AA">
        <w:trPr>
          <w:trHeight w:val="320"/>
        </w:trPr>
        <w:tc>
          <w:tcPr>
            <w:tcW w:w="1300" w:type="dxa"/>
            <w:tcBorders>
              <w:top w:val="nil"/>
              <w:left w:val="nil"/>
              <w:bottom w:val="nil"/>
              <w:right w:val="nil"/>
            </w:tcBorders>
            <w:shd w:val="clear" w:color="auto" w:fill="auto"/>
            <w:noWrap/>
            <w:vAlign w:val="center"/>
            <w:hideMark/>
          </w:tcPr>
          <w:p w14:paraId="1DAC82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7E1943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Kurt Rambis\rambiku01</w:t>
            </w:r>
          </w:p>
        </w:tc>
        <w:tc>
          <w:tcPr>
            <w:tcW w:w="1300" w:type="dxa"/>
            <w:tcBorders>
              <w:top w:val="nil"/>
              <w:left w:val="nil"/>
              <w:bottom w:val="nil"/>
              <w:right w:val="nil"/>
            </w:tcBorders>
            <w:shd w:val="clear" w:color="auto" w:fill="auto"/>
            <w:noWrap/>
            <w:vAlign w:val="center"/>
            <w:hideMark/>
          </w:tcPr>
          <w:p w14:paraId="2A4BBF0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6EB82F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1514</w:t>
            </w:r>
          </w:p>
        </w:tc>
        <w:tc>
          <w:tcPr>
            <w:tcW w:w="1300" w:type="dxa"/>
            <w:tcBorders>
              <w:top w:val="nil"/>
              <w:left w:val="nil"/>
              <w:bottom w:val="nil"/>
              <w:right w:val="nil"/>
            </w:tcBorders>
            <w:shd w:val="clear" w:color="auto" w:fill="auto"/>
            <w:noWrap/>
            <w:vAlign w:val="center"/>
            <w:hideMark/>
          </w:tcPr>
          <w:p w14:paraId="040C5C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694E36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AAB04AE" w14:textId="77777777" w:rsidTr="009E60AA">
        <w:trPr>
          <w:trHeight w:val="320"/>
        </w:trPr>
        <w:tc>
          <w:tcPr>
            <w:tcW w:w="1300" w:type="dxa"/>
            <w:tcBorders>
              <w:top w:val="nil"/>
              <w:left w:val="nil"/>
              <w:bottom w:val="nil"/>
              <w:right w:val="nil"/>
            </w:tcBorders>
            <w:shd w:val="clear" w:color="auto" w:fill="auto"/>
            <w:noWrap/>
            <w:vAlign w:val="center"/>
            <w:hideMark/>
          </w:tcPr>
          <w:p w14:paraId="064EE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CD7CC8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Billy Thompson\thompbi01</w:t>
            </w:r>
          </w:p>
        </w:tc>
        <w:tc>
          <w:tcPr>
            <w:tcW w:w="1300" w:type="dxa"/>
            <w:tcBorders>
              <w:top w:val="nil"/>
              <w:left w:val="nil"/>
              <w:bottom w:val="nil"/>
              <w:right w:val="nil"/>
            </w:tcBorders>
            <w:shd w:val="clear" w:color="auto" w:fill="auto"/>
            <w:noWrap/>
            <w:vAlign w:val="center"/>
            <w:hideMark/>
          </w:tcPr>
          <w:p w14:paraId="1DCF1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1300" w:type="dxa"/>
            <w:tcBorders>
              <w:top w:val="nil"/>
              <w:left w:val="nil"/>
              <w:bottom w:val="nil"/>
              <w:right w:val="nil"/>
            </w:tcBorders>
            <w:shd w:val="clear" w:color="auto" w:fill="auto"/>
            <w:noWrap/>
            <w:vAlign w:val="center"/>
            <w:hideMark/>
          </w:tcPr>
          <w:p w14:paraId="2D192D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762</w:t>
            </w:r>
          </w:p>
        </w:tc>
        <w:tc>
          <w:tcPr>
            <w:tcW w:w="1300" w:type="dxa"/>
            <w:tcBorders>
              <w:top w:val="nil"/>
              <w:left w:val="nil"/>
              <w:bottom w:val="nil"/>
              <w:right w:val="nil"/>
            </w:tcBorders>
            <w:shd w:val="clear" w:color="auto" w:fill="auto"/>
            <w:noWrap/>
            <w:vAlign w:val="center"/>
            <w:hideMark/>
          </w:tcPr>
          <w:p w14:paraId="3A04F2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6ADC260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D42B73A" w14:textId="77777777" w:rsidTr="009E60AA">
        <w:trPr>
          <w:trHeight w:val="320"/>
        </w:trPr>
        <w:tc>
          <w:tcPr>
            <w:tcW w:w="1300" w:type="dxa"/>
            <w:tcBorders>
              <w:top w:val="nil"/>
              <w:left w:val="nil"/>
              <w:bottom w:val="nil"/>
              <w:right w:val="nil"/>
            </w:tcBorders>
            <w:shd w:val="clear" w:color="auto" w:fill="auto"/>
            <w:noWrap/>
            <w:vAlign w:val="center"/>
            <w:hideMark/>
          </w:tcPr>
          <w:p w14:paraId="2DDF34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6F54D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Mychal Thompson\thompmy01</w:t>
            </w:r>
          </w:p>
        </w:tc>
        <w:tc>
          <w:tcPr>
            <w:tcW w:w="1300" w:type="dxa"/>
            <w:tcBorders>
              <w:top w:val="nil"/>
              <w:left w:val="nil"/>
              <w:bottom w:val="nil"/>
              <w:right w:val="nil"/>
            </w:tcBorders>
            <w:shd w:val="clear" w:color="auto" w:fill="auto"/>
            <w:noWrap/>
            <w:vAlign w:val="center"/>
            <w:hideMark/>
          </w:tcPr>
          <w:p w14:paraId="6BBC79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899D0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680</w:t>
            </w:r>
          </w:p>
        </w:tc>
        <w:tc>
          <w:tcPr>
            <w:tcW w:w="1300" w:type="dxa"/>
            <w:tcBorders>
              <w:top w:val="nil"/>
              <w:left w:val="nil"/>
              <w:bottom w:val="nil"/>
              <w:right w:val="nil"/>
            </w:tcBorders>
            <w:shd w:val="clear" w:color="auto" w:fill="auto"/>
            <w:noWrap/>
            <w:vAlign w:val="center"/>
            <w:hideMark/>
          </w:tcPr>
          <w:p w14:paraId="7FECBA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12.6</w:t>
            </w:r>
          </w:p>
        </w:tc>
        <w:tc>
          <w:tcPr>
            <w:tcW w:w="3246" w:type="dxa"/>
            <w:gridSpan w:val="2"/>
            <w:tcBorders>
              <w:top w:val="nil"/>
              <w:left w:val="nil"/>
              <w:bottom w:val="nil"/>
              <w:right w:val="nil"/>
            </w:tcBorders>
            <w:shd w:val="clear" w:color="auto" w:fill="auto"/>
            <w:noWrap/>
            <w:vAlign w:val="center"/>
            <w:hideMark/>
          </w:tcPr>
          <w:p w14:paraId="37C9A1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24702786" w14:textId="77777777" w:rsidTr="009E60AA">
        <w:trPr>
          <w:trHeight w:val="320"/>
        </w:trPr>
        <w:tc>
          <w:tcPr>
            <w:tcW w:w="1300" w:type="dxa"/>
            <w:tcBorders>
              <w:top w:val="nil"/>
              <w:left w:val="nil"/>
              <w:bottom w:val="nil"/>
              <w:right w:val="nil"/>
            </w:tcBorders>
            <w:shd w:val="clear" w:color="auto" w:fill="auto"/>
            <w:noWrap/>
            <w:vAlign w:val="center"/>
            <w:hideMark/>
          </w:tcPr>
          <w:p w14:paraId="137C03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7A8311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Wes Matthews\matthwe01</w:t>
            </w:r>
          </w:p>
        </w:tc>
        <w:tc>
          <w:tcPr>
            <w:tcW w:w="1300" w:type="dxa"/>
            <w:tcBorders>
              <w:top w:val="nil"/>
              <w:left w:val="nil"/>
              <w:bottom w:val="nil"/>
              <w:right w:val="nil"/>
            </w:tcBorders>
            <w:shd w:val="clear" w:color="auto" w:fill="auto"/>
            <w:noWrap/>
            <w:vAlign w:val="center"/>
            <w:hideMark/>
          </w:tcPr>
          <w:p w14:paraId="2A6F36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w:t>
            </w:r>
          </w:p>
        </w:tc>
        <w:tc>
          <w:tcPr>
            <w:tcW w:w="1300" w:type="dxa"/>
            <w:tcBorders>
              <w:top w:val="nil"/>
              <w:left w:val="nil"/>
              <w:bottom w:val="nil"/>
              <w:right w:val="nil"/>
            </w:tcBorders>
            <w:shd w:val="clear" w:color="auto" w:fill="auto"/>
            <w:noWrap/>
            <w:vAlign w:val="center"/>
            <w:hideMark/>
          </w:tcPr>
          <w:p w14:paraId="079D4B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532</w:t>
            </w:r>
          </w:p>
        </w:tc>
        <w:tc>
          <w:tcPr>
            <w:tcW w:w="1300" w:type="dxa"/>
            <w:tcBorders>
              <w:top w:val="nil"/>
              <w:left w:val="nil"/>
              <w:bottom w:val="nil"/>
              <w:right w:val="nil"/>
            </w:tcBorders>
            <w:shd w:val="clear" w:color="auto" w:fill="auto"/>
            <w:noWrap/>
            <w:vAlign w:val="center"/>
            <w:hideMark/>
          </w:tcPr>
          <w:p w14:paraId="385D7B3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754CF5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470F037B" w14:textId="77777777" w:rsidTr="009E60AA">
        <w:trPr>
          <w:trHeight w:val="320"/>
        </w:trPr>
        <w:tc>
          <w:tcPr>
            <w:tcW w:w="1300" w:type="dxa"/>
            <w:tcBorders>
              <w:top w:val="nil"/>
              <w:left w:val="nil"/>
              <w:bottom w:val="nil"/>
              <w:right w:val="nil"/>
            </w:tcBorders>
            <w:shd w:val="clear" w:color="auto" w:fill="auto"/>
            <w:noWrap/>
            <w:vAlign w:val="center"/>
            <w:hideMark/>
          </w:tcPr>
          <w:p w14:paraId="7DA8F9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56820BD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Frank Brickowski\brickfr01</w:t>
            </w:r>
          </w:p>
        </w:tc>
        <w:tc>
          <w:tcPr>
            <w:tcW w:w="1300" w:type="dxa"/>
            <w:tcBorders>
              <w:top w:val="nil"/>
              <w:left w:val="nil"/>
              <w:bottom w:val="nil"/>
              <w:right w:val="nil"/>
            </w:tcBorders>
            <w:shd w:val="clear" w:color="auto" w:fill="auto"/>
            <w:noWrap/>
            <w:vAlign w:val="center"/>
            <w:hideMark/>
          </w:tcPr>
          <w:p w14:paraId="560C65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37</w:t>
            </w:r>
          </w:p>
        </w:tc>
        <w:tc>
          <w:tcPr>
            <w:tcW w:w="1300" w:type="dxa"/>
            <w:tcBorders>
              <w:top w:val="nil"/>
              <w:left w:val="nil"/>
              <w:bottom w:val="nil"/>
              <w:right w:val="nil"/>
            </w:tcBorders>
            <w:shd w:val="clear" w:color="auto" w:fill="auto"/>
            <w:noWrap/>
            <w:vAlign w:val="center"/>
            <w:hideMark/>
          </w:tcPr>
          <w:p w14:paraId="34AA8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404</w:t>
            </w:r>
          </w:p>
        </w:tc>
        <w:tc>
          <w:tcPr>
            <w:tcW w:w="1300" w:type="dxa"/>
            <w:tcBorders>
              <w:top w:val="nil"/>
              <w:left w:val="nil"/>
              <w:bottom w:val="nil"/>
              <w:right w:val="nil"/>
            </w:tcBorders>
            <w:shd w:val="clear" w:color="auto" w:fill="auto"/>
            <w:noWrap/>
            <w:vAlign w:val="center"/>
            <w:hideMark/>
          </w:tcPr>
          <w:p w14:paraId="0DEEC6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10.2</w:t>
            </w:r>
          </w:p>
        </w:tc>
        <w:tc>
          <w:tcPr>
            <w:tcW w:w="3246" w:type="dxa"/>
            <w:gridSpan w:val="2"/>
            <w:tcBorders>
              <w:top w:val="nil"/>
              <w:left w:val="nil"/>
              <w:bottom w:val="nil"/>
              <w:right w:val="nil"/>
            </w:tcBorders>
            <w:shd w:val="clear" w:color="auto" w:fill="auto"/>
            <w:noWrap/>
            <w:vAlign w:val="center"/>
            <w:hideMark/>
          </w:tcPr>
          <w:p w14:paraId="1C461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304F0594" w14:textId="77777777" w:rsidTr="009E60AA">
        <w:trPr>
          <w:trHeight w:val="320"/>
        </w:trPr>
        <w:tc>
          <w:tcPr>
            <w:tcW w:w="1300" w:type="dxa"/>
            <w:tcBorders>
              <w:top w:val="nil"/>
              <w:left w:val="nil"/>
              <w:bottom w:val="nil"/>
              <w:right w:val="nil"/>
            </w:tcBorders>
            <w:shd w:val="clear" w:color="auto" w:fill="auto"/>
            <w:noWrap/>
            <w:vAlign w:val="center"/>
            <w:hideMark/>
          </w:tcPr>
          <w:p w14:paraId="26056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3975EF1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Smrek\smrekmi01</w:t>
            </w:r>
          </w:p>
        </w:tc>
        <w:tc>
          <w:tcPr>
            <w:tcW w:w="1300" w:type="dxa"/>
            <w:tcBorders>
              <w:top w:val="nil"/>
              <w:left w:val="nil"/>
              <w:bottom w:val="nil"/>
              <w:right w:val="nil"/>
            </w:tcBorders>
            <w:shd w:val="clear" w:color="auto" w:fill="auto"/>
            <w:noWrap/>
            <w:vAlign w:val="center"/>
            <w:hideMark/>
          </w:tcPr>
          <w:p w14:paraId="7C6272E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w:t>
            </w:r>
          </w:p>
        </w:tc>
        <w:tc>
          <w:tcPr>
            <w:tcW w:w="1300" w:type="dxa"/>
            <w:tcBorders>
              <w:top w:val="nil"/>
              <w:left w:val="nil"/>
              <w:bottom w:val="nil"/>
              <w:right w:val="nil"/>
            </w:tcBorders>
            <w:shd w:val="clear" w:color="auto" w:fill="auto"/>
            <w:noWrap/>
            <w:vAlign w:val="center"/>
            <w:hideMark/>
          </w:tcPr>
          <w:p w14:paraId="67DE62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233</w:t>
            </w:r>
          </w:p>
        </w:tc>
        <w:tc>
          <w:tcPr>
            <w:tcW w:w="1300" w:type="dxa"/>
            <w:tcBorders>
              <w:top w:val="nil"/>
              <w:left w:val="nil"/>
              <w:bottom w:val="nil"/>
              <w:right w:val="nil"/>
            </w:tcBorders>
            <w:shd w:val="clear" w:color="auto" w:fill="auto"/>
            <w:noWrap/>
            <w:vAlign w:val="center"/>
            <w:hideMark/>
          </w:tcPr>
          <w:p w14:paraId="5970FD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5EA9B9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r>
      <w:tr w:rsidR="009E60AA" w:rsidRPr="009E60AA" w14:paraId="1369C772" w14:textId="77777777" w:rsidTr="009E60AA">
        <w:trPr>
          <w:trHeight w:val="320"/>
        </w:trPr>
        <w:tc>
          <w:tcPr>
            <w:tcW w:w="1300" w:type="dxa"/>
            <w:tcBorders>
              <w:top w:val="nil"/>
              <w:left w:val="nil"/>
              <w:bottom w:val="nil"/>
              <w:right w:val="nil"/>
            </w:tcBorders>
            <w:shd w:val="clear" w:color="auto" w:fill="auto"/>
            <w:noWrap/>
            <w:vAlign w:val="center"/>
            <w:hideMark/>
          </w:tcPr>
          <w:p w14:paraId="6295CC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27E5F8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Johnson\johnsjo02</w:t>
            </w:r>
          </w:p>
        </w:tc>
        <w:tc>
          <w:tcPr>
            <w:tcW w:w="1300" w:type="dxa"/>
            <w:tcBorders>
              <w:top w:val="nil"/>
              <w:left w:val="nil"/>
              <w:bottom w:val="nil"/>
              <w:right w:val="nil"/>
            </w:tcBorders>
            <w:shd w:val="clear" w:color="auto" w:fill="auto"/>
            <w:noWrap/>
            <w:vAlign w:val="center"/>
            <w:hideMark/>
          </w:tcPr>
          <w:p w14:paraId="3C68F08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0DFFF3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3240</w:t>
            </w:r>
          </w:p>
        </w:tc>
        <w:tc>
          <w:tcPr>
            <w:tcW w:w="1300" w:type="dxa"/>
            <w:tcBorders>
              <w:top w:val="nil"/>
              <w:left w:val="nil"/>
              <w:bottom w:val="nil"/>
              <w:right w:val="nil"/>
            </w:tcBorders>
            <w:shd w:val="clear" w:color="auto" w:fill="auto"/>
            <w:noWrap/>
            <w:vAlign w:val="center"/>
            <w:hideMark/>
          </w:tcPr>
          <w:p w14:paraId="4C4E1C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15.1</w:t>
            </w:r>
          </w:p>
        </w:tc>
        <w:tc>
          <w:tcPr>
            <w:tcW w:w="3246" w:type="dxa"/>
            <w:gridSpan w:val="2"/>
            <w:tcBorders>
              <w:top w:val="nil"/>
              <w:left w:val="nil"/>
              <w:bottom w:val="nil"/>
              <w:right w:val="nil"/>
            </w:tcBorders>
            <w:shd w:val="clear" w:color="auto" w:fill="auto"/>
            <w:noWrap/>
            <w:vAlign w:val="center"/>
            <w:hideMark/>
          </w:tcPr>
          <w:p w14:paraId="6B96CE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BD23A21" w14:textId="77777777" w:rsidTr="009E60AA">
        <w:trPr>
          <w:trHeight w:val="320"/>
        </w:trPr>
        <w:tc>
          <w:tcPr>
            <w:tcW w:w="1300" w:type="dxa"/>
            <w:tcBorders>
              <w:top w:val="nil"/>
              <w:left w:val="nil"/>
              <w:bottom w:val="nil"/>
              <w:right w:val="nil"/>
            </w:tcBorders>
            <w:shd w:val="clear" w:color="auto" w:fill="auto"/>
            <w:noWrap/>
            <w:vAlign w:val="center"/>
            <w:hideMark/>
          </w:tcPr>
          <w:p w14:paraId="5C1514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2FB46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364626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3C3DFFD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3146</w:t>
            </w:r>
          </w:p>
        </w:tc>
        <w:tc>
          <w:tcPr>
            <w:tcW w:w="1300" w:type="dxa"/>
            <w:tcBorders>
              <w:top w:val="nil"/>
              <w:left w:val="nil"/>
              <w:bottom w:val="nil"/>
              <w:right w:val="nil"/>
            </w:tcBorders>
            <w:shd w:val="clear" w:color="auto" w:fill="auto"/>
            <w:noWrap/>
            <w:vAlign w:val="center"/>
            <w:hideMark/>
          </w:tcPr>
          <w:p w14:paraId="318DA5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21.7</w:t>
            </w:r>
          </w:p>
        </w:tc>
        <w:tc>
          <w:tcPr>
            <w:tcW w:w="3246" w:type="dxa"/>
            <w:gridSpan w:val="2"/>
            <w:tcBorders>
              <w:top w:val="nil"/>
              <w:left w:val="nil"/>
              <w:bottom w:val="nil"/>
              <w:right w:val="nil"/>
            </w:tcBorders>
            <w:shd w:val="clear" w:color="auto" w:fill="auto"/>
            <w:noWrap/>
            <w:vAlign w:val="center"/>
            <w:hideMark/>
          </w:tcPr>
          <w:p w14:paraId="220BDA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382B3F5" w14:textId="77777777" w:rsidTr="009E60AA">
        <w:trPr>
          <w:trHeight w:val="320"/>
        </w:trPr>
        <w:tc>
          <w:tcPr>
            <w:tcW w:w="1300" w:type="dxa"/>
            <w:tcBorders>
              <w:top w:val="nil"/>
              <w:left w:val="nil"/>
              <w:bottom w:val="nil"/>
              <w:right w:val="nil"/>
            </w:tcBorders>
            <w:shd w:val="clear" w:color="auto" w:fill="auto"/>
            <w:noWrap/>
            <w:vAlign w:val="center"/>
            <w:hideMark/>
          </w:tcPr>
          <w:p w14:paraId="0B0CDE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7CC3E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Amar'e Stoudemire\stoudam01</w:t>
            </w:r>
          </w:p>
        </w:tc>
        <w:tc>
          <w:tcPr>
            <w:tcW w:w="1300" w:type="dxa"/>
            <w:tcBorders>
              <w:top w:val="nil"/>
              <w:left w:val="nil"/>
              <w:bottom w:val="nil"/>
              <w:right w:val="nil"/>
            </w:tcBorders>
            <w:shd w:val="clear" w:color="auto" w:fill="auto"/>
            <w:noWrap/>
            <w:vAlign w:val="center"/>
            <w:hideMark/>
          </w:tcPr>
          <w:p w14:paraId="41739C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0B5743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2889</w:t>
            </w:r>
          </w:p>
        </w:tc>
        <w:tc>
          <w:tcPr>
            <w:tcW w:w="1300" w:type="dxa"/>
            <w:tcBorders>
              <w:top w:val="nil"/>
              <w:left w:val="nil"/>
              <w:bottom w:val="nil"/>
              <w:right w:val="nil"/>
            </w:tcBorders>
            <w:shd w:val="clear" w:color="auto" w:fill="auto"/>
            <w:noWrap/>
            <w:vAlign w:val="center"/>
            <w:hideMark/>
          </w:tcPr>
          <w:p w14:paraId="2DC0A49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3246" w:type="dxa"/>
            <w:gridSpan w:val="2"/>
            <w:tcBorders>
              <w:top w:val="nil"/>
              <w:left w:val="nil"/>
              <w:bottom w:val="nil"/>
              <w:right w:val="nil"/>
            </w:tcBorders>
            <w:shd w:val="clear" w:color="auto" w:fill="auto"/>
            <w:noWrap/>
            <w:vAlign w:val="center"/>
            <w:hideMark/>
          </w:tcPr>
          <w:p w14:paraId="5276680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226D400" w14:textId="77777777" w:rsidTr="009E60AA">
        <w:trPr>
          <w:trHeight w:val="320"/>
        </w:trPr>
        <w:tc>
          <w:tcPr>
            <w:tcW w:w="1300" w:type="dxa"/>
            <w:tcBorders>
              <w:top w:val="nil"/>
              <w:left w:val="nil"/>
              <w:bottom w:val="nil"/>
              <w:right w:val="nil"/>
            </w:tcBorders>
            <w:shd w:val="clear" w:color="auto" w:fill="auto"/>
            <w:noWrap/>
            <w:vAlign w:val="center"/>
            <w:hideMark/>
          </w:tcPr>
          <w:p w14:paraId="683E93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43B8D22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Quentin Richardson\richaqu01</w:t>
            </w:r>
          </w:p>
        </w:tc>
        <w:tc>
          <w:tcPr>
            <w:tcW w:w="1300" w:type="dxa"/>
            <w:tcBorders>
              <w:top w:val="nil"/>
              <w:left w:val="nil"/>
              <w:bottom w:val="nil"/>
              <w:right w:val="nil"/>
            </w:tcBorders>
            <w:shd w:val="clear" w:color="auto" w:fill="auto"/>
            <w:noWrap/>
            <w:vAlign w:val="center"/>
            <w:hideMark/>
          </w:tcPr>
          <w:p w14:paraId="2461E7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AF607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2839</w:t>
            </w:r>
          </w:p>
        </w:tc>
        <w:tc>
          <w:tcPr>
            <w:tcW w:w="1300" w:type="dxa"/>
            <w:tcBorders>
              <w:top w:val="nil"/>
              <w:left w:val="nil"/>
              <w:bottom w:val="nil"/>
              <w:right w:val="nil"/>
            </w:tcBorders>
            <w:shd w:val="clear" w:color="auto" w:fill="auto"/>
            <w:noWrap/>
            <w:vAlign w:val="center"/>
            <w:hideMark/>
          </w:tcPr>
          <w:p w14:paraId="2B98C0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13.6</w:t>
            </w:r>
          </w:p>
        </w:tc>
        <w:tc>
          <w:tcPr>
            <w:tcW w:w="3246" w:type="dxa"/>
            <w:gridSpan w:val="2"/>
            <w:tcBorders>
              <w:top w:val="nil"/>
              <w:left w:val="nil"/>
              <w:bottom w:val="nil"/>
              <w:right w:val="nil"/>
            </w:tcBorders>
            <w:shd w:val="clear" w:color="auto" w:fill="auto"/>
            <w:noWrap/>
            <w:vAlign w:val="center"/>
            <w:hideMark/>
          </w:tcPr>
          <w:p w14:paraId="1E0F0B0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4B58649" w14:textId="77777777" w:rsidTr="009E60AA">
        <w:trPr>
          <w:trHeight w:val="320"/>
        </w:trPr>
        <w:tc>
          <w:tcPr>
            <w:tcW w:w="1300" w:type="dxa"/>
            <w:tcBorders>
              <w:top w:val="nil"/>
              <w:left w:val="nil"/>
              <w:bottom w:val="nil"/>
              <w:right w:val="nil"/>
            </w:tcBorders>
            <w:shd w:val="clear" w:color="auto" w:fill="auto"/>
            <w:noWrap/>
            <w:vAlign w:val="center"/>
            <w:hideMark/>
          </w:tcPr>
          <w:p w14:paraId="669FD0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C060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 Nash\nashst01</w:t>
            </w:r>
          </w:p>
        </w:tc>
        <w:tc>
          <w:tcPr>
            <w:tcW w:w="1300" w:type="dxa"/>
            <w:tcBorders>
              <w:top w:val="nil"/>
              <w:left w:val="nil"/>
              <w:bottom w:val="nil"/>
              <w:right w:val="nil"/>
            </w:tcBorders>
            <w:shd w:val="clear" w:color="auto" w:fill="auto"/>
            <w:noWrap/>
            <w:vAlign w:val="center"/>
            <w:hideMark/>
          </w:tcPr>
          <w:p w14:paraId="2EC197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w:t>
            </w:r>
          </w:p>
        </w:tc>
        <w:tc>
          <w:tcPr>
            <w:tcW w:w="1300" w:type="dxa"/>
            <w:tcBorders>
              <w:top w:val="nil"/>
              <w:left w:val="nil"/>
              <w:bottom w:val="nil"/>
              <w:right w:val="nil"/>
            </w:tcBorders>
            <w:shd w:val="clear" w:color="auto" w:fill="auto"/>
            <w:noWrap/>
            <w:vAlign w:val="center"/>
            <w:hideMark/>
          </w:tcPr>
          <w:p w14:paraId="53DCD41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2573</w:t>
            </w:r>
          </w:p>
        </w:tc>
        <w:tc>
          <w:tcPr>
            <w:tcW w:w="1300" w:type="dxa"/>
            <w:tcBorders>
              <w:top w:val="nil"/>
              <w:left w:val="nil"/>
              <w:bottom w:val="nil"/>
              <w:right w:val="nil"/>
            </w:tcBorders>
            <w:shd w:val="clear" w:color="auto" w:fill="auto"/>
            <w:noWrap/>
            <w:vAlign w:val="center"/>
            <w:hideMark/>
          </w:tcPr>
          <w:p w14:paraId="59C1A6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3246" w:type="dxa"/>
            <w:gridSpan w:val="2"/>
            <w:tcBorders>
              <w:top w:val="nil"/>
              <w:left w:val="nil"/>
              <w:bottom w:val="nil"/>
              <w:right w:val="nil"/>
            </w:tcBorders>
            <w:shd w:val="clear" w:color="auto" w:fill="auto"/>
            <w:noWrap/>
            <w:vAlign w:val="center"/>
            <w:hideMark/>
          </w:tcPr>
          <w:p w14:paraId="751AEA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C028470" w14:textId="77777777" w:rsidTr="009E60AA">
        <w:trPr>
          <w:trHeight w:val="320"/>
        </w:trPr>
        <w:tc>
          <w:tcPr>
            <w:tcW w:w="1300" w:type="dxa"/>
            <w:tcBorders>
              <w:top w:val="nil"/>
              <w:left w:val="nil"/>
              <w:bottom w:val="nil"/>
              <w:right w:val="nil"/>
            </w:tcBorders>
            <w:shd w:val="clear" w:color="auto" w:fill="auto"/>
            <w:noWrap/>
            <w:vAlign w:val="center"/>
            <w:hideMark/>
          </w:tcPr>
          <w:p w14:paraId="62ED75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4AD3373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Leandro Barbosa\barbole01</w:t>
            </w:r>
          </w:p>
        </w:tc>
        <w:tc>
          <w:tcPr>
            <w:tcW w:w="1300" w:type="dxa"/>
            <w:tcBorders>
              <w:top w:val="nil"/>
              <w:left w:val="nil"/>
              <w:bottom w:val="nil"/>
              <w:right w:val="nil"/>
            </w:tcBorders>
            <w:shd w:val="clear" w:color="auto" w:fill="auto"/>
            <w:noWrap/>
            <w:vAlign w:val="center"/>
            <w:hideMark/>
          </w:tcPr>
          <w:p w14:paraId="23FABC9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63</w:t>
            </w:r>
          </w:p>
        </w:tc>
        <w:tc>
          <w:tcPr>
            <w:tcW w:w="1300" w:type="dxa"/>
            <w:tcBorders>
              <w:top w:val="nil"/>
              <w:left w:val="nil"/>
              <w:bottom w:val="nil"/>
              <w:right w:val="nil"/>
            </w:tcBorders>
            <w:shd w:val="clear" w:color="auto" w:fill="auto"/>
            <w:noWrap/>
            <w:vAlign w:val="center"/>
            <w:hideMark/>
          </w:tcPr>
          <w:p w14:paraId="65226EE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1087</w:t>
            </w:r>
          </w:p>
        </w:tc>
        <w:tc>
          <w:tcPr>
            <w:tcW w:w="1300" w:type="dxa"/>
            <w:tcBorders>
              <w:top w:val="nil"/>
              <w:left w:val="nil"/>
              <w:bottom w:val="nil"/>
              <w:right w:val="nil"/>
            </w:tcBorders>
            <w:shd w:val="clear" w:color="auto" w:fill="auto"/>
            <w:noWrap/>
            <w:vAlign w:val="center"/>
            <w:hideMark/>
          </w:tcPr>
          <w:p w14:paraId="7505A9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7557952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54864A1" w14:textId="77777777" w:rsidTr="009E60AA">
        <w:trPr>
          <w:trHeight w:val="320"/>
        </w:trPr>
        <w:tc>
          <w:tcPr>
            <w:tcW w:w="1300" w:type="dxa"/>
            <w:tcBorders>
              <w:top w:val="nil"/>
              <w:left w:val="nil"/>
              <w:bottom w:val="nil"/>
              <w:right w:val="nil"/>
            </w:tcBorders>
            <w:shd w:val="clear" w:color="auto" w:fill="auto"/>
            <w:noWrap/>
            <w:vAlign w:val="center"/>
            <w:hideMark/>
          </w:tcPr>
          <w:p w14:paraId="479F93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4FE0106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61E234A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E0BDB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1046</w:t>
            </w:r>
          </w:p>
        </w:tc>
        <w:tc>
          <w:tcPr>
            <w:tcW w:w="1300" w:type="dxa"/>
            <w:tcBorders>
              <w:top w:val="nil"/>
              <w:left w:val="nil"/>
              <w:bottom w:val="nil"/>
              <w:right w:val="nil"/>
            </w:tcBorders>
            <w:shd w:val="clear" w:color="auto" w:fill="auto"/>
            <w:noWrap/>
            <w:vAlign w:val="center"/>
            <w:hideMark/>
          </w:tcPr>
          <w:p w14:paraId="67E97F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3D3F41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2BED960" w14:textId="77777777" w:rsidTr="009E60AA">
        <w:trPr>
          <w:trHeight w:val="320"/>
        </w:trPr>
        <w:tc>
          <w:tcPr>
            <w:tcW w:w="1300" w:type="dxa"/>
            <w:tcBorders>
              <w:top w:val="nil"/>
              <w:left w:val="nil"/>
              <w:bottom w:val="nil"/>
              <w:right w:val="nil"/>
            </w:tcBorders>
            <w:shd w:val="clear" w:color="auto" w:fill="auto"/>
            <w:noWrap/>
            <w:vAlign w:val="center"/>
            <w:hideMark/>
          </w:tcPr>
          <w:p w14:paraId="754976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1E61D83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Jim Jackson\jacksji01</w:t>
            </w:r>
          </w:p>
        </w:tc>
        <w:tc>
          <w:tcPr>
            <w:tcW w:w="1300" w:type="dxa"/>
            <w:tcBorders>
              <w:top w:val="nil"/>
              <w:left w:val="nil"/>
              <w:bottom w:val="nil"/>
              <w:right w:val="nil"/>
            </w:tcBorders>
            <w:shd w:val="clear" w:color="auto" w:fill="auto"/>
            <w:noWrap/>
            <w:vAlign w:val="center"/>
            <w:hideMark/>
          </w:tcPr>
          <w:p w14:paraId="2AB0D7C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51C0C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997</w:t>
            </w:r>
          </w:p>
        </w:tc>
        <w:tc>
          <w:tcPr>
            <w:tcW w:w="1300" w:type="dxa"/>
            <w:tcBorders>
              <w:top w:val="nil"/>
              <w:left w:val="nil"/>
              <w:bottom w:val="nil"/>
              <w:right w:val="nil"/>
            </w:tcBorders>
            <w:shd w:val="clear" w:color="auto" w:fill="auto"/>
            <w:noWrap/>
            <w:vAlign w:val="center"/>
            <w:hideMark/>
          </w:tcPr>
          <w:p w14:paraId="245E99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5C3EDD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38608918" w14:textId="77777777" w:rsidTr="009E60AA">
        <w:trPr>
          <w:trHeight w:val="320"/>
        </w:trPr>
        <w:tc>
          <w:tcPr>
            <w:tcW w:w="1300" w:type="dxa"/>
            <w:tcBorders>
              <w:top w:val="nil"/>
              <w:left w:val="nil"/>
              <w:bottom w:val="nil"/>
              <w:right w:val="nil"/>
            </w:tcBorders>
            <w:shd w:val="clear" w:color="auto" w:fill="auto"/>
            <w:noWrap/>
            <w:vAlign w:val="center"/>
            <w:hideMark/>
          </w:tcPr>
          <w:p w14:paraId="1EA638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69D6482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Casey Jacobsen\jacobca01</w:t>
            </w:r>
          </w:p>
        </w:tc>
        <w:tc>
          <w:tcPr>
            <w:tcW w:w="1300" w:type="dxa"/>
            <w:tcBorders>
              <w:top w:val="nil"/>
              <w:left w:val="nil"/>
              <w:bottom w:val="nil"/>
              <w:right w:val="nil"/>
            </w:tcBorders>
            <w:shd w:val="clear" w:color="auto" w:fill="auto"/>
            <w:noWrap/>
            <w:vAlign w:val="center"/>
            <w:hideMark/>
          </w:tcPr>
          <w:p w14:paraId="5C9BFD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675AF9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768</w:t>
            </w:r>
          </w:p>
        </w:tc>
        <w:tc>
          <w:tcPr>
            <w:tcW w:w="1300" w:type="dxa"/>
            <w:tcBorders>
              <w:top w:val="nil"/>
              <w:left w:val="nil"/>
              <w:bottom w:val="nil"/>
              <w:right w:val="nil"/>
            </w:tcBorders>
            <w:shd w:val="clear" w:color="auto" w:fill="auto"/>
            <w:noWrap/>
            <w:vAlign w:val="center"/>
            <w:hideMark/>
          </w:tcPr>
          <w:p w14:paraId="2816A7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0812129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C02E4E9" w14:textId="77777777" w:rsidTr="009E60AA">
        <w:trPr>
          <w:trHeight w:val="320"/>
        </w:trPr>
        <w:tc>
          <w:tcPr>
            <w:tcW w:w="1300" w:type="dxa"/>
            <w:tcBorders>
              <w:top w:val="nil"/>
              <w:left w:val="nil"/>
              <w:bottom w:val="nil"/>
              <w:right w:val="nil"/>
            </w:tcBorders>
            <w:shd w:val="clear" w:color="auto" w:fill="auto"/>
            <w:noWrap/>
            <w:vAlign w:val="center"/>
            <w:hideMark/>
          </w:tcPr>
          <w:p w14:paraId="6A782DD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1F828B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Jake Voskuhl\voskuja01</w:t>
            </w:r>
          </w:p>
        </w:tc>
        <w:tc>
          <w:tcPr>
            <w:tcW w:w="1300" w:type="dxa"/>
            <w:tcBorders>
              <w:top w:val="nil"/>
              <w:left w:val="nil"/>
              <w:bottom w:val="nil"/>
              <w:right w:val="nil"/>
            </w:tcBorders>
            <w:shd w:val="clear" w:color="auto" w:fill="auto"/>
            <w:noWrap/>
            <w:vAlign w:val="center"/>
            <w:hideMark/>
          </w:tcPr>
          <w:p w14:paraId="6E2BF9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38</w:t>
            </w:r>
          </w:p>
        </w:tc>
        <w:tc>
          <w:tcPr>
            <w:tcW w:w="1300" w:type="dxa"/>
            <w:tcBorders>
              <w:top w:val="nil"/>
              <w:left w:val="nil"/>
              <w:bottom w:val="nil"/>
              <w:right w:val="nil"/>
            </w:tcBorders>
            <w:shd w:val="clear" w:color="auto" w:fill="auto"/>
            <w:noWrap/>
            <w:vAlign w:val="center"/>
            <w:hideMark/>
          </w:tcPr>
          <w:p w14:paraId="280A4F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360</w:t>
            </w:r>
          </w:p>
        </w:tc>
        <w:tc>
          <w:tcPr>
            <w:tcW w:w="1300" w:type="dxa"/>
            <w:tcBorders>
              <w:top w:val="nil"/>
              <w:left w:val="nil"/>
              <w:bottom w:val="nil"/>
              <w:right w:val="nil"/>
            </w:tcBorders>
            <w:shd w:val="clear" w:color="auto" w:fill="auto"/>
            <w:noWrap/>
            <w:vAlign w:val="center"/>
            <w:hideMark/>
          </w:tcPr>
          <w:p w14:paraId="2E86D5A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8.7</w:t>
            </w:r>
          </w:p>
        </w:tc>
        <w:tc>
          <w:tcPr>
            <w:tcW w:w="3246" w:type="dxa"/>
            <w:gridSpan w:val="2"/>
            <w:tcBorders>
              <w:top w:val="nil"/>
              <w:left w:val="nil"/>
              <w:bottom w:val="nil"/>
              <w:right w:val="nil"/>
            </w:tcBorders>
            <w:shd w:val="clear" w:color="auto" w:fill="auto"/>
            <w:noWrap/>
            <w:vAlign w:val="center"/>
            <w:hideMark/>
          </w:tcPr>
          <w:p w14:paraId="05BE2E4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61ED97C1" w14:textId="77777777" w:rsidTr="009E60AA">
        <w:trPr>
          <w:trHeight w:val="320"/>
        </w:trPr>
        <w:tc>
          <w:tcPr>
            <w:tcW w:w="1300" w:type="dxa"/>
            <w:tcBorders>
              <w:top w:val="nil"/>
              <w:left w:val="nil"/>
              <w:bottom w:val="nil"/>
              <w:right w:val="nil"/>
            </w:tcBorders>
            <w:shd w:val="clear" w:color="auto" w:fill="auto"/>
            <w:noWrap/>
            <w:vAlign w:val="center"/>
            <w:hideMark/>
          </w:tcPr>
          <w:p w14:paraId="4614AD8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2525A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Walter McCarty\mccarwa01</w:t>
            </w:r>
          </w:p>
        </w:tc>
        <w:tc>
          <w:tcPr>
            <w:tcW w:w="1300" w:type="dxa"/>
            <w:tcBorders>
              <w:top w:val="nil"/>
              <w:left w:val="nil"/>
              <w:bottom w:val="nil"/>
              <w:right w:val="nil"/>
            </w:tcBorders>
            <w:shd w:val="clear" w:color="auto" w:fill="auto"/>
            <w:noWrap/>
            <w:vAlign w:val="center"/>
            <w:hideMark/>
          </w:tcPr>
          <w:p w14:paraId="4C620D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8AD1EF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353</w:t>
            </w:r>
          </w:p>
        </w:tc>
        <w:tc>
          <w:tcPr>
            <w:tcW w:w="1300" w:type="dxa"/>
            <w:tcBorders>
              <w:top w:val="nil"/>
              <w:left w:val="nil"/>
              <w:bottom w:val="nil"/>
              <w:right w:val="nil"/>
            </w:tcBorders>
            <w:shd w:val="clear" w:color="auto" w:fill="auto"/>
            <w:noWrap/>
            <w:vAlign w:val="center"/>
            <w:hideMark/>
          </w:tcPr>
          <w:p w14:paraId="548B1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6.9</w:t>
            </w:r>
          </w:p>
        </w:tc>
        <w:tc>
          <w:tcPr>
            <w:tcW w:w="3246" w:type="dxa"/>
            <w:gridSpan w:val="2"/>
            <w:tcBorders>
              <w:top w:val="nil"/>
              <w:left w:val="nil"/>
              <w:bottom w:val="nil"/>
              <w:right w:val="nil"/>
            </w:tcBorders>
            <w:shd w:val="clear" w:color="auto" w:fill="auto"/>
            <w:noWrap/>
            <w:vAlign w:val="center"/>
            <w:hideMark/>
          </w:tcPr>
          <w:p w14:paraId="76EFA0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FCFF53F" w14:textId="77777777" w:rsidTr="009E60AA">
        <w:trPr>
          <w:trHeight w:val="320"/>
        </w:trPr>
        <w:tc>
          <w:tcPr>
            <w:tcW w:w="1300" w:type="dxa"/>
            <w:tcBorders>
              <w:top w:val="nil"/>
              <w:left w:val="nil"/>
              <w:bottom w:val="nil"/>
              <w:right w:val="nil"/>
            </w:tcBorders>
            <w:shd w:val="clear" w:color="auto" w:fill="auto"/>
            <w:noWrap/>
            <w:vAlign w:val="center"/>
            <w:hideMark/>
          </w:tcPr>
          <w:p w14:paraId="72E3C3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26C147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 Outlaw\outlabo01</w:t>
            </w:r>
          </w:p>
        </w:tc>
        <w:tc>
          <w:tcPr>
            <w:tcW w:w="1300" w:type="dxa"/>
            <w:tcBorders>
              <w:top w:val="nil"/>
              <w:left w:val="nil"/>
              <w:bottom w:val="nil"/>
              <w:right w:val="nil"/>
            </w:tcBorders>
            <w:shd w:val="clear" w:color="auto" w:fill="auto"/>
            <w:noWrap/>
            <w:vAlign w:val="center"/>
            <w:hideMark/>
          </w:tcPr>
          <w:p w14:paraId="5FDAAE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39</w:t>
            </w:r>
          </w:p>
        </w:tc>
        <w:tc>
          <w:tcPr>
            <w:tcW w:w="1300" w:type="dxa"/>
            <w:tcBorders>
              <w:top w:val="nil"/>
              <w:left w:val="nil"/>
              <w:bottom w:val="nil"/>
              <w:right w:val="nil"/>
            </w:tcBorders>
            <w:shd w:val="clear" w:color="auto" w:fill="auto"/>
            <w:noWrap/>
            <w:vAlign w:val="center"/>
            <w:hideMark/>
          </w:tcPr>
          <w:p w14:paraId="636E9C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214</w:t>
            </w:r>
          </w:p>
        </w:tc>
        <w:tc>
          <w:tcPr>
            <w:tcW w:w="1300" w:type="dxa"/>
            <w:tcBorders>
              <w:top w:val="nil"/>
              <w:left w:val="nil"/>
              <w:bottom w:val="nil"/>
              <w:right w:val="nil"/>
            </w:tcBorders>
            <w:shd w:val="clear" w:color="auto" w:fill="auto"/>
            <w:noWrap/>
            <w:vAlign w:val="center"/>
            <w:hideMark/>
          </w:tcPr>
          <w:p w14:paraId="257955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3AE2F4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14DBA519" w14:textId="77777777" w:rsidTr="009E60AA">
        <w:trPr>
          <w:trHeight w:val="320"/>
        </w:trPr>
        <w:tc>
          <w:tcPr>
            <w:tcW w:w="1300" w:type="dxa"/>
            <w:tcBorders>
              <w:top w:val="nil"/>
              <w:left w:val="nil"/>
              <w:bottom w:val="nil"/>
              <w:right w:val="nil"/>
            </w:tcBorders>
            <w:shd w:val="clear" w:color="auto" w:fill="auto"/>
            <w:noWrap/>
            <w:vAlign w:val="center"/>
            <w:hideMark/>
          </w:tcPr>
          <w:p w14:paraId="580038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1B77B2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Maciej Lampe\lampema01</w:t>
            </w:r>
          </w:p>
        </w:tc>
        <w:tc>
          <w:tcPr>
            <w:tcW w:w="1300" w:type="dxa"/>
            <w:tcBorders>
              <w:top w:val="nil"/>
              <w:left w:val="nil"/>
              <w:bottom w:val="nil"/>
              <w:right w:val="nil"/>
            </w:tcBorders>
            <w:shd w:val="clear" w:color="auto" w:fill="auto"/>
            <w:noWrap/>
            <w:vAlign w:val="center"/>
            <w:hideMark/>
          </w:tcPr>
          <w:p w14:paraId="59F45E7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0ED8415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119</w:t>
            </w:r>
          </w:p>
        </w:tc>
        <w:tc>
          <w:tcPr>
            <w:tcW w:w="1300" w:type="dxa"/>
            <w:tcBorders>
              <w:top w:val="nil"/>
              <w:left w:val="nil"/>
              <w:bottom w:val="nil"/>
              <w:right w:val="nil"/>
            </w:tcBorders>
            <w:shd w:val="clear" w:color="auto" w:fill="auto"/>
            <w:noWrap/>
            <w:vAlign w:val="center"/>
            <w:hideMark/>
          </w:tcPr>
          <w:p w14:paraId="194E643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246" w:type="dxa"/>
            <w:gridSpan w:val="2"/>
            <w:tcBorders>
              <w:top w:val="nil"/>
              <w:left w:val="nil"/>
              <w:bottom w:val="nil"/>
              <w:right w:val="nil"/>
            </w:tcBorders>
            <w:shd w:val="clear" w:color="auto" w:fill="auto"/>
            <w:noWrap/>
            <w:vAlign w:val="center"/>
            <w:hideMark/>
          </w:tcPr>
          <w:p w14:paraId="6F68719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2EF9251C" w14:textId="77777777" w:rsidTr="009E60AA">
        <w:trPr>
          <w:trHeight w:val="320"/>
        </w:trPr>
        <w:tc>
          <w:tcPr>
            <w:tcW w:w="1300" w:type="dxa"/>
            <w:tcBorders>
              <w:top w:val="nil"/>
              <w:left w:val="nil"/>
              <w:bottom w:val="nil"/>
              <w:right w:val="nil"/>
            </w:tcBorders>
            <w:shd w:val="clear" w:color="auto" w:fill="auto"/>
            <w:noWrap/>
            <w:vAlign w:val="center"/>
            <w:hideMark/>
          </w:tcPr>
          <w:p w14:paraId="49597C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9130B2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Jackson Vroman\vromaja01</w:t>
            </w:r>
          </w:p>
        </w:tc>
        <w:tc>
          <w:tcPr>
            <w:tcW w:w="1300" w:type="dxa"/>
            <w:tcBorders>
              <w:top w:val="nil"/>
              <w:left w:val="nil"/>
              <w:bottom w:val="nil"/>
              <w:right w:val="nil"/>
            </w:tcBorders>
            <w:shd w:val="clear" w:color="auto" w:fill="auto"/>
            <w:noWrap/>
            <w:vAlign w:val="center"/>
            <w:hideMark/>
          </w:tcPr>
          <w:p w14:paraId="3AA0466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31BA298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57</w:t>
            </w:r>
          </w:p>
        </w:tc>
        <w:tc>
          <w:tcPr>
            <w:tcW w:w="1300" w:type="dxa"/>
            <w:tcBorders>
              <w:top w:val="nil"/>
              <w:left w:val="nil"/>
              <w:bottom w:val="nil"/>
              <w:right w:val="nil"/>
            </w:tcBorders>
            <w:shd w:val="clear" w:color="auto" w:fill="auto"/>
            <w:noWrap/>
            <w:vAlign w:val="center"/>
            <w:hideMark/>
          </w:tcPr>
          <w:p w14:paraId="4DD7CB6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3246" w:type="dxa"/>
            <w:gridSpan w:val="2"/>
            <w:tcBorders>
              <w:top w:val="nil"/>
              <w:left w:val="nil"/>
              <w:bottom w:val="nil"/>
              <w:right w:val="nil"/>
            </w:tcBorders>
            <w:shd w:val="clear" w:color="auto" w:fill="auto"/>
            <w:noWrap/>
            <w:vAlign w:val="center"/>
            <w:hideMark/>
          </w:tcPr>
          <w:p w14:paraId="6AA3F4F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7B1ABB29" w14:textId="77777777" w:rsidTr="009E60AA">
        <w:trPr>
          <w:trHeight w:val="320"/>
        </w:trPr>
        <w:tc>
          <w:tcPr>
            <w:tcW w:w="1300" w:type="dxa"/>
            <w:tcBorders>
              <w:top w:val="nil"/>
              <w:left w:val="nil"/>
              <w:bottom w:val="nil"/>
              <w:right w:val="nil"/>
            </w:tcBorders>
            <w:shd w:val="clear" w:color="auto" w:fill="auto"/>
            <w:noWrap/>
            <w:vAlign w:val="center"/>
            <w:hideMark/>
          </w:tcPr>
          <w:p w14:paraId="27116F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62E7A56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Smush Parker\parkesm01</w:t>
            </w:r>
          </w:p>
        </w:tc>
        <w:tc>
          <w:tcPr>
            <w:tcW w:w="1300" w:type="dxa"/>
            <w:tcBorders>
              <w:top w:val="nil"/>
              <w:left w:val="nil"/>
              <w:bottom w:val="nil"/>
              <w:right w:val="nil"/>
            </w:tcBorders>
            <w:shd w:val="clear" w:color="auto" w:fill="auto"/>
            <w:noWrap/>
            <w:vAlign w:val="center"/>
            <w:hideMark/>
          </w:tcPr>
          <w:p w14:paraId="6BC239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151AAF8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3BCD9E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4.3</w:t>
            </w:r>
          </w:p>
        </w:tc>
        <w:tc>
          <w:tcPr>
            <w:tcW w:w="3246" w:type="dxa"/>
            <w:gridSpan w:val="2"/>
            <w:tcBorders>
              <w:top w:val="nil"/>
              <w:left w:val="nil"/>
              <w:bottom w:val="nil"/>
              <w:right w:val="nil"/>
            </w:tcBorders>
            <w:shd w:val="clear" w:color="auto" w:fill="auto"/>
            <w:noWrap/>
            <w:vAlign w:val="center"/>
            <w:hideMark/>
          </w:tcPr>
          <w:p w14:paraId="5A4DF0C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r>
      <w:tr w:rsidR="009E60AA" w:rsidRPr="009E60AA" w14:paraId="4DEE09D8" w14:textId="77777777" w:rsidTr="009E60AA">
        <w:trPr>
          <w:trHeight w:val="320"/>
        </w:trPr>
        <w:tc>
          <w:tcPr>
            <w:tcW w:w="1300" w:type="dxa"/>
            <w:tcBorders>
              <w:top w:val="nil"/>
              <w:left w:val="nil"/>
              <w:bottom w:val="nil"/>
              <w:right w:val="nil"/>
            </w:tcBorders>
            <w:shd w:val="clear" w:color="auto" w:fill="auto"/>
            <w:noWrap/>
            <w:vAlign w:val="center"/>
            <w:hideMark/>
          </w:tcPr>
          <w:p w14:paraId="4B8B0E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30C87DD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Allen Iverson\iversal01</w:t>
            </w:r>
          </w:p>
        </w:tc>
        <w:tc>
          <w:tcPr>
            <w:tcW w:w="1300" w:type="dxa"/>
            <w:tcBorders>
              <w:top w:val="nil"/>
              <w:left w:val="nil"/>
              <w:bottom w:val="nil"/>
              <w:right w:val="nil"/>
            </w:tcBorders>
            <w:shd w:val="clear" w:color="auto" w:fill="auto"/>
            <w:noWrap/>
            <w:vAlign w:val="center"/>
            <w:hideMark/>
          </w:tcPr>
          <w:p w14:paraId="168FFE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2D2E5DE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3424</w:t>
            </w:r>
          </w:p>
        </w:tc>
        <w:tc>
          <w:tcPr>
            <w:tcW w:w="1300" w:type="dxa"/>
            <w:tcBorders>
              <w:top w:val="nil"/>
              <w:left w:val="nil"/>
              <w:bottom w:val="nil"/>
              <w:right w:val="nil"/>
            </w:tcBorders>
            <w:shd w:val="clear" w:color="auto" w:fill="auto"/>
            <w:noWrap/>
            <w:vAlign w:val="center"/>
            <w:hideMark/>
          </w:tcPr>
          <w:p w14:paraId="66D45A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20.9</w:t>
            </w:r>
          </w:p>
        </w:tc>
        <w:tc>
          <w:tcPr>
            <w:tcW w:w="3246" w:type="dxa"/>
            <w:gridSpan w:val="2"/>
            <w:tcBorders>
              <w:top w:val="nil"/>
              <w:left w:val="nil"/>
              <w:bottom w:val="nil"/>
              <w:right w:val="nil"/>
            </w:tcBorders>
            <w:shd w:val="clear" w:color="auto" w:fill="auto"/>
            <w:noWrap/>
            <w:vAlign w:val="center"/>
            <w:hideMark/>
          </w:tcPr>
          <w:p w14:paraId="7B8F925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C1957EC" w14:textId="77777777" w:rsidTr="009E60AA">
        <w:trPr>
          <w:trHeight w:val="320"/>
        </w:trPr>
        <w:tc>
          <w:tcPr>
            <w:tcW w:w="1300" w:type="dxa"/>
            <w:tcBorders>
              <w:top w:val="nil"/>
              <w:left w:val="nil"/>
              <w:bottom w:val="nil"/>
              <w:right w:val="nil"/>
            </w:tcBorders>
            <w:shd w:val="clear" w:color="auto" w:fill="auto"/>
            <w:noWrap/>
            <w:vAlign w:val="center"/>
            <w:hideMark/>
          </w:tcPr>
          <w:p w14:paraId="3FFC6F3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5243A9A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Carmelo Anthony\anthoca01</w:t>
            </w:r>
          </w:p>
        </w:tc>
        <w:tc>
          <w:tcPr>
            <w:tcW w:w="1300" w:type="dxa"/>
            <w:tcBorders>
              <w:top w:val="nil"/>
              <w:left w:val="nil"/>
              <w:bottom w:val="nil"/>
              <w:right w:val="nil"/>
            </w:tcBorders>
            <w:shd w:val="clear" w:color="auto" w:fill="auto"/>
            <w:noWrap/>
            <w:vAlign w:val="center"/>
            <w:hideMark/>
          </w:tcPr>
          <w:p w14:paraId="08D17F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681380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2806</w:t>
            </w:r>
          </w:p>
        </w:tc>
        <w:tc>
          <w:tcPr>
            <w:tcW w:w="1300" w:type="dxa"/>
            <w:tcBorders>
              <w:top w:val="nil"/>
              <w:left w:val="nil"/>
              <w:bottom w:val="nil"/>
              <w:right w:val="nil"/>
            </w:tcBorders>
            <w:shd w:val="clear" w:color="auto" w:fill="auto"/>
            <w:noWrap/>
            <w:vAlign w:val="center"/>
            <w:hideMark/>
          </w:tcPr>
          <w:p w14:paraId="4F233BD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21.1</w:t>
            </w:r>
          </w:p>
        </w:tc>
        <w:tc>
          <w:tcPr>
            <w:tcW w:w="3246" w:type="dxa"/>
            <w:gridSpan w:val="2"/>
            <w:tcBorders>
              <w:top w:val="nil"/>
              <w:left w:val="nil"/>
              <w:bottom w:val="nil"/>
              <w:right w:val="nil"/>
            </w:tcBorders>
            <w:shd w:val="clear" w:color="auto" w:fill="auto"/>
            <w:noWrap/>
            <w:vAlign w:val="center"/>
            <w:hideMark/>
          </w:tcPr>
          <w:p w14:paraId="15BAD8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E18DECA" w14:textId="77777777" w:rsidTr="009E60AA">
        <w:trPr>
          <w:trHeight w:val="320"/>
        </w:trPr>
        <w:tc>
          <w:tcPr>
            <w:tcW w:w="1300" w:type="dxa"/>
            <w:tcBorders>
              <w:top w:val="nil"/>
              <w:left w:val="nil"/>
              <w:bottom w:val="nil"/>
              <w:right w:val="nil"/>
            </w:tcBorders>
            <w:shd w:val="clear" w:color="auto" w:fill="auto"/>
            <w:noWrap/>
            <w:vAlign w:val="center"/>
            <w:hideMark/>
          </w:tcPr>
          <w:p w14:paraId="334ED8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2CE79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Marcus Camby\cambyma01</w:t>
            </w:r>
          </w:p>
        </w:tc>
        <w:tc>
          <w:tcPr>
            <w:tcW w:w="1300" w:type="dxa"/>
            <w:tcBorders>
              <w:top w:val="nil"/>
              <w:left w:val="nil"/>
              <w:bottom w:val="nil"/>
              <w:right w:val="nil"/>
            </w:tcBorders>
            <w:shd w:val="clear" w:color="auto" w:fill="auto"/>
            <w:noWrap/>
            <w:vAlign w:val="center"/>
            <w:hideMark/>
          </w:tcPr>
          <w:p w14:paraId="760942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5C57503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1CADE4F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17.2</w:t>
            </w:r>
          </w:p>
        </w:tc>
        <w:tc>
          <w:tcPr>
            <w:tcW w:w="3246" w:type="dxa"/>
            <w:gridSpan w:val="2"/>
            <w:tcBorders>
              <w:top w:val="nil"/>
              <w:left w:val="nil"/>
              <w:bottom w:val="nil"/>
              <w:right w:val="nil"/>
            </w:tcBorders>
            <w:shd w:val="clear" w:color="auto" w:fill="auto"/>
            <w:noWrap/>
            <w:vAlign w:val="center"/>
            <w:hideMark/>
          </w:tcPr>
          <w:p w14:paraId="5634AE8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5EE97626" w14:textId="77777777" w:rsidTr="009E60AA">
        <w:trPr>
          <w:trHeight w:val="320"/>
        </w:trPr>
        <w:tc>
          <w:tcPr>
            <w:tcW w:w="1300" w:type="dxa"/>
            <w:tcBorders>
              <w:top w:val="nil"/>
              <w:left w:val="nil"/>
              <w:bottom w:val="nil"/>
              <w:right w:val="nil"/>
            </w:tcBorders>
            <w:shd w:val="clear" w:color="auto" w:fill="auto"/>
            <w:noWrap/>
            <w:vAlign w:val="center"/>
            <w:hideMark/>
          </w:tcPr>
          <w:p w14:paraId="5B27D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21C2B67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Kenyon Martin\martike01</w:t>
            </w:r>
          </w:p>
        </w:tc>
        <w:tc>
          <w:tcPr>
            <w:tcW w:w="1300" w:type="dxa"/>
            <w:tcBorders>
              <w:top w:val="nil"/>
              <w:left w:val="nil"/>
              <w:bottom w:val="nil"/>
              <w:right w:val="nil"/>
            </w:tcBorders>
            <w:shd w:val="clear" w:color="auto" w:fill="auto"/>
            <w:noWrap/>
            <w:vAlign w:val="center"/>
            <w:hideMark/>
          </w:tcPr>
          <w:p w14:paraId="45DFB24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31C711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2159</w:t>
            </w:r>
          </w:p>
        </w:tc>
        <w:tc>
          <w:tcPr>
            <w:tcW w:w="1300" w:type="dxa"/>
            <w:tcBorders>
              <w:top w:val="nil"/>
              <w:left w:val="nil"/>
              <w:bottom w:val="nil"/>
              <w:right w:val="nil"/>
            </w:tcBorders>
            <w:shd w:val="clear" w:color="auto" w:fill="auto"/>
            <w:noWrap/>
            <w:vAlign w:val="center"/>
            <w:hideMark/>
          </w:tcPr>
          <w:p w14:paraId="3CFB29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14.7</w:t>
            </w:r>
          </w:p>
        </w:tc>
        <w:tc>
          <w:tcPr>
            <w:tcW w:w="3246" w:type="dxa"/>
            <w:gridSpan w:val="2"/>
            <w:tcBorders>
              <w:top w:val="nil"/>
              <w:left w:val="nil"/>
              <w:bottom w:val="nil"/>
              <w:right w:val="nil"/>
            </w:tcBorders>
            <w:shd w:val="clear" w:color="auto" w:fill="auto"/>
            <w:noWrap/>
            <w:vAlign w:val="center"/>
            <w:hideMark/>
          </w:tcPr>
          <w:p w14:paraId="0A75A93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2BFA59" w14:textId="77777777" w:rsidTr="009E60AA">
        <w:trPr>
          <w:trHeight w:val="320"/>
        </w:trPr>
        <w:tc>
          <w:tcPr>
            <w:tcW w:w="1300" w:type="dxa"/>
            <w:tcBorders>
              <w:top w:val="nil"/>
              <w:left w:val="nil"/>
              <w:bottom w:val="nil"/>
              <w:right w:val="nil"/>
            </w:tcBorders>
            <w:shd w:val="clear" w:color="auto" w:fill="auto"/>
            <w:noWrap/>
            <w:vAlign w:val="center"/>
            <w:hideMark/>
          </w:tcPr>
          <w:p w14:paraId="3D668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2081C7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Anthony Carter\cartean01</w:t>
            </w:r>
          </w:p>
        </w:tc>
        <w:tc>
          <w:tcPr>
            <w:tcW w:w="1300" w:type="dxa"/>
            <w:tcBorders>
              <w:top w:val="nil"/>
              <w:left w:val="nil"/>
              <w:bottom w:val="nil"/>
              <w:right w:val="nil"/>
            </w:tcBorders>
            <w:shd w:val="clear" w:color="auto" w:fill="auto"/>
            <w:noWrap/>
            <w:vAlign w:val="center"/>
            <w:hideMark/>
          </w:tcPr>
          <w:p w14:paraId="2DCED9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w:t>
            </w:r>
          </w:p>
        </w:tc>
        <w:tc>
          <w:tcPr>
            <w:tcW w:w="1300" w:type="dxa"/>
            <w:tcBorders>
              <w:top w:val="nil"/>
              <w:left w:val="nil"/>
              <w:bottom w:val="nil"/>
              <w:right w:val="nil"/>
            </w:tcBorders>
            <w:shd w:val="clear" w:color="auto" w:fill="auto"/>
            <w:noWrap/>
            <w:vAlign w:val="center"/>
            <w:hideMark/>
          </w:tcPr>
          <w:p w14:paraId="7380D44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1960</w:t>
            </w:r>
          </w:p>
        </w:tc>
        <w:tc>
          <w:tcPr>
            <w:tcW w:w="1300" w:type="dxa"/>
            <w:tcBorders>
              <w:top w:val="nil"/>
              <w:left w:val="nil"/>
              <w:bottom w:val="nil"/>
              <w:right w:val="nil"/>
            </w:tcBorders>
            <w:shd w:val="clear" w:color="auto" w:fill="auto"/>
            <w:noWrap/>
            <w:vAlign w:val="center"/>
            <w:hideMark/>
          </w:tcPr>
          <w:p w14:paraId="305D78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12.8</w:t>
            </w:r>
          </w:p>
        </w:tc>
        <w:tc>
          <w:tcPr>
            <w:tcW w:w="3246" w:type="dxa"/>
            <w:gridSpan w:val="2"/>
            <w:tcBorders>
              <w:top w:val="nil"/>
              <w:left w:val="nil"/>
              <w:bottom w:val="nil"/>
              <w:right w:val="nil"/>
            </w:tcBorders>
            <w:shd w:val="clear" w:color="auto" w:fill="auto"/>
            <w:noWrap/>
            <w:vAlign w:val="center"/>
            <w:hideMark/>
          </w:tcPr>
          <w:p w14:paraId="0CEE0B1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7013EAF" w14:textId="77777777" w:rsidTr="009E60AA">
        <w:trPr>
          <w:trHeight w:val="320"/>
        </w:trPr>
        <w:tc>
          <w:tcPr>
            <w:tcW w:w="1300" w:type="dxa"/>
            <w:tcBorders>
              <w:top w:val="nil"/>
              <w:left w:val="nil"/>
              <w:bottom w:val="nil"/>
              <w:right w:val="nil"/>
            </w:tcBorders>
            <w:shd w:val="clear" w:color="auto" w:fill="auto"/>
            <w:noWrap/>
            <w:vAlign w:val="center"/>
            <w:hideMark/>
          </w:tcPr>
          <w:p w14:paraId="692FFA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70A531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Linas Kleiza\kleizli01</w:t>
            </w:r>
          </w:p>
        </w:tc>
        <w:tc>
          <w:tcPr>
            <w:tcW w:w="1300" w:type="dxa"/>
            <w:tcBorders>
              <w:top w:val="nil"/>
              <w:left w:val="nil"/>
              <w:bottom w:val="nil"/>
              <w:right w:val="nil"/>
            </w:tcBorders>
            <w:shd w:val="clear" w:color="auto" w:fill="auto"/>
            <w:noWrap/>
            <w:vAlign w:val="center"/>
            <w:hideMark/>
          </w:tcPr>
          <w:p w14:paraId="0C59B8C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91311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1889</w:t>
            </w:r>
          </w:p>
        </w:tc>
        <w:tc>
          <w:tcPr>
            <w:tcW w:w="1300" w:type="dxa"/>
            <w:tcBorders>
              <w:top w:val="nil"/>
              <w:left w:val="nil"/>
              <w:bottom w:val="nil"/>
              <w:right w:val="nil"/>
            </w:tcBorders>
            <w:shd w:val="clear" w:color="auto" w:fill="auto"/>
            <w:noWrap/>
            <w:vAlign w:val="center"/>
            <w:hideMark/>
          </w:tcPr>
          <w:p w14:paraId="1B912A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B0983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3AE5025" w14:textId="77777777" w:rsidTr="009E60AA">
        <w:trPr>
          <w:trHeight w:val="320"/>
        </w:trPr>
        <w:tc>
          <w:tcPr>
            <w:tcW w:w="1300" w:type="dxa"/>
            <w:tcBorders>
              <w:top w:val="nil"/>
              <w:left w:val="nil"/>
              <w:bottom w:val="nil"/>
              <w:right w:val="nil"/>
            </w:tcBorders>
            <w:shd w:val="clear" w:color="auto" w:fill="auto"/>
            <w:noWrap/>
            <w:vAlign w:val="center"/>
            <w:hideMark/>
          </w:tcPr>
          <w:p w14:paraId="75CE866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F062A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Eduardo Ná</w:t>
            </w:r>
            <w:proofErr w:type="spellStart"/>
            <w:r w:rsidRPr="009E60AA">
              <w:rPr>
                <w:rFonts w:ascii="DengXian" w:eastAsia="DengXian" w:hAnsi="DengXian" w:cs="SimSun" w:hint="eastAsia"/>
                <w:color w:val="000000"/>
                <w:kern w:val="0"/>
                <w:sz w:val="24"/>
                <w:szCs w:val="24"/>
              </w:rPr>
              <w:t>jera</w:t>
            </w:r>
            <w:proofErr w:type="spellEnd"/>
            <w:r w:rsidRPr="009E60AA">
              <w:rPr>
                <w:rFonts w:ascii="DengXian" w:eastAsia="DengXian" w:hAnsi="DengXian" w:cs="SimSun" w:hint="eastAsia"/>
                <w:color w:val="000000"/>
                <w:kern w:val="0"/>
                <w:sz w:val="24"/>
                <w:szCs w:val="24"/>
              </w:rPr>
              <w:t>\najered01</w:t>
            </w:r>
          </w:p>
        </w:tc>
        <w:tc>
          <w:tcPr>
            <w:tcW w:w="1300" w:type="dxa"/>
            <w:tcBorders>
              <w:top w:val="nil"/>
              <w:left w:val="nil"/>
              <w:bottom w:val="nil"/>
              <w:right w:val="nil"/>
            </w:tcBorders>
            <w:shd w:val="clear" w:color="auto" w:fill="auto"/>
            <w:noWrap/>
            <w:vAlign w:val="center"/>
            <w:hideMark/>
          </w:tcPr>
          <w:p w14:paraId="7A8732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2FB777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1664</w:t>
            </w:r>
          </w:p>
        </w:tc>
        <w:tc>
          <w:tcPr>
            <w:tcW w:w="1300" w:type="dxa"/>
            <w:tcBorders>
              <w:top w:val="nil"/>
              <w:left w:val="nil"/>
              <w:bottom w:val="nil"/>
              <w:right w:val="nil"/>
            </w:tcBorders>
            <w:shd w:val="clear" w:color="auto" w:fill="auto"/>
            <w:noWrap/>
            <w:vAlign w:val="center"/>
            <w:hideMark/>
          </w:tcPr>
          <w:p w14:paraId="2C6384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12.1</w:t>
            </w:r>
          </w:p>
        </w:tc>
        <w:tc>
          <w:tcPr>
            <w:tcW w:w="3246" w:type="dxa"/>
            <w:gridSpan w:val="2"/>
            <w:tcBorders>
              <w:top w:val="nil"/>
              <w:left w:val="nil"/>
              <w:bottom w:val="nil"/>
              <w:right w:val="nil"/>
            </w:tcBorders>
            <w:shd w:val="clear" w:color="auto" w:fill="auto"/>
            <w:noWrap/>
            <w:vAlign w:val="center"/>
            <w:hideMark/>
          </w:tcPr>
          <w:p w14:paraId="00E531A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01A40F81" w14:textId="77777777" w:rsidTr="009E60AA">
        <w:trPr>
          <w:trHeight w:val="320"/>
        </w:trPr>
        <w:tc>
          <w:tcPr>
            <w:tcW w:w="1300" w:type="dxa"/>
            <w:tcBorders>
              <w:top w:val="nil"/>
              <w:left w:val="nil"/>
              <w:bottom w:val="nil"/>
              <w:right w:val="nil"/>
            </w:tcBorders>
            <w:shd w:val="clear" w:color="auto" w:fill="auto"/>
            <w:noWrap/>
            <w:vAlign w:val="center"/>
            <w:hideMark/>
          </w:tcPr>
          <w:p w14:paraId="014587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635A69B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1E967E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0E82C4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1421</w:t>
            </w:r>
          </w:p>
        </w:tc>
        <w:tc>
          <w:tcPr>
            <w:tcW w:w="1300" w:type="dxa"/>
            <w:tcBorders>
              <w:top w:val="nil"/>
              <w:left w:val="nil"/>
              <w:bottom w:val="nil"/>
              <w:right w:val="nil"/>
            </w:tcBorders>
            <w:shd w:val="clear" w:color="auto" w:fill="auto"/>
            <w:noWrap/>
            <w:vAlign w:val="center"/>
            <w:hideMark/>
          </w:tcPr>
          <w:p w14:paraId="49C0745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w:t>
            </w:r>
          </w:p>
        </w:tc>
        <w:tc>
          <w:tcPr>
            <w:tcW w:w="3246" w:type="dxa"/>
            <w:gridSpan w:val="2"/>
            <w:tcBorders>
              <w:top w:val="nil"/>
              <w:left w:val="nil"/>
              <w:bottom w:val="nil"/>
              <w:right w:val="nil"/>
            </w:tcBorders>
            <w:shd w:val="clear" w:color="auto" w:fill="auto"/>
            <w:noWrap/>
            <w:vAlign w:val="center"/>
            <w:hideMark/>
          </w:tcPr>
          <w:p w14:paraId="773D3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4564002" w14:textId="77777777" w:rsidTr="009E60AA">
        <w:trPr>
          <w:trHeight w:val="320"/>
        </w:trPr>
        <w:tc>
          <w:tcPr>
            <w:tcW w:w="1300" w:type="dxa"/>
            <w:tcBorders>
              <w:top w:val="nil"/>
              <w:left w:val="nil"/>
              <w:bottom w:val="nil"/>
              <w:right w:val="nil"/>
            </w:tcBorders>
            <w:shd w:val="clear" w:color="auto" w:fill="auto"/>
            <w:noWrap/>
            <w:vAlign w:val="center"/>
            <w:hideMark/>
          </w:tcPr>
          <w:p w14:paraId="0DF36A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E45E78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Yakhouba Diawara\diawaya01</w:t>
            </w:r>
          </w:p>
        </w:tc>
        <w:tc>
          <w:tcPr>
            <w:tcW w:w="1300" w:type="dxa"/>
            <w:tcBorders>
              <w:top w:val="nil"/>
              <w:left w:val="nil"/>
              <w:bottom w:val="nil"/>
              <w:right w:val="nil"/>
            </w:tcBorders>
            <w:shd w:val="clear" w:color="auto" w:fill="auto"/>
            <w:noWrap/>
            <w:vAlign w:val="center"/>
            <w:hideMark/>
          </w:tcPr>
          <w:p w14:paraId="6ACF2F6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295A0A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542</w:t>
            </w:r>
          </w:p>
        </w:tc>
        <w:tc>
          <w:tcPr>
            <w:tcW w:w="1300" w:type="dxa"/>
            <w:tcBorders>
              <w:top w:val="nil"/>
              <w:left w:val="nil"/>
              <w:bottom w:val="nil"/>
              <w:right w:val="nil"/>
            </w:tcBorders>
            <w:shd w:val="clear" w:color="auto" w:fill="auto"/>
            <w:noWrap/>
            <w:vAlign w:val="center"/>
            <w:hideMark/>
          </w:tcPr>
          <w:p w14:paraId="7E57CE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3246" w:type="dxa"/>
            <w:gridSpan w:val="2"/>
            <w:tcBorders>
              <w:top w:val="nil"/>
              <w:left w:val="nil"/>
              <w:bottom w:val="nil"/>
              <w:right w:val="nil"/>
            </w:tcBorders>
            <w:shd w:val="clear" w:color="auto" w:fill="auto"/>
            <w:noWrap/>
            <w:vAlign w:val="center"/>
            <w:hideMark/>
          </w:tcPr>
          <w:p w14:paraId="099F03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7FF263" w14:textId="77777777" w:rsidTr="009E60AA">
        <w:trPr>
          <w:trHeight w:val="320"/>
        </w:trPr>
        <w:tc>
          <w:tcPr>
            <w:tcW w:w="1300" w:type="dxa"/>
            <w:tcBorders>
              <w:top w:val="nil"/>
              <w:left w:val="nil"/>
              <w:bottom w:val="nil"/>
              <w:right w:val="nil"/>
            </w:tcBorders>
            <w:shd w:val="clear" w:color="auto" w:fill="auto"/>
            <w:noWrap/>
            <w:vAlign w:val="center"/>
            <w:hideMark/>
          </w:tcPr>
          <w:p w14:paraId="6BE265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676BBB8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2B0568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w:t>
            </w:r>
          </w:p>
        </w:tc>
        <w:tc>
          <w:tcPr>
            <w:tcW w:w="1300" w:type="dxa"/>
            <w:tcBorders>
              <w:top w:val="nil"/>
              <w:left w:val="nil"/>
              <w:bottom w:val="nil"/>
              <w:right w:val="nil"/>
            </w:tcBorders>
            <w:shd w:val="clear" w:color="auto" w:fill="auto"/>
            <w:noWrap/>
            <w:vAlign w:val="center"/>
            <w:hideMark/>
          </w:tcPr>
          <w:p w14:paraId="0991927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352</w:t>
            </w:r>
          </w:p>
        </w:tc>
        <w:tc>
          <w:tcPr>
            <w:tcW w:w="1300" w:type="dxa"/>
            <w:tcBorders>
              <w:top w:val="nil"/>
              <w:left w:val="nil"/>
              <w:bottom w:val="nil"/>
              <w:right w:val="nil"/>
            </w:tcBorders>
            <w:shd w:val="clear" w:color="auto" w:fill="auto"/>
            <w:noWrap/>
            <w:vAlign w:val="center"/>
            <w:hideMark/>
          </w:tcPr>
          <w:p w14:paraId="30AD39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w:t>
            </w:r>
          </w:p>
        </w:tc>
        <w:tc>
          <w:tcPr>
            <w:tcW w:w="3246" w:type="dxa"/>
            <w:gridSpan w:val="2"/>
            <w:tcBorders>
              <w:top w:val="nil"/>
              <w:left w:val="nil"/>
              <w:bottom w:val="nil"/>
              <w:right w:val="nil"/>
            </w:tcBorders>
            <w:shd w:val="clear" w:color="auto" w:fill="auto"/>
            <w:noWrap/>
            <w:vAlign w:val="center"/>
            <w:hideMark/>
          </w:tcPr>
          <w:p w14:paraId="00895B4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BDBF5FB" w14:textId="77777777" w:rsidTr="009E60AA">
        <w:trPr>
          <w:trHeight w:val="320"/>
        </w:trPr>
        <w:tc>
          <w:tcPr>
            <w:tcW w:w="1300" w:type="dxa"/>
            <w:tcBorders>
              <w:top w:val="nil"/>
              <w:left w:val="nil"/>
              <w:bottom w:val="nil"/>
              <w:right w:val="nil"/>
            </w:tcBorders>
            <w:shd w:val="clear" w:color="auto" w:fill="auto"/>
            <w:noWrap/>
            <w:vAlign w:val="center"/>
            <w:hideMark/>
          </w:tcPr>
          <w:p w14:paraId="378284E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5315518"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Nen</w:t>
            </w:r>
            <w:proofErr w:type="spellEnd"/>
            <w:r w:rsidRPr="009E60AA">
              <w:rPr>
                <w:rFonts w:ascii="DengXian" w:eastAsia="DengXian" w:hAnsi="DengXian" w:cs="SimSun" w:hint="eastAsia"/>
                <w:color w:val="000000"/>
                <w:kern w:val="0"/>
                <w:sz w:val="24"/>
                <w:szCs w:val="24"/>
              </w:rPr>
              <w:t xml:space="preserve">ê </w:t>
            </w:r>
            <w:proofErr w:type="spellStart"/>
            <w:r w:rsidRPr="009E60AA">
              <w:rPr>
                <w:rFonts w:ascii="DengXian" w:eastAsia="DengXian" w:hAnsi="DengXian" w:cs="SimSun" w:hint="eastAsia"/>
                <w:color w:val="000000"/>
                <w:kern w:val="0"/>
                <w:sz w:val="24"/>
                <w:szCs w:val="24"/>
              </w:rPr>
              <w:t>Hil</w:t>
            </w:r>
            <w:proofErr w:type="spellEnd"/>
            <w:r w:rsidRPr="009E60AA">
              <w:rPr>
                <w:rFonts w:ascii="DengXian" w:eastAsia="DengXian" w:hAnsi="DengXian" w:cs="SimSun" w:hint="eastAsia"/>
                <w:color w:val="000000"/>
                <w:kern w:val="0"/>
                <w:sz w:val="24"/>
                <w:szCs w:val="24"/>
              </w:rPr>
              <w:t>á</w:t>
            </w:r>
            <w:proofErr w:type="spellStart"/>
            <w:r w:rsidRPr="009E60AA">
              <w:rPr>
                <w:rFonts w:ascii="DengXian" w:eastAsia="DengXian" w:hAnsi="DengXian" w:cs="SimSun" w:hint="eastAsia"/>
                <w:color w:val="000000"/>
                <w:kern w:val="0"/>
                <w:sz w:val="24"/>
                <w:szCs w:val="24"/>
              </w:rPr>
              <w:t>rio</w:t>
            </w:r>
            <w:proofErr w:type="spellEnd"/>
            <w:r w:rsidRPr="009E60AA">
              <w:rPr>
                <w:rFonts w:ascii="DengXian" w:eastAsia="DengXian" w:hAnsi="DengXian" w:cs="SimSun" w:hint="eastAsia"/>
                <w:color w:val="000000"/>
                <w:kern w:val="0"/>
                <w:sz w:val="24"/>
                <w:szCs w:val="24"/>
              </w:rPr>
              <w:t>\hilarne01</w:t>
            </w:r>
          </w:p>
        </w:tc>
        <w:tc>
          <w:tcPr>
            <w:tcW w:w="1300" w:type="dxa"/>
            <w:tcBorders>
              <w:top w:val="nil"/>
              <w:left w:val="nil"/>
              <w:bottom w:val="nil"/>
              <w:right w:val="nil"/>
            </w:tcBorders>
            <w:shd w:val="clear" w:color="auto" w:fill="auto"/>
            <w:noWrap/>
            <w:vAlign w:val="center"/>
            <w:hideMark/>
          </w:tcPr>
          <w:p w14:paraId="709A3A4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1300" w:type="dxa"/>
            <w:tcBorders>
              <w:top w:val="nil"/>
              <w:left w:val="nil"/>
              <w:bottom w:val="nil"/>
              <w:right w:val="nil"/>
            </w:tcBorders>
            <w:shd w:val="clear" w:color="auto" w:fill="auto"/>
            <w:noWrap/>
            <w:vAlign w:val="center"/>
            <w:hideMark/>
          </w:tcPr>
          <w:p w14:paraId="67BBB2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266</w:t>
            </w:r>
          </w:p>
        </w:tc>
        <w:tc>
          <w:tcPr>
            <w:tcW w:w="1300" w:type="dxa"/>
            <w:tcBorders>
              <w:top w:val="nil"/>
              <w:left w:val="nil"/>
              <w:bottom w:val="nil"/>
              <w:right w:val="nil"/>
            </w:tcBorders>
            <w:shd w:val="clear" w:color="auto" w:fill="auto"/>
            <w:noWrap/>
            <w:vAlign w:val="center"/>
            <w:hideMark/>
          </w:tcPr>
          <w:p w14:paraId="26B056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11.1</w:t>
            </w:r>
          </w:p>
        </w:tc>
        <w:tc>
          <w:tcPr>
            <w:tcW w:w="3246" w:type="dxa"/>
            <w:gridSpan w:val="2"/>
            <w:tcBorders>
              <w:top w:val="nil"/>
              <w:left w:val="nil"/>
              <w:bottom w:val="nil"/>
              <w:right w:val="nil"/>
            </w:tcBorders>
            <w:shd w:val="clear" w:color="auto" w:fill="auto"/>
            <w:noWrap/>
            <w:vAlign w:val="center"/>
            <w:hideMark/>
          </w:tcPr>
          <w:p w14:paraId="55E2E0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3C63ACC" w14:textId="77777777" w:rsidTr="009E60AA">
        <w:trPr>
          <w:trHeight w:val="320"/>
        </w:trPr>
        <w:tc>
          <w:tcPr>
            <w:tcW w:w="1300" w:type="dxa"/>
            <w:tcBorders>
              <w:top w:val="nil"/>
              <w:left w:val="nil"/>
              <w:bottom w:val="nil"/>
              <w:right w:val="nil"/>
            </w:tcBorders>
            <w:shd w:val="clear" w:color="auto" w:fill="auto"/>
            <w:noWrap/>
            <w:vAlign w:val="center"/>
            <w:hideMark/>
          </w:tcPr>
          <w:p w14:paraId="4078912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C6444A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Bobby Jones\jonesbo02</w:t>
            </w:r>
          </w:p>
        </w:tc>
        <w:tc>
          <w:tcPr>
            <w:tcW w:w="1300" w:type="dxa"/>
            <w:tcBorders>
              <w:top w:val="nil"/>
              <w:left w:val="nil"/>
              <w:bottom w:val="nil"/>
              <w:right w:val="nil"/>
            </w:tcBorders>
            <w:shd w:val="clear" w:color="auto" w:fill="auto"/>
            <w:noWrap/>
            <w:vAlign w:val="center"/>
            <w:hideMark/>
          </w:tcPr>
          <w:p w14:paraId="5DAB88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18A80B9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01D0EA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8.5</w:t>
            </w:r>
          </w:p>
        </w:tc>
        <w:tc>
          <w:tcPr>
            <w:tcW w:w="3246" w:type="dxa"/>
            <w:gridSpan w:val="2"/>
            <w:tcBorders>
              <w:top w:val="nil"/>
              <w:left w:val="nil"/>
              <w:bottom w:val="nil"/>
              <w:right w:val="nil"/>
            </w:tcBorders>
            <w:shd w:val="clear" w:color="auto" w:fill="auto"/>
            <w:noWrap/>
            <w:vAlign w:val="center"/>
            <w:hideMark/>
          </w:tcPr>
          <w:p w14:paraId="46BB8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835E68C" w14:textId="77777777" w:rsidTr="009E60AA">
        <w:trPr>
          <w:trHeight w:val="320"/>
        </w:trPr>
        <w:tc>
          <w:tcPr>
            <w:tcW w:w="1300" w:type="dxa"/>
            <w:tcBorders>
              <w:top w:val="nil"/>
              <w:left w:val="nil"/>
              <w:bottom w:val="nil"/>
              <w:right w:val="nil"/>
            </w:tcBorders>
            <w:shd w:val="clear" w:color="auto" w:fill="auto"/>
            <w:noWrap/>
            <w:vAlign w:val="center"/>
            <w:hideMark/>
          </w:tcPr>
          <w:p w14:paraId="06CA6F3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1F185E6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Wilks\wilksmi01</w:t>
            </w:r>
          </w:p>
        </w:tc>
        <w:tc>
          <w:tcPr>
            <w:tcW w:w="1300" w:type="dxa"/>
            <w:tcBorders>
              <w:top w:val="nil"/>
              <w:left w:val="nil"/>
              <w:bottom w:val="nil"/>
              <w:right w:val="nil"/>
            </w:tcBorders>
            <w:shd w:val="clear" w:color="auto" w:fill="auto"/>
            <w:noWrap/>
            <w:vAlign w:val="center"/>
            <w:hideMark/>
          </w:tcPr>
          <w:p w14:paraId="04EB5B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1300" w:type="dxa"/>
            <w:tcBorders>
              <w:top w:val="nil"/>
              <w:left w:val="nil"/>
              <w:bottom w:val="nil"/>
              <w:right w:val="nil"/>
            </w:tcBorders>
            <w:shd w:val="clear" w:color="auto" w:fill="auto"/>
            <w:noWrap/>
            <w:vAlign w:val="center"/>
            <w:hideMark/>
          </w:tcPr>
          <w:p w14:paraId="5416D16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122</w:t>
            </w:r>
          </w:p>
        </w:tc>
        <w:tc>
          <w:tcPr>
            <w:tcW w:w="1300" w:type="dxa"/>
            <w:tcBorders>
              <w:top w:val="nil"/>
              <w:left w:val="nil"/>
              <w:bottom w:val="nil"/>
              <w:right w:val="nil"/>
            </w:tcBorders>
            <w:shd w:val="clear" w:color="auto" w:fill="auto"/>
            <w:noWrap/>
            <w:vAlign w:val="center"/>
            <w:hideMark/>
          </w:tcPr>
          <w:p w14:paraId="0A6C2B6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6.4</w:t>
            </w:r>
          </w:p>
        </w:tc>
        <w:tc>
          <w:tcPr>
            <w:tcW w:w="3246" w:type="dxa"/>
            <w:gridSpan w:val="2"/>
            <w:tcBorders>
              <w:top w:val="nil"/>
              <w:left w:val="nil"/>
              <w:bottom w:val="nil"/>
              <w:right w:val="nil"/>
            </w:tcBorders>
            <w:shd w:val="clear" w:color="auto" w:fill="auto"/>
            <w:noWrap/>
            <w:vAlign w:val="center"/>
            <w:hideMark/>
          </w:tcPr>
          <w:p w14:paraId="72C986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0331F7" w14:textId="77777777" w:rsidTr="009E60AA">
        <w:trPr>
          <w:trHeight w:val="320"/>
        </w:trPr>
        <w:tc>
          <w:tcPr>
            <w:tcW w:w="1300" w:type="dxa"/>
            <w:tcBorders>
              <w:top w:val="nil"/>
              <w:left w:val="nil"/>
              <w:bottom w:val="nil"/>
              <w:right w:val="nil"/>
            </w:tcBorders>
            <w:shd w:val="clear" w:color="auto" w:fill="auto"/>
            <w:noWrap/>
            <w:vAlign w:val="center"/>
            <w:hideMark/>
          </w:tcPr>
          <w:p w14:paraId="06DA6D7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4A72C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Steven Hunter\huntest01</w:t>
            </w:r>
          </w:p>
        </w:tc>
        <w:tc>
          <w:tcPr>
            <w:tcW w:w="1300" w:type="dxa"/>
            <w:tcBorders>
              <w:top w:val="nil"/>
              <w:left w:val="nil"/>
              <w:bottom w:val="nil"/>
              <w:right w:val="nil"/>
            </w:tcBorders>
            <w:shd w:val="clear" w:color="auto" w:fill="auto"/>
            <w:noWrap/>
            <w:vAlign w:val="center"/>
            <w:hideMark/>
          </w:tcPr>
          <w:p w14:paraId="1C52C2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1300" w:type="dxa"/>
            <w:tcBorders>
              <w:top w:val="nil"/>
              <w:left w:val="nil"/>
              <w:bottom w:val="nil"/>
              <w:right w:val="nil"/>
            </w:tcBorders>
            <w:shd w:val="clear" w:color="auto" w:fill="auto"/>
            <w:noWrap/>
            <w:vAlign w:val="center"/>
            <w:hideMark/>
          </w:tcPr>
          <w:p w14:paraId="2E031E4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120</w:t>
            </w:r>
          </w:p>
        </w:tc>
        <w:tc>
          <w:tcPr>
            <w:tcW w:w="1300" w:type="dxa"/>
            <w:tcBorders>
              <w:top w:val="nil"/>
              <w:left w:val="nil"/>
              <w:bottom w:val="nil"/>
              <w:right w:val="nil"/>
            </w:tcBorders>
            <w:shd w:val="clear" w:color="auto" w:fill="auto"/>
            <w:noWrap/>
            <w:vAlign w:val="center"/>
            <w:hideMark/>
          </w:tcPr>
          <w:p w14:paraId="48AE0C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w:t>
            </w:r>
          </w:p>
        </w:tc>
        <w:tc>
          <w:tcPr>
            <w:tcW w:w="3246" w:type="dxa"/>
            <w:gridSpan w:val="2"/>
            <w:tcBorders>
              <w:top w:val="nil"/>
              <w:left w:val="nil"/>
              <w:bottom w:val="nil"/>
              <w:right w:val="nil"/>
            </w:tcBorders>
            <w:shd w:val="clear" w:color="auto" w:fill="auto"/>
            <w:noWrap/>
            <w:vAlign w:val="center"/>
            <w:hideMark/>
          </w:tcPr>
          <w:p w14:paraId="58346B3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3015B719" w14:textId="77777777" w:rsidTr="009E60AA">
        <w:trPr>
          <w:trHeight w:val="320"/>
        </w:trPr>
        <w:tc>
          <w:tcPr>
            <w:tcW w:w="1300" w:type="dxa"/>
            <w:tcBorders>
              <w:top w:val="nil"/>
              <w:left w:val="nil"/>
              <w:bottom w:val="nil"/>
              <w:right w:val="nil"/>
            </w:tcBorders>
            <w:shd w:val="clear" w:color="auto" w:fill="auto"/>
            <w:noWrap/>
            <w:vAlign w:val="center"/>
            <w:hideMark/>
          </w:tcPr>
          <w:p w14:paraId="0BA0C8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22621E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Von Wafer\wafervo01</w:t>
            </w:r>
          </w:p>
        </w:tc>
        <w:tc>
          <w:tcPr>
            <w:tcW w:w="1300" w:type="dxa"/>
            <w:tcBorders>
              <w:top w:val="nil"/>
              <w:left w:val="nil"/>
              <w:bottom w:val="nil"/>
              <w:right w:val="nil"/>
            </w:tcBorders>
            <w:shd w:val="clear" w:color="auto" w:fill="auto"/>
            <w:noWrap/>
            <w:vAlign w:val="center"/>
            <w:hideMark/>
          </w:tcPr>
          <w:p w14:paraId="7BEED2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0FC0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90</w:t>
            </w:r>
          </w:p>
        </w:tc>
        <w:tc>
          <w:tcPr>
            <w:tcW w:w="1300" w:type="dxa"/>
            <w:tcBorders>
              <w:top w:val="nil"/>
              <w:left w:val="nil"/>
              <w:bottom w:val="nil"/>
              <w:right w:val="nil"/>
            </w:tcBorders>
            <w:shd w:val="clear" w:color="auto" w:fill="auto"/>
            <w:noWrap/>
            <w:vAlign w:val="center"/>
            <w:hideMark/>
          </w:tcPr>
          <w:p w14:paraId="3B4AEDF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246" w:type="dxa"/>
            <w:gridSpan w:val="2"/>
            <w:tcBorders>
              <w:top w:val="nil"/>
              <w:left w:val="nil"/>
              <w:bottom w:val="nil"/>
              <w:right w:val="nil"/>
            </w:tcBorders>
            <w:shd w:val="clear" w:color="auto" w:fill="auto"/>
            <w:noWrap/>
            <w:vAlign w:val="center"/>
            <w:hideMark/>
          </w:tcPr>
          <w:p w14:paraId="4498AC4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786C91B8" w14:textId="77777777" w:rsidTr="009E60AA">
        <w:trPr>
          <w:trHeight w:val="320"/>
        </w:trPr>
        <w:tc>
          <w:tcPr>
            <w:tcW w:w="1300" w:type="dxa"/>
            <w:tcBorders>
              <w:top w:val="nil"/>
              <w:left w:val="nil"/>
              <w:bottom w:val="nil"/>
              <w:right w:val="nil"/>
            </w:tcBorders>
            <w:shd w:val="clear" w:color="auto" w:fill="auto"/>
            <w:noWrap/>
            <w:vAlign w:val="center"/>
            <w:hideMark/>
          </w:tcPr>
          <w:p w14:paraId="4C1E005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3600D82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Jelani McCoy\mccoyje01</w:t>
            </w:r>
          </w:p>
        </w:tc>
        <w:tc>
          <w:tcPr>
            <w:tcW w:w="1300" w:type="dxa"/>
            <w:tcBorders>
              <w:top w:val="nil"/>
              <w:left w:val="nil"/>
              <w:bottom w:val="nil"/>
              <w:right w:val="nil"/>
            </w:tcBorders>
            <w:shd w:val="clear" w:color="auto" w:fill="auto"/>
            <w:noWrap/>
            <w:vAlign w:val="center"/>
            <w:hideMark/>
          </w:tcPr>
          <w:p w14:paraId="597177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1300" w:type="dxa"/>
            <w:tcBorders>
              <w:top w:val="nil"/>
              <w:left w:val="nil"/>
              <w:bottom w:val="nil"/>
              <w:right w:val="nil"/>
            </w:tcBorders>
            <w:shd w:val="clear" w:color="auto" w:fill="auto"/>
            <w:noWrap/>
            <w:vAlign w:val="center"/>
            <w:hideMark/>
          </w:tcPr>
          <w:p w14:paraId="710A3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306AF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3246" w:type="dxa"/>
            <w:gridSpan w:val="2"/>
            <w:tcBorders>
              <w:top w:val="nil"/>
              <w:left w:val="nil"/>
              <w:bottom w:val="nil"/>
              <w:right w:val="nil"/>
            </w:tcBorders>
            <w:shd w:val="clear" w:color="auto" w:fill="auto"/>
            <w:noWrap/>
            <w:vAlign w:val="center"/>
            <w:hideMark/>
          </w:tcPr>
          <w:p w14:paraId="11FB801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6EFE77AA" w14:textId="77777777" w:rsidTr="009E60AA">
        <w:trPr>
          <w:trHeight w:val="320"/>
        </w:trPr>
        <w:tc>
          <w:tcPr>
            <w:tcW w:w="1300" w:type="dxa"/>
            <w:tcBorders>
              <w:top w:val="nil"/>
              <w:left w:val="nil"/>
              <w:bottom w:val="nil"/>
              <w:right w:val="nil"/>
            </w:tcBorders>
            <w:shd w:val="clear" w:color="auto" w:fill="auto"/>
            <w:noWrap/>
            <w:vAlign w:val="center"/>
            <w:hideMark/>
          </w:tcPr>
          <w:p w14:paraId="781F2A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5EB2C318" w14:textId="77777777" w:rsidR="009E60AA" w:rsidRPr="009E60AA" w:rsidRDefault="009E60AA" w:rsidP="009E60AA">
            <w:pPr>
              <w:widowControl/>
              <w:jc w:val="left"/>
              <w:rPr>
                <w:rFonts w:ascii="DengXian" w:eastAsia="DengXian" w:hAnsi="DengXian" w:cs="SimSun"/>
                <w:color w:val="000000"/>
                <w:kern w:val="0"/>
                <w:sz w:val="24"/>
                <w:szCs w:val="24"/>
              </w:rPr>
            </w:pPr>
            <w:proofErr w:type="spellStart"/>
            <w:r w:rsidRPr="009E60AA">
              <w:rPr>
                <w:rFonts w:ascii="DengXian" w:eastAsia="DengXian" w:hAnsi="DengXian" w:cs="SimSun" w:hint="eastAsia"/>
                <w:color w:val="000000"/>
                <w:kern w:val="0"/>
                <w:sz w:val="24"/>
                <w:szCs w:val="24"/>
              </w:rPr>
              <w:t>Taurean</w:t>
            </w:r>
            <w:proofErr w:type="spellEnd"/>
            <w:r w:rsidRPr="009E60AA">
              <w:rPr>
                <w:rFonts w:ascii="DengXian" w:eastAsia="DengXian" w:hAnsi="DengXian" w:cs="SimSun" w:hint="eastAsia"/>
                <w:color w:val="000000"/>
                <w:kern w:val="0"/>
                <w:sz w:val="24"/>
                <w:szCs w:val="24"/>
              </w:rPr>
              <w:t xml:space="preserve"> Green\greenta01</w:t>
            </w:r>
          </w:p>
        </w:tc>
        <w:tc>
          <w:tcPr>
            <w:tcW w:w="1300" w:type="dxa"/>
            <w:tcBorders>
              <w:top w:val="nil"/>
              <w:left w:val="nil"/>
              <w:bottom w:val="nil"/>
              <w:right w:val="nil"/>
            </w:tcBorders>
            <w:shd w:val="clear" w:color="auto" w:fill="auto"/>
            <w:noWrap/>
            <w:vAlign w:val="center"/>
            <w:hideMark/>
          </w:tcPr>
          <w:p w14:paraId="0AF34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1300" w:type="dxa"/>
            <w:tcBorders>
              <w:top w:val="nil"/>
              <w:left w:val="nil"/>
              <w:bottom w:val="nil"/>
              <w:right w:val="nil"/>
            </w:tcBorders>
            <w:shd w:val="clear" w:color="auto" w:fill="auto"/>
            <w:noWrap/>
            <w:vAlign w:val="center"/>
            <w:hideMark/>
          </w:tcPr>
          <w:p w14:paraId="31BE8B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w:t>
            </w:r>
          </w:p>
        </w:tc>
        <w:tc>
          <w:tcPr>
            <w:tcW w:w="1300" w:type="dxa"/>
            <w:tcBorders>
              <w:top w:val="nil"/>
              <w:left w:val="nil"/>
              <w:bottom w:val="nil"/>
              <w:right w:val="nil"/>
            </w:tcBorders>
            <w:shd w:val="clear" w:color="auto" w:fill="auto"/>
            <w:noWrap/>
            <w:vAlign w:val="center"/>
            <w:hideMark/>
          </w:tcPr>
          <w:p w14:paraId="75FE8B0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8.8</w:t>
            </w:r>
          </w:p>
        </w:tc>
        <w:tc>
          <w:tcPr>
            <w:tcW w:w="3246" w:type="dxa"/>
            <w:gridSpan w:val="2"/>
            <w:tcBorders>
              <w:top w:val="nil"/>
              <w:left w:val="nil"/>
              <w:bottom w:val="nil"/>
              <w:right w:val="nil"/>
            </w:tcBorders>
            <w:shd w:val="clear" w:color="auto" w:fill="auto"/>
            <w:noWrap/>
            <w:vAlign w:val="center"/>
            <w:hideMark/>
          </w:tcPr>
          <w:p w14:paraId="4129787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r>
      <w:tr w:rsidR="009E60AA" w:rsidRPr="009E60AA" w14:paraId="24B6FAF4" w14:textId="77777777" w:rsidTr="009E60AA">
        <w:trPr>
          <w:trHeight w:val="320"/>
        </w:trPr>
        <w:tc>
          <w:tcPr>
            <w:tcW w:w="1300" w:type="dxa"/>
            <w:tcBorders>
              <w:top w:val="nil"/>
              <w:left w:val="nil"/>
              <w:bottom w:val="nil"/>
              <w:right w:val="nil"/>
            </w:tcBorders>
            <w:shd w:val="clear" w:color="auto" w:fill="auto"/>
            <w:noWrap/>
            <w:vAlign w:val="center"/>
            <w:hideMark/>
          </w:tcPr>
          <w:p w14:paraId="3341B53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7AD0B2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Ben Wallace\wallabe01</w:t>
            </w:r>
          </w:p>
        </w:tc>
        <w:tc>
          <w:tcPr>
            <w:tcW w:w="1300" w:type="dxa"/>
            <w:tcBorders>
              <w:top w:val="nil"/>
              <w:left w:val="nil"/>
              <w:bottom w:val="nil"/>
              <w:right w:val="nil"/>
            </w:tcBorders>
            <w:shd w:val="clear" w:color="auto" w:fill="auto"/>
            <w:noWrap/>
            <w:vAlign w:val="center"/>
            <w:hideMark/>
          </w:tcPr>
          <w:p w14:paraId="33683D7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4109B8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3050</w:t>
            </w:r>
          </w:p>
        </w:tc>
        <w:tc>
          <w:tcPr>
            <w:tcW w:w="1300" w:type="dxa"/>
            <w:tcBorders>
              <w:top w:val="nil"/>
              <w:left w:val="nil"/>
              <w:bottom w:val="nil"/>
              <w:right w:val="nil"/>
            </w:tcBorders>
            <w:shd w:val="clear" w:color="auto" w:fill="auto"/>
            <w:noWrap/>
            <w:vAlign w:val="center"/>
            <w:hideMark/>
          </w:tcPr>
          <w:p w14:paraId="2D08EBC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w:t>
            </w:r>
          </w:p>
        </w:tc>
        <w:tc>
          <w:tcPr>
            <w:tcW w:w="3246" w:type="dxa"/>
            <w:gridSpan w:val="2"/>
            <w:tcBorders>
              <w:top w:val="nil"/>
              <w:left w:val="nil"/>
              <w:bottom w:val="nil"/>
              <w:right w:val="nil"/>
            </w:tcBorders>
            <w:shd w:val="clear" w:color="auto" w:fill="auto"/>
            <w:noWrap/>
            <w:vAlign w:val="center"/>
            <w:hideMark/>
          </w:tcPr>
          <w:p w14:paraId="4A4A6F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542B0AF" w14:textId="77777777" w:rsidTr="009E60AA">
        <w:trPr>
          <w:trHeight w:val="320"/>
        </w:trPr>
        <w:tc>
          <w:tcPr>
            <w:tcW w:w="1300" w:type="dxa"/>
            <w:tcBorders>
              <w:top w:val="nil"/>
              <w:left w:val="nil"/>
              <w:bottom w:val="nil"/>
              <w:right w:val="nil"/>
            </w:tcBorders>
            <w:shd w:val="clear" w:color="auto" w:fill="auto"/>
            <w:noWrap/>
            <w:vAlign w:val="center"/>
            <w:hideMark/>
          </w:tcPr>
          <w:p w14:paraId="1AC625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3E95B4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Hamilton\hamilri01</w:t>
            </w:r>
          </w:p>
        </w:tc>
        <w:tc>
          <w:tcPr>
            <w:tcW w:w="1300" w:type="dxa"/>
            <w:tcBorders>
              <w:top w:val="nil"/>
              <w:left w:val="nil"/>
              <w:bottom w:val="nil"/>
              <w:right w:val="nil"/>
            </w:tcBorders>
            <w:shd w:val="clear" w:color="auto" w:fill="auto"/>
            <w:noWrap/>
            <w:vAlign w:val="center"/>
            <w:hideMark/>
          </w:tcPr>
          <w:p w14:paraId="102E722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60DD0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2772</w:t>
            </w:r>
          </w:p>
        </w:tc>
        <w:tc>
          <w:tcPr>
            <w:tcW w:w="1300" w:type="dxa"/>
            <w:tcBorders>
              <w:top w:val="nil"/>
              <w:left w:val="nil"/>
              <w:bottom w:val="nil"/>
              <w:right w:val="nil"/>
            </w:tcBorders>
            <w:shd w:val="clear" w:color="auto" w:fill="auto"/>
            <w:noWrap/>
            <w:vAlign w:val="center"/>
            <w:hideMark/>
          </w:tcPr>
          <w:p w14:paraId="19DE0E7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16.8</w:t>
            </w:r>
          </w:p>
        </w:tc>
        <w:tc>
          <w:tcPr>
            <w:tcW w:w="3246" w:type="dxa"/>
            <w:gridSpan w:val="2"/>
            <w:tcBorders>
              <w:top w:val="nil"/>
              <w:left w:val="nil"/>
              <w:bottom w:val="nil"/>
              <w:right w:val="nil"/>
            </w:tcBorders>
            <w:shd w:val="clear" w:color="auto" w:fill="auto"/>
            <w:noWrap/>
            <w:vAlign w:val="center"/>
            <w:hideMark/>
          </w:tcPr>
          <w:p w14:paraId="76DDC7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ED50FD3" w14:textId="77777777" w:rsidTr="009E60AA">
        <w:trPr>
          <w:trHeight w:val="320"/>
        </w:trPr>
        <w:tc>
          <w:tcPr>
            <w:tcW w:w="1300" w:type="dxa"/>
            <w:tcBorders>
              <w:top w:val="nil"/>
              <w:left w:val="nil"/>
              <w:bottom w:val="nil"/>
              <w:right w:val="nil"/>
            </w:tcBorders>
            <w:shd w:val="clear" w:color="auto" w:fill="auto"/>
            <w:noWrap/>
            <w:vAlign w:val="center"/>
            <w:hideMark/>
          </w:tcPr>
          <w:p w14:paraId="5A810C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3</w:t>
            </w:r>
          </w:p>
        </w:tc>
        <w:tc>
          <w:tcPr>
            <w:tcW w:w="3690" w:type="dxa"/>
            <w:tcBorders>
              <w:top w:val="nil"/>
              <w:left w:val="nil"/>
              <w:bottom w:val="nil"/>
              <w:right w:val="nil"/>
            </w:tcBorders>
            <w:shd w:val="clear" w:color="auto" w:fill="auto"/>
            <w:noWrap/>
            <w:vAlign w:val="center"/>
            <w:hideMark/>
          </w:tcPr>
          <w:p w14:paraId="23BFFBE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Chauncey Billups\billuch01</w:t>
            </w:r>
          </w:p>
        </w:tc>
        <w:tc>
          <w:tcPr>
            <w:tcW w:w="1300" w:type="dxa"/>
            <w:tcBorders>
              <w:top w:val="nil"/>
              <w:left w:val="nil"/>
              <w:bottom w:val="nil"/>
              <w:right w:val="nil"/>
            </w:tcBorders>
            <w:shd w:val="clear" w:color="auto" w:fill="auto"/>
            <w:noWrap/>
            <w:vAlign w:val="center"/>
            <w:hideMark/>
          </w:tcPr>
          <w:p w14:paraId="17304C3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1300" w:type="dxa"/>
            <w:tcBorders>
              <w:top w:val="nil"/>
              <w:left w:val="nil"/>
              <w:bottom w:val="nil"/>
              <w:right w:val="nil"/>
            </w:tcBorders>
            <w:shd w:val="clear" w:color="auto" w:fill="auto"/>
            <w:noWrap/>
            <w:vAlign w:val="center"/>
            <w:hideMark/>
          </w:tcPr>
          <w:p w14:paraId="32E814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2758</w:t>
            </w:r>
          </w:p>
        </w:tc>
        <w:tc>
          <w:tcPr>
            <w:tcW w:w="1300" w:type="dxa"/>
            <w:tcBorders>
              <w:top w:val="nil"/>
              <w:left w:val="nil"/>
              <w:bottom w:val="nil"/>
              <w:right w:val="nil"/>
            </w:tcBorders>
            <w:shd w:val="clear" w:color="auto" w:fill="auto"/>
            <w:noWrap/>
            <w:vAlign w:val="center"/>
            <w:hideMark/>
          </w:tcPr>
          <w:p w14:paraId="0C6B03C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w:t>
            </w:r>
          </w:p>
        </w:tc>
        <w:tc>
          <w:tcPr>
            <w:tcW w:w="3246" w:type="dxa"/>
            <w:gridSpan w:val="2"/>
            <w:tcBorders>
              <w:top w:val="nil"/>
              <w:left w:val="nil"/>
              <w:bottom w:val="nil"/>
              <w:right w:val="nil"/>
            </w:tcBorders>
            <w:shd w:val="clear" w:color="auto" w:fill="auto"/>
            <w:noWrap/>
            <w:vAlign w:val="center"/>
            <w:hideMark/>
          </w:tcPr>
          <w:p w14:paraId="007CCD1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6A5DCE1" w14:textId="77777777" w:rsidTr="009E60AA">
        <w:trPr>
          <w:trHeight w:val="320"/>
        </w:trPr>
        <w:tc>
          <w:tcPr>
            <w:tcW w:w="1300" w:type="dxa"/>
            <w:tcBorders>
              <w:top w:val="nil"/>
              <w:left w:val="nil"/>
              <w:bottom w:val="nil"/>
              <w:right w:val="nil"/>
            </w:tcBorders>
            <w:shd w:val="clear" w:color="auto" w:fill="auto"/>
            <w:noWrap/>
            <w:vAlign w:val="center"/>
            <w:hideMark/>
          </w:tcPr>
          <w:p w14:paraId="5ECCE00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4BB51B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Tayshaun Prince\princta01</w:t>
            </w:r>
          </w:p>
        </w:tc>
        <w:tc>
          <w:tcPr>
            <w:tcW w:w="1300" w:type="dxa"/>
            <w:tcBorders>
              <w:top w:val="nil"/>
              <w:left w:val="nil"/>
              <w:bottom w:val="nil"/>
              <w:right w:val="nil"/>
            </w:tcBorders>
            <w:shd w:val="clear" w:color="auto" w:fill="auto"/>
            <w:noWrap/>
            <w:vAlign w:val="center"/>
            <w:hideMark/>
          </w:tcPr>
          <w:p w14:paraId="5139FBB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387B9F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2701</w:t>
            </w:r>
          </w:p>
        </w:tc>
        <w:tc>
          <w:tcPr>
            <w:tcW w:w="1300" w:type="dxa"/>
            <w:tcBorders>
              <w:top w:val="nil"/>
              <w:left w:val="nil"/>
              <w:bottom w:val="nil"/>
              <w:right w:val="nil"/>
            </w:tcBorders>
            <w:shd w:val="clear" w:color="auto" w:fill="auto"/>
            <w:noWrap/>
            <w:vAlign w:val="center"/>
            <w:hideMark/>
          </w:tcPr>
          <w:p w14:paraId="799E5A0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w:t>
            </w:r>
          </w:p>
        </w:tc>
        <w:tc>
          <w:tcPr>
            <w:tcW w:w="3246" w:type="dxa"/>
            <w:gridSpan w:val="2"/>
            <w:tcBorders>
              <w:top w:val="nil"/>
              <w:left w:val="nil"/>
              <w:bottom w:val="nil"/>
              <w:right w:val="nil"/>
            </w:tcBorders>
            <w:shd w:val="clear" w:color="auto" w:fill="auto"/>
            <w:noWrap/>
            <w:vAlign w:val="center"/>
            <w:hideMark/>
          </w:tcPr>
          <w:p w14:paraId="4AEFA55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79E4BE90" w14:textId="77777777" w:rsidTr="009E60AA">
        <w:trPr>
          <w:trHeight w:val="320"/>
        </w:trPr>
        <w:tc>
          <w:tcPr>
            <w:tcW w:w="1300" w:type="dxa"/>
            <w:tcBorders>
              <w:top w:val="nil"/>
              <w:left w:val="nil"/>
              <w:bottom w:val="nil"/>
              <w:right w:val="nil"/>
            </w:tcBorders>
            <w:shd w:val="clear" w:color="auto" w:fill="auto"/>
            <w:noWrap/>
            <w:vAlign w:val="center"/>
            <w:hideMark/>
          </w:tcPr>
          <w:p w14:paraId="041796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17F0DDA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Mehmet Okur\okurme01</w:t>
            </w:r>
          </w:p>
        </w:tc>
        <w:tc>
          <w:tcPr>
            <w:tcW w:w="1300" w:type="dxa"/>
            <w:tcBorders>
              <w:top w:val="nil"/>
              <w:left w:val="nil"/>
              <w:bottom w:val="nil"/>
              <w:right w:val="nil"/>
            </w:tcBorders>
            <w:shd w:val="clear" w:color="auto" w:fill="auto"/>
            <w:noWrap/>
            <w:vAlign w:val="center"/>
            <w:hideMark/>
          </w:tcPr>
          <w:p w14:paraId="0E7353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71</w:t>
            </w:r>
          </w:p>
        </w:tc>
        <w:tc>
          <w:tcPr>
            <w:tcW w:w="1300" w:type="dxa"/>
            <w:tcBorders>
              <w:top w:val="nil"/>
              <w:left w:val="nil"/>
              <w:bottom w:val="nil"/>
              <w:right w:val="nil"/>
            </w:tcBorders>
            <w:shd w:val="clear" w:color="auto" w:fill="auto"/>
            <w:noWrap/>
            <w:vAlign w:val="center"/>
            <w:hideMark/>
          </w:tcPr>
          <w:p w14:paraId="7966029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1580</w:t>
            </w:r>
          </w:p>
        </w:tc>
        <w:tc>
          <w:tcPr>
            <w:tcW w:w="1300" w:type="dxa"/>
            <w:tcBorders>
              <w:top w:val="nil"/>
              <w:left w:val="nil"/>
              <w:bottom w:val="nil"/>
              <w:right w:val="nil"/>
            </w:tcBorders>
            <w:shd w:val="clear" w:color="auto" w:fill="auto"/>
            <w:noWrap/>
            <w:vAlign w:val="center"/>
            <w:hideMark/>
          </w:tcPr>
          <w:p w14:paraId="597ED7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18.3</w:t>
            </w:r>
          </w:p>
        </w:tc>
        <w:tc>
          <w:tcPr>
            <w:tcW w:w="3246" w:type="dxa"/>
            <w:gridSpan w:val="2"/>
            <w:tcBorders>
              <w:top w:val="nil"/>
              <w:left w:val="nil"/>
              <w:bottom w:val="nil"/>
              <w:right w:val="nil"/>
            </w:tcBorders>
            <w:shd w:val="clear" w:color="auto" w:fill="auto"/>
            <w:noWrap/>
            <w:vAlign w:val="center"/>
            <w:hideMark/>
          </w:tcPr>
          <w:p w14:paraId="7224693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7C496B7" w14:textId="77777777" w:rsidTr="009E60AA">
        <w:trPr>
          <w:trHeight w:val="320"/>
        </w:trPr>
        <w:tc>
          <w:tcPr>
            <w:tcW w:w="1300" w:type="dxa"/>
            <w:tcBorders>
              <w:top w:val="nil"/>
              <w:left w:val="nil"/>
              <w:bottom w:val="nil"/>
              <w:right w:val="nil"/>
            </w:tcBorders>
            <w:shd w:val="clear" w:color="auto" w:fill="auto"/>
            <w:noWrap/>
            <w:vAlign w:val="center"/>
            <w:hideMark/>
          </w:tcPr>
          <w:p w14:paraId="576F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DF51D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Corliss Williamson\willico02</w:t>
            </w:r>
          </w:p>
        </w:tc>
        <w:tc>
          <w:tcPr>
            <w:tcW w:w="1300" w:type="dxa"/>
            <w:tcBorders>
              <w:top w:val="nil"/>
              <w:left w:val="nil"/>
              <w:bottom w:val="nil"/>
              <w:right w:val="nil"/>
            </w:tcBorders>
            <w:shd w:val="clear" w:color="auto" w:fill="auto"/>
            <w:noWrap/>
            <w:vAlign w:val="center"/>
            <w:hideMark/>
          </w:tcPr>
          <w:p w14:paraId="6F8549B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79</w:t>
            </w:r>
          </w:p>
        </w:tc>
        <w:tc>
          <w:tcPr>
            <w:tcW w:w="1300" w:type="dxa"/>
            <w:tcBorders>
              <w:top w:val="nil"/>
              <w:left w:val="nil"/>
              <w:bottom w:val="nil"/>
              <w:right w:val="nil"/>
            </w:tcBorders>
            <w:shd w:val="clear" w:color="auto" w:fill="auto"/>
            <w:noWrap/>
            <w:vAlign w:val="center"/>
            <w:hideMark/>
          </w:tcPr>
          <w:p w14:paraId="6768EDD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1574</w:t>
            </w:r>
          </w:p>
        </w:tc>
        <w:tc>
          <w:tcPr>
            <w:tcW w:w="1300" w:type="dxa"/>
            <w:tcBorders>
              <w:top w:val="nil"/>
              <w:left w:val="nil"/>
              <w:bottom w:val="nil"/>
              <w:right w:val="nil"/>
            </w:tcBorders>
            <w:shd w:val="clear" w:color="auto" w:fill="auto"/>
            <w:noWrap/>
            <w:vAlign w:val="center"/>
            <w:hideMark/>
          </w:tcPr>
          <w:p w14:paraId="3F78D8D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1A22E55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8AA93CB" w14:textId="77777777" w:rsidTr="009E60AA">
        <w:trPr>
          <w:trHeight w:val="320"/>
        </w:trPr>
        <w:tc>
          <w:tcPr>
            <w:tcW w:w="1300" w:type="dxa"/>
            <w:tcBorders>
              <w:top w:val="nil"/>
              <w:left w:val="nil"/>
              <w:bottom w:val="nil"/>
              <w:right w:val="nil"/>
            </w:tcBorders>
            <w:shd w:val="clear" w:color="auto" w:fill="auto"/>
            <w:noWrap/>
            <w:vAlign w:val="center"/>
            <w:hideMark/>
          </w:tcPr>
          <w:p w14:paraId="5BD6C4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592DAFD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Elden Campbell\campbel01</w:t>
            </w:r>
          </w:p>
        </w:tc>
        <w:tc>
          <w:tcPr>
            <w:tcW w:w="1300" w:type="dxa"/>
            <w:tcBorders>
              <w:top w:val="nil"/>
              <w:left w:val="nil"/>
              <w:bottom w:val="nil"/>
              <w:right w:val="nil"/>
            </w:tcBorders>
            <w:shd w:val="clear" w:color="auto" w:fill="auto"/>
            <w:noWrap/>
            <w:vAlign w:val="center"/>
            <w:hideMark/>
          </w:tcPr>
          <w:p w14:paraId="48BFFD9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1300" w:type="dxa"/>
            <w:tcBorders>
              <w:top w:val="nil"/>
              <w:left w:val="nil"/>
              <w:bottom w:val="nil"/>
              <w:right w:val="nil"/>
            </w:tcBorders>
            <w:shd w:val="clear" w:color="auto" w:fill="auto"/>
            <w:noWrap/>
            <w:vAlign w:val="center"/>
            <w:hideMark/>
          </w:tcPr>
          <w:p w14:paraId="087030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892</w:t>
            </w:r>
          </w:p>
        </w:tc>
        <w:tc>
          <w:tcPr>
            <w:tcW w:w="1300" w:type="dxa"/>
            <w:tcBorders>
              <w:top w:val="nil"/>
              <w:left w:val="nil"/>
              <w:bottom w:val="nil"/>
              <w:right w:val="nil"/>
            </w:tcBorders>
            <w:shd w:val="clear" w:color="auto" w:fill="auto"/>
            <w:noWrap/>
            <w:vAlign w:val="center"/>
            <w:hideMark/>
          </w:tcPr>
          <w:p w14:paraId="53050D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13.8</w:t>
            </w:r>
          </w:p>
        </w:tc>
        <w:tc>
          <w:tcPr>
            <w:tcW w:w="3246" w:type="dxa"/>
            <w:gridSpan w:val="2"/>
            <w:tcBorders>
              <w:top w:val="nil"/>
              <w:left w:val="nil"/>
              <w:bottom w:val="nil"/>
              <w:right w:val="nil"/>
            </w:tcBorders>
            <w:shd w:val="clear" w:color="auto" w:fill="auto"/>
            <w:noWrap/>
            <w:vAlign w:val="center"/>
            <w:hideMark/>
          </w:tcPr>
          <w:p w14:paraId="03E524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024306A9" w14:textId="77777777" w:rsidTr="009E60AA">
        <w:trPr>
          <w:trHeight w:val="320"/>
        </w:trPr>
        <w:tc>
          <w:tcPr>
            <w:tcW w:w="1300" w:type="dxa"/>
            <w:tcBorders>
              <w:top w:val="nil"/>
              <w:left w:val="nil"/>
              <w:bottom w:val="nil"/>
              <w:right w:val="nil"/>
            </w:tcBorders>
            <w:shd w:val="clear" w:color="auto" w:fill="auto"/>
            <w:noWrap/>
            <w:vAlign w:val="center"/>
            <w:hideMark/>
          </w:tcPr>
          <w:p w14:paraId="12F48F5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B2CBA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Chucky Atkins\atkinch01</w:t>
            </w:r>
          </w:p>
        </w:tc>
        <w:tc>
          <w:tcPr>
            <w:tcW w:w="1300" w:type="dxa"/>
            <w:tcBorders>
              <w:top w:val="nil"/>
              <w:left w:val="nil"/>
              <w:bottom w:val="nil"/>
              <w:right w:val="nil"/>
            </w:tcBorders>
            <w:shd w:val="clear" w:color="auto" w:fill="auto"/>
            <w:noWrap/>
            <w:vAlign w:val="center"/>
            <w:hideMark/>
          </w:tcPr>
          <w:p w14:paraId="0DFF7B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1D299B7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751</w:t>
            </w:r>
          </w:p>
        </w:tc>
        <w:tc>
          <w:tcPr>
            <w:tcW w:w="1300" w:type="dxa"/>
            <w:tcBorders>
              <w:top w:val="nil"/>
              <w:left w:val="nil"/>
              <w:bottom w:val="nil"/>
              <w:right w:val="nil"/>
            </w:tcBorders>
            <w:shd w:val="clear" w:color="auto" w:fill="auto"/>
            <w:noWrap/>
            <w:vAlign w:val="center"/>
            <w:hideMark/>
          </w:tcPr>
          <w:p w14:paraId="603D754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10.1</w:t>
            </w:r>
          </w:p>
        </w:tc>
        <w:tc>
          <w:tcPr>
            <w:tcW w:w="3246" w:type="dxa"/>
            <w:gridSpan w:val="2"/>
            <w:tcBorders>
              <w:top w:val="nil"/>
              <w:left w:val="nil"/>
              <w:bottom w:val="nil"/>
              <w:right w:val="nil"/>
            </w:tcBorders>
            <w:shd w:val="clear" w:color="auto" w:fill="auto"/>
            <w:noWrap/>
            <w:vAlign w:val="center"/>
            <w:hideMark/>
          </w:tcPr>
          <w:p w14:paraId="30C7F65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29DDDA6" w14:textId="77777777" w:rsidTr="009E60AA">
        <w:trPr>
          <w:trHeight w:val="320"/>
        </w:trPr>
        <w:tc>
          <w:tcPr>
            <w:tcW w:w="1300" w:type="dxa"/>
            <w:tcBorders>
              <w:top w:val="nil"/>
              <w:left w:val="nil"/>
              <w:bottom w:val="nil"/>
              <w:right w:val="nil"/>
            </w:tcBorders>
            <w:shd w:val="clear" w:color="auto" w:fill="auto"/>
            <w:noWrap/>
            <w:vAlign w:val="center"/>
            <w:hideMark/>
          </w:tcPr>
          <w:p w14:paraId="60632F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5829C99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Bob Sura\surabo01</w:t>
            </w:r>
          </w:p>
        </w:tc>
        <w:tc>
          <w:tcPr>
            <w:tcW w:w="1300" w:type="dxa"/>
            <w:tcBorders>
              <w:top w:val="nil"/>
              <w:left w:val="nil"/>
              <w:bottom w:val="nil"/>
              <w:right w:val="nil"/>
            </w:tcBorders>
            <w:shd w:val="clear" w:color="auto" w:fill="auto"/>
            <w:noWrap/>
            <w:vAlign w:val="center"/>
            <w:hideMark/>
          </w:tcPr>
          <w:p w14:paraId="56283F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611956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707</w:t>
            </w:r>
          </w:p>
        </w:tc>
        <w:tc>
          <w:tcPr>
            <w:tcW w:w="1300" w:type="dxa"/>
            <w:tcBorders>
              <w:top w:val="nil"/>
              <w:left w:val="nil"/>
              <w:bottom w:val="nil"/>
              <w:right w:val="nil"/>
            </w:tcBorders>
            <w:shd w:val="clear" w:color="auto" w:fill="auto"/>
            <w:noWrap/>
            <w:vAlign w:val="center"/>
            <w:hideMark/>
          </w:tcPr>
          <w:p w14:paraId="240F21B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246" w:type="dxa"/>
            <w:gridSpan w:val="2"/>
            <w:tcBorders>
              <w:top w:val="nil"/>
              <w:left w:val="nil"/>
              <w:bottom w:val="nil"/>
              <w:right w:val="nil"/>
            </w:tcBorders>
            <w:shd w:val="clear" w:color="auto" w:fill="auto"/>
            <w:noWrap/>
            <w:vAlign w:val="center"/>
            <w:hideMark/>
          </w:tcPr>
          <w:p w14:paraId="738DD12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43EE8696" w14:textId="77777777" w:rsidTr="009E60AA">
        <w:trPr>
          <w:trHeight w:val="320"/>
        </w:trPr>
        <w:tc>
          <w:tcPr>
            <w:tcW w:w="1300" w:type="dxa"/>
            <w:tcBorders>
              <w:top w:val="nil"/>
              <w:left w:val="nil"/>
              <w:bottom w:val="nil"/>
              <w:right w:val="nil"/>
            </w:tcBorders>
            <w:shd w:val="clear" w:color="auto" w:fill="auto"/>
            <w:noWrap/>
            <w:vAlign w:val="center"/>
            <w:hideMark/>
          </w:tcPr>
          <w:p w14:paraId="1D4CF5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2C6D8BE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Rasheed Wallace\wallara01</w:t>
            </w:r>
          </w:p>
        </w:tc>
        <w:tc>
          <w:tcPr>
            <w:tcW w:w="1300" w:type="dxa"/>
            <w:tcBorders>
              <w:top w:val="nil"/>
              <w:left w:val="nil"/>
              <w:bottom w:val="nil"/>
              <w:right w:val="nil"/>
            </w:tcBorders>
            <w:shd w:val="clear" w:color="auto" w:fill="auto"/>
            <w:noWrap/>
            <w:vAlign w:val="center"/>
            <w:hideMark/>
          </w:tcPr>
          <w:p w14:paraId="019D3A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w:t>
            </w:r>
          </w:p>
        </w:tc>
        <w:tc>
          <w:tcPr>
            <w:tcW w:w="1300" w:type="dxa"/>
            <w:tcBorders>
              <w:top w:val="nil"/>
              <w:left w:val="nil"/>
              <w:bottom w:val="nil"/>
              <w:right w:val="nil"/>
            </w:tcBorders>
            <w:shd w:val="clear" w:color="auto" w:fill="auto"/>
            <w:noWrap/>
            <w:vAlign w:val="center"/>
            <w:hideMark/>
          </w:tcPr>
          <w:p w14:paraId="07C88E0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673</w:t>
            </w:r>
          </w:p>
        </w:tc>
        <w:tc>
          <w:tcPr>
            <w:tcW w:w="1300" w:type="dxa"/>
            <w:tcBorders>
              <w:top w:val="nil"/>
              <w:left w:val="nil"/>
              <w:bottom w:val="nil"/>
              <w:right w:val="nil"/>
            </w:tcBorders>
            <w:shd w:val="clear" w:color="auto" w:fill="auto"/>
            <w:noWrap/>
            <w:vAlign w:val="center"/>
            <w:hideMark/>
          </w:tcPr>
          <w:p w14:paraId="33FCF70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18.8</w:t>
            </w:r>
          </w:p>
        </w:tc>
        <w:tc>
          <w:tcPr>
            <w:tcW w:w="3246" w:type="dxa"/>
            <w:gridSpan w:val="2"/>
            <w:tcBorders>
              <w:top w:val="nil"/>
              <w:left w:val="nil"/>
              <w:bottom w:val="nil"/>
              <w:right w:val="nil"/>
            </w:tcBorders>
            <w:shd w:val="clear" w:color="auto" w:fill="auto"/>
            <w:noWrap/>
            <w:vAlign w:val="center"/>
            <w:hideMark/>
          </w:tcPr>
          <w:p w14:paraId="0A9CFE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29AB2AD0" w14:textId="77777777" w:rsidTr="009E60AA">
        <w:trPr>
          <w:trHeight w:val="320"/>
        </w:trPr>
        <w:tc>
          <w:tcPr>
            <w:tcW w:w="1300" w:type="dxa"/>
            <w:tcBorders>
              <w:top w:val="nil"/>
              <w:left w:val="nil"/>
              <w:bottom w:val="nil"/>
              <w:right w:val="nil"/>
            </w:tcBorders>
            <w:shd w:val="clear" w:color="auto" w:fill="auto"/>
            <w:noWrap/>
            <w:vAlign w:val="center"/>
            <w:hideMark/>
          </w:tcPr>
          <w:p w14:paraId="30AE0E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207AE2F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Lindsey Hunter\hunteli01</w:t>
            </w:r>
          </w:p>
        </w:tc>
        <w:tc>
          <w:tcPr>
            <w:tcW w:w="1300" w:type="dxa"/>
            <w:tcBorders>
              <w:top w:val="nil"/>
              <w:left w:val="nil"/>
              <w:bottom w:val="nil"/>
              <w:right w:val="nil"/>
            </w:tcBorders>
            <w:shd w:val="clear" w:color="auto" w:fill="auto"/>
            <w:noWrap/>
            <w:vAlign w:val="center"/>
            <w:hideMark/>
          </w:tcPr>
          <w:p w14:paraId="256291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33</w:t>
            </w:r>
          </w:p>
        </w:tc>
        <w:tc>
          <w:tcPr>
            <w:tcW w:w="1300" w:type="dxa"/>
            <w:tcBorders>
              <w:top w:val="nil"/>
              <w:left w:val="nil"/>
              <w:bottom w:val="nil"/>
              <w:right w:val="nil"/>
            </w:tcBorders>
            <w:shd w:val="clear" w:color="auto" w:fill="auto"/>
            <w:noWrap/>
            <w:vAlign w:val="center"/>
            <w:hideMark/>
          </w:tcPr>
          <w:p w14:paraId="5173A4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661</w:t>
            </w:r>
          </w:p>
        </w:tc>
        <w:tc>
          <w:tcPr>
            <w:tcW w:w="1300" w:type="dxa"/>
            <w:tcBorders>
              <w:top w:val="nil"/>
              <w:left w:val="nil"/>
              <w:bottom w:val="nil"/>
              <w:right w:val="nil"/>
            </w:tcBorders>
            <w:shd w:val="clear" w:color="auto" w:fill="auto"/>
            <w:noWrap/>
            <w:vAlign w:val="center"/>
            <w:hideMark/>
          </w:tcPr>
          <w:p w14:paraId="5C6A53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246" w:type="dxa"/>
            <w:gridSpan w:val="2"/>
            <w:tcBorders>
              <w:top w:val="nil"/>
              <w:left w:val="nil"/>
              <w:bottom w:val="nil"/>
              <w:right w:val="nil"/>
            </w:tcBorders>
            <w:shd w:val="clear" w:color="auto" w:fill="auto"/>
            <w:noWrap/>
            <w:vAlign w:val="center"/>
            <w:hideMark/>
          </w:tcPr>
          <w:p w14:paraId="7622A1E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271BD5E" w14:textId="77777777" w:rsidTr="009E60AA">
        <w:trPr>
          <w:trHeight w:val="320"/>
        </w:trPr>
        <w:tc>
          <w:tcPr>
            <w:tcW w:w="1300" w:type="dxa"/>
            <w:tcBorders>
              <w:top w:val="nil"/>
              <w:left w:val="nil"/>
              <w:bottom w:val="nil"/>
              <w:right w:val="nil"/>
            </w:tcBorders>
            <w:shd w:val="clear" w:color="auto" w:fill="auto"/>
            <w:noWrap/>
            <w:vAlign w:val="center"/>
            <w:hideMark/>
          </w:tcPr>
          <w:p w14:paraId="2696311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6AE572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Mike James\jamesmi01</w:t>
            </w:r>
          </w:p>
        </w:tc>
        <w:tc>
          <w:tcPr>
            <w:tcW w:w="1300" w:type="dxa"/>
            <w:tcBorders>
              <w:top w:val="nil"/>
              <w:left w:val="nil"/>
              <w:bottom w:val="nil"/>
              <w:right w:val="nil"/>
            </w:tcBorders>
            <w:shd w:val="clear" w:color="auto" w:fill="auto"/>
            <w:noWrap/>
            <w:vAlign w:val="center"/>
            <w:hideMark/>
          </w:tcPr>
          <w:p w14:paraId="7F6B645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55F4BC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512</w:t>
            </w:r>
          </w:p>
        </w:tc>
        <w:tc>
          <w:tcPr>
            <w:tcW w:w="1300" w:type="dxa"/>
            <w:tcBorders>
              <w:top w:val="nil"/>
              <w:left w:val="nil"/>
              <w:bottom w:val="nil"/>
              <w:right w:val="nil"/>
            </w:tcBorders>
            <w:shd w:val="clear" w:color="auto" w:fill="auto"/>
            <w:noWrap/>
            <w:vAlign w:val="center"/>
            <w:hideMark/>
          </w:tcPr>
          <w:p w14:paraId="28E736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14.3</w:t>
            </w:r>
          </w:p>
        </w:tc>
        <w:tc>
          <w:tcPr>
            <w:tcW w:w="3246" w:type="dxa"/>
            <w:gridSpan w:val="2"/>
            <w:tcBorders>
              <w:top w:val="nil"/>
              <w:left w:val="nil"/>
              <w:bottom w:val="nil"/>
              <w:right w:val="nil"/>
            </w:tcBorders>
            <w:shd w:val="clear" w:color="auto" w:fill="auto"/>
            <w:noWrap/>
            <w:vAlign w:val="center"/>
            <w:hideMark/>
          </w:tcPr>
          <w:p w14:paraId="492D1B0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1A48070" w14:textId="77777777" w:rsidTr="009E60AA">
        <w:trPr>
          <w:trHeight w:val="320"/>
        </w:trPr>
        <w:tc>
          <w:tcPr>
            <w:tcW w:w="1300" w:type="dxa"/>
            <w:tcBorders>
              <w:top w:val="nil"/>
              <w:left w:val="nil"/>
              <w:bottom w:val="nil"/>
              <w:right w:val="nil"/>
            </w:tcBorders>
            <w:shd w:val="clear" w:color="auto" w:fill="auto"/>
            <w:noWrap/>
            <w:vAlign w:val="center"/>
            <w:hideMark/>
          </w:tcPr>
          <w:p w14:paraId="407AAE5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3D7F2EB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Darvin Ham\hamda01</w:t>
            </w:r>
          </w:p>
        </w:tc>
        <w:tc>
          <w:tcPr>
            <w:tcW w:w="1300" w:type="dxa"/>
            <w:tcBorders>
              <w:top w:val="nil"/>
              <w:left w:val="nil"/>
              <w:bottom w:val="nil"/>
              <w:right w:val="nil"/>
            </w:tcBorders>
            <w:shd w:val="clear" w:color="auto" w:fill="auto"/>
            <w:noWrap/>
            <w:vAlign w:val="center"/>
            <w:hideMark/>
          </w:tcPr>
          <w:p w14:paraId="533057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00942A5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484</w:t>
            </w:r>
          </w:p>
        </w:tc>
        <w:tc>
          <w:tcPr>
            <w:tcW w:w="1300" w:type="dxa"/>
            <w:tcBorders>
              <w:top w:val="nil"/>
              <w:left w:val="nil"/>
              <w:bottom w:val="nil"/>
              <w:right w:val="nil"/>
            </w:tcBorders>
            <w:shd w:val="clear" w:color="auto" w:fill="auto"/>
            <w:noWrap/>
            <w:vAlign w:val="center"/>
            <w:hideMark/>
          </w:tcPr>
          <w:p w14:paraId="4F28C46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8.3</w:t>
            </w:r>
          </w:p>
        </w:tc>
        <w:tc>
          <w:tcPr>
            <w:tcW w:w="3246" w:type="dxa"/>
            <w:gridSpan w:val="2"/>
            <w:tcBorders>
              <w:top w:val="nil"/>
              <w:left w:val="nil"/>
              <w:bottom w:val="nil"/>
              <w:right w:val="nil"/>
            </w:tcBorders>
            <w:shd w:val="clear" w:color="auto" w:fill="auto"/>
            <w:noWrap/>
            <w:vAlign w:val="center"/>
            <w:hideMark/>
          </w:tcPr>
          <w:p w14:paraId="6A03DF9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3C9F94AE" w14:textId="77777777" w:rsidTr="009E60AA">
        <w:trPr>
          <w:trHeight w:val="320"/>
        </w:trPr>
        <w:tc>
          <w:tcPr>
            <w:tcW w:w="1300" w:type="dxa"/>
            <w:tcBorders>
              <w:top w:val="nil"/>
              <w:left w:val="nil"/>
              <w:bottom w:val="nil"/>
              <w:right w:val="nil"/>
            </w:tcBorders>
            <w:shd w:val="clear" w:color="auto" w:fill="auto"/>
            <w:noWrap/>
            <w:vAlign w:val="center"/>
            <w:hideMark/>
          </w:tcPr>
          <w:p w14:paraId="0EE01C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6B0913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Tremaine Fowlkes\fowlktr01</w:t>
            </w:r>
          </w:p>
        </w:tc>
        <w:tc>
          <w:tcPr>
            <w:tcW w:w="1300" w:type="dxa"/>
            <w:tcBorders>
              <w:top w:val="nil"/>
              <w:left w:val="nil"/>
              <w:bottom w:val="nil"/>
              <w:right w:val="nil"/>
            </w:tcBorders>
            <w:shd w:val="clear" w:color="auto" w:fill="auto"/>
            <w:noWrap/>
            <w:vAlign w:val="center"/>
            <w:hideMark/>
          </w:tcPr>
          <w:p w14:paraId="7EBED2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36</w:t>
            </w:r>
          </w:p>
        </w:tc>
        <w:tc>
          <w:tcPr>
            <w:tcW w:w="1300" w:type="dxa"/>
            <w:tcBorders>
              <w:top w:val="nil"/>
              <w:left w:val="nil"/>
              <w:bottom w:val="nil"/>
              <w:right w:val="nil"/>
            </w:tcBorders>
            <w:shd w:val="clear" w:color="auto" w:fill="auto"/>
            <w:noWrap/>
            <w:vAlign w:val="center"/>
            <w:hideMark/>
          </w:tcPr>
          <w:p w14:paraId="79A6FFC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261</w:t>
            </w:r>
          </w:p>
        </w:tc>
        <w:tc>
          <w:tcPr>
            <w:tcW w:w="1300" w:type="dxa"/>
            <w:tcBorders>
              <w:top w:val="nil"/>
              <w:left w:val="nil"/>
              <w:bottom w:val="nil"/>
              <w:right w:val="nil"/>
            </w:tcBorders>
            <w:shd w:val="clear" w:color="auto" w:fill="auto"/>
            <w:noWrap/>
            <w:vAlign w:val="center"/>
            <w:hideMark/>
          </w:tcPr>
          <w:p w14:paraId="16B0AB1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6.5</w:t>
            </w:r>
          </w:p>
        </w:tc>
        <w:tc>
          <w:tcPr>
            <w:tcW w:w="3246" w:type="dxa"/>
            <w:gridSpan w:val="2"/>
            <w:tcBorders>
              <w:top w:val="nil"/>
              <w:left w:val="nil"/>
              <w:bottom w:val="nil"/>
              <w:right w:val="nil"/>
            </w:tcBorders>
            <w:shd w:val="clear" w:color="auto" w:fill="auto"/>
            <w:noWrap/>
            <w:vAlign w:val="center"/>
            <w:hideMark/>
          </w:tcPr>
          <w:p w14:paraId="12A0C48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EDD31D1" w14:textId="77777777" w:rsidTr="009E60AA">
        <w:trPr>
          <w:trHeight w:val="320"/>
        </w:trPr>
        <w:tc>
          <w:tcPr>
            <w:tcW w:w="1300" w:type="dxa"/>
            <w:tcBorders>
              <w:top w:val="nil"/>
              <w:left w:val="nil"/>
              <w:bottom w:val="nil"/>
              <w:right w:val="nil"/>
            </w:tcBorders>
            <w:shd w:val="clear" w:color="auto" w:fill="auto"/>
            <w:noWrap/>
            <w:vAlign w:val="center"/>
            <w:hideMark/>
          </w:tcPr>
          <w:p w14:paraId="5117AE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1499D5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Ž</w:t>
            </w:r>
            <w:proofErr w:type="spellStart"/>
            <w:r w:rsidRPr="009E60AA">
              <w:rPr>
                <w:rFonts w:ascii="DengXian" w:eastAsia="DengXian" w:hAnsi="DengXian" w:cs="SimSun" w:hint="eastAsia"/>
                <w:color w:val="000000"/>
                <w:kern w:val="0"/>
                <w:sz w:val="24"/>
                <w:szCs w:val="24"/>
              </w:rPr>
              <w:t>eljko</w:t>
            </w:r>
            <w:proofErr w:type="spellEnd"/>
            <w:r w:rsidRPr="009E60AA">
              <w:rPr>
                <w:rFonts w:ascii="DengXian" w:eastAsia="DengXian" w:hAnsi="DengXian" w:cs="SimSun" w:hint="eastAsia"/>
                <w:color w:val="000000"/>
                <w:kern w:val="0"/>
                <w:sz w:val="24"/>
                <w:szCs w:val="24"/>
              </w:rPr>
              <w:t xml:space="preserve"> </w:t>
            </w:r>
            <w:proofErr w:type="spellStart"/>
            <w:r w:rsidRPr="009E60AA">
              <w:rPr>
                <w:rFonts w:ascii="DengXian" w:eastAsia="DengXian" w:hAnsi="DengXian" w:cs="SimSun" w:hint="eastAsia"/>
                <w:color w:val="000000"/>
                <w:kern w:val="0"/>
                <w:sz w:val="24"/>
                <w:szCs w:val="24"/>
              </w:rPr>
              <w:t>Rebra</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a</w:t>
            </w:r>
            <w:proofErr w:type="spellEnd"/>
            <w:r w:rsidRPr="009E60AA">
              <w:rPr>
                <w:rFonts w:ascii="DengXian" w:eastAsia="DengXian" w:hAnsi="DengXian" w:cs="SimSun" w:hint="eastAsia"/>
                <w:color w:val="000000"/>
                <w:kern w:val="0"/>
                <w:sz w:val="24"/>
                <w:szCs w:val="24"/>
              </w:rPr>
              <w:t>\rebraze01</w:t>
            </w:r>
          </w:p>
        </w:tc>
        <w:tc>
          <w:tcPr>
            <w:tcW w:w="1300" w:type="dxa"/>
            <w:tcBorders>
              <w:top w:val="nil"/>
              <w:left w:val="nil"/>
              <w:bottom w:val="nil"/>
              <w:right w:val="nil"/>
            </w:tcBorders>
            <w:shd w:val="clear" w:color="auto" w:fill="auto"/>
            <w:noWrap/>
            <w:vAlign w:val="center"/>
            <w:hideMark/>
          </w:tcPr>
          <w:p w14:paraId="6C97C0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21</w:t>
            </w:r>
          </w:p>
        </w:tc>
        <w:tc>
          <w:tcPr>
            <w:tcW w:w="1300" w:type="dxa"/>
            <w:tcBorders>
              <w:top w:val="nil"/>
              <w:left w:val="nil"/>
              <w:bottom w:val="nil"/>
              <w:right w:val="nil"/>
            </w:tcBorders>
            <w:shd w:val="clear" w:color="auto" w:fill="auto"/>
            <w:noWrap/>
            <w:vAlign w:val="center"/>
            <w:hideMark/>
          </w:tcPr>
          <w:p w14:paraId="14BB72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222</w:t>
            </w:r>
          </w:p>
        </w:tc>
        <w:tc>
          <w:tcPr>
            <w:tcW w:w="1300" w:type="dxa"/>
            <w:tcBorders>
              <w:top w:val="nil"/>
              <w:left w:val="nil"/>
              <w:bottom w:val="nil"/>
              <w:right w:val="nil"/>
            </w:tcBorders>
            <w:shd w:val="clear" w:color="auto" w:fill="auto"/>
            <w:noWrap/>
            <w:vAlign w:val="center"/>
            <w:hideMark/>
          </w:tcPr>
          <w:p w14:paraId="762ED8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9.6</w:t>
            </w:r>
          </w:p>
        </w:tc>
        <w:tc>
          <w:tcPr>
            <w:tcW w:w="3246" w:type="dxa"/>
            <w:gridSpan w:val="2"/>
            <w:tcBorders>
              <w:top w:val="nil"/>
              <w:left w:val="nil"/>
              <w:bottom w:val="nil"/>
              <w:right w:val="nil"/>
            </w:tcBorders>
            <w:shd w:val="clear" w:color="auto" w:fill="auto"/>
            <w:noWrap/>
            <w:vAlign w:val="center"/>
            <w:hideMark/>
          </w:tcPr>
          <w:p w14:paraId="7E30529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1CF3256A" w14:textId="77777777" w:rsidTr="009E60AA">
        <w:trPr>
          <w:trHeight w:val="320"/>
        </w:trPr>
        <w:tc>
          <w:tcPr>
            <w:tcW w:w="1300" w:type="dxa"/>
            <w:tcBorders>
              <w:top w:val="nil"/>
              <w:left w:val="nil"/>
              <w:bottom w:val="nil"/>
              <w:right w:val="nil"/>
            </w:tcBorders>
            <w:shd w:val="clear" w:color="auto" w:fill="auto"/>
            <w:noWrap/>
            <w:vAlign w:val="center"/>
            <w:hideMark/>
          </w:tcPr>
          <w:p w14:paraId="26CCD3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1AC78A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Darko </w:t>
            </w:r>
            <w:proofErr w:type="spellStart"/>
            <w:r w:rsidRPr="009E60AA">
              <w:rPr>
                <w:rFonts w:ascii="DengXian" w:eastAsia="DengXian" w:hAnsi="DengXian" w:cs="SimSun" w:hint="eastAsia"/>
                <w:color w:val="000000"/>
                <w:kern w:val="0"/>
                <w:sz w:val="24"/>
                <w:szCs w:val="24"/>
              </w:rPr>
              <w:t>Mili</w:t>
            </w:r>
            <w:r w:rsidRPr="009E60AA">
              <w:rPr>
                <w:rFonts w:ascii="Cambria" w:eastAsia="DengXian" w:hAnsi="Cambria" w:cs="Cambria"/>
                <w:color w:val="000000"/>
                <w:kern w:val="0"/>
                <w:sz w:val="24"/>
                <w:szCs w:val="24"/>
              </w:rPr>
              <w:t>č</w:t>
            </w:r>
            <w:r w:rsidRPr="009E60AA">
              <w:rPr>
                <w:rFonts w:ascii="DengXian" w:eastAsia="DengXian" w:hAnsi="DengXian" w:cs="SimSun" w:hint="eastAsia"/>
                <w:color w:val="000000"/>
                <w:kern w:val="0"/>
                <w:sz w:val="24"/>
                <w:szCs w:val="24"/>
              </w:rPr>
              <w:t>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\milicda01</w:t>
            </w:r>
          </w:p>
        </w:tc>
        <w:tc>
          <w:tcPr>
            <w:tcW w:w="1300" w:type="dxa"/>
            <w:tcBorders>
              <w:top w:val="nil"/>
              <w:left w:val="nil"/>
              <w:bottom w:val="nil"/>
              <w:right w:val="nil"/>
            </w:tcBorders>
            <w:shd w:val="clear" w:color="auto" w:fill="auto"/>
            <w:noWrap/>
            <w:vAlign w:val="center"/>
            <w:hideMark/>
          </w:tcPr>
          <w:p w14:paraId="74081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1300" w:type="dxa"/>
            <w:tcBorders>
              <w:top w:val="nil"/>
              <w:left w:val="nil"/>
              <w:bottom w:val="nil"/>
              <w:right w:val="nil"/>
            </w:tcBorders>
            <w:shd w:val="clear" w:color="auto" w:fill="auto"/>
            <w:noWrap/>
            <w:vAlign w:val="center"/>
            <w:hideMark/>
          </w:tcPr>
          <w:p w14:paraId="75D5513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1300" w:type="dxa"/>
            <w:tcBorders>
              <w:top w:val="nil"/>
              <w:left w:val="nil"/>
              <w:bottom w:val="nil"/>
              <w:right w:val="nil"/>
            </w:tcBorders>
            <w:shd w:val="clear" w:color="auto" w:fill="auto"/>
            <w:noWrap/>
            <w:vAlign w:val="center"/>
            <w:hideMark/>
          </w:tcPr>
          <w:p w14:paraId="139A40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w:t>
            </w:r>
          </w:p>
        </w:tc>
        <w:tc>
          <w:tcPr>
            <w:tcW w:w="3246" w:type="dxa"/>
            <w:gridSpan w:val="2"/>
            <w:tcBorders>
              <w:top w:val="nil"/>
              <w:left w:val="nil"/>
              <w:bottom w:val="nil"/>
              <w:right w:val="nil"/>
            </w:tcBorders>
            <w:shd w:val="clear" w:color="auto" w:fill="auto"/>
            <w:noWrap/>
            <w:vAlign w:val="center"/>
            <w:hideMark/>
          </w:tcPr>
          <w:p w14:paraId="1FB279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r>
      <w:tr w:rsidR="009E60AA" w:rsidRPr="009E60AA" w14:paraId="612AFD57" w14:textId="77777777" w:rsidTr="009E60AA">
        <w:trPr>
          <w:trHeight w:val="320"/>
        </w:trPr>
        <w:tc>
          <w:tcPr>
            <w:tcW w:w="1300" w:type="dxa"/>
            <w:tcBorders>
              <w:top w:val="nil"/>
              <w:left w:val="nil"/>
              <w:bottom w:val="nil"/>
              <w:right w:val="nil"/>
            </w:tcBorders>
            <w:shd w:val="clear" w:color="auto" w:fill="auto"/>
            <w:noWrap/>
            <w:vAlign w:val="center"/>
            <w:hideMark/>
          </w:tcPr>
          <w:p w14:paraId="36EF0A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0B647D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LeBron James\jamesle01</w:t>
            </w:r>
          </w:p>
        </w:tc>
        <w:tc>
          <w:tcPr>
            <w:tcW w:w="1300" w:type="dxa"/>
            <w:tcBorders>
              <w:top w:val="nil"/>
              <w:left w:val="nil"/>
              <w:bottom w:val="nil"/>
              <w:right w:val="nil"/>
            </w:tcBorders>
            <w:shd w:val="clear" w:color="auto" w:fill="auto"/>
            <w:noWrap/>
            <w:vAlign w:val="center"/>
            <w:hideMark/>
          </w:tcPr>
          <w:p w14:paraId="293A742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4286670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2709</w:t>
            </w:r>
          </w:p>
        </w:tc>
        <w:tc>
          <w:tcPr>
            <w:tcW w:w="1300" w:type="dxa"/>
            <w:tcBorders>
              <w:top w:val="nil"/>
              <w:left w:val="nil"/>
              <w:bottom w:val="nil"/>
              <w:right w:val="nil"/>
            </w:tcBorders>
            <w:shd w:val="clear" w:color="auto" w:fill="auto"/>
            <w:noWrap/>
            <w:vAlign w:val="center"/>
            <w:hideMark/>
          </w:tcPr>
          <w:p w14:paraId="392BBBE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27.5</w:t>
            </w:r>
          </w:p>
        </w:tc>
        <w:tc>
          <w:tcPr>
            <w:tcW w:w="3246" w:type="dxa"/>
            <w:gridSpan w:val="2"/>
            <w:tcBorders>
              <w:top w:val="nil"/>
              <w:left w:val="nil"/>
              <w:bottom w:val="nil"/>
              <w:right w:val="nil"/>
            </w:tcBorders>
            <w:shd w:val="clear" w:color="auto" w:fill="auto"/>
            <w:noWrap/>
            <w:vAlign w:val="center"/>
            <w:hideMark/>
          </w:tcPr>
          <w:p w14:paraId="5DD5765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487D85D6" w14:textId="77777777" w:rsidTr="009E60AA">
        <w:trPr>
          <w:trHeight w:val="320"/>
        </w:trPr>
        <w:tc>
          <w:tcPr>
            <w:tcW w:w="1300" w:type="dxa"/>
            <w:tcBorders>
              <w:top w:val="nil"/>
              <w:left w:val="nil"/>
              <w:bottom w:val="nil"/>
              <w:right w:val="nil"/>
            </w:tcBorders>
            <w:shd w:val="clear" w:color="auto" w:fill="auto"/>
            <w:noWrap/>
            <w:vAlign w:val="center"/>
            <w:hideMark/>
          </w:tcPr>
          <w:p w14:paraId="4945E2D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191C7C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Kevin Love\loveke01</w:t>
            </w:r>
          </w:p>
        </w:tc>
        <w:tc>
          <w:tcPr>
            <w:tcW w:w="1300" w:type="dxa"/>
            <w:tcBorders>
              <w:top w:val="nil"/>
              <w:left w:val="nil"/>
              <w:bottom w:val="nil"/>
              <w:right w:val="nil"/>
            </w:tcBorders>
            <w:shd w:val="clear" w:color="auto" w:fill="auto"/>
            <w:noWrap/>
            <w:vAlign w:val="center"/>
            <w:hideMark/>
          </w:tcPr>
          <w:p w14:paraId="74DDE9B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005AF67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2424</w:t>
            </w:r>
          </w:p>
        </w:tc>
        <w:tc>
          <w:tcPr>
            <w:tcW w:w="1300" w:type="dxa"/>
            <w:tcBorders>
              <w:top w:val="nil"/>
              <w:left w:val="nil"/>
              <w:bottom w:val="nil"/>
              <w:right w:val="nil"/>
            </w:tcBorders>
            <w:shd w:val="clear" w:color="auto" w:fill="auto"/>
            <w:noWrap/>
            <w:vAlign w:val="center"/>
            <w:hideMark/>
          </w:tcPr>
          <w:p w14:paraId="3CADA12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w:t>
            </w:r>
          </w:p>
        </w:tc>
        <w:tc>
          <w:tcPr>
            <w:tcW w:w="3246" w:type="dxa"/>
            <w:gridSpan w:val="2"/>
            <w:tcBorders>
              <w:top w:val="nil"/>
              <w:left w:val="nil"/>
              <w:bottom w:val="nil"/>
              <w:right w:val="nil"/>
            </w:tcBorders>
            <w:shd w:val="clear" w:color="auto" w:fill="auto"/>
            <w:noWrap/>
            <w:vAlign w:val="center"/>
            <w:hideMark/>
          </w:tcPr>
          <w:p w14:paraId="6C0CF77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A2E655C" w14:textId="77777777" w:rsidTr="009E60AA">
        <w:trPr>
          <w:trHeight w:val="320"/>
        </w:trPr>
        <w:tc>
          <w:tcPr>
            <w:tcW w:w="1300" w:type="dxa"/>
            <w:tcBorders>
              <w:top w:val="nil"/>
              <w:left w:val="nil"/>
              <w:bottom w:val="nil"/>
              <w:right w:val="nil"/>
            </w:tcBorders>
            <w:shd w:val="clear" w:color="auto" w:fill="auto"/>
            <w:noWrap/>
            <w:vAlign w:val="center"/>
            <w:hideMark/>
          </w:tcPr>
          <w:p w14:paraId="1284503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79060FE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J.R. Smith\smithjr01</w:t>
            </w:r>
          </w:p>
        </w:tc>
        <w:tc>
          <w:tcPr>
            <w:tcW w:w="1300" w:type="dxa"/>
            <w:tcBorders>
              <w:top w:val="nil"/>
              <w:left w:val="nil"/>
              <w:bottom w:val="nil"/>
              <w:right w:val="nil"/>
            </w:tcBorders>
            <w:shd w:val="clear" w:color="auto" w:fill="auto"/>
            <w:noWrap/>
            <w:vAlign w:val="center"/>
            <w:hideMark/>
          </w:tcPr>
          <w:p w14:paraId="789D7E3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77</w:t>
            </w:r>
          </w:p>
        </w:tc>
        <w:tc>
          <w:tcPr>
            <w:tcW w:w="1300" w:type="dxa"/>
            <w:tcBorders>
              <w:top w:val="nil"/>
              <w:left w:val="nil"/>
              <w:bottom w:val="nil"/>
              <w:right w:val="nil"/>
            </w:tcBorders>
            <w:shd w:val="clear" w:color="auto" w:fill="auto"/>
            <w:noWrap/>
            <w:vAlign w:val="center"/>
            <w:hideMark/>
          </w:tcPr>
          <w:p w14:paraId="4CFFE7B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2362</w:t>
            </w:r>
          </w:p>
        </w:tc>
        <w:tc>
          <w:tcPr>
            <w:tcW w:w="1300" w:type="dxa"/>
            <w:tcBorders>
              <w:top w:val="nil"/>
              <w:left w:val="nil"/>
              <w:bottom w:val="nil"/>
              <w:right w:val="nil"/>
            </w:tcBorders>
            <w:shd w:val="clear" w:color="auto" w:fill="auto"/>
            <w:noWrap/>
            <w:vAlign w:val="center"/>
            <w:hideMark/>
          </w:tcPr>
          <w:p w14:paraId="106901F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77D3A3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4C1EDAA" w14:textId="77777777" w:rsidTr="009E60AA">
        <w:trPr>
          <w:trHeight w:val="320"/>
        </w:trPr>
        <w:tc>
          <w:tcPr>
            <w:tcW w:w="1300" w:type="dxa"/>
            <w:tcBorders>
              <w:top w:val="nil"/>
              <w:left w:val="nil"/>
              <w:bottom w:val="nil"/>
              <w:right w:val="nil"/>
            </w:tcBorders>
            <w:shd w:val="clear" w:color="auto" w:fill="auto"/>
            <w:noWrap/>
            <w:vAlign w:val="center"/>
            <w:hideMark/>
          </w:tcPr>
          <w:p w14:paraId="30F3420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7F39DF6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Tristan Thompson\thomptr01</w:t>
            </w:r>
          </w:p>
        </w:tc>
        <w:tc>
          <w:tcPr>
            <w:tcW w:w="1300" w:type="dxa"/>
            <w:tcBorders>
              <w:top w:val="nil"/>
              <w:left w:val="nil"/>
              <w:bottom w:val="nil"/>
              <w:right w:val="nil"/>
            </w:tcBorders>
            <w:shd w:val="clear" w:color="auto" w:fill="auto"/>
            <w:noWrap/>
            <w:vAlign w:val="center"/>
            <w:hideMark/>
          </w:tcPr>
          <w:p w14:paraId="6A3DA90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5A8B17C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2269</w:t>
            </w:r>
          </w:p>
        </w:tc>
        <w:tc>
          <w:tcPr>
            <w:tcW w:w="1300" w:type="dxa"/>
            <w:tcBorders>
              <w:top w:val="nil"/>
              <w:left w:val="nil"/>
              <w:bottom w:val="nil"/>
              <w:right w:val="nil"/>
            </w:tcBorders>
            <w:shd w:val="clear" w:color="auto" w:fill="auto"/>
            <w:noWrap/>
            <w:vAlign w:val="center"/>
            <w:hideMark/>
          </w:tcPr>
          <w:p w14:paraId="251C5F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4C877C8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046B4C9" w14:textId="77777777" w:rsidTr="009E60AA">
        <w:trPr>
          <w:trHeight w:val="320"/>
        </w:trPr>
        <w:tc>
          <w:tcPr>
            <w:tcW w:w="1300" w:type="dxa"/>
            <w:tcBorders>
              <w:top w:val="nil"/>
              <w:left w:val="nil"/>
              <w:bottom w:val="nil"/>
              <w:right w:val="nil"/>
            </w:tcBorders>
            <w:shd w:val="clear" w:color="auto" w:fill="auto"/>
            <w:noWrap/>
            <w:vAlign w:val="center"/>
            <w:hideMark/>
          </w:tcPr>
          <w:p w14:paraId="1EC74E5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5F14AF8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Matthew Dellavedova\dellama01</w:t>
            </w:r>
          </w:p>
        </w:tc>
        <w:tc>
          <w:tcPr>
            <w:tcW w:w="1300" w:type="dxa"/>
            <w:tcBorders>
              <w:top w:val="nil"/>
              <w:left w:val="nil"/>
              <w:bottom w:val="nil"/>
              <w:right w:val="nil"/>
            </w:tcBorders>
            <w:shd w:val="clear" w:color="auto" w:fill="auto"/>
            <w:noWrap/>
            <w:vAlign w:val="center"/>
            <w:hideMark/>
          </w:tcPr>
          <w:p w14:paraId="379DAA2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369650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1867</w:t>
            </w:r>
          </w:p>
        </w:tc>
        <w:tc>
          <w:tcPr>
            <w:tcW w:w="1300" w:type="dxa"/>
            <w:tcBorders>
              <w:top w:val="nil"/>
              <w:left w:val="nil"/>
              <w:bottom w:val="nil"/>
              <w:right w:val="nil"/>
            </w:tcBorders>
            <w:shd w:val="clear" w:color="auto" w:fill="auto"/>
            <w:noWrap/>
            <w:vAlign w:val="center"/>
            <w:hideMark/>
          </w:tcPr>
          <w:p w14:paraId="3FA1A58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3246" w:type="dxa"/>
            <w:gridSpan w:val="2"/>
            <w:tcBorders>
              <w:top w:val="nil"/>
              <w:left w:val="nil"/>
              <w:bottom w:val="nil"/>
              <w:right w:val="nil"/>
            </w:tcBorders>
            <w:shd w:val="clear" w:color="auto" w:fill="auto"/>
            <w:noWrap/>
            <w:vAlign w:val="center"/>
            <w:hideMark/>
          </w:tcPr>
          <w:p w14:paraId="3758447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F0B0BE" w14:textId="77777777" w:rsidTr="009E60AA">
        <w:trPr>
          <w:trHeight w:val="320"/>
        </w:trPr>
        <w:tc>
          <w:tcPr>
            <w:tcW w:w="1300" w:type="dxa"/>
            <w:tcBorders>
              <w:top w:val="nil"/>
              <w:left w:val="nil"/>
              <w:bottom w:val="nil"/>
              <w:right w:val="nil"/>
            </w:tcBorders>
            <w:shd w:val="clear" w:color="auto" w:fill="auto"/>
            <w:noWrap/>
            <w:vAlign w:val="center"/>
            <w:hideMark/>
          </w:tcPr>
          <w:p w14:paraId="439268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62AD82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Kyrie Irving\irvinky01</w:t>
            </w:r>
          </w:p>
        </w:tc>
        <w:tc>
          <w:tcPr>
            <w:tcW w:w="1300" w:type="dxa"/>
            <w:tcBorders>
              <w:top w:val="nil"/>
              <w:left w:val="nil"/>
              <w:bottom w:val="nil"/>
              <w:right w:val="nil"/>
            </w:tcBorders>
            <w:shd w:val="clear" w:color="auto" w:fill="auto"/>
            <w:noWrap/>
            <w:vAlign w:val="center"/>
            <w:hideMark/>
          </w:tcPr>
          <w:p w14:paraId="356D835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53</w:t>
            </w:r>
          </w:p>
        </w:tc>
        <w:tc>
          <w:tcPr>
            <w:tcW w:w="1300" w:type="dxa"/>
            <w:tcBorders>
              <w:top w:val="nil"/>
              <w:left w:val="nil"/>
              <w:bottom w:val="nil"/>
              <w:right w:val="nil"/>
            </w:tcBorders>
            <w:shd w:val="clear" w:color="auto" w:fill="auto"/>
            <w:noWrap/>
            <w:vAlign w:val="center"/>
            <w:hideMark/>
          </w:tcPr>
          <w:p w14:paraId="45539A1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1667</w:t>
            </w:r>
          </w:p>
        </w:tc>
        <w:tc>
          <w:tcPr>
            <w:tcW w:w="1300" w:type="dxa"/>
            <w:tcBorders>
              <w:top w:val="nil"/>
              <w:left w:val="nil"/>
              <w:bottom w:val="nil"/>
              <w:right w:val="nil"/>
            </w:tcBorders>
            <w:shd w:val="clear" w:color="auto" w:fill="auto"/>
            <w:noWrap/>
            <w:vAlign w:val="center"/>
            <w:hideMark/>
          </w:tcPr>
          <w:p w14:paraId="334BFC4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w:t>
            </w:r>
          </w:p>
        </w:tc>
        <w:tc>
          <w:tcPr>
            <w:tcW w:w="3246" w:type="dxa"/>
            <w:gridSpan w:val="2"/>
            <w:tcBorders>
              <w:top w:val="nil"/>
              <w:left w:val="nil"/>
              <w:bottom w:val="nil"/>
              <w:right w:val="nil"/>
            </w:tcBorders>
            <w:shd w:val="clear" w:color="auto" w:fill="auto"/>
            <w:noWrap/>
            <w:vAlign w:val="center"/>
            <w:hideMark/>
          </w:tcPr>
          <w:p w14:paraId="051A6DB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7ACC535" w14:textId="77777777" w:rsidTr="009E60AA">
        <w:trPr>
          <w:trHeight w:val="320"/>
        </w:trPr>
        <w:tc>
          <w:tcPr>
            <w:tcW w:w="1300" w:type="dxa"/>
            <w:tcBorders>
              <w:top w:val="nil"/>
              <w:left w:val="nil"/>
              <w:bottom w:val="nil"/>
              <w:right w:val="nil"/>
            </w:tcBorders>
            <w:shd w:val="clear" w:color="auto" w:fill="auto"/>
            <w:noWrap/>
            <w:vAlign w:val="center"/>
            <w:hideMark/>
          </w:tcPr>
          <w:p w14:paraId="69B954F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05FE8AA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Richard Jefferson\jefferi01</w:t>
            </w:r>
          </w:p>
        </w:tc>
        <w:tc>
          <w:tcPr>
            <w:tcW w:w="1300" w:type="dxa"/>
            <w:tcBorders>
              <w:top w:val="nil"/>
              <w:left w:val="nil"/>
              <w:bottom w:val="nil"/>
              <w:right w:val="nil"/>
            </w:tcBorders>
            <w:shd w:val="clear" w:color="auto" w:fill="auto"/>
            <w:noWrap/>
            <w:vAlign w:val="center"/>
            <w:hideMark/>
          </w:tcPr>
          <w:p w14:paraId="111A4EF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95302F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40A6676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4ADA66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5A188D1F" w14:textId="77777777" w:rsidTr="009E60AA">
        <w:trPr>
          <w:trHeight w:val="320"/>
        </w:trPr>
        <w:tc>
          <w:tcPr>
            <w:tcW w:w="1300" w:type="dxa"/>
            <w:tcBorders>
              <w:top w:val="nil"/>
              <w:left w:val="nil"/>
              <w:bottom w:val="nil"/>
              <w:right w:val="nil"/>
            </w:tcBorders>
            <w:shd w:val="clear" w:color="auto" w:fill="auto"/>
            <w:noWrap/>
            <w:vAlign w:val="center"/>
            <w:hideMark/>
          </w:tcPr>
          <w:p w14:paraId="7A1653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459E847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Timofey Mozgov\mozgoti01</w:t>
            </w:r>
          </w:p>
        </w:tc>
        <w:tc>
          <w:tcPr>
            <w:tcW w:w="1300" w:type="dxa"/>
            <w:tcBorders>
              <w:top w:val="nil"/>
              <w:left w:val="nil"/>
              <w:bottom w:val="nil"/>
              <w:right w:val="nil"/>
            </w:tcBorders>
            <w:shd w:val="clear" w:color="auto" w:fill="auto"/>
            <w:noWrap/>
            <w:vAlign w:val="center"/>
            <w:hideMark/>
          </w:tcPr>
          <w:p w14:paraId="6D4D7DB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76</w:t>
            </w:r>
          </w:p>
        </w:tc>
        <w:tc>
          <w:tcPr>
            <w:tcW w:w="1300" w:type="dxa"/>
            <w:tcBorders>
              <w:top w:val="nil"/>
              <w:left w:val="nil"/>
              <w:bottom w:val="nil"/>
              <w:right w:val="nil"/>
            </w:tcBorders>
            <w:shd w:val="clear" w:color="auto" w:fill="auto"/>
            <w:noWrap/>
            <w:vAlign w:val="center"/>
            <w:hideMark/>
          </w:tcPr>
          <w:p w14:paraId="50DC81D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1326</w:t>
            </w:r>
          </w:p>
        </w:tc>
        <w:tc>
          <w:tcPr>
            <w:tcW w:w="1300" w:type="dxa"/>
            <w:tcBorders>
              <w:top w:val="nil"/>
              <w:left w:val="nil"/>
              <w:bottom w:val="nil"/>
              <w:right w:val="nil"/>
            </w:tcBorders>
            <w:shd w:val="clear" w:color="auto" w:fill="auto"/>
            <w:noWrap/>
            <w:vAlign w:val="center"/>
            <w:hideMark/>
          </w:tcPr>
          <w:p w14:paraId="366DDCF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14.6</w:t>
            </w:r>
          </w:p>
        </w:tc>
        <w:tc>
          <w:tcPr>
            <w:tcW w:w="3246" w:type="dxa"/>
            <w:gridSpan w:val="2"/>
            <w:tcBorders>
              <w:top w:val="nil"/>
              <w:left w:val="nil"/>
              <w:bottom w:val="nil"/>
              <w:right w:val="nil"/>
            </w:tcBorders>
            <w:shd w:val="clear" w:color="auto" w:fill="auto"/>
            <w:noWrap/>
            <w:vAlign w:val="center"/>
            <w:hideMark/>
          </w:tcPr>
          <w:p w14:paraId="2FC2AAA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8AFA9E5" w14:textId="77777777" w:rsidTr="009E60AA">
        <w:trPr>
          <w:trHeight w:val="320"/>
        </w:trPr>
        <w:tc>
          <w:tcPr>
            <w:tcW w:w="1300" w:type="dxa"/>
            <w:tcBorders>
              <w:top w:val="nil"/>
              <w:left w:val="nil"/>
              <w:bottom w:val="nil"/>
              <w:right w:val="nil"/>
            </w:tcBorders>
            <w:shd w:val="clear" w:color="auto" w:fill="auto"/>
            <w:noWrap/>
            <w:vAlign w:val="center"/>
            <w:hideMark/>
          </w:tcPr>
          <w:p w14:paraId="7AEAC5A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9</w:t>
            </w:r>
          </w:p>
        </w:tc>
        <w:tc>
          <w:tcPr>
            <w:tcW w:w="3690" w:type="dxa"/>
            <w:tcBorders>
              <w:top w:val="nil"/>
              <w:left w:val="nil"/>
              <w:bottom w:val="nil"/>
              <w:right w:val="nil"/>
            </w:tcBorders>
            <w:shd w:val="clear" w:color="auto" w:fill="auto"/>
            <w:noWrap/>
            <w:vAlign w:val="center"/>
            <w:hideMark/>
          </w:tcPr>
          <w:p w14:paraId="1BADD7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Iman Shumpert\shumpim01</w:t>
            </w:r>
          </w:p>
        </w:tc>
        <w:tc>
          <w:tcPr>
            <w:tcW w:w="1300" w:type="dxa"/>
            <w:tcBorders>
              <w:top w:val="nil"/>
              <w:left w:val="nil"/>
              <w:bottom w:val="nil"/>
              <w:right w:val="nil"/>
            </w:tcBorders>
            <w:shd w:val="clear" w:color="auto" w:fill="auto"/>
            <w:noWrap/>
            <w:vAlign w:val="center"/>
            <w:hideMark/>
          </w:tcPr>
          <w:p w14:paraId="7739299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54</w:t>
            </w:r>
          </w:p>
        </w:tc>
        <w:tc>
          <w:tcPr>
            <w:tcW w:w="1300" w:type="dxa"/>
            <w:tcBorders>
              <w:top w:val="nil"/>
              <w:left w:val="nil"/>
              <w:bottom w:val="nil"/>
              <w:right w:val="nil"/>
            </w:tcBorders>
            <w:shd w:val="clear" w:color="auto" w:fill="auto"/>
            <w:noWrap/>
            <w:vAlign w:val="center"/>
            <w:hideMark/>
          </w:tcPr>
          <w:p w14:paraId="66FCB8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1316</w:t>
            </w:r>
          </w:p>
        </w:tc>
        <w:tc>
          <w:tcPr>
            <w:tcW w:w="1300" w:type="dxa"/>
            <w:tcBorders>
              <w:top w:val="nil"/>
              <w:left w:val="nil"/>
              <w:bottom w:val="nil"/>
              <w:right w:val="nil"/>
            </w:tcBorders>
            <w:shd w:val="clear" w:color="auto" w:fill="auto"/>
            <w:noWrap/>
            <w:vAlign w:val="center"/>
            <w:hideMark/>
          </w:tcPr>
          <w:p w14:paraId="0845C1C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8.4</w:t>
            </w:r>
          </w:p>
        </w:tc>
        <w:tc>
          <w:tcPr>
            <w:tcW w:w="3246" w:type="dxa"/>
            <w:gridSpan w:val="2"/>
            <w:tcBorders>
              <w:top w:val="nil"/>
              <w:left w:val="nil"/>
              <w:bottom w:val="nil"/>
              <w:right w:val="nil"/>
            </w:tcBorders>
            <w:shd w:val="clear" w:color="auto" w:fill="auto"/>
            <w:noWrap/>
            <w:vAlign w:val="center"/>
            <w:hideMark/>
          </w:tcPr>
          <w:p w14:paraId="7726DB1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958B30A" w14:textId="77777777" w:rsidTr="009E60AA">
        <w:trPr>
          <w:trHeight w:val="320"/>
        </w:trPr>
        <w:tc>
          <w:tcPr>
            <w:tcW w:w="1300" w:type="dxa"/>
            <w:tcBorders>
              <w:top w:val="nil"/>
              <w:left w:val="nil"/>
              <w:bottom w:val="nil"/>
              <w:right w:val="nil"/>
            </w:tcBorders>
            <w:shd w:val="clear" w:color="auto" w:fill="auto"/>
            <w:noWrap/>
            <w:vAlign w:val="center"/>
            <w:hideMark/>
          </w:tcPr>
          <w:p w14:paraId="7615740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301044F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Mo Williams\willima01</w:t>
            </w:r>
          </w:p>
        </w:tc>
        <w:tc>
          <w:tcPr>
            <w:tcW w:w="1300" w:type="dxa"/>
            <w:tcBorders>
              <w:top w:val="nil"/>
              <w:left w:val="nil"/>
              <w:bottom w:val="nil"/>
              <w:right w:val="nil"/>
            </w:tcBorders>
            <w:shd w:val="clear" w:color="auto" w:fill="auto"/>
            <w:noWrap/>
            <w:vAlign w:val="center"/>
            <w:hideMark/>
          </w:tcPr>
          <w:p w14:paraId="7B31D80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41</w:t>
            </w:r>
          </w:p>
        </w:tc>
        <w:tc>
          <w:tcPr>
            <w:tcW w:w="1300" w:type="dxa"/>
            <w:tcBorders>
              <w:top w:val="nil"/>
              <w:left w:val="nil"/>
              <w:bottom w:val="nil"/>
              <w:right w:val="nil"/>
            </w:tcBorders>
            <w:shd w:val="clear" w:color="auto" w:fill="auto"/>
            <w:noWrap/>
            <w:vAlign w:val="center"/>
            <w:hideMark/>
          </w:tcPr>
          <w:p w14:paraId="423A1FE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748</w:t>
            </w:r>
          </w:p>
        </w:tc>
        <w:tc>
          <w:tcPr>
            <w:tcW w:w="1300" w:type="dxa"/>
            <w:tcBorders>
              <w:top w:val="nil"/>
              <w:left w:val="nil"/>
              <w:bottom w:val="nil"/>
              <w:right w:val="nil"/>
            </w:tcBorders>
            <w:shd w:val="clear" w:color="auto" w:fill="auto"/>
            <w:noWrap/>
            <w:vAlign w:val="center"/>
            <w:hideMark/>
          </w:tcPr>
          <w:p w14:paraId="4AE779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12.4</w:t>
            </w:r>
          </w:p>
        </w:tc>
        <w:tc>
          <w:tcPr>
            <w:tcW w:w="3246" w:type="dxa"/>
            <w:gridSpan w:val="2"/>
            <w:tcBorders>
              <w:top w:val="nil"/>
              <w:left w:val="nil"/>
              <w:bottom w:val="nil"/>
              <w:right w:val="nil"/>
            </w:tcBorders>
            <w:shd w:val="clear" w:color="auto" w:fill="auto"/>
            <w:noWrap/>
            <w:vAlign w:val="center"/>
            <w:hideMark/>
          </w:tcPr>
          <w:p w14:paraId="2D282D2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1C0AED8" w14:textId="77777777" w:rsidTr="009E60AA">
        <w:trPr>
          <w:trHeight w:val="320"/>
        </w:trPr>
        <w:tc>
          <w:tcPr>
            <w:tcW w:w="1300" w:type="dxa"/>
            <w:tcBorders>
              <w:top w:val="nil"/>
              <w:left w:val="nil"/>
              <w:bottom w:val="nil"/>
              <w:right w:val="nil"/>
            </w:tcBorders>
            <w:shd w:val="clear" w:color="auto" w:fill="auto"/>
            <w:noWrap/>
            <w:vAlign w:val="center"/>
            <w:hideMark/>
          </w:tcPr>
          <w:p w14:paraId="5AD9753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63730FC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James Jones\jonesja02</w:t>
            </w:r>
          </w:p>
        </w:tc>
        <w:tc>
          <w:tcPr>
            <w:tcW w:w="1300" w:type="dxa"/>
            <w:tcBorders>
              <w:top w:val="nil"/>
              <w:left w:val="nil"/>
              <w:bottom w:val="nil"/>
              <w:right w:val="nil"/>
            </w:tcBorders>
            <w:shd w:val="clear" w:color="auto" w:fill="auto"/>
            <w:noWrap/>
            <w:vAlign w:val="center"/>
            <w:hideMark/>
          </w:tcPr>
          <w:p w14:paraId="503234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w:t>
            </w:r>
          </w:p>
        </w:tc>
        <w:tc>
          <w:tcPr>
            <w:tcW w:w="1300" w:type="dxa"/>
            <w:tcBorders>
              <w:top w:val="nil"/>
              <w:left w:val="nil"/>
              <w:bottom w:val="nil"/>
              <w:right w:val="nil"/>
            </w:tcBorders>
            <w:shd w:val="clear" w:color="auto" w:fill="auto"/>
            <w:noWrap/>
            <w:vAlign w:val="center"/>
            <w:hideMark/>
          </w:tcPr>
          <w:p w14:paraId="31186E2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463</w:t>
            </w:r>
          </w:p>
        </w:tc>
        <w:tc>
          <w:tcPr>
            <w:tcW w:w="1300" w:type="dxa"/>
            <w:tcBorders>
              <w:top w:val="nil"/>
              <w:left w:val="nil"/>
              <w:bottom w:val="nil"/>
              <w:right w:val="nil"/>
            </w:tcBorders>
            <w:shd w:val="clear" w:color="auto" w:fill="auto"/>
            <w:noWrap/>
            <w:vAlign w:val="center"/>
            <w:hideMark/>
          </w:tcPr>
          <w:p w14:paraId="1145C9B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11.6</w:t>
            </w:r>
          </w:p>
        </w:tc>
        <w:tc>
          <w:tcPr>
            <w:tcW w:w="3246" w:type="dxa"/>
            <w:gridSpan w:val="2"/>
            <w:tcBorders>
              <w:top w:val="nil"/>
              <w:left w:val="nil"/>
              <w:bottom w:val="nil"/>
              <w:right w:val="nil"/>
            </w:tcBorders>
            <w:shd w:val="clear" w:color="auto" w:fill="auto"/>
            <w:noWrap/>
            <w:vAlign w:val="center"/>
            <w:hideMark/>
          </w:tcPr>
          <w:p w14:paraId="3D5786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2486B71D" w14:textId="77777777" w:rsidTr="009E60AA">
        <w:trPr>
          <w:trHeight w:val="320"/>
        </w:trPr>
        <w:tc>
          <w:tcPr>
            <w:tcW w:w="1300" w:type="dxa"/>
            <w:tcBorders>
              <w:top w:val="nil"/>
              <w:left w:val="nil"/>
              <w:bottom w:val="nil"/>
              <w:right w:val="nil"/>
            </w:tcBorders>
            <w:shd w:val="clear" w:color="auto" w:fill="auto"/>
            <w:noWrap/>
            <w:vAlign w:val="center"/>
            <w:hideMark/>
          </w:tcPr>
          <w:p w14:paraId="38008A0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07BC2E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Channing Frye\fryech01</w:t>
            </w:r>
          </w:p>
        </w:tc>
        <w:tc>
          <w:tcPr>
            <w:tcW w:w="1300" w:type="dxa"/>
            <w:tcBorders>
              <w:top w:val="nil"/>
              <w:left w:val="nil"/>
              <w:bottom w:val="nil"/>
              <w:right w:val="nil"/>
            </w:tcBorders>
            <w:shd w:val="clear" w:color="auto" w:fill="auto"/>
            <w:noWrap/>
            <w:vAlign w:val="center"/>
            <w:hideMark/>
          </w:tcPr>
          <w:p w14:paraId="595187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w:t>
            </w:r>
          </w:p>
        </w:tc>
        <w:tc>
          <w:tcPr>
            <w:tcW w:w="1300" w:type="dxa"/>
            <w:tcBorders>
              <w:top w:val="nil"/>
              <w:left w:val="nil"/>
              <w:bottom w:val="nil"/>
              <w:right w:val="nil"/>
            </w:tcBorders>
            <w:shd w:val="clear" w:color="auto" w:fill="auto"/>
            <w:noWrap/>
            <w:vAlign w:val="center"/>
            <w:hideMark/>
          </w:tcPr>
          <w:p w14:paraId="27C6062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446</w:t>
            </w:r>
          </w:p>
        </w:tc>
        <w:tc>
          <w:tcPr>
            <w:tcW w:w="1300" w:type="dxa"/>
            <w:tcBorders>
              <w:top w:val="nil"/>
              <w:left w:val="nil"/>
              <w:bottom w:val="nil"/>
              <w:right w:val="nil"/>
            </w:tcBorders>
            <w:shd w:val="clear" w:color="auto" w:fill="auto"/>
            <w:noWrap/>
            <w:vAlign w:val="center"/>
            <w:hideMark/>
          </w:tcPr>
          <w:p w14:paraId="72E76C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14.9</w:t>
            </w:r>
          </w:p>
        </w:tc>
        <w:tc>
          <w:tcPr>
            <w:tcW w:w="3246" w:type="dxa"/>
            <w:gridSpan w:val="2"/>
            <w:tcBorders>
              <w:top w:val="nil"/>
              <w:left w:val="nil"/>
              <w:bottom w:val="nil"/>
              <w:right w:val="nil"/>
            </w:tcBorders>
            <w:shd w:val="clear" w:color="auto" w:fill="auto"/>
            <w:noWrap/>
            <w:vAlign w:val="center"/>
            <w:hideMark/>
          </w:tcPr>
          <w:p w14:paraId="3342CB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FDEEA8B" w14:textId="77777777" w:rsidTr="009E60AA">
        <w:trPr>
          <w:trHeight w:val="320"/>
        </w:trPr>
        <w:tc>
          <w:tcPr>
            <w:tcW w:w="1300" w:type="dxa"/>
            <w:tcBorders>
              <w:top w:val="nil"/>
              <w:left w:val="nil"/>
              <w:bottom w:val="nil"/>
              <w:right w:val="nil"/>
            </w:tcBorders>
            <w:shd w:val="clear" w:color="auto" w:fill="auto"/>
            <w:noWrap/>
            <w:vAlign w:val="center"/>
            <w:hideMark/>
          </w:tcPr>
          <w:p w14:paraId="5F2B886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3690" w:type="dxa"/>
            <w:tcBorders>
              <w:top w:val="nil"/>
              <w:left w:val="nil"/>
              <w:bottom w:val="nil"/>
              <w:right w:val="nil"/>
            </w:tcBorders>
            <w:shd w:val="clear" w:color="auto" w:fill="auto"/>
            <w:noWrap/>
            <w:vAlign w:val="center"/>
            <w:hideMark/>
          </w:tcPr>
          <w:p w14:paraId="241DED4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Jared Cunningham\cunnija01</w:t>
            </w:r>
          </w:p>
        </w:tc>
        <w:tc>
          <w:tcPr>
            <w:tcW w:w="1300" w:type="dxa"/>
            <w:tcBorders>
              <w:top w:val="nil"/>
              <w:left w:val="nil"/>
              <w:bottom w:val="nil"/>
              <w:right w:val="nil"/>
            </w:tcBorders>
            <w:shd w:val="clear" w:color="auto" w:fill="auto"/>
            <w:noWrap/>
            <w:vAlign w:val="center"/>
            <w:hideMark/>
          </w:tcPr>
          <w:p w14:paraId="2B25A12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40</w:t>
            </w:r>
          </w:p>
        </w:tc>
        <w:tc>
          <w:tcPr>
            <w:tcW w:w="1300" w:type="dxa"/>
            <w:tcBorders>
              <w:top w:val="nil"/>
              <w:left w:val="nil"/>
              <w:bottom w:val="nil"/>
              <w:right w:val="nil"/>
            </w:tcBorders>
            <w:shd w:val="clear" w:color="auto" w:fill="auto"/>
            <w:noWrap/>
            <w:vAlign w:val="center"/>
            <w:hideMark/>
          </w:tcPr>
          <w:p w14:paraId="5DA42A8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355</w:t>
            </w:r>
          </w:p>
        </w:tc>
        <w:tc>
          <w:tcPr>
            <w:tcW w:w="1300" w:type="dxa"/>
            <w:tcBorders>
              <w:top w:val="nil"/>
              <w:left w:val="nil"/>
              <w:bottom w:val="nil"/>
              <w:right w:val="nil"/>
            </w:tcBorders>
            <w:shd w:val="clear" w:color="auto" w:fill="auto"/>
            <w:noWrap/>
            <w:vAlign w:val="center"/>
            <w:hideMark/>
          </w:tcPr>
          <w:p w14:paraId="7DFFB92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5.9</w:t>
            </w:r>
          </w:p>
        </w:tc>
        <w:tc>
          <w:tcPr>
            <w:tcW w:w="3246" w:type="dxa"/>
            <w:gridSpan w:val="2"/>
            <w:tcBorders>
              <w:top w:val="nil"/>
              <w:left w:val="nil"/>
              <w:bottom w:val="nil"/>
              <w:right w:val="nil"/>
            </w:tcBorders>
            <w:shd w:val="clear" w:color="auto" w:fill="auto"/>
            <w:noWrap/>
            <w:vAlign w:val="center"/>
            <w:hideMark/>
          </w:tcPr>
          <w:p w14:paraId="566F1E0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FD04938" w14:textId="77777777" w:rsidTr="009E60AA">
        <w:trPr>
          <w:trHeight w:val="320"/>
        </w:trPr>
        <w:tc>
          <w:tcPr>
            <w:tcW w:w="1300" w:type="dxa"/>
            <w:tcBorders>
              <w:top w:val="nil"/>
              <w:left w:val="nil"/>
              <w:bottom w:val="nil"/>
              <w:right w:val="nil"/>
            </w:tcBorders>
            <w:shd w:val="clear" w:color="auto" w:fill="auto"/>
            <w:noWrap/>
            <w:vAlign w:val="center"/>
            <w:hideMark/>
          </w:tcPr>
          <w:p w14:paraId="25D8E31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0C8BAD5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Anderson </w:t>
            </w:r>
            <w:proofErr w:type="spellStart"/>
            <w:r w:rsidRPr="009E60AA">
              <w:rPr>
                <w:rFonts w:ascii="DengXian" w:eastAsia="DengXian" w:hAnsi="DengXian" w:cs="SimSun" w:hint="eastAsia"/>
                <w:color w:val="000000"/>
                <w:kern w:val="0"/>
                <w:sz w:val="24"/>
                <w:szCs w:val="24"/>
              </w:rPr>
              <w:t>Varejão</w:t>
            </w:r>
            <w:proofErr w:type="spellEnd"/>
            <w:r w:rsidRPr="009E60AA">
              <w:rPr>
                <w:rFonts w:ascii="DengXian" w:eastAsia="DengXian" w:hAnsi="DengXian" w:cs="SimSun" w:hint="eastAsia"/>
                <w:color w:val="000000"/>
                <w:kern w:val="0"/>
                <w:sz w:val="24"/>
                <w:szCs w:val="24"/>
              </w:rPr>
              <w:t>\varejan01</w:t>
            </w:r>
          </w:p>
        </w:tc>
        <w:tc>
          <w:tcPr>
            <w:tcW w:w="1300" w:type="dxa"/>
            <w:tcBorders>
              <w:top w:val="nil"/>
              <w:left w:val="nil"/>
              <w:bottom w:val="nil"/>
              <w:right w:val="nil"/>
            </w:tcBorders>
            <w:shd w:val="clear" w:color="auto" w:fill="auto"/>
            <w:noWrap/>
            <w:vAlign w:val="center"/>
            <w:hideMark/>
          </w:tcPr>
          <w:p w14:paraId="6586866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w:t>
            </w:r>
          </w:p>
        </w:tc>
        <w:tc>
          <w:tcPr>
            <w:tcW w:w="1300" w:type="dxa"/>
            <w:tcBorders>
              <w:top w:val="nil"/>
              <w:left w:val="nil"/>
              <w:bottom w:val="nil"/>
              <w:right w:val="nil"/>
            </w:tcBorders>
            <w:shd w:val="clear" w:color="auto" w:fill="auto"/>
            <w:noWrap/>
            <w:vAlign w:val="center"/>
            <w:hideMark/>
          </w:tcPr>
          <w:p w14:paraId="74DDF68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310</w:t>
            </w:r>
          </w:p>
        </w:tc>
        <w:tc>
          <w:tcPr>
            <w:tcW w:w="1300" w:type="dxa"/>
            <w:tcBorders>
              <w:top w:val="nil"/>
              <w:left w:val="nil"/>
              <w:bottom w:val="nil"/>
              <w:right w:val="nil"/>
            </w:tcBorders>
            <w:shd w:val="clear" w:color="auto" w:fill="auto"/>
            <w:noWrap/>
            <w:vAlign w:val="center"/>
            <w:hideMark/>
          </w:tcPr>
          <w:p w14:paraId="02486B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11.2</w:t>
            </w:r>
          </w:p>
        </w:tc>
        <w:tc>
          <w:tcPr>
            <w:tcW w:w="3246" w:type="dxa"/>
            <w:gridSpan w:val="2"/>
            <w:tcBorders>
              <w:top w:val="nil"/>
              <w:left w:val="nil"/>
              <w:bottom w:val="nil"/>
              <w:right w:val="nil"/>
            </w:tcBorders>
            <w:shd w:val="clear" w:color="auto" w:fill="auto"/>
            <w:noWrap/>
            <w:vAlign w:val="center"/>
            <w:hideMark/>
          </w:tcPr>
          <w:p w14:paraId="2F594C4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AAFA348" w14:textId="77777777" w:rsidTr="009E60AA">
        <w:trPr>
          <w:trHeight w:val="320"/>
        </w:trPr>
        <w:tc>
          <w:tcPr>
            <w:tcW w:w="1300" w:type="dxa"/>
            <w:tcBorders>
              <w:top w:val="nil"/>
              <w:left w:val="nil"/>
              <w:bottom w:val="nil"/>
              <w:right w:val="nil"/>
            </w:tcBorders>
            <w:shd w:val="clear" w:color="auto" w:fill="auto"/>
            <w:noWrap/>
            <w:vAlign w:val="center"/>
            <w:hideMark/>
          </w:tcPr>
          <w:p w14:paraId="4495926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391E67F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Jordan McRae\mcraejo01</w:t>
            </w:r>
          </w:p>
        </w:tc>
        <w:tc>
          <w:tcPr>
            <w:tcW w:w="1300" w:type="dxa"/>
            <w:tcBorders>
              <w:top w:val="nil"/>
              <w:left w:val="nil"/>
              <w:bottom w:val="nil"/>
              <w:right w:val="nil"/>
            </w:tcBorders>
            <w:shd w:val="clear" w:color="auto" w:fill="auto"/>
            <w:noWrap/>
            <w:vAlign w:val="center"/>
            <w:hideMark/>
          </w:tcPr>
          <w:p w14:paraId="5E8638F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E43CF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113</w:t>
            </w:r>
          </w:p>
        </w:tc>
        <w:tc>
          <w:tcPr>
            <w:tcW w:w="1300" w:type="dxa"/>
            <w:tcBorders>
              <w:top w:val="nil"/>
              <w:left w:val="nil"/>
              <w:bottom w:val="nil"/>
              <w:right w:val="nil"/>
            </w:tcBorders>
            <w:shd w:val="clear" w:color="auto" w:fill="auto"/>
            <w:noWrap/>
            <w:vAlign w:val="center"/>
            <w:hideMark/>
          </w:tcPr>
          <w:p w14:paraId="6A7CE3D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543E076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62FA2F4C" w14:textId="77777777" w:rsidTr="009E60AA">
        <w:trPr>
          <w:trHeight w:val="320"/>
        </w:trPr>
        <w:tc>
          <w:tcPr>
            <w:tcW w:w="1300" w:type="dxa"/>
            <w:tcBorders>
              <w:top w:val="nil"/>
              <w:left w:val="nil"/>
              <w:bottom w:val="nil"/>
              <w:right w:val="nil"/>
            </w:tcBorders>
            <w:shd w:val="clear" w:color="auto" w:fill="auto"/>
            <w:noWrap/>
            <w:vAlign w:val="center"/>
            <w:hideMark/>
          </w:tcPr>
          <w:p w14:paraId="6F17F45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0504CE9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Kaun\kaunsa01</w:t>
            </w:r>
          </w:p>
        </w:tc>
        <w:tc>
          <w:tcPr>
            <w:tcW w:w="1300" w:type="dxa"/>
            <w:tcBorders>
              <w:top w:val="nil"/>
              <w:left w:val="nil"/>
              <w:bottom w:val="nil"/>
              <w:right w:val="nil"/>
            </w:tcBorders>
            <w:shd w:val="clear" w:color="auto" w:fill="auto"/>
            <w:noWrap/>
            <w:vAlign w:val="center"/>
            <w:hideMark/>
          </w:tcPr>
          <w:p w14:paraId="2476912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73AA9F1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95</w:t>
            </w:r>
          </w:p>
        </w:tc>
        <w:tc>
          <w:tcPr>
            <w:tcW w:w="1300" w:type="dxa"/>
            <w:tcBorders>
              <w:top w:val="nil"/>
              <w:left w:val="nil"/>
              <w:bottom w:val="nil"/>
              <w:right w:val="nil"/>
            </w:tcBorders>
            <w:shd w:val="clear" w:color="auto" w:fill="auto"/>
            <w:noWrap/>
            <w:vAlign w:val="center"/>
            <w:hideMark/>
          </w:tcPr>
          <w:p w14:paraId="73A70C9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12.5</w:t>
            </w:r>
          </w:p>
        </w:tc>
        <w:tc>
          <w:tcPr>
            <w:tcW w:w="3246" w:type="dxa"/>
            <w:gridSpan w:val="2"/>
            <w:tcBorders>
              <w:top w:val="nil"/>
              <w:left w:val="nil"/>
              <w:bottom w:val="nil"/>
              <w:right w:val="nil"/>
            </w:tcBorders>
            <w:shd w:val="clear" w:color="auto" w:fill="auto"/>
            <w:noWrap/>
            <w:vAlign w:val="center"/>
            <w:hideMark/>
          </w:tcPr>
          <w:p w14:paraId="6A9B4D8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0B0B52A7" w14:textId="77777777" w:rsidTr="009E60AA">
        <w:trPr>
          <w:trHeight w:val="320"/>
        </w:trPr>
        <w:tc>
          <w:tcPr>
            <w:tcW w:w="1300" w:type="dxa"/>
            <w:tcBorders>
              <w:top w:val="nil"/>
              <w:left w:val="nil"/>
              <w:bottom w:val="nil"/>
              <w:right w:val="nil"/>
            </w:tcBorders>
            <w:shd w:val="clear" w:color="auto" w:fill="auto"/>
            <w:noWrap/>
            <w:vAlign w:val="center"/>
            <w:hideMark/>
          </w:tcPr>
          <w:p w14:paraId="32F56F1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690" w:type="dxa"/>
            <w:tcBorders>
              <w:top w:val="nil"/>
              <w:left w:val="nil"/>
              <w:bottom w:val="nil"/>
              <w:right w:val="nil"/>
            </w:tcBorders>
            <w:shd w:val="clear" w:color="auto" w:fill="auto"/>
            <w:noWrap/>
            <w:vAlign w:val="center"/>
            <w:hideMark/>
          </w:tcPr>
          <w:p w14:paraId="0CB3C8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Dahntay Jones\jonesda02</w:t>
            </w:r>
          </w:p>
        </w:tc>
        <w:tc>
          <w:tcPr>
            <w:tcW w:w="1300" w:type="dxa"/>
            <w:tcBorders>
              <w:top w:val="nil"/>
              <w:left w:val="nil"/>
              <w:bottom w:val="nil"/>
              <w:right w:val="nil"/>
            </w:tcBorders>
            <w:shd w:val="clear" w:color="auto" w:fill="auto"/>
            <w:noWrap/>
            <w:vAlign w:val="center"/>
            <w:hideMark/>
          </w:tcPr>
          <w:p w14:paraId="6821CB7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1300" w:type="dxa"/>
            <w:tcBorders>
              <w:top w:val="nil"/>
              <w:left w:val="nil"/>
              <w:bottom w:val="nil"/>
              <w:right w:val="nil"/>
            </w:tcBorders>
            <w:shd w:val="clear" w:color="auto" w:fill="auto"/>
            <w:noWrap/>
            <w:vAlign w:val="center"/>
            <w:hideMark/>
          </w:tcPr>
          <w:p w14:paraId="7386C8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42</w:t>
            </w:r>
          </w:p>
        </w:tc>
        <w:tc>
          <w:tcPr>
            <w:tcW w:w="1300" w:type="dxa"/>
            <w:tcBorders>
              <w:top w:val="nil"/>
              <w:left w:val="nil"/>
              <w:bottom w:val="nil"/>
              <w:right w:val="nil"/>
            </w:tcBorders>
            <w:shd w:val="clear" w:color="auto" w:fill="auto"/>
            <w:noWrap/>
            <w:vAlign w:val="center"/>
            <w:hideMark/>
          </w:tcPr>
          <w:p w14:paraId="14D1578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10.3</w:t>
            </w:r>
          </w:p>
        </w:tc>
        <w:tc>
          <w:tcPr>
            <w:tcW w:w="3246" w:type="dxa"/>
            <w:gridSpan w:val="2"/>
            <w:tcBorders>
              <w:top w:val="nil"/>
              <w:left w:val="nil"/>
              <w:bottom w:val="nil"/>
              <w:right w:val="nil"/>
            </w:tcBorders>
            <w:shd w:val="clear" w:color="auto" w:fill="auto"/>
            <w:noWrap/>
            <w:vAlign w:val="center"/>
            <w:hideMark/>
          </w:tcPr>
          <w:p w14:paraId="3E16C83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38E18AAC" w14:textId="77777777" w:rsidTr="009E60AA">
        <w:trPr>
          <w:trHeight w:val="320"/>
        </w:trPr>
        <w:tc>
          <w:tcPr>
            <w:tcW w:w="1300" w:type="dxa"/>
            <w:tcBorders>
              <w:top w:val="nil"/>
              <w:left w:val="nil"/>
              <w:bottom w:val="nil"/>
              <w:right w:val="nil"/>
            </w:tcBorders>
            <w:shd w:val="clear" w:color="auto" w:fill="auto"/>
            <w:noWrap/>
            <w:vAlign w:val="center"/>
            <w:hideMark/>
          </w:tcPr>
          <w:p w14:paraId="4C6E896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3690" w:type="dxa"/>
            <w:tcBorders>
              <w:top w:val="nil"/>
              <w:left w:val="nil"/>
              <w:bottom w:val="nil"/>
              <w:right w:val="nil"/>
            </w:tcBorders>
            <w:shd w:val="clear" w:color="auto" w:fill="auto"/>
            <w:noWrap/>
            <w:vAlign w:val="center"/>
            <w:hideMark/>
          </w:tcPr>
          <w:p w14:paraId="4799880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Joe Harris\harrijo01</w:t>
            </w:r>
          </w:p>
        </w:tc>
        <w:tc>
          <w:tcPr>
            <w:tcW w:w="1300" w:type="dxa"/>
            <w:tcBorders>
              <w:top w:val="nil"/>
              <w:left w:val="nil"/>
              <w:bottom w:val="nil"/>
              <w:right w:val="nil"/>
            </w:tcBorders>
            <w:shd w:val="clear" w:color="auto" w:fill="auto"/>
            <w:noWrap/>
            <w:vAlign w:val="center"/>
            <w:hideMark/>
          </w:tcPr>
          <w:p w14:paraId="6805934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1300" w:type="dxa"/>
            <w:tcBorders>
              <w:top w:val="nil"/>
              <w:left w:val="nil"/>
              <w:bottom w:val="nil"/>
              <w:right w:val="nil"/>
            </w:tcBorders>
            <w:shd w:val="clear" w:color="auto" w:fill="auto"/>
            <w:noWrap/>
            <w:vAlign w:val="center"/>
            <w:hideMark/>
          </w:tcPr>
          <w:p w14:paraId="38EFA6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1300" w:type="dxa"/>
            <w:tcBorders>
              <w:top w:val="nil"/>
              <w:left w:val="nil"/>
              <w:bottom w:val="nil"/>
              <w:right w:val="nil"/>
            </w:tcBorders>
            <w:shd w:val="clear" w:color="auto" w:fill="auto"/>
            <w:noWrap/>
            <w:vAlign w:val="center"/>
            <w:hideMark/>
          </w:tcPr>
          <w:p w14:paraId="5CD3F7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3.4</w:t>
            </w:r>
          </w:p>
        </w:tc>
        <w:tc>
          <w:tcPr>
            <w:tcW w:w="3246" w:type="dxa"/>
            <w:gridSpan w:val="2"/>
            <w:tcBorders>
              <w:top w:val="nil"/>
              <w:left w:val="nil"/>
              <w:bottom w:val="nil"/>
              <w:right w:val="nil"/>
            </w:tcBorders>
            <w:shd w:val="clear" w:color="auto" w:fill="auto"/>
            <w:noWrap/>
            <w:vAlign w:val="center"/>
            <w:hideMark/>
          </w:tcPr>
          <w:p w14:paraId="4AD3C2B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2015-16 Cleveland Cavaliers</w:t>
            </w:r>
          </w:p>
        </w:tc>
      </w:tr>
      <w:tr w:rsidR="009E60AA" w:rsidRPr="009E60AA" w14:paraId="783D0714" w14:textId="77777777" w:rsidTr="009E60AA">
        <w:trPr>
          <w:trHeight w:val="320"/>
        </w:trPr>
        <w:tc>
          <w:tcPr>
            <w:tcW w:w="1300" w:type="dxa"/>
            <w:tcBorders>
              <w:top w:val="nil"/>
              <w:left w:val="nil"/>
              <w:bottom w:val="nil"/>
              <w:right w:val="nil"/>
            </w:tcBorders>
            <w:shd w:val="clear" w:color="auto" w:fill="auto"/>
            <w:noWrap/>
            <w:vAlign w:val="center"/>
            <w:hideMark/>
          </w:tcPr>
          <w:p w14:paraId="3F91B80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w:t>
            </w:r>
          </w:p>
        </w:tc>
        <w:tc>
          <w:tcPr>
            <w:tcW w:w="3690" w:type="dxa"/>
            <w:tcBorders>
              <w:top w:val="nil"/>
              <w:left w:val="nil"/>
              <w:bottom w:val="nil"/>
              <w:right w:val="nil"/>
            </w:tcBorders>
            <w:shd w:val="clear" w:color="auto" w:fill="auto"/>
            <w:noWrap/>
            <w:vAlign w:val="center"/>
            <w:hideMark/>
          </w:tcPr>
          <w:p w14:paraId="544EED8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Kidd\kiddja01</w:t>
            </w:r>
          </w:p>
        </w:tc>
        <w:tc>
          <w:tcPr>
            <w:tcW w:w="1300" w:type="dxa"/>
            <w:tcBorders>
              <w:top w:val="nil"/>
              <w:left w:val="nil"/>
              <w:bottom w:val="nil"/>
              <w:right w:val="nil"/>
            </w:tcBorders>
            <w:shd w:val="clear" w:color="auto" w:fill="auto"/>
            <w:noWrap/>
            <w:vAlign w:val="center"/>
            <w:hideMark/>
          </w:tcPr>
          <w:p w14:paraId="72FBBC0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3E68F3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2653</w:t>
            </w:r>
          </w:p>
        </w:tc>
        <w:tc>
          <w:tcPr>
            <w:tcW w:w="1300" w:type="dxa"/>
            <w:tcBorders>
              <w:top w:val="nil"/>
              <w:left w:val="nil"/>
              <w:bottom w:val="nil"/>
              <w:right w:val="nil"/>
            </w:tcBorders>
            <w:shd w:val="clear" w:color="auto" w:fill="auto"/>
            <w:noWrap/>
            <w:vAlign w:val="center"/>
            <w:hideMark/>
          </w:tcPr>
          <w:p w14:paraId="5B5017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14.4</w:t>
            </w:r>
          </w:p>
        </w:tc>
        <w:tc>
          <w:tcPr>
            <w:tcW w:w="3246" w:type="dxa"/>
            <w:gridSpan w:val="2"/>
            <w:tcBorders>
              <w:top w:val="nil"/>
              <w:left w:val="nil"/>
              <w:bottom w:val="nil"/>
              <w:right w:val="nil"/>
            </w:tcBorders>
            <w:shd w:val="clear" w:color="auto" w:fill="auto"/>
            <w:noWrap/>
            <w:vAlign w:val="center"/>
            <w:hideMark/>
          </w:tcPr>
          <w:p w14:paraId="2AB4E18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0ADBA6" w14:textId="77777777" w:rsidTr="009E60AA">
        <w:trPr>
          <w:trHeight w:val="320"/>
        </w:trPr>
        <w:tc>
          <w:tcPr>
            <w:tcW w:w="1300" w:type="dxa"/>
            <w:tcBorders>
              <w:top w:val="nil"/>
              <w:left w:val="nil"/>
              <w:bottom w:val="nil"/>
              <w:right w:val="nil"/>
            </w:tcBorders>
            <w:shd w:val="clear" w:color="auto" w:fill="auto"/>
            <w:noWrap/>
            <w:vAlign w:val="center"/>
            <w:hideMark/>
          </w:tcPr>
          <w:p w14:paraId="584580F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w:t>
            </w:r>
          </w:p>
        </w:tc>
        <w:tc>
          <w:tcPr>
            <w:tcW w:w="3690" w:type="dxa"/>
            <w:tcBorders>
              <w:top w:val="nil"/>
              <w:left w:val="nil"/>
              <w:bottom w:val="nil"/>
              <w:right w:val="nil"/>
            </w:tcBorders>
            <w:shd w:val="clear" w:color="auto" w:fill="auto"/>
            <w:noWrap/>
            <w:vAlign w:val="center"/>
            <w:hideMark/>
          </w:tcPr>
          <w:p w14:paraId="7D70DFB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Jason Terry\terryja01</w:t>
            </w:r>
          </w:p>
        </w:tc>
        <w:tc>
          <w:tcPr>
            <w:tcW w:w="1300" w:type="dxa"/>
            <w:tcBorders>
              <w:top w:val="nil"/>
              <w:left w:val="nil"/>
              <w:bottom w:val="nil"/>
              <w:right w:val="nil"/>
            </w:tcBorders>
            <w:shd w:val="clear" w:color="auto" w:fill="auto"/>
            <w:noWrap/>
            <w:vAlign w:val="center"/>
            <w:hideMark/>
          </w:tcPr>
          <w:p w14:paraId="6E4254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82</w:t>
            </w:r>
          </w:p>
        </w:tc>
        <w:tc>
          <w:tcPr>
            <w:tcW w:w="1300" w:type="dxa"/>
            <w:tcBorders>
              <w:top w:val="nil"/>
              <w:left w:val="nil"/>
              <w:bottom w:val="nil"/>
              <w:right w:val="nil"/>
            </w:tcBorders>
            <w:shd w:val="clear" w:color="auto" w:fill="auto"/>
            <w:noWrap/>
            <w:vAlign w:val="center"/>
            <w:hideMark/>
          </w:tcPr>
          <w:p w14:paraId="01C2E65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2564</w:t>
            </w:r>
          </w:p>
        </w:tc>
        <w:tc>
          <w:tcPr>
            <w:tcW w:w="1300" w:type="dxa"/>
            <w:tcBorders>
              <w:top w:val="nil"/>
              <w:left w:val="nil"/>
              <w:bottom w:val="nil"/>
              <w:right w:val="nil"/>
            </w:tcBorders>
            <w:shd w:val="clear" w:color="auto" w:fill="auto"/>
            <w:noWrap/>
            <w:vAlign w:val="center"/>
            <w:hideMark/>
          </w:tcPr>
          <w:p w14:paraId="2D0B8A9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15.9</w:t>
            </w:r>
          </w:p>
        </w:tc>
        <w:tc>
          <w:tcPr>
            <w:tcW w:w="3246" w:type="dxa"/>
            <w:gridSpan w:val="2"/>
            <w:tcBorders>
              <w:top w:val="nil"/>
              <w:left w:val="nil"/>
              <w:bottom w:val="nil"/>
              <w:right w:val="nil"/>
            </w:tcBorders>
            <w:shd w:val="clear" w:color="auto" w:fill="auto"/>
            <w:noWrap/>
            <w:vAlign w:val="center"/>
            <w:hideMark/>
          </w:tcPr>
          <w:p w14:paraId="2ED1C8A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5786494" w14:textId="77777777" w:rsidTr="009E60AA">
        <w:trPr>
          <w:trHeight w:val="320"/>
        </w:trPr>
        <w:tc>
          <w:tcPr>
            <w:tcW w:w="1300" w:type="dxa"/>
            <w:tcBorders>
              <w:top w:val="nil"/>
              <w:left w:val="nil"/>
              <w:bottom w:val="nil"/>
              <w:right w:val="nil"/>
            </w:tcBorders>
            <w:shd w:val="clear" w:color="auto" w:fill="auto"/>
            <w:noWrap/>
            <w:vAlign w:val="center"/>
            <w:hideMark/>
          </w:tcPr>
          <w:p w14:paraId="58993F4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3</w:t>
            </w:r>
          </w:p>
        </w:tc>
        <w:tc>
          <w:tcPr>
            <w:tcW w:w="3690" w:type="dxa"/>
            <w:tcBorders>
              <w:top w:val="nil"/>
              <w:left w:val="nil"/>
              <w:bottom w:val="nil"/>
              <w:right w:val="nil"/>
            </w:tcBorders>
            <w:shd w:val="clear" w:color="auto" w:fill="auto"/>
            <w:noWrap/>
            <w:vAlign w:val="center"/>
            <w:hideMark/>
          </w:tcPr>
          <w:p w14:paraId="0A1C73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Dirk Nowitzki\nowitdi01</w:t>
            </w:r>
          </w:p>
        </w:tc>
        <w:tc>
          <w:tcPr>
            <w:tcW w:w="1300" w:type="dxa"/>
            <w:tcBorders>
              <w:top w:val="nil"/>
              <w:left w:val="nil"/>
              <w:bottom w:val="nil"/>
              <w:right w:val="nil"/>
            </w:tcBorders>
            <w:shd w:val="clear" w:color="auto" w:fill="auto"/>
            <w:noWrap/>
            <w:vAlign w:val="center"/>
            <w:hideMark/>
          </w:tcPr>
          <w:p w14:paraId="007BB25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73</w:t>
            </w:r>
          </w:p>
        </w:tc>
        <w:tc>
          <w:tcPr>
            <w:tcW w:w="1300" w:type="dxa"/>
            <w:tcBorders>
              <w:top w:val="nil"/>
              <w:left w:val="nil"/>
              <w:bottom w:val="nil"/>
              <w:right w:val="nil"/>
            </w:tcBorders>
            <w:shd w:val="clear" w:color="auto" w:fill="auto"/>
            <w:noWrap/>
            <w:vAlign w:val="center"/>
            <w:hideMark/>
          </w:tcPr>
          <w:p w14:paraId="2476368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2504</w:t>
            </w:r>
          </w:p>
        </w:tc>
        <w:tc>
          <w:tcPr>
            <w:tcW w:w="1300" w:type="dxa"/>
            <w:tcBorders>
              <w:top w:val="nil"/>
              <w:left w:val="nil"/>
              <w:bottom w:val="nil"/>
              <w:right w:val="nil"/>
            </w:tcBorders>
            <w:shd w:val="clear" w:color="auto" w:fill="auto"/>
            <w:noWrap/>
            <w:vAlign w:val="center"/>
            <w:hideMark/>
          </w:tcPr>
          <w:p w14:paraId="6617DC3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23.4</w:t>
            </w:r>
          </w:p>
        </w:tc>
        <w:tc>
          <w:tcPr>
            <w:tcW w:w="3246" w:type="dxa"/>
            <w:gridSpan w:val="2"/>
            <w:tcBorders>
              <w:top w:val="nil"/>
              <w:left w:val="nil"/>
              <w:bottom w:val="nil"/>
              <w:right w:val="nil"/>
            </w:tcBorders>
            <w:shd w:val="clear" w:color="auto" w:fill="auto"/>
            <w:noWrap/>
            <w:vAlign w:val="center"/>
            <w:hideMark/>
          </w:tcPr>
          <w:p w14:paraId="3C67641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1AD2F1D" w14:textId="77777777" w:rsidTr="009E60AA">
        <w:trPr>
          <w:trHeight w:val="320"/>
        </w:trPr>
        <w:tc>
          <w:tcPr>
            <w:tcW w:w="1300" w:type="dxa"/>
            <w:tcBorders>
              <w:top w:val="nil"/>
              <w:left w:val="nil"/>
              <w:bottom w:val="nil"/>
              <w:right w:val="nil"/>
            </w:tcBorders>
            <w:shd w:val="clear" w:color="auto" w:fill="auto"/>
            <w:noWrap/>
            <w:vAlign w:val="center"/>
            <w:hideMark/>
          </w:tcPr>
          <w:p w14:paraId="56B77C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w:t>
            </w:r>
          </w:p>
        </w:tc>
        <w:tc>
          <w:tcPr>
            <w:tcW w:w="3690" w:type="dxa"/>
            <w:tcBorders>
              <w:top w:val="nil"/>
              <w:left w:val="nil"/>
              <w:bottom w:val="nil"/>
              <w:right w:val="nil"/>
            </w:tcBorders>
            <w:shd w:val="clear" w:color="auto" w:fill="auto"/>
            <w:noWrap/>
            <w:vAlign w:val="center"/>
            <w:hideMark/>
          </w:tcPr>
          <w:p w14:paraId="583E618F"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Shawn Marion\mariosh01</w:t>
            </w:r>
          </w:p>
        </w:tc>
        <w:tc>
          <w:tcPr>
            <w:tcW w:w="1300" w:type="dxa"/>
            <w:tcBorders>
              <w:top w:val="nil"/>
              <w:left w:val="nil"/>
              <w:bottom w:val="nil"/>
              <w:right w:val="nil"/>
            </w:tcBorders>
            <w:shd w:val="clear" w:color="auto" w:fill="auto"/>
            <w:noWrap/>
            <w:vAlign w:val="center"/>
            <w:hideMark/>
          </w:tcPr>
          <w:p w14:paraId="6C31900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80</w:t>
            </w:r>
          </w:p>
        </w:tc>
        <w:tc>
          <w:tcPr>
            <w:tcW w:w="1300" w:type="dxa"/>
            <w:tcBorders>
              <w:top w:val="nil"/>
              <w:left w:val="nil"/>
              <w:bottom w:val="nil"/>
              <w:right w:val="nil"/>
            </w:tcBorders>
            <w:shd w:val="clear" w:color="auto" w:fill="auto"/>
            <w:noWrap/>
            <w:vAlign w:val="center"/>
            <w:hideMark/>
          </w:tcPr>
          <w:p w14:paraId="446F37A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2253</w:t>
            </w:r>
          </w:p>
        </w:tc>
        <w:tc>
          <w:tcPr>
            <w:tcW w:w="1300" w:type="dxa"/>
            <w:tcBorders>
              <w:top w:val="nil"/>
              <w:left w:val="nil"/>
              <w:bottom w:val="nil"/>
              <w:right w:val="nil"/>
            </w:tcBorders>
            <w:shd w:val="clear" w:color="auto" w:fill="auto"/>
            <w:noWrap/>
            <w:vAlign w:val="center"/>
            <w:hideMark/>
          </w:tcPr>
          <w:p w14:paraId="79B6FD1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w:t>
            </w:r>
          </w:p>
        </w:tc>
        <w:tc>
          <w:tcPr>
            <w:tcW w:w="3246" w:type="dxa"/>
            <w:gridSpan w:val="2"/>
            <w:tcBorders>
              <w:top w:val="nil"/>
              <w:left w:val="nil"/>
              <w:bottom w:val="nil"/>
              <w:right w:val="nil"/>
            </w:tcBorders>
            <w:shd w:val="clear" w:color="auto" w:fill="auto"/>
            <w:noWrap/>
            <w:vAlign w:val="center"/>
            <w:hideMark/>
          </w:tcPr>
          <w:p w14:paraId="7C17A1F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02ACA224" w14:textId="77777777" w:rsidTr="009E60AA">
        <w:trPr>
          <w:trHeight w:val="320"/>
        </w:trPr>
        <w:tc>
          <w:tcPr>
            <w:tcW w:w="1300" w:type="dxa"/>
            <w:tcBorders>
              <w:top w:val="nil"/>
              <w:left w:val="nil"/>
              <w:bottom w:val="nil"/>
              <w:right w:val="nil"/>
            </w:tcBorders>
            <w:shd w:val="clear" w:color="auto" w:fill="auto"/>
            <w:noWrap/>
            <w:vAlign w:val="center"/>
            <w:hideMark/>
          </w:tcPr>
          <w:p w14:paraId="5BF52FC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w:t>
            </w:r>
          </w:p>
        </w:tc>
        <w:tc>
          <w:tcPr>
            <w:tcW w:w="3690" w:type="dxa"/>
            <w:tcBorders>
              <w:top w:val="nil"/>
              <w:left w:val="nil"/>
              <w:bottom w:val="nil"/>
              <w:right w:val="nil"/>
            </w:tcBorders>
            <w:shd w:val="clear" w:color="auto" w:fill="auto"/>
            <w:noWrap/>
            <w:vAlign w:val="center"/>
            <w:hideMark/>
          </w:tcPr>
          <w:p w14:paraId="68376AC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Tyson Chandler\chandty01</w:t>
            </w:r>
          </w:p>
        </w:tc>
        <w:tc>
          <w:tcPr>
            <w:tcW w:w="1300" w:type="dxa"/>
            <w:tcBorders>
              <w:top w:val="nil"/>
              <w:left w:val="nil"/>
              <w:bottom w:val="nil"/>
              <w:right w:val="nil"/>
            </w:tcBorders>
            <w:shd w:val="clear" w:color="auto" w:fill="auto"/>
            <w:noWrap/>
            <w:vAlign w:val="center"/>
            <w:hideMark/>
          </w:tcPr>
          <w:p w14:paraId="3108C4B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74</w:t>
            </w:r>
          </w:p>
        </w:tc>
        <w:tc>
          <w:tcPr>
            <w:tcW w:w="1300" w:type="dxa"/>
            <w:tcBorders>
              <w:top w:val="nil"/>
              <w:left w:val="nil"/>
              <w:bottom w:val="nil"/>
              <w:right w:val="nil"/>
            </w:tcBorders>
            <w:shd w:val="clear" w:color="auto" w:fill="auto"/>
            <w:noWrap/>
            <w:vAlign w:val="center"/>
            <w:hideMark/>
          </w:tcPr>
          <w:p w14:paraId="38705C1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2059</w:t>
            </w:r>
          </w:p>
        </w:tc>
        <w:tc>
          <w:tcPr>
            <w:tcW w:w="1300" w:type="dxa"/>
            <w:tcBorders>
              <w:top w:val="nil"/>
              <w:left w:val="nil"/>
              <w:bottom w:val="nil"/>
              <w:right w:val="nil"/>
            </w:tcBorders>
            <w:shd w:val="clear" w:color="auto" w:fill="auto"/>
            <w:noWrap/>
            <w:vAlign w:val="center"/>
            <w:hideMark/>
          </w:tcPr>
          <w:p w14:paraId="498947C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18.4</w:t>
            </w:r>
          </w:p>
        </w:tc>
        <w:tc>
          <w:tcPr>
            <w:tcW w:w="3246" w:type="dxa"/>
            <w:gridSpan w:val="2"/>
            <w:tcBorders>
              <w:top w:val="nil"/>
              <w:left w:val="nil"/>
              <w:bottom w:val="nil"/>
              <w:right w:val="nil"/>
            </w:tcBorders>
            <w:shd w:val="clear" w:color="auto" w:fill="auto"/>
            <w:noWrap/>
            <w:vAlign w:val="center"/>
            <w:hideMark/>
          </w:tcPr>
          <w:p w14:paraId="329469D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4612267" w14:textId="77777777" w:rsidTr="009E60AA">
        <w:trPr>
          <w:trHeight w:val="320"/>
        </w:trPr>
        <w:tc>
          <w:tcPr>
            <w:tcW w:w="1300" w:type="dxa"/>
            <w:tcBorders>
              <w:top w:val="nil"/>
              <w:left w:val="nil"/>
              <w:bottom w:val="nil"/>
              <w:right w:val="nil"/>
            </w:tcBorders>
            <w:shd w:val="clear" w:color="auto" w:fill="auto"/>
            <w:noWrap/>
            <w:vAlign w:val="center"/>
            <w:hideMark/>
          </w:tcPr>
          <w:p w14:paraId="33D4F4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w:t>
            </w:r>
          </w:p>
        </w:tc>
        <w:tc>
          <w:tcPr>
            <w:tcW w:w="3690" w:type="dxa"/>
            <w:tcBorders>
              <w:top w:val="nil"/>
              <w:left w:val="nil"/>
              <w:bottom w:val="nil"/>
              <w:right w:val="nil"/>
            </w:tcBorders>
            <w:shd w:val="clear" w:color="auto" w:fill="auto"/>
            <w:noWrap/>
            <w:vAlign w:val="center"/>
            <w:hideMark/>
          </w:tcPr>
          <w:p w14:paraId="0BB1E0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J.J. Barea\bareajo01</w:t>
            </w:r>
          </w:p>
        </w:tc>
        <w:tc>
          <w:tcPr>
            <w:tcW w:w="1300" w:type="dxa"/>
            <w:tcBorders>
              <w:top w:val="nil"/>
              <w:left w:val="nil"/>
              <w:bottom w:val="nil"/>
              <w:right w:val="nil"/>
            </w:tcBorders>
            <w:shd w:val="clear" w:color="auto" w:fill="auto"/>
            <w:noWrap/>
            <w:vAlign w:val="center"/>
            <w:hideMark/>
          </w:tcPr>
          <w:p w14:paraId="41EC42A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81</w:t>
            </w:r>
          </w:p>
        </w:tc>
        <w:tc>
          <w:tcPr>
            <w:tcW w:w="1300" w:type="dxa"/>
            <w:tcBorders>
              <w:top w:val="nil"/>
              <w:left w:val="nil"/>
              <w:bottom w:val="nil"/>
              <w:right w:val="nil"/>
            </w:tcBorders>
            <w:shd w:val="clear" w:color="auto" w:fill="auto"/>
            <w:noWrap/>
            <w:vAlign w:val="center"/>
            <w:hideMark/>
          </w:tcPr>
          <w:p w14:paraId="1FC535B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1669</w:t>
            </w:r>
          </w:p>
        </w:tc>
        <w:tc>
          <w:tcPr>
            <w:tcW w:w="1300" w:type="dxa"/>
            <w:tcBorders>
              <w:top w:val="nil"/>
              <w:left w:val="nil"/>
              <w:bottom w:val="nil"/>
              <w:right w:val="nil"/>
            </w:tcBorders>
            <w:shd w:val="clear" w:color="auto" w:fill="auto"/>
            <w:noWrap/>
            <w:vAlign w:val="center"/>
            <w:hideMark/>
          </w:tcPr>
          <w:p w14:paraId="6BAB7B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3246" w:type="dxa"/>
            <w:gridSpan w:val="2"/>
            <w:tcBorders>
              <w:top w:val="nil"/>
              <w:left w:val="nil"/>
              <w:bottom w:val="nil"/>
              <w:right w:val="nil"/>
            </w:tcBorders>
            <w:shd w:val="clear" w:color="auto" w:fill="auto"/>
            <w:noWrap/>
            <w:vAlign w:val="center"/>
            <w:hideMark/>
          </w:tcPr>
          <w:p w14:paraId="2CA5816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111F4DE" w14:textId="77777777" w:rsidTr="009E60AA">
        <w:trPr>
          <w:trHeight w:val="320"/>
        </w:trPr>
        <w:tc>
          <w:tcPr>
            <w:tcW w:w="1300" w:type="dxa"/>
            <w:tcBorders>
              <w:top w:val="nil"/>
              <w:left w:val="nil"/>
              <w:bottom w:val="nil"/>
              <w:right w:val="nil"/>
            </w:tcBorders>
            <w:shd w:val="clear" w:color="auto" w:fill="auto"/>
            <w:noWrap/>
            <w:vAlign w:val="center"/>
            <w:hideMark/>
          </w:tcPr>
          <w:p w14:paraId="7D71C42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w:t>
            </w:r>
          </w:p>
        </w:tc>
        <w:tc>
          <w:tcPr>
            <w:tcW w:w="3690" w:type="dxa"/>
            <w:tcBorders>
              <w:top w:val="nil"/>
              <w:left w:val="nil"/>
              <w:bottom w:val="nil"/>
              <w:right w:val="nil"/>
            </w:tcBorders>
            <w:shd w:val="clear" w:color="auto" w:fill="auto"/>
            <w:noWrap/>
            <w:vAlign w:val="center"/>
            <w:hideMark/>
          </w:tcPr>
          <w:p w14:paraId="107ED3E1"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Brendan Haywood\haywobr01</w:t>
            </w:r>
          </w:p>
        </w:tc>
        <w:tc>
          <w:tcPr>
            <w:tcW w:w="1300" w:type="dxa"/>
            <w:tcBorders>
              <w:top w:val="nil"/>
              <w:left w:val="nil"/>
              <w:bottom w:val="nil"/>
              <w:right w:val="nil"/>
            </w:tcBorders>
            <w:shd w:val="clear" w:color="auto" w:fill="auto"/>
            <w:noWrap/>
            <w:vAlign w:val="center"/>
            <w:hideMark/>
          </w:tcPr>
          <w:p w14:paraId="6C930BC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603764C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1331</w:t>
            </w:r>
          </w:p>
        </w:tc>
        <w:tc>
          <w:tcPr>
            <w:tcW w:w="1300" w:type="dxa"/>
            <w:tcBorders>
              <w:top w:val="nil"/>
              <w:left w:val="nil"/>
              <w:bottom w:val="nil"/>
              <w:right w:val="nil"/>
            </w:tcBorders>
            <w:shd w:val="clear" w:color="auto" w:fill="auto"/>
            <w:noWrap/>
            <w:vAlign w:val="center"/>
            <w:hideMark/>
          </w:tcPr>
          <w:p w14:paraId="4821E27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11.7</w:t>
            </w:r>
          </w:p>
        </w:tc>
        <w:tc>
          <w:tcPr>
            <w:tcW w:w="3246" w:type="dxa"/>
            <w:gridSpan w:val="2"/>
            <w:tcBorders>
              <w:top w:val="nil"/>
              <w:left w:val="nil"/>
              <w:bottom w:val="nil"/>
              <w:right w:val="nil"/>
            </w:tcBorders>
            <w:shd w:val="clear" w:color="auto" w:fill="auto"/>
            <w:noWrap/>
            <w:vAlign w:val="center"/>
            <w:hideMark/>
          </w:tcPr>
          <w:p w14:paraId="56F99D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C24904" w14:textId="77777777" w:rsidTr="009E60AA">
        <w:trPr>
          <w:trHeight w:val="320"/>
        </w:trPr>
        <w:tc>
          <w:tcPr>
            <w:tcW w:w="1300" w:type="dxa"/>
            <w:tcBorders>
              <w:top w:val="nil"/>
              <w:left w:val="nil"/>
              <w:bottom w:val="nil"/>
              <w:right w:val="nil"/>
            </w:tcBorders>
            <w:shd w:val="clear" w:color="auto" w:fill="auto"/>
            <w:noWrap/>
            <w:vAlign w:val="center"/>
            <w:hideMark/>
          </w:tcPr>
          <w:p w14:paraId="68EBBBF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w:t>
            </w:r>
          </w:p>
        </w:tc>
        <w:tc>
          <w:tcPr>
            <w:tcW w:w="3690" w:type="dxa"/>
            <w:tcBorders>
              <w:top w:val="nil"/>
              <w:left w:val="nil"/>
              <w:bottom w:val="nil"/>
              <w:right w:val="nil"/>
            </w:tcBorders>
            <w:shd w:val="clear" w:color="auto" w:fill="auto"/>
            <w:noWrap/>
            <w:vAlign w:val="center"/>
            <w:hideMark/>
          </w:tcPr>
          <w:p w14:paraId="3696F25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DeShawn Stevenson\stevede01</w:t>
            </w:r>
          </w:p>
        </w:tc>
        <w:tc>
          <w:tcPr>
            <w:tcW w:w="1300" w:type="dxa"/>
            <w:tcBorders>
              <w:top w:val="nil"/>
              <w:left w:val="nil"/>
              <w:bottom w:val="nil"/>
              <w:right w:val="nil"/>
            </w:tcBorders>
            <w:shd w:val="clear" w:color="auto" w:fill="auto"/>
            <w:noWrap/>
            <w:vAlign w:val="center"/>
            <w:hideMark/>
          </w:tcPr>
          <w:p w14:paraId="57DB8D8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72</w:t>
            </w:r>
          </w:p>
        </w:tc>
        <w:tc>
          <w:tcPr>
            <w:tcW w:w="1300" w:type="dxa"/>
            <w:tcBorders>
              <w:top w:val="nil"/>
              <w:left w:val="nil"/>
              <w:bottom w:val="nil"/>
              <w:right w:val="nil"/>
            </w:tcBorders>
            <w:shd w:val="clear" w:color="auto" w:fill="auto"/>
            <w:noWrap/>
            <w:vAlign w:val="center"/>
            <w:hideMark/>
          </w:tcPr>
          <w:p w14:paraId="1CD16E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1158</w:t>
            </w:r>
          </w:p>
        </w:tc>
        <w:tc>
          <w:tcPr>
            <w:tcW w:w="1300" w:type="dxa"/>
            <w:tcBorders>
              <w:top w:val="nil"/>
              <w:left w:val="nil"/>
              <w:bottom w:val="nil"/>
              <w:right w:val="nil"/>
            </w:tcBorders>
            <w:shd w:val="clear" w:color="auto" w:fill="auto"/>
            <w:noWrap/>
            <w:vAlign w:val="center"/>
            <w:hideMark/>
          </w:tcPr>
          <w:p w14:paraId="298530A6"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9.8</w:t>
            </w:r>
          </w:p>
        </w:tc>
        <w:tc>
          <w:tcPr>
            <w:tcW w:w="3246" w:type="dxa"/>
            <w:gridSpan w:val="2"/>
            <w:tcBorders>
              <w:top w:val="nil"/>
              <w:left w:val="nil"/>
              <w:bottom w:val="nil"/>
              <w:right w:val="nil"/>
            </w:tcBorders>
            <w:shd w:val="clear" w:color="auto" w:fill="auto"/>
            <w:noWrap/>
            <w:vAlign w:val="center"/>
            <w:hideMark/>
          </w:tcPr>
          <w:p w14:paraId="75A811D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2011D63F" w14:textId="77777777" w:rsidTr="009E60AA">
        <w:trPr>
          <w:trHeight w:val="320"/>
        </w:trPr>
        <w:tc>
          <w:tcPr>
            <w:tcW w:w="1300" w:type="dxa"/>
            <w:tcBorders>
              <w:top w:val="nil"/>
              <w:left w:val="nil"/>
              <w:bottom w:val="nil"/>
              <w:right w:val="nil"/>
            </w:tcBorders>
            <w:shd w:val="clear" w:color="auto" w:fill="auto"/>
            <w:noWrap/>
            <w:vAlign w:val="center"/>
            <w:hideMark/>
          </w:tcPr>
          <w:p w14:paraId="7777F0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w:t>
            </w:r>
          </w:p>
        </w:tc>
        <w:tc>
          <w:tcPr>
            <w:tcW w:w="3690" w:type="dxa"/>
            <w:tcBorders>
              <w:top w:val="nil"/>
              <w:left w:val="nil"/>
              <w:bottom w:val="nil"/>
              <w:right w:val="nil"/>
            </w:tcBorders>
            <w:shd w:val="clear" w:color="auto" w:fill="auto"/>
            <w:noWrap/>
            <w:vAlign w:val="center"/>
            <w:hideMark/>
          </w:tcPr>
          <w:p w14:paraId="4F52345E"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Caron Butler\butleca01</w:t>
            </w:r>
          </w:p>
        </w:tc>
        <w:tc>
          <w:tcPr>
            <w:tcW w:w="1300" w:type="dxa"/>
            <w:tcBorders>
              <w:top w:val="nil"/>
              <w:left w:val="nil"/>
              <w:bottom w:val="nil"/>
              <w:right w:val="nil"/>
            </w:tcBorders>
            <w:shd w:val="clear" w:color="auto" w:fill="auto"/>
            <w:noWrap/>
            <w:vAlign w:val="center"/>
            <w:hideMark/>
          </w:tcPr>
          <w:p w14:paraId="1FAFDA4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29</w:t>
            </w:r>
          </w:p>
        </w:tc>
        <w:tc>
          <w:tcPr>
            <w:tcW w:w="1300" w:type="dxa"/>
            <w:tcBorders>
              <w:top w:val="nil"/>
              <w:left w:val="nil"/>
              <w:bottom w:val="nil"/>
              <w:right w:val="nil"/>
            </w:tcBorders>
            <w:shd w:val="clear" w:color="auto" w:fill="auto"/>
            <w:noWrap/>
            <w:vAlign w:val="center"/>
            <w:hideMark/>
          </w:tcPr>
          <w:p w14:paraId="3855D7B8"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867</w:t>
            </w:r>
          </w:p>
        </w:tc>
        <w:tc>
          <w:tcPr>
            <w:tcW w:w="1300" w:type="dxa"/>
            <w:tcBorders>
              <w:top w:val="nil"/>
              <w:left w:val="nil"/>
              <w:bottom w:val="nil"/>
              <w:right w:val="nil"/>
            </w:tcBorders>
            <w:shd w:val="clear" w:color="auto" w:fill="auto"/>
            <w:noWrap/>
            <w:vAlign w:val="center"/>
            <w:hideMark/>
          </w:tcPr>
          <w:p w14:paraId="50418655"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14.2</w:t>
            </w:r>
          </w:p>
        </w:tc>
        <w:tc>
          <w:tcPr>
            <w:tcW w:w="3246" w:type="dxa"/>
            <w:gridSpan w:val="2"/>
            <w:tcBorders>
              <w:top w:val="nil"/>
              <w:left w:val="nil"/>
              <w:bottom w:val="nil"/>
              <w:right w:val="nil"/>
            </w:tcBorders>
            <w:shd w:val="clear" w:color="auto" w:fill="auto"/>
            <w:noWrap/>
            <w:vAlign w:val="center"/>
            <w:hideMark/>
          </w:tcPr>
          <w:p w14:paraId="7CCB589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B12DCB9" w14:textId="77777777" w:rsidTr="009E60AA">
        <w:trPr>
          <w:trHeight w:val="320"/>
        </w:trPr>
        <w:tc>
          <w:tcPr>
            <w:tcW w:w="1300" w:type="dxa"/>
            <w:tcBorders>
              <w:top w:val="nil"/>
              <w:left w:val="nil"/>
              <w:bottom w:val="nil"/>
              <w:right w:val="nil"/>
            </w:tcBorders>
            <w:shd w:val="clear" w:color="auto" w:fill="auto"/>
            <w:noWrap/>
            <w:vAlign w:val="center"/>
            <w:hideMark/>
          </w:tcPr>
          <w:p w14:paraId="6754F67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3690" w:type="dxa"/>
            <w:tcBorders>
              <w:top w:val="nil"/>
              <w:left w:val="nil"/>
              <w:bottom w:val="nil"/>
              <w:right w:val="nil"/>
            </w:tcBorders>
            <w:shd w:val="clear" w:color="auto" w:fill="auto"/>
            <w:noWrap/>
            <w:vAlign w:val="center"/>
            <w:hideMark/>
          </w:tcPr>
          <w:p w14:paraId="417F38C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Brian Cardinal\cardibr01</w:t>
            </w:r>
          </w:p>
        </w:tc>
        <w:tc>
          <w:tcPr>
            <w:tcW w:w="1300" w:type="dxa"/>
            <w:tcBorders>
              <w:top w:val="nil"/>
              <w:left w:val="nil"/>
              <w:bottom w:val="nil"/>
              <w:right w:val="nil"/>
            </w:tcBorders>
            <w:shd w:val="clear" w:color="auto" w:fill="auto"/>
            <w:noWrap/>
            <w:vAlign w:val="center"/>
            <w:hideMark/>
          </w:tcPr>
          <w:p w14:paraId="48B2CB9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0E3945C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618</w:t>
            </w:r>
          </w:p>
        </w:tc>
        <w:tc>
          <w:tcPr>
            <w:tcW w:w="1300" w:type="dxa"/>
            <w:tcBorders>
              <w:top w:val="nil"/>
              <w:left w:val="nil"/>
              <w:bottom w:val="nil"/>
              <w:right w:val="nil"/>
            </w:tcBorders>
            <w:shd w:val="clear" w:color="auto" w:fill="auto"/>
            <w:noWrap/>
            <w:vAlign w:val="center"/>
            <w:hideMark/>
          </w:tcPr>
          <w:p w14:paraId="4635FE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9.7</w:t>
            </w:r>
          </w:p>
        </w:tc>
        <w:tc>
          <w:tcPr>
            <w:tcW w:w="3246" w:type="dxa"/>
            <w:gridSpan w:val="2"/>
            <w:tcBorders>
              <w:top w:val="nil"/>
              <w:left w:val="nil"/>
              <w:bottom w:val="nil"/>
              <w:right w:val="nil"/>
            </w:tcBorders>
            <w:shd w:val="clear" w:color="auto" w:fill="auto"/>
            <w:noWrap/>
            <w:vAlign w:val="center"/>
            <w:hideMark/>
          </w:tcPr>
          <w:p w14:paraId="2071DC0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5BBD6A9B" w14:textId="77777777" w:rsidTr="009E60AA">
        <w:trPr>
          <w:trHeight w:val="320"/>
        </w:trPr>
        <w:tc>
          <w:tcPr>
            <w:tcW w:w="1300" w:type="dxa"/>
            <w:tcBorders>
              <w:top w:val="nil"/>
              <w:left w:val="nil"/>
              <w:bottom w:val="nil"/>
              <w:right w:val="nil"/>
            </w:tcBorders>
            <w:shd w:val="clear" w:color="auto" w:fill="auto"/>
            <w:noWrap/>
            <w:vAlign w:val="center"/>
            <w:hideMark/>
          </w:tcPr>
          <w:p w14:paraId="2DAA796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w:t>
            </w:r>
          </w:p>
        </w:tc>
        <w:tc>
          <w:tcPr>
            <w:tcW w:w="3690" w:type="dxa"/>
            <w:tcBorders>
              <w:top w:val="nil"/>
              <w:left w:val="nil"/>
              <w:bottom w:val="nil"/>
              <w:right w:val="nil"/>
            </w:tcBorders>
            <w:shd w:val="clear" w:color="auto" w:fill="auto"/>
            <w:noWrap/>
            <w:vAlign w:val="center"/>
            <w:hideMark/>
          </w:tcPr>
          <w:p w14:paraId="00012AB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Peja </w:t>
            </w:r>
            <w:proofErr w:type="spellStart"/>
            <w:r w:rsidRPr="009E60AA">
              <w:rPr>
                <w:rFonts w:ascii="DengXian" w:eastAsia="DengXian" w:hAnsi="DengXian" w:cs="SimSun" w:hint="eastAsia"/>
                <w:color w:val="000000"/>
                <w:kern w:val="0"/>
                <w:sz w:val="24"/>
                <w:szCs w:val="24"/>
              </w:rPr>
              <w:t>Stojakovi</w:t>
            </w:r>
            <w:r w:rsidRPr="009E60AA">
              <w:rPr>
                <w:rFonts w:ascii="Cambria" w:eastAsia="DengXian" w:hAnsi="Cambria" w:cs="Cambria"/>
                <w:color w:val="000000"/>
                <w:kern w:val="0"/>
                <w:sz w:val="24"/>
                <w:szCs w:val="24"/>
              </w:rPr>
              <w:t>ć</w:t>
            </w:r>
            <w:proofErr w:type="spellEnd"/>
            <w:r w:rsidRPr="009E60AA">
              <w:rPr>
                <w:rFonts w:ascii="DengXian" w:eastAsia="DengXian" w:hAnsi="DengXian" w:cs="SimSun" w:hint="eastAsia"/>
                <w:color w:val="000000"/>
                <w:kern w:val="0"/>
                <w:sz w:val="24"/>
                <w:szCs w:val="24"/>
              </w:rPr>
              <w:t>\stojape01</w:t>
            </w:r>
          </w:p>
        </w:tc>
        <w:tc>
          <w:tcPr>
            <w:tcW w:w="1300" w:type="dxa"/>
            <w:tcBorders>
              <w:top w:val="nil"/>
              <w:left w:val="nil"/>
              <w:bottom w:val="nil"/>
              <w:right w:val="nil"/>
            </w:tcBorders>
            <w:shd w:val="clear" w:color="auto" w:fill="auto"/>
            <w:noWrap/>
            <w:vAlign w:val="center"/>
            <w:hideMark/>
          </w:tcPr>
          <w:p w14:paraId="47D1237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25</w:t>
            </w:r>
          </w:p>
        </w:tc>
        <w:tc>
          <w:tcPr>
            <w:tcW w:w="1300" w:type="dxa"/>
            <w:tcBorders>
              <w:top w:val="nil"/>
              <w:left w:val="nil"/>
              <w:bottom w:val="nil"/>
              <w:right w:val="nil"/>
            </w:tcBorders>
            <w:shd w:val="clear" w:color="auto" w:fill="auto"/>
            <w:noWrap/>
            <w:vAlign w:val="center"/>
            <w:hideMark/>
          </w:tcPr>
          <w:p w14:paraId="3D4B97A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506</w:t>
            </w:r>
          </w:p>
        </w:tc>
        <w:tc>
          <w:tcPr>
            <w:tcW w:w="1300" w:type="dxa"/>
            <w:tcBorders>
              <w:top w:val="nil"/>
              <w:left w:val="nil"/>
              <w:bottom w:val="nil"/>
              <w:right w:val="nil"/>
            </w:tcBorders>
            <w:shd w:val="clear" w:color="auto" w:fill="auto"/>
            <w:noWrap/>
            <w:vAlign w:val="center"/>
            <w:hideMark/>
          </w:tcPr>
          <w:p w14:paraId="1804D0A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14.1</w:t>
            </w:r>
          </w:p>
        </w:tc>
        <w:tc>
          <w:tcPr>
            <w:tcW w:w="3246" w:type="dxa"/>
            <w:gridSpan w:val="2"/>
            <w:tcBorders>
              <w:top w:val="nil"/>
              <w:left w:val="nil"/>
              <w:bottom w:val="nil"/>
              <w:right w:val="nil"/>
            </w:tcBorders>
            <w:shd w:val="clear" w:color="auto" w:fill="auto"/>
            <w:noWrap/>
            <w:vAlign w:val="center"/>
            <w:hideMark/>
          </w:tcPr>
          <w:p w14:paraId="0BC6913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63CB431B" w14:textId="77777777" w:rsidTr="009E60AA">
        <w:trPr>
          <w:trHeight w:val="320"/>
        </w:trPr>
        <w:tc>
          <w:tcPr>
            <w:tcW w:w="1300" w:type="dxa"/>
            <w:tcBorders>
              <w:top w:val="nil"/>
              <w:left w:val="nil"/>
              <w:bottom w:val="nil"/>
              <w:right w:val="nil"/>
            </w:tcBorders>
            <w:shd w:val="clear" w:color="auto" w:fill="auto"/>
            <w:noWrap/>
            <w:vAlign w:val="center"/>
            <w:hideMark/>
          </w:tcPr>
          <w:p w14:paraId="0CAF99A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12</w:t>
            </w:r>
          </w:p>
        </w:tc>
        <w:tc>
          <w:tcPr>
            <w:tcW w:w="3690" w:type="dxa"/>
            <w:tcBorders>
              <w:top w:val="nil"/>
              <w:left w:val="nil"/>
              <w:bottom w:val="nil"/>
              <w:right w:val="nil"/>
            </w:tcBorders>
            <w:shd w:val="clear" w:color="auto" w:fill="auto"/>
            <w:noWrap/>
            <w:vAlign w:val="center"/>
            <w:hideMark/>
          </w:tcPr>
          <w:p w14:paraId="47A71B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Rodrigue Beaubois\beaubro01</w:t>
            </w:r>
          </w:p>
        </w:tc>
        <w:tc>
          <w:tcPr>
            <w:tcW w:w="1300" w:type="dxa"/>
            <w:tcBorders>
              <w:top w:val="nil"/>
              <w:left w:val="nil"/>
              <w:bottom w:val="nil"/>
              <w:right w:val="nil"/>
            </w:tcBorders>
            <w:shd w:val="clear" w:color="auto" w:fill="auto"/>
            <w:noWrap/>
            <w:vAlign w:val="center"/>
            <w:hideMark/>
          </w:tcPr>
          <w:p w14:paraId="70D2EF91"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28</w:t>
            </w:r>
          </w:p>
        </w:tc>
        <w:tc>
          <w:tcPr>
            <w:tcW w:w="1300" w:type="dxa"/>
            <w:tcBorders>
              <w:top w:val="nil"/>
              <w:left w:val="nil"/>
              <w:bottom w:val="nil"/>
              <w:right w:val="nil"/>
            </w:tcBorders>
            <w:shd w:val="clear" w:color="auto" w:fill="auto"/>
            <w:noWrap/>
            <w:vAlign w:val="center"/>
            <w:hideMark/>
          </w:tcPr>
          <w:p w14:paraId="673D93D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496</w:t>
            </w:r>
          </w:p>
        </w:tc>
        <w:tc>
          <w:tcPr>
            <w:tcW w:w="1300" w:type="dxa"/>
            <w:tcBorders>
              <w:top w:val="nil"/>
              <w:left w:val="nil"/>
              <w:bottom w:val="nil"/>
              <w:right w:val="nil"/>
            </w:tcBorders>
            <w:shd w:val="clear" w:color="auto" w:fill="auto"/>
            <w:noWrap/>
            <w:vAlign w:val="center"/>
            <w:hideMark/>
          </w:tcPr>
          <w:p w14:paraId="405EB8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11.4</w:t>
            </w:r>
          </w:p>
        </w:tc>
        <w:tc>
          <w:tcPr>
            <w:tcW w:w="3246" w:type="dxa"/>
            <w:gridSpan w:val="2"/>
            <w:tcBorders>
              <w:top w:val="nil"/>
              <w:left w:val="nil"/>
              <w:bottom w:val="nil"/>
              <w:right w:val="nil"/>
            </w:tcBorders>
            <w:shd w:val="clear" w:color="auto" w:fill="auto"/>
            <w:noWrap/>
            <w:vAlign w:val="center"/>
            <w:hideMark/>
          </w:tcPr>
          <w:p w14:paraId="0CCB06A9"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B0EAC17" w14:textId="77777777" w:rsidTr="009E60AA">
        <w:trPr>
          <w:trHeight w:val="320"/>
        </w:trPr>
        <w:tc>
          <w:tcPr>
            <w:tcW w:w="1300" w:type="dxa"/>
            <w:tcBorders>
              <w:top w:val="nil"/>
              <w:left w:val="nil"/>
              <w:bottom w:val="nil"/>
              <w:right w:val="nil"/>
            </w:tcBorders>
            <w:shd w:val="clear" w:color="auto" w:fill="auto"/>
            <w:noWrap/>
            <w:vAlign w:val="center"/>
            <w:hideMark/>
          </w:tcPr>
          <w:p w14:paraId="07DA481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13</w:t>
            </w:r>
          </w:p>
        </w:tc>
        <w:tc>
          <w:tcPr>
            <w:tcW w:w="3690" w:type="dxa"/>
            <w:tcBorders>
              <w:top w:val="nil"/>
              <w:left w:val="nil"/>
              <w:bottom w:val="nil"/>
              <w:right w:val="nil"/>
            </w:tcBorders>
            <w:shd w:val="clear" w:color="auto" w:fill="auto"/>
            <w:noWrap/>
            <w:vAlign w:val="center"/>
            <w:hideMark/>
          </w:tcPr>
          <w:p w14:paraId="5C0D4A3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Ian Mahinmi\mahinia01</w:t>
            </w:r>
          </w:p>
        </w:tc>
        <w:tc>
          <w:tcPr>
            <w:tcW w:w="1300" w:type="dxa"/>
            <w:tcBorders>
              <w:top w:val="nil"/>
              <w:left w:val="nil"/>
              <w:bottom w:val="nil"/>
              <w:right w:val="nil"/>
            </w:tcBorders>
            <w:shd w:val="clear" w:color="auto" w:fill="auto"/>
            <w:noWrap/>
            <w:vAlign w:val="center"/>
            <w:hideMark/>
          </w:tcPr>
          <w:p w14:paraId="04E4027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56</w:t>
            </w:r>
          </w:p>
        </w:tc>
        <w:tc>
          <w:tcPr>
            <w:tcW w:w="1300" w:type="dxa"/>
            <w:tcBorders>
              <w:top w:val="nil"/>
              <w:left w:val="nil"/>
              <w:bottom w:val="nil"/>
              <w:right w:val="nil"/>
            </w:tcBorders>
            <w:shd w:val="clear" w:color="auto" w:fill="auto"/>
            <w:noWrap/>
            <w:vAlign w:val="center"/>
            <w:hideMark/>
          </w:tcPr>
          <w:p w14:paraId="3A4009D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488</w:t>
            </w:r>
          </w:p>
        </w:tc>
        <w:tc>
          <w:tcPr>
            <w:tcW w:w="1300" w:type="dxa"/>
            <w:tcBorders>
              <w:top w:val="nil"/>
              <w:left w:val="nil"/>
              <w:bottom w:val="nil"/>
              <w:right w:val="nil"/>
            </w:tcBorders>
            <w:shd w:val="clear" w:color="auto" w:fill="auto"/>
            <w:noWrap/>
            <w:vAlign w:val="center"/>
            <w:hideMark/>
          </w:tcPr>
          <w:p w14:paraId="45C753A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13.7</w:t>
            </w:r>
          </w:p>
        </w:tc>
        <w:tc>
          <w:tcPr>
            <w:tcW w:w="3246" w:type="dxa"/>
            <w:gridSpan w:val="2"/>
            <w:tcBorders>
              <w:top w:val="nil"/>
              <w:left w:val="nil"/>
              <w:bottom w:val="nil"/>
              <w:right w:val="nil"/>
            </w:tcBorders>
            <w:shd w:val="clear" w:color="auto" w:fill="auto"/>
            <w:noWrap/>
            <w:vAlign w:val="center"/>
            <w:hideMark/>
          </w:tcPr>
          <w:p w14:paraId="0AE1FF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4E819866" w14:textId="77777777" w:rsidTr="009E60AA">
        <w:trPr>
          <w:trHeight w:val="320"/>
        </w:trPr>
        <w:tc>
          <w:tcPr>
            <w:tcW w:w="1300" w:type="dxa"/>
            <w:tcBorders>
              <w:top w:val="nil"/>
              <w:left w:val="nil"/>
              <w:bottom w:val="nil"/>
              <w:right w:val="nil"/>
            </w:tcBorders>
            <w:shd w:val="clear" w:color="auto" w:fill="auto"/>
            <w:noWrap/>
            <w:vAlign w:val="center"/>
            <w:hideMark/>
          </w:tcPr>
          <w:p w14:paraId="1CECBA43"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w:t>
            </w:r>
          </w:p>
        </w:tc>
        <w:tc>
          <w:tcPr>
            <w:tcW w:w="3690" w:type="dxa"/>
            <w:tcBorders>
              <w:top w:val="nil"/>
              <w:left w:val="nil"/>
              <w:bottom w:val="nil"/>
              <w:right w:val="nil"/>
            </w:tcBorders>
            <w:shd w:val="clear" w:color="auto" w:fill="auto"/>
            <w:noWrap/>
            <w:vAlign w:val="center"/>
            <w:hideMark/>
          </w:tcPr>
          <w:p w14:paraId="40B24FE4"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Sasha Pavlovi</w:t>
            </w:r>
            <w:r w:rsidRPr="009E60AA">
              <w:rPr>
                <w:rFonts w:ascii="Cambria" w:eastAsia="DengXian" w:hAnsi="Cambria" w:cs="Cambria"/>
                <w:color w:val="000000"/>
                <w:kern w:val="0"/>
                <w:sz w:val="24"/>
                <w:szCs w:val="24"/>
              </w:rPr>
              <w:t>ć</w:t>
            </w:r>
            <w:r w:rsidRPr="009E60AA">
              <w:rPr>
                <w:rFonts w:ascii="DengXian" w:eastAsia="DengXian" w:hAnsi="DengXian" w:cs="SimSun" w:hint="eastAsia"/>
                <w:color w:val="000000"/>
                <w:kern w:val="0"/>
                <w:sz w:val="24"/>
                <w:szCs w:val="24"/>
              </w:rPr>
              <w:t>\pavloal01</w:t>
            </w:r>
          </w:p>
        </w:tc>
        <w:tc>
          <w:tcPr>
            <w:tcW w:w="1300" w:type="dxa"/>
            <w:tcBorders>
              <w:top w:val="nil"/>
              <w:left w:val="nil"/>
              <w:bottom w:val="nil"/>
              <w:right w:val="nil"/>
            </w:tcBorders>
            <w:shd w:val="clear" w:color="auto" w:fill="auto"/>
            <w:noWrap/>
            <w:vAlign w:val="center"/>
            <w:hideMark/>
          </w:tcPr>
          <w:p w14:paraId="13AFB67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w:t>
            </w:r>
          </w:p>
        </w:tc>
        <w:tc>
          <w:tcPr>
            <w:tcW w:w="1300" w:type="dxa"/>
            <w:tcBorders>
              <w:top w:val="nil"/>
              <w:left w:val="nil"/>
              <w:bottom w:val="nil"/>
              <w:right w:val="nil"/>
            </w:tcBorders>
            <w:shd w:val="clear" w:color="auto" w:fill="auto"/>
            <w:noWrap/>
            <w:vAlign w:val="center"/>
            <w:hideMark/>
          </w:tcPr>
          <w:p w14:paraId="56F7EED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163</w:t>
            </w:r>
          </w:p>
        </w:tc>
        <w:tc>
          <w:tcPr>
            <w:tcW w:w="1300" w:type="dxa"/>
            <w:tcBorders>
              <w:top w:val="nil"/>
              <w:left w:val="nil"/>
              <w:bottom w:val="nil"/>
              <w:right w:val="nil"/>
            </w:tcBorders>
            <w:shd w:val="clear" w:color="auto" w:fill="auto"/>
            <w:noWrap/>
            <w:vAlign w:val="center"/>
            <w:hideMark/>
          </w:tcPr>
          <w:p w14:paraId="009362E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7.8</w:t>
            </w:r>
          </w:p>
        </w:tc>
        <w:tc>
          <w:tcPr>
            <w:tcW w:w="3246" w:type="dxa"/>
            <w:gridSpan w:val="2"/>
            <w:tcBorders>
              <w:top w:val="nil"/>
              <w:left w:val="nil"/>
              <w:bottom w:val="nil"/>
              <w:right w:val="nil"/>
            </w:tcBorders>
            <w:shd w:val="clear" w:color="auto" w:fill="auto"/>
            <w:noWrap/>
            <w:vAlign w:val="center"/>
            <w:hideMark/>
          </w:tcPr>
          <w:p w14:paraId="314566B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18D2613F" w14:textId="77777777" w:rsidTr="009E60AA">
        <w:trPr>
          <w:trHeight w:val="320"/>
        </w:trPr>
        <w:tc>
          <w:tcPr>
            <w:tcW w:w="1300" w:type="dxa"/>
            <w:tcBorders>
              <w:top w:val="nil"/>
              <w:left w:val="nil"/>
              <w:bottom w:val="nil"/>
              <w:right w:val="nil"/>
            </w:tcBorders>
            <w:shd w:val="clear" w:color="auto" w:fill="auto"/>
            <w:noWrap/>
            <w:vAlign w:val="center"/>
            <w:hideMark/>
          </w:tcPr>
          <w:p w14:paraId="5CC06F4F"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15</w:t>
            </w:r>
          </w:p>
        </w:tc>
        <w:tc>
          <w:tcPr>
            <w:tcW w:w="3690" w:type="dxa"/>
            <w:tcBorders>
              <w:top w:val="nil"/>
              <w:left w:val="nil"/>
              <w:bottom w:val="nil"/>
              <w:right w:val="nil"/>
            </w:tcBorders>
            <w:shd w:val="clear" w:color="auto" w:fill="auto"/>
            <w:noWrap/>
            <w:vAlign w:val="center"/>
            <w:hideMark/>
          </w:tcPr>
          <w:p w14:paraId="5D7B219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Corey Brewer\breweco01</w:t>
            </w:r>
          </w:p>
        </w:tc>
        <w:tc>
          <w:tcPr>
            <w:tcW w:w="1300" w:type="dxa"/>
            <w:tcBorders>
              <w:top w:val="nil"/>
              <w:left w:val="nil"/>
              <w:bottom w:val="nil"/>
              <w:right w:val="nil"/>
            </w:tcBorders>
            <w:shd w:val="clear" w:color="auto" w:fill="auto"/>
            <w:noWrap/>
            <w:vAlign w:val="center"/>
            <w:hideMark/>
          </w:tcPr>
          <w:p w14:paraId="57C442F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w:t>
            </w:r>
          </w:p>
        </w:tc>
        <w:tc>
          <w:tcPr>
            <w:tcW w:w="1300" w:type="dxa"/>
            <w:tcBorders>
              <w:top w:val="nil"/>
              <w:left w:val="nil"/>
              <w:bottom w:val="nil"/>
              <w:right w:val="nil"/>
            </w:tcBorders>
            <w:shd w:val="clear" w:color="auto" w:fill="auto"/>
            <w:noWrap/>
            <w:vAlign w:val="center"/>
            <w:hideMark/>
          </w:tcPr>
          <w:p w14:paraId="1F4914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148</w:t>
            </w:r>
          </w:p>
        </w:tc>
        <w:tc>
          <w:tcPr>
            <w:tcW w:w="1300" w:type="dxa"/>
            <w:tcBorders>
              <w:top w:val="nil"/>
              <w:left w:val="nil"/>
              <w:bottom w:val="nil"/>
              <w:right w:val="nil"/>
            </w:tcBorders>
            <w:shd w:val="clear" w:color="auto" w:fill="auto"/>
            <w:noWrap/>
            <w:vAlign w:val="center"/>
            <w:hideMark/>
          </w:tcPr>
          <w:p w14:paraId="519FBE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w:t>
            </w:r>
          </w:p>
        </w:tc>
        <w:tc>
          <w:tcPr>
            <w:tcW w:w="3246" w:type="dxa"/>
            <w:gridSpan w:val="2"/>
            <w:tcBorders>
              <w:top w:val="nil"/>
              <w:left w:val="nil"/>
              <w:bottom w:val="nil"/>
              <w:right w:val="nil"/>
            </w:tcBorders>
            <w:shd w:val="clear" w:color="auto" w:fill="auto"/>
            <w:noWrap/>
            <w:vAlign w:val="center"/>
            <w:hideMark/>
          </w:tcPr>
          <w:p w14:paraId="7860135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r w:rsidR="009E60AA" w:rsidRPr="009E60AA" w14:paraId="3F1CA714" w14:textId="77777777" w:rsidTr="009E60AA">
        <w:trPr>
          <w:trHeight w:val="320"/>
        </w:trPr>
        <w:tc>
          <w:tcPr>
            <w:tcW w:w="1300" w:type="dxa"/>
            <w:tcBorders>
              <w:top w:val="nil"/>
              <w:left w:val="nil"/>
              <w:bottom w:val="nil"/>
              <w:right w:val="nil"/>
            </w:tcBorders>
            <w:shd w:val="clear" w:color="auto" w:fill="auto"/>
            <w:noWrap/>
            <w:vAlign w:val="center"/>
            <w:hideMark/>
          </w:tcPr>
          <w:p w14:paraId="59E97EB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w:t>
            </w:r>
          </w:p>
        </w:tc>
        <w:tc>
          <w:tcPr>
            <w:tcW w:w="3690" w:type="dxa"/>
            <w:tcBorders>
              <w:top w:val="nil"/>
              <w:left w:val="nil"/>
              <w:bottom w:val="nil"/>
              <w:right w:val="nil"/>
            </w:tcBorders>
            <w:shd w:val="clear" w:color="auto" w:fill="auto"/>
            <w:noWrap/>
            <w:vAlign w:val="center"/>
            <w:hideMark/>
          </w:tcPr>
          <w:p w14:paraId="6DAFCBC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Dominique Jones\jonesdo02</w:t>
            </w:r>
          </w:p>
        </w:tc>
        <w:tc>
          <w:tcPr>
            <w:tcW w:w="1300" w:type="dxa"/>
            <w:tcBorders>
              <w:top w:val="nil"/>
              <w:left w:val="nil"/>
              <w:bottom w:val="nil"/>
              <w:right w:val="nil"/>
            </w:tcBorders>
            <w:shd w:val="clear" w:color="auto" w:fill="auto"/>
            <w:noWrap/>
            <w:vAlign w:val="center"/>
            <w:hideMark/>
          </w:tcPr>
          <w:p w14:paraId="0C28CD0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w:t>
            </w:r>
          </w:p>
        </w:tc>
        <w:tc>
          <w:tcPr>
            <w:tcW w:w="1300" w:type="dxa"/>
            <w:tcBorders>
              <w:top w:val="nil"/>
              <w:left w:val="nil"/>
              <w:bottom w:val="nil"/>
              <w:right w:val="nil"/>
            </w:tcBorders>
            <w:shd w:val="clear" w:color="auto" w:fill="auto"/>
            <w:noWrap/>
            <w:vAlign w:val="center"/>
            <w:hideMark/>
          </w:tcPr>
          <w:p w14:paraId="144E99F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135</w:t>
            </w:r>
          </w:p>
        </w:tc>
        <w:tc>
          <w:tcPr>
            <w:tcW w:w="1300" w:type="dxa"/>
            <w:tcBorders>
              <w:top w:val="nil"/>
              <w:left w:val="nil"/>
              <w:bottom w:val="nil"/>
              <w:right w:val="nil"/>
            </w:tcBorders>
            <w:shd w:val="clear" w:color="auto" w:fill="auto"/>
            <w:noWrap/>
            <w:vAlign w:val="center"/>
            <w:hideMark/>
          </w:tcPr>
          <w:p w14:paraId="2675DF2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10.6</w:t>
            </w:r>
          </w:p>
        </w:tc>
        <w:tc>
          <w:tcPr>
            <w:tcW w:w="3246" w:type="dxa"/>
            <w:gridSpan w:val="2"/>
            <w:tcBorders>
              <w:top w:val="nil"/>
              <w:left w:val="nil"/>
              <w:bottom w:val="nil"/>
              <w:right w:val="nil"/>
            </w:tcBorders>
            <w:shd w:val="clear" w:color="auto" w:fill="auto"/>
            <w:noWrap/>
            <w:vAlign w:val="center"/>
            <w:hideMark/>
          </w:tcPr>
          <w:p w14:paraId="12FE4152"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r>
    </w:tbl>
    <w:p w14:paraId="6520420A" w14:textId="77777777" w:rsidR="009E60AA" w:rsidRDefault="009E60AA" w:rsidP="009E60AA"/>
    <w:p w14:paraId="5606DBC4" w14:textId="16F29B92" w:rsidR="009E60AA" w:rsidRDefault="009E60AA" w:rsidP="009E60AA">
      <w:r>
        <w:rPr>
          <w:rFonts w:hint="eastAsia"/>
        </w:rPr>
        <w:t>T</w:t>
      </w:r>
      <w:r>
        <w:t>eam Elo:</w:t>
      </w:r>
    </w:p>
    <w:tbl>
      <w:tblPr>
        <w:tblW w:w="4545" w:type="dxa"/>
        <w:tblLook w:val="04A0" w:firstRow="1" w:lastRow="0" w:firstColumn="1" w:lastColumn="0" w:noHBand="0" w:noVBand="1"/>
      </w:tblPr>
      <w:tblGrid>
        <w:gridCol w:w="3245"/>
        <w:gridCol w:w="1300"/>
      </w:tblGrid>
      <w:tr w:rsidR="009E60AA" w:rsidRPr="009E60AA" w14:paraId="2CA6FB9F" w14:textId="77777777" w:rsidTr="009E60AA">
        <w:trPr>
          <w:trHeight w:val="320"/>
        </w:trPr>
        <w:tc>
          <w:tcPr>
            <w:tcW w:w="3245" w:type="dxa"/>
            <w:tcBorders>
              <w:top w:val="nil"/>
              <w:left w:val="nil"/>
              <w:bottom w:val="nil"/>
              <w:right w:val="nil"/>
            </w:tcBorders>
            <w:shd w:val="clear" w:color="auto" w:fill="auto"/>
            <w:noWrap/>
            <w:vAlign w:val="center"/>
            <w:hideMark/>
          </w:tcPr>
          <w:p w14:paraId="28907F0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Team</w:t>
            </w:r>
          </w:p>
        </w:tc>
        <w:tc>
          <w:tcPr>
            <w:tcW w:w="1300" w:type="dxa"/>
            <w:tcBorders>
              <w:top w:val="nil"/>
              <w:left w:val="nil"/>
              <w:bottom w:val="nil"/>
              <w:right w:val="nil"/>
            </w:tcBorders>
            <w:shd w:val="clear" w:color="auto" w:fill="auto"/>
            <w:noWrap/>
            <w:vAlign w:val="center"/>
            <w:hideMark/>
          </w:tcPr>
          <w:p w14:paraId="4A6556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Elo</w:t>
            </w:r>
          </w:p>
        </w:tc>
      </w:tr>
      <w:tr w:rsidR="009E60AA" w:rsidRPr="009E60AA" w14:paraId="09CC0B12" w14:textId="77777777" w:rsidTr="009E60AA">
        <w:trPr>
          <w:trHeight w:val="320"/>
        </w:trPr>
        <w:tc>
          <w:tcPr>
            <w:tcW w:w="3245" w:type="dxa"/>
            <w:tcBorders>
              <w:top w:val="nil"/>
              <w:left w:val="nil"/>
              <w:bottom w:val="nil"/>
              <w:right w:val="nil"/>
            </w:tcBorders>
            <w:shd w:val="clear" w:color="auto" w:fill="auto"/>
            <w:noWrap/>
            <w:vAlign w:val="center"/>
            <w:hideMark/>
          </w:tcPr>
          <w:p w14:paraId="1D0FDA5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1997-98 Utah Jazz</w:t>
            </w:r>
          </w:p>
        </w:tc>
        <w:tc>
          <w:tcPr>
            <w:tcW w:w="1300" w:type="dxa"/>
            <w:tcBorders>
              <w:top w:val="nil"/>
              <w:left w:val="nil"/>
              <w:bottom w:val="nil"/>
              <w:right w:val="nil"/>
            </w:tcBorders>
            <w:shd w:val="clear" w:color="auto" w:fill="auto"/>
            <w:noWrap/>
            <w:vAlign w:val="center"/>
            <w:hideMark/>
          </w:tcPr>
          <w:p w14:paraId="04389580"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1766</w:t>
            </w:r>
          </w:p>
        </w:tc>
      </w:tr>
      <w:tr w:rsidR="009E60AA" w:rsidRPr="009E60AA" w14:paraId="79BC7074" w14:textId="77777777" w:rsidTr="009E60AA">
        <w:trPr>
          <w:trHeight w:val="320"/>
        </w:trPr>
        <w:tc>
          <w:tcPr>
            <w:tcW w:w="3245" w:type="dxa"/>
            <w:tcBorders>
              <w:top w:val="nil"/>
              <w:left w:val="nil"/>
              <w:bottom w:val="nil"/>
              <w:right w:val="nil"/>
            </w:tcBorders>
            <w:shd w:val="clear" w:color="auto" w:fill="auto"/>
            <w:noWrap/>
            <w:vAlign w:val="center"/>
            <w:hideMark/>
          </w:tcPr>
          <w:p w14:paraId="73D1748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1970-71 Los Angeles Lakers</w:t>
            </w:r>
          </w:p>
        </w:tc>
        <w:tc>
          <w:tcPr>
            <w:tcW w:w="1300" w:type="dxa"/>
            <w:tcBorders>
              <w:top w:val="nil"/>
              <w:left w:val="nil"/>
              <w:bottom w:val="nil"/>
              <w:right w:val="nil"/>
            </w:tcBorders>
            <w:shd w:val="clear" w:color="auto" w:fill="auto"/>
            <w:noWrap/>
            <w:vAlign w:val="center"/>
            <w:hideMark/>
          </w:tcPr>
          <w:p w14:paraId="4570215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1753</w:t>
            </w:r>
          </w:p>
        </w:tc>
      </w:tr>
      <w:tr w:rsidR="009E60AA" w:rsidRPr="009E60AA" w14:paraId="1719D38C" w14:textId="77777777" w:rsidTr="009E60AA">
        <w:trPr>
          <w:trHeight w:val="320"/>
        </w:trPr>
        <w:tc>
          <w:tcPr>
            <w:tcW w:w="3245" w:type="dxa"/>
            <w:tcBorders>
              <w:top w:val="nil"/>
              <w:left w:val="nil"/>
              <w:bottom w:val="nil"/>
              <w:right w:val="nil"/>
            </w:tcBorders>
            <w:shd w:val="clear" w:color="auto" w:fill="auto"/>
            <w:noWrap/>
            <w:vAlign w:val="center"/>
            <w:hideMark/>
          </w:tcPr>
          <w:p w14:paraId="4D330E85"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San Antonio Spurs</w:t>
            </w:r>
          </w:p>
        </w:tc>
        <w:tc>
          <w:tcPr>
            <w:tcW w:w="1300" w:type="dxa"/>
            <w:tcBorders>
              <w:top w:val="nil"/>
              <w:left w:val="nil"/>
              <w:bottom w:val="nil"/>
              <w:right w:val="nil"/>
            </w:tcBorders>
            <w:shd w:val="clear" w:color="auto" w:fill="auto"/>
            <w:noWrap/>
            <w:vAlign w:val="center"/>
            <w:hideMark/>
          </w:tcPr>
          <w:p w14:paraId="3AC0F23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1771</w:t>
            </w:r>
          </w:p>
        </w:tc>
      </w:tr>
      <w:tr w:rsidR="009E60AA" w:rsidRPr="009E60AA" w14:paraId="3A8D3C3F" w14:textId="77777777" w:rsidTr="009E60AA">
        <w:trPr>
          <w:trHeight w:val="320"/>
        </w:trPr>
        <w:tc>
          <w:tcPr>
            <w:tcW w:w="3245" w:type="dxa"/>
            <w:tcBorders>
              <w:top w:val="nil"/>
              <w:left w:val="nil"/>
              <w:bottom w:val="nil"/>
              <w:right w:val="nil"/>
            </w:tcBorders>
            <w:shd w:val="clear" w:color="auto" w:fill="auto"/>
            <w:noWrap/>
            <w:vAlign w:val="center"/>
            <w:hideMark/>
          </w:tcPr>
          <w:p w14:paraId="54D55CF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2016-17 Golden State Warriors</w:t>
            </w:r>
          </w:p>
        </w:tc>
        <w:tc>
          <w:tcPr>
            <w:tcW w:w="1300" w:type="dxa"/>
            <w:tcBorders>
              <w:top w:val="nil"/>
              <w:left w:val="nil"/>
              <w:bottom w:val="nil"/>
              <w:right w:val="nil"/>
            </w:tcBorders>
            <w:shd w:val="clear" w:color="auto" w:fill="auto"/>
            <w:noWrap/>
            <w:vAlign w:val="center"/>
            <w:hideMark/>
          </w:tcPr>
          <w:p w14:paraId="185CC8B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1865</w:t>
            </w:r>
          </w:p>
        </w:tc>
      </w:tr>
      <w:tr w:rsidR="009E60AA" w:rsidRPr="009E60AA" w14:paraId="40B9C614" w14:textId="77777777" w:rsidTr="009E60AA">
        <w:trPr>
          <w:trHeight w:val="320"/>
        </w:trPr>
        <w:tc>
          <w:tcPr>
            <w:tcW w:w="3245" w:type="dxa"/>
            <w:tcBorders>
              <w:top w:val="nil"/>
              <w:left w:val="nil"/>
              <w:bottom w:val="nil"/>
              <w:right w:val="nil"/>
            </w:tcBorders>
            <w:shd w:val="clear" w:color="auto" w:fill="auto"/>
            <w:noWrap/>
            <w:vAlign w:val="center"/>
            <w:hideMark/>
          </w:tcPr>
          <w:p w14:paraId="574D0AF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2012-13 Miami Heat</w:t>
            </w:r>
          </w:p>
        </w:tc>
        <w:tc>
          <w:tcPr>
            <w:tcW w:w="1300" w:type="dxa"/>
            <w:tcBorders>
              <w:top w:val="nil"/>
              <w:left w:val="nil"/>
              <w:bottom w:val="nil"/>
              <w:right w:val="nil"/>
            </w:tcBorders>
            <w:shd w:val="clear" w:color="auto" w:fill="auto"/>
            <w:noWrap/>
            <w:vAlign w:val="center"/>
            <w:hideMark/>
          </w:tcPr>
          <w:p w14:paraId="41AA638C"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1774</w:t>
            </w:r>
          </w:p>
        </w:tc>
      </w:tr>
      <w:tr w:rsidR="009E60AA" w:rsidRPr="009E60AA" w14:paraId="121F8EE4" w14:textId="77777777" w:rsidTr="009E60AA">
        <w:trPr>
          <w:trHeight w:val="320"/>
        </w:trPr>
        <w:tc>
          <w:tcPr>
            <w:tcW w:w="3245" w:type="dxa"/>
            <w:tcBorders>
              <w:top w:val="nil"/>
              <w:left w:val="nil"/>
              <w:bottom w:val="nil"/>
              <w:right w:val="nil"/>
            </w:tcBorders>
            <w:shd w:val="clear" w:color="auto" w:fill="auto"/>
            <w:noWrap/>
            <w:vAlign w:val="center"/>
            <w:hideMark/>
          </w:tcPr>
          <w:p w14:paraId="31F0CD66"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1995-96 Chicago Bulls</w:t>
            </w:r>
          </w:p>
        </w:tc>
        <w:tc>
          <w:tcPr>
            <w:tcW w:w="1300" w:type="dxa"/>
            <w:tcBorders>
              <w:top w:val="nil"/>
              <w:left w:val="nil"/>
              <w:bottom w:val="nil"/>
              <w:right w:val="nil"/>
            </w:tcBorders>
            <w:shd w:val="clear" w:color="auto" w:fill="auto"/>
            <w:noWrap/>
            <w:vAlign w:val="center"/>
            <w:hideMark/>
          </w:tcPr>
          <w:p w14:paraId="7E049D9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1853</w:t>
            </w:r>
          </w:p>
        </w:tc>
      </w:tr>
      <w:tr w:rsidR="009E60AA" w:rsidRPr="009E60AA" w14:paraId="4AAA7B08" w14:textId="77777777" w:rsidTr="009E60AA">
        <w:trPr>
          <w:trHeight w:val="320"/>
        </w:trPr>
        <w:tc>
          <w:tcPr>
            <w:tcW w:w="3245" w:type="dxa"/>
            <w:tcBorders>
              <w:top w:val="nil"/>
              <w:left w:val="nil"/>
              <w:bottom w:val="nil"/>
              <w:right w:val="nil"/>
            </w:tcBorders>
            <w:shd w:val="clear" w:color="auto" w:fill="auto"/>
            <w:noWrap/>
            <w:vAlign w:val="center"/>
            <w:hideMark/>
          </w:tcPr>
          <w:p w14:paraId="5FB9883C"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2000-01 Los Angeles Lakers</w:t>
            </w:r>
          </w:p>
        </w:tc>
        <w:tc>
          <w:tcPr>
            <w:tcW w:w="1300" w:type="dxa"/>
            <w:tcBorders>
              <w:top w:val="nil"/>
              <w:left w:val="nil"/>
              <w:bottom w:val="nil"/>
              <w:right w:val="nil"/>
            </w:tcBorders>
            <w:shd w:val="clear" w:color="auto" w:fill="auto"/>
            <w:noWrap/>
            <w:vAlign w:val="center"/>
            <w:hideMark/>
          </w:tcPr>
          <w:p w14:paraId="6BAC439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1779</w:t>
            </w:r>
          </w:p>
        </w:tc>
      </w:tr>
      <w:tr w:rsidR="009E60AA" w:rsidRPr="009E60AA" w14:paraId="3101D839" w14:textId="77777777" w:rsidTr="009E60AA">
        <w:trPr>
          <w:trHeight w:val="320"/>
        </w:trPr>
        <w:tc>
          <w:tcPr>
            <w:tcW w:w="3245" w:type="dxa"/>
            <w:tcBorders>
              <w:top w:val="nil"/>
              <w:left w:val="nil"/>
              <w:bottom w:val="nil"/>
              <w:right w:val="nil"/>
            </w:tcBorders>
            <w:shd w:val="clear" w:color="auto" w:fill="auto"/>
            <w:noWrap/>
            <w:vAlign w:val="center"/>
            <w:hideMark/>
          </w:tcPr>
          <w:p w14:paraId="093EC72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Boston Celtics</w:t>
            </w:r>
          </w:p>
        </w:tc>
        <w:tc>
          <w:tcPr>
            <w:tcW w:w="1300" w:type="dxa"/>
            <w:tcBorders>
              <w:top w:val="nil"/>
              <w:left w:val="nil"/>
              <w:bottom w:val="nil"/>
              <w:right w:val="nil"/>
            </w:tcBorders>
            <w:shd w:val="clear" w:color="auto" w:fill="auto"/>
            <w:noWrap/>
            <w:vAlign w:val="center"/>
            <w:hideMark/>
          </w:tcPr>
          <w:p w14:paraId="486A4C67"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15D9C29C" w14:textId="77777777" w:rsidTr="009E60AA">
        <w:trPr>
          <w:trHeight w:val="320"/>
        </w:trPr>
        <w:tc>
          <w:tcPr>
            <w:tcW w:w="3245" w:type="dxa"/>
            <w:tcBorders>
              <w:top w:val="nil"/>
              <w:left w:val="nil"/>
              <w:bottom w:val="nil"/>
              <w:right w:val="nil"/>
            </w:tcBorders>
            <w:shd w:val="clear" w:color="auto" w:fill="auto"/>
            <w:noWrap/>
            <w:vAlign w:val="center"/>
            <w:hideMark/>
          </w:tcPr>
          <w:p w14:paraId="2ED0BD2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 xml:space="preserve">1995-96 Seattle </w:t>
            </w:r>
            <w:proofErr w:type="spellStart"/>
            <w:r w:rsidRPr="009E60AA">
              <w:rPr>
                <w:rFonts w:ascii="DengXian" w:eastAsia="DengXian" w:hAnsi="DengXian" w:cs="SimSun" w:hint="eastAsia"/>
                <w:color w:val="000000"/>
                <w:kern w:val="0"/>
                <w:sz w:val="24"/>
                <w:szCs w:val="24"/>
              </w:rPr>
              <w:t>SuperSonics</w:t>
            </w:r>
            <w:proofErr w:type="spellEnd"/>
          </w:p>
        </w:tc>
        <w:tc>
          <w:tcPr>
            <w:tcW w:w="1300" w:type="dxa"/>
            <w:tcBorders>
              <w:top w:val="nil"/>
              <w:left w:val="nil"/>
              <w:bottom w:val="nil"/>
              <w:right w:val="nil"/>
            </w:tcBorders>
            <w:shd w:val="clear" w:color="auto" w:fill="auto"/>
            <w:noWrap/>
            <w:vAlign w:val="center"/>
            <w:hideMark/>
          </w:tcPr>
          <w:p w14:paraId="18F54EB9"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1731</w:t>
            </w:r>
          </w:p>
        </w:tc>
      </w:tr>
      <w:tr w:rsidR="009E60AA" w:rsidRPr="009E60AA" w14:paraId="0A7770D2" w14:textId="77777777" w:rsidTr="009E60AA">
        <w:trPr>
          <w:trHeight w:val="320"/>
        </w:trPr>
        <w:tc>
          <w:tcPr>
            <w:tcW w:w="3245" w:type="dxa"/>
            <w:tcBorders>
              <w:top w:val="nil"/>
              <w:left w:val="nil"/>
              <w:bottom w:val="nil"/>
              <w:right w:val="nil"/>
            </w:tcBorders>
            <w:shd w:val="clear" w:color="auto" w:fill="auto"/>
            <w:noWrap/>
            <w:vAlign w:val="center"/>
            <w:hideMark/>
          </w:tcPr>
          <w:p w14:paraId="5E0BA560"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1985-86 Boston Celtics</w:t>
            </w:r>
          </w:p>
        </w:tc>
        <w:tc>
          <w:tcPr>
            <w:tcW w:w="1300" w:type="dxa"/>
            <w:tcBorders>
              <w:top w:val="nil"/>
              <w:left w:val="nil"/>
              <w:bottom w:val="nil"/>
              <w:right w:val="nil"/>
            </w:tcBorders>
            <w:shd w:val="clear" w:color="auto" w:fill="auto"/>
            <w:noWrap/>
            <w:vAlign w:val="center"/>
            <w:hideMark/>
          </w:tcPr>
          <w:p w14:paraId="7FD4316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1816</w:t>
            </w:r>
          </w:p>
        </w:tc>
      </w:tr>
      <w:tr w:rsidR="009E60AA" w:rsidRPr="009E60AA" w14:paraId="4861E512" w14:textId="77777777" w:rsidTr="009E60AA">
        <w:trPr>
          <w:trHeight w:val="320"/>
        </w:trPr>
        <w:tc>
          <w:tcPr>
            <w:tcW w:w="3245" w:type="dxa"/>
            <w:tcBorders>
              <w:top w:val="nil"/>
              <w:left w:val="nil"/>
              <w:bottom w:val="nil"/>
              <w:right w:val="nil"/>
            </w:tcBorders>
            <w:shd w:val="clear" w:color="auto" w:fill="auto"/>
            <w:noWrap/>
            <w:vAlign w:val="center"/>
            <w:hideMark/>
          </w:tcPr>
          <w:p w14:paraId="232FD147"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2006-07 Houston Rockets</w:t>
            </w:r>
          </w:p>
        </w:tc>
        <w:tc>
          <w:tcPr>
            <w:tcW w:w="1300" w:type="dxa"/>
            <w:tcBorders>
              <w:top w:val="nil"/>
              <w:left w:val="nil"/>
              <w:bottom w:val="nil"/>
              <w:right w:val="nil"/>
            </w:tcBorders>
            <w:shd w:val="clear" w:color="auto" w:fill="auto"/>
            <w:noWrap/>
            <w:vAlign w:val="center"/>
            <w:hideMark/>
          </w:tcPr>
          <w:p w14:paraId="7C7C51F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1697</w:t>
            </w:r>
          </w:p>
        </w:tc>
      </w:tr>
      <w:tr w:rsidR="009E60AA" w:rsidRPr="009E60AA" w14:paraId="0FA02C73" w14:textId="77777777" w:rsidTr="009E60AA">
        <w:trPr>
          <w:trHeight w:val="320"/>
        </w:trPr>
        <w:tc>
          <w:tcPr>
            <w:tcW w:w="3245" w:type="dxa"/>
            <w:tcBorders>
              <w:top w:val="nil"/>
              <w:left w:val="nil"/>
              <w:bottom w:val="nil"/>
              <w:right w:val="nil"/>
            </w:tcBorders>
            <w:shd w:val="clear" w:color="auto" w:fill="auto"/>
            <w:noWrap/>
            <w:vAlign w:val="center"/>
            <w:hideMark/>
          </w:tcPr>
          <w:p w14:paraId="6E9DCA1D"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1986-87 Los Angeles Lakers</w:t>
            </w:r>
          </w:p>
        </w:tc>
        <w:tc>
          <w:tcPr>
            <w:tcW w:w="1300" w:type="dxa"/>
            <w:tcBorders>
              <w:top w:val="nil"/>
              <w:left w:val="nil"/>
              <w:bottom w:val="nil"/>
              <w:right w:val="nil"/>
            </w:tcBorders>
            <w:shd w:val="clear" w:color="auto" w:fill="auto"/>
            <w:noWrap/>
            <w:vAlign w:val="center"/>
            <w:hideMark/>
          </w:tcPr>
          <w:p w14:paraId="365FADED"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1760</w:t>
            </w:r>
          </w:p>
        </w:tc>
      </w:tr>
      <w:tr w:rsidR="009E60AA" w:rsidRPr="009E60AA" w14:paraId="094DF1E7" w14:textId="77777777" w:rsidTr="009E60AA">
        <w:trPr>
          <w:trHeight w:val="320"/>
        </w:trPr>
        <w:tc>
          <w:tcPr>
            <w:tcW w:w="3245" w:type="dxa"/>
            <w:tcBorders>
              <w:top w:val="nil"/>
              <w:left w:val="nil"/>
              <w:bottom w:val="nil"/>
              <w:right w:val="nil"/>
            </w:tcBorders>
            <w:shd w:val="clear" w:color="auto" w:fill="auto"/>
            <w:noWrap/>
            <w:vAlign w:val="center"/>
            <w:hideMark/>
          </w:tcPr>
          <w:p w14:paraId="0ED5F8F8"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2004-05 Phoenix Suns</w:t>
            </w:r>
          </w:p>
        </w:tc>
        <w:tc>
          <w:tcPr>
            <w:tcW w:w="1300" w:type="dxa"/>
            <w:tcBorders>
              <w:top w:val="nil"/>
              <w:left w:val="nil"/>
              <w:bottom w:val="nil"/>
              <w:right w:val="nil"/>
            </w:tcBorders>
            <w:shd w:val="clear" w:color="auto" w:fill="auto"/>
            <w:noWrap/>
            <w:vAlign w:val="center"/>
            <w:hideMark/>
          </w:tcPr>
          <w:p w14:paraId="41BCF69E"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1743</w:t>
            </w:r>
          </w:p>
        </w:tc>
      </w:tr>
      <w:tr w:rsidR="009E60AA" w:rsidRPr="009E60AA" w14:paraId="5A72500F" w14:textId="77777777" w:rsidTr="009E60AA">
        <w:trPr>
          <w:trHeight w:val="320"/>
        </w:trPr>
        <w:tc>
          <w:tcPr>
            <w:tcW w:w="3245" w:type="dxa"/>
            <w:tcBorders>
              <w:top w:val="nil"/>
              <w:left w:val="nil"/>
              <w:bottom w:val="nil"/>
              <w:right w:val="nil"/>
            </w:tcBorders>
            <w:shd w:val="clear" w:color="auto" w:fill="auto"/>
            <w:noWrap/>
            <w:vAlign w:val="center"/>
            <w:hideMark/>
          </w:tcPr>
          <w:p w14:paraId="0E45F0F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2007-08 Denver Nuggets</w:t>
            </w:r>
          </w:p>
        </w:tc>
        <w:tc>
          <w:tcPr>
            <w:tcW w:w="1300" w:type="dxa"/>
            <w:tcBorders>
              <w:top w:val="nil"/>
              <w:left w:val="nil"/>
              <w:bottom w:val="nil"/>
              <w:right w:val="nil"/>
            </w:tcBorders>
            <w:shd w:val="clear" w:color="auto" w:fill="auto"/>
            <w:noWrap/>
            <w:vAlign w:val="center"/>
            <w:hideMark/>
          </w:tcPr>
          <w:p w14:paraId="2C3A7A4B"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1691</w:t>
            </w:r>
          </w:p>
        </w:tc>
      </w:tr>
      <w:tr w:rsidR="009E60AA" w:rsidRPr="009E60AA" w14:paraId="5413D561" w14:textId="77777777" w:rsidTr="009E60AA">
        <w:trPr>
          <w:trHeight w:val="320"/>
        </w:trPr>
        <w:tc>
          <w:tcPr>
            <w:tcW w:w="3245" w:type="dxa"/>
            <w:tcBorders>
              <w:top w:val="nil"/>
              <w:left w:val="nil"/>
              <w:bottom w:val="nil"/>
              <w:right w:val="nil"/>
            </w:tcBorders>
            <w:shd w:val="clear" w:color="auto" w:fill="auto"/>
            <w:noWrap/>
            <w:vAlign w:val="center"/>
            <w:hideMark/>
          </w:tcPr>
          <w:p w14:paraId="6E762DDB"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2003-04 Detroit Pistons</w:t>
            </w:r>
          </w:p>
        </w:tc>
        <w:tc>
          <w:tcPr>
            <w:tcW w:w="1300" w:type="dxa"/>
            <w:tcBorders>
              <w:top w:val="nil"/>
              <w:left w:val="nil"/>
              <w:bottom w:val="nil"/>
              <w:right w:val="nil"/>
            </w:tcBorders>
            <w:shd w:val="clear" w:color="auto" w:fill="auto"/>
            <w:noWrap/>
            <w:vAlign w:val="center"/>
            <w:hideMark/>
          </w:tcPr>
          <w:p w14:paraId="46CA25AA"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1715</w:t>
            </w:r>
          </w:p>
        </w:tc>
      </w:tr>
      <w:tr w:rsidR="009E60AA" w:rsidRPr="009E60AA" w14:paraId="0508C803" w14:textId="77777777" w:rsidTr="009E60AA">
        <w:trPr>
          <w:trHeight w:val="320"/>
        </w:trPr>
        <w:tc>
          <w:tcPr>
            <w:tcW w:w="3245" w:type="dxa"/>
            <w:tcBorders>
              <w:top w:val="nil"/>
              <w:left w:val="nil"/>
              <w:bottom w:val="nil"/>
              <w:right w:val="nil"/>
            </w:tcBorders>
            <w:shd w:val="clear" w:color="auto" w:fill="auto"/>
            <w:noWrap/>
            <w:vAlign w:val="center"/>
            <w:hideMark/>
          </w:tcPr>
          <w:p w14:paraId="17EDD64A"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lastRenderedPageBreak/>
              <w:t>2015-16 Cleveland Cavaliers</w:t>
            </w:r>
          </w:p>
        </w:tc>
        <w:tc>
          <w:tcPr>
            <w:tcW w:w="1300" w:type="dxa"/>
            <w:tcBorders>
              <w:top w:val="nil"/>
              <w:left w:val="nil"/>
              <w:bottom w:val="nil"/>
              <w:right w:val="nil"/>
            </w:tcBorders>
            <w:shd w:val="clear" w:color="auto" w:fill="auto"/>
            <w:noWrap/>
            <w:vAlign w:val="center"/>
            <w:hideMark/>
          </w:tcPr>
          <w:p w14:paraId="1A428584"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1759</w:t>
            </w:r>
          </w:p>
        </w:tc>
      </w:tr>
      <w:tr w:rsidR="009E60AA" w:rsidRPr="009E60AA" w14:paraId="3322ADC9" w14:textId="77777777" w:rsidTr="009E60AA">
        <w:trPr>
          <w:trHeight w:val="320"/>
        </w:trPr>
        <w:tc>
          <w:tcPr>
            <w:tcW w:w="3245" w:type="dxa"/>
            <w:tcBorders>
              <w:top w:val="nil"/>
              <w:left w:val="nil"/>
              <w:bottom w:val="nil"/>
              <w:right w:val="nil"/>
            </w:tcBorders>
            <w:shd w:val="clear" w:color="auto" w:fill="auto"/>
            <w:noWrap/>
            <w:vAlign w:val="center"/>
            <w:hideMark/>
          </w:tcPr>
          <w:p w14:paraId="3CEDD143" w14:textId="77777777" w:rsidR="009E60AA" w:rsidRPr="009E60AA" w:rsidRDefault="009E60AA" w:rsidP="009E60AA">
            <w:pPr>
              <w:widowControl/>
              <w:jc w:val="lef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2010-11 Dallas Mavericks</w:t>
            </w:r>
          </w:p>
        </w:tc>
        <w:tc>
          <w:tcPr>
            <w:tcW w:w="1300" w:type="dxa"/>
            <w:tcBorders>
              <w:top w:val="nil"/>
              <w:left w:val="nil"/>
              <w:bottom w:val="nil"/>
              <w:right w:val="nil"/>
            </w:tcBorders>
            <w:shd w:val="clear" w:color="auto" w:fill="auto"/>
            <w:noWrap/>
            <w:vAlign w:val="center"/>
            <w:hideMark/>
          </w:tcPr>
          <w:p w14:paraId="0A81DDB2" w14:textId="77777777" w:rsidR="009E60AA" w:rsidRPr="009E60AA" w:rsidRDefault="009E60AA" w:rsidP="009E60AA">
            <w:pPr>
              <w:widowControl/>
              <w:jc w:val="right"/>
              <w:rPr>
                <w:rFonts w:ascii="DengXian" w:eastAsia="DengXian" w:hAnsi="DengXian" w:cs="SimSun"/>
                <w:color w:val="000000"/>
                <w:kern w:val="0"/>
                <w:sz w:val="24"/>
                <w:szCs w:val="24"/>
              </w:rPr>
            </w:pPr>
            <w:r w:rsidRPr="009E60AA">
              <w:rPr>
                <w:rFonts w:ascii="DengXian" w:eastAsia="DengXian" w:hAnsi="DengXian" w:cs="SimSun" w:hint="eastAsia"/>
                <w:color w:val="000000"/>
                <w:kern w:val="0"/>
                <w:sz w:val="24"/>
                <w:szCs w:val="24"/>
              </w:rPr>
              <w:t>1736</w:t>
            </w:r>
          </w:p>
        </w:tc>
      </w:tr>
    </w:tbl>
    <w:p w14:paraId="7446F199" w14:textId="77777777" w:rsidR="009E60AA" w:rsidRPr="009E60AA" w:rsidRDefault="009E60AA" w:rsidP="009E60AA"/>
    <w:sectPr w:rsidR="009E60AA" w:rsidRPr="009E60A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rrick Roseboom" w:date="2021-05-05T04:22:00Z" w:initials="WR">
    <w:p w14:paraId="16510136" w14:textId="13A64B86" w:rsidR="00FC2823" w:rsidRDefault="00FC2823">
      <w:pPr>
        <w:pStyle w:val="CommentText"/>
      </w:pPr>
      <w:r>
        <w:rPr>
          <w:rStyle w:val="CommentReference"/>
        </w:rPr>
        <w:annotationRef/>
      </w:r>
      <w:r>
        <w:t xml:space="preserve">Minor </w:t>
      </w:r>
      <w:proofErr w:type="gramStart"/>
      <w:r>
        <w:t>thing, but</w:t>
      </w:r>
      <w:proofErr w:type="gramEnd"/>
      <w:r>
        <w:t xml:space="preserve"> capitalize your section headings.</w:t>
      </w:r>
    </w:p>
  </w:comment>
  <w:comment w:id="6" w:author="Warrick Roseboom" w:date="2021-05-05T04:24:00Z" w:initials="WR">
    <w:p w14:paraId="73589D30" w14:textId="0255D315" w:rsidR="0013672A" w:rsidRDefault="0013672A">
      <w:pPr>
        <w:pStyle w:val="CommentText"/>
      </w:pPr>
      <w:r>
        <w:rPr>
          <w:rStyle w:val="CommentReference"/>
        </w:rPr>
        <w:annotationRef/>
      </w:r>
      <w:r>
        <w:t xml:space="preserve">Worth emphasizing that the main goal is to use this platform to investigate ways of quantifying chemistry – the game and relation to fantasy </w:t>
      </w:r>
      <w:proofErr w:type="spellStart"/>
      <w:r>
        <w:t>etc</w:t>
      </w:r>
      <w:proofErr w:type="spellEnd"/>
      <w:r>
        <w:t xml:space="preserve"> are just a </w:t>
      </w:r>
      <w:r w:rsidR="00710C6A">
        <w:t>case in which to apply the work about chemistry</w:t>
      </w:r>
    </w:p>
  </w:comment>
  <w:comment w:id="7" w:author="Warrick Roseboom" w:date="2021-05-05T04:25:00Z" w:initials="WR">
    <w:p w14:paraId="318F87F9" w14:textId="0D7892F8" w:rsidR="00710C6A" w:rsidRDefault="00710C6A">
      <w:pPr>
        <w:pStyle w:val="CommentText"/>
      </w:pPr>
      <w:r>
        <w:rPr>
          <w:rStyle w:val="CommentReference"/>
        </w:rPr>
        <w:annotationRef/>
      </w:r>
      <w:r>
        <w:t xml:space="preserve">It would be expected that statements like this would be accompanied by relevant evidence – </w:t>
      </w:r>
      <w:proofErr w:type="spellStart"/>
      <w:r>
        <w:t>e.g</w:t>
      </w:r>
      <w:proofErr w:type="spellEnd"/>
      <w:r>
        <w:t xml:space="preserve"> citation of a case where someone did what you say they do</w:t>
      </w:r>
    </w:p>
  </w:comment>
  <w:comment w:id="11" w:author="Warrick Roseboom" w:date="2021-05-05T04:27:00Z" w:initials="WR">
    <w:p w14:paraId="29F7B40F" w14:textId="0F32EEAB" w:rsidR="00F40C11" w:rsidRDefault="00F40C11">
      <w:pPr>
        <w:pStyle w:val="CommentText"/>
      </w:pPr>
      <w:r>
        <w:rPr>
          <w:rStyle w:val="CommentReference"/>
        </w:rPr>
        <w:annotationRef/>
      </w:r>
      <w:r>
        <w:t>Correlation?</w:t>
      </w:r>
      <w:r w:rsidR="007B3515">
        <w:t xml:space="preserve"> </w:t>
      </w:r>
    </w:p>
  </w:comment>
  <w:comment w:id="13" w:author="Warrick Roseboom" w:date="2021-05-05T04:29:00Z" w:initials="WR">
    <w:p w14:paraId="4CBC4234" w14:textId="402EEF84" w:rsidR="000A4B0F" w:rsidRDefault="000A4B0F">
      <w:pPr>
        <w:pStyle w:val="CommentText"/>
      </w:pPr>
      <w:r>
        <w:rPr>
          <w:rStyle w:val="CommentReference"/>
        </w:rPr>
        <w:annotationRef/>
      </w:r>
      <w:r>
        <w:t>Perhaps include some connecting information between the sections here.</w:t>
      </w:r>
      <w:r w:rsidR="002E5961">
        <w:t xml:space="preserve"> It is jarring to jump between sections with no connection provided.</w:t>
      </w:r>
    </w:p>
  </w:comment>
  <w:comment w:id="17" w:author="Warrick Roseboom" w:date="2021-05-05T04:30:00Z" w:initials="WR">
    <w:p w14:paraId="67C67824" w14:textId="67A8700E" w:rsidR="00D94669" w:rsidRDefault="00D94669">
      <w:pPr>
        <w:pStyle w:val="CommentText"/>
      </w:pPr>
      <w:r>
        <w:rPr>
          <w:rStyle w:val="CommentReference"/>
        </w:rPr>
        <w:annotationRef/>
      </w:r>
      <w:r>
        <w:t xml:space="preserve">There are many fantasy leagues with different scoring schemes. </w:t>
      </w:r>
      <w:proofErr w:type="gramStart"/>
      <w:r>
        <w:t>Of course</w:t>
      </w:r>
      <w:proofErr w:type="gramEnd"/>
      <w:r>
        <w:t xml:space="preserve"> you don’t need to introduce them all, but it is worth mentioning.</w:t>
      </w:r>
    </w:p>
  </w:comment>
  <w:comment w:id="23" w:author="Warrick Roseboom" w:date="2021-05-05T04:44:00Z" w:initials="WR">
    <w:p w14:paraId="19F1F6F6" w14:textId="31B494E4" w:rsidR="001B0B53" w:rsidRDefault="001B0B53">
      <w:pPr>
        <w:pStyle w:val="CommentText"/>
      </w:pPr>
      <w:r>
        <w:rPr>
          <w:rStyle w:val="CommentReference"/>
        </w:rPr>
        <w:annotationRef/>
      </w:r>
      <w:r>
        <w:t>You should make the formatting of this look better.</w:t>
      </w:r>
    </w:p>
  </w:comment>
  <w:comment w:id="25" w:author="Warrick Roseboom" w:date="2021-05-05T04:34:00Z" w:initials="WR">
    <w:p w14:paraId="63A76D26" w14:textId="19350DA1" w:rsidR="002E5961" w:rsidRDefault="002E5961">
      <w:pPr>
        <w:pStyle w:val="CommentText"/>
      </w:pPr>
      <w:r>
        <w:rPr>
          <w:rStyle w:val="CommentReference"/>
        </w:rPr>
        <w:annotationRef/>
      </w:r>
      <w:r>
        <w:t>Citation needed</w:t>
      </w:r>
    </w:p>
  </w:comment>
  <w:comment w:id="27" w:author="Warrick Roseboom" w:date="2021-05-05T04:35:00Z" w:initials="WR">
    <w:p w14:paraId="1AC74207" w14:textId="731BABBC" w:rsidR="0082178C" w:rsidRDefault="0082178C">
      <w:pPr>
        <w:pStyle w:val="CommentText"/>
      </w:pPr>
      <w:r>
        <w:rPr>
          <w:rStyle w:val="CommentReference"/>
        </w:rPr>
        <w:annotationRef/>
      </w:r>
      <w:r>
        <w:t>How will this occur?</w:t>
      </w:r>
    </w:p>
  </w:comment>
  <w:comment w:id="28" w:author="Warrick Roseboom" w:date="2021-05-05T04:35:00Z" w:initials="WR">
    <w:p w14:paraId="079845A9" w14:textId="754AC6DE" w:rsidR="0082178C" w:rsidRDefault="0082178C">
      <w:pPr>
        <w:pStyle w:val="CommentText"/>
      </w:pPr>
      <w:r>
        <w:rPr>
          <w:rStyle w:val="CommentReference"/>
        </w:rPr>
        <w:annotationRef/>
      </w:r>
      <w:r>
        <w:t xml:space="preserve">Fantasy sports often include gambling these days. You already mention how big sports analytics have gotten. </w:t>
      </w:r>
      <w:proofErr w:type="gramStart"/>
      <w:r>
        <w:t>Of course</w:t>
      </w:r>
      <w:proofErr w:type="gramEnd"/>
      <w:r>
        <w:t xml:space="preserve"> you won’t develop a platform for gambling, but is there any consideration required about how someone might make use of your work?</w:t>
      </w:r>
    </w:p>
  </w:comment>
  <w:comment w:id="31" w:author="Warrick Roseboom" w:date="2021-05-05T04:37:00Z" w:initials="WR">
    <w:p w14:paraId="37F9F99D" w14:textId="513D7913" w:rsidR="00756D0C" w:rsidRDefault="00756D0C">
      <w:pPr>
        <w:pStyle w:val="CommentText"/>
      </w:pPr>
      <w:r>
        <w:rPr>
          <w:rStyle w:val="CommentReference"/>
        </w:rPr>
        <w:annotationRef/>
      </w:r>
      <w:r>
        <w:t xml:space="preserve">As in the initial introduction, are you ignoring that a functional requirement is to combine players and be able to determine a combined rating? These functional requirements are about how they game will look. </w:t>
      </w:r>
      <w:proofErr w:type="gramStart"/>
      <w:r>
        <w:t>It’s</w:t>
      </w:r>
      <w:proofErr w:type="gramEnd"/>
      <w:r>
        <w:t xml:space="preserve"> also worth mentioning how it will work</w:t>
      </w:r>
      <w:r w:rsidR="00DC407E">
        <w:t>. This is also worth doing in</w:t>
      </w:r>
      <w:r>
        <w:t xml:space="preserve"> in relation to the review of top trumps and fantasy league</w:t>
      </w:r>
      <w:r w:rsidR="00DC407E">
        <w:t xml:space="preserve"> in the earlier section </w:t>
      </w:r>
      <w:r>
        <w:t xml:space="preserve">since the way these existing games work </w:t>
      </w:r>
      <w:proofErr w:type="gramStart"/>
      <w:r>
        <w:t>doesn’t</w:t>
      </w:r>
      <w:proofErr w:type="gramEnd"/>
      <w:r>
        <w:t xml:space="preserve"> take into account any kind of “chemistry” metric – they are not designed to do so.</w:t>
      </w:r>
    </w:p>
  </w:comment>
  <w:comment w:id="37" w:author="Warrick Roseboom" w:date="2021-05-05T04:41:00Z" w:initials="WR">
    <w:p w14:paraId="42EAB47F" w14:textId="06F87AAB" w:rsidR="00CE1203" w:rsidRDefault="00CE1203">
      <w:pPr>
        <w:pStyle w:val="CommentText"/>
      </w:pPr>
      <w:r>
        <w:rPr>
          <w:rStyle w:val="CommentReference"/>
        </w:rPr>
        <w:annotationRef/>
      </w:r>
      <w:r>
        <w:t xml:space="preserve">This is the first time 2k is mentioned. Many readers </w:t>
      </w:r>
      <w:proofErr w:type="gramStart"/>
      <w:r>
        <w:t>wouldn’t</w:t>
      </w:r>
      <w:proofErr w:type="gramEnd"/>
      <w:r>
        <w:t xml:space="preserve"> understand what is meant.</w:t>
      </w:r>
    </w:p>
  </w:comment>
  <w:comment w:id="40" w:author="Warrick Roseboom" w:date="2021-05-05T04:44:00Z" w:initials="WR">
    <w:p w14:paraId="77C0CB23" w14:textId="2B561AB3" w:rsidR="001B0B53" w:rsidRDefault="001B0B53">
      <w:pPr>
        <w:pStyle w:val="CommentText"/>
      </w:pPr>
      <w:r>
        <w:rPr>
          <w:rStyle w:val="CommentReference"/>
        </w:rPr>
        <w:annotationRef/>
      </w:r>
      <w:r>
        <w:t xml:space="preserve">Not in this new version, I </w:t>
      </w:r>
      <w:proofErr w:type="gramStart"/>
      <w:r>
        <w:t>think?</w:t>
      </w:r>
      <w:proofErr w:type="gramEnd"/>
    </w:p>
  </w:comment>
  <w:comment w:id="41" w:author="Warrick Roseboom" w:date="2021-05-05T04:44:00Z" w:initials="WR">
    <w:p w14:paraId="214B186D" w14:textId="2501E381" w:rsidR="001B0B53" w:rsidRDefault="001B0B53">
      <w:pPr>
        <w:pStyle w:val="CommentText"/>
      </w:pPr>
      <w:r>
        <w:rPr>
          <w:rStyle w:val="CommentReference"/>
        </w:rPr>
        <w:annotationRef/>
      </w:r>
      <w:r>
        <w:t xml:space="preserve">First time being mentioned, I think. Make sure to provide enough detail for the reader when introducing. </w:t>
      </w:r>
    </w:p>
  </w:comment>
  <w:comment w:id="60" w:author="Warrick Roseboom" w:date="2021-05-05T04:57:00Z" w:initials="WR">
    <w:p w14:paraId="1FE67BB5" w14:textId="4DEF9903" w:rsidR="00E44606" w:rsidRDefault="00E44606">
      <w:pPr>
        <w:pStyle w:val="CommentText"/>
      </w:pPr>
      <w:r>
        <w:rPr>
          <w:rStyle w:val="CommentReference"/>
        </w:rPr>
        <w:annotationRef/>
      </w:r>
      <w:r>
        <w:t>You mean value from your calculation? Be clear</w:t>
      </w:r>
    </w:p>
  </w:comment>
  <w:comment w:id="61" w:author="Warrick Roseboom" w:date="2021-05-05T04:57:00Z" w:initials="WR">
    <w:p w14:paraId="7BCDF675" w14:textId="34467B52" w:rsidR="00E44606" w:rsidRDefault="00E44606">
      <w:pPr>
        <w:pStyle w:val="CommentText"/>
      </w:pPr>
      <w:r>
        <w:rPr>
          <w:rStyle w:val="CommentReference"/>
        </w:rPr>
        <w:annotationRef/>
      </w:r>
      <w:r>
        <w:t>Average of your method and 2k?</w:t>
      </w:r>
    </w:p>
  </w:comment>
  <w:comment w:id="62" w:author="Warrick Roseboom" w:date="2021-05-05T04:57:00Z" w:initials="WR">
    <w:p w14:paraId="0EF5CFEF" w14:textId="60954C21" w:rsidR="00E44606" w:rsidRDefault="00E44606">
      <w:pPr>
        <w:pStyle w:val="CommentText"/>
      </w:pPr>
      <w:r>
        <w:rPr>
          <w:rStyle w:val="CommentReference"/>
        </w:rPr>
        <w:annotationRef/>
      </w:r>
      <w:r>
        <w:t>2k team rating only?</w:t>
      </w:r>
    </w:p>
  </w:comment>
  <w:comment w:id="63" w:author="Warrick Roseboom" w:date="2021-05-05T04:58:00Z" w:initials="WR">
    <w:p w14:paraId="5A967FCE" w14:textId="5105DCA5" w:rsidR="00E44606" w:rsidRDefault="00E44606">
      <w:pPr>
        <w:pStyle w:val="CommentText"/>
      </w:pPr>
      <w:r>
        <w:rPr>
          <w:rStyle w:val="CommentReference"/>
        </w:rPr>
        <w:annotationRef/>
      </w:r>
      <w:proofErr w:type="gramStart"/>
      <w:r>
        <w:t>What’s</w:t>
      </w:r>
      <w:proofErr w:type="gramEnd"/>
      <w:r>
        <w:t xml:space="preserve"> the relationship between this and the individual figures above?</w:t>
      </w:r>
    </w:p>
  </w:comment>
  <w:comment w:id="64" w:author="Warrick Roseboom" w:date="2021-05-05T04:59:00Z" w:initials="WR">
    <w:p w14:paraId="0779A195" w14:textId="6E177EE9" w:rsidR="00C712D1" w:rsidRDefault="00C712D1">
      <w:pPr>
        <w:pStyle w:val="CommentText"/>
      </w:pPr>
      <w:r>
        <w:rPr>
          <w:rStyle w:val="CommentReference"/>
        </w:rPr>
        <w:annotationRef/>
      </w:r>
      <w:proofErr w:type="gramStart"/>
      <w:r>
        <w:t>It’s</w:t>
      </w:r>
      <w:proofErr w:type="gramEnd"/>
      <w:r>
        <w:t xml:space="preserve"> hard to know what this means… for a variety of reasons. One</w:t>
      </w:r>
      <w:r w:rsidR="00282AA0">
        <w:t xml:space="preserve"> main reason is just about the y-axis? Is 500 good or bad? How can the reader know? There is no point of reference for the reader about this number</w:t>
      </w:r>
    </w:p>
  </w:comment>
  <w:comment w:id="66" w:author="Warrick Roseboom" w:date="2021-05-05T05:01:00Z" w:initials="WR">
    <w:p w14:paraId="378A67E3" w14:textId="16B87DF2" w:rsidR="00810B86" w:rsidRDefault="00810B86">
      <w:pPr>
        <w:pStyle w:val="CommentText"/>
      </w:pPr>
      <w:r>
        <w:rPr>
          <w:rStyle w:val="CommentReference"/>
        </w:rPr>
        <w:annotationRef/>
      </w:r>
      <w:r>
        <w:t xml:space="preserve">Where? I </w:t>
      </w:r>
      <w:proofErr w:type="gramStart"/>
      <w:r>
        <w:t>didn’t</w:t>
      </w:r>
      <w:proofErr w:type="gramEnd"/>
      <w:r>
        <w:t xml:space="preserve"> see this. Is that what the </w:t>
      </w:r>
      <w:proofErr w:type="spellStart"/>
      <w:r>
        <w:t>colour</w:t>
      </w:r>
      <w:proofErr w:type="spellEnd"/>
      <w:r>
        <w:t xml:space="preserve"> coding is in the confusion matrix? </w:t>
      </w:r>
      <w:r w:rsidR="00BE39CB">
        <w:t>If so, need to make that clear.</w:t>
      </w:r>
    </w:p>
  </w:comment>
  <w:comment w:id="71" w:author="Warrick Roseboom" w:date="2021-05-05T05:04:00Z" w:initials="WR">
    <w:p w14:paraId="07F667F7" w14:textId="026A456A" w:rsidR="005E4D34" w:rsidRDefault="005E4D34">
      <w:pPr>
        <w:pStyle w:val="CommentText"/>
      </w:pPr>
      <w:r>
        <w:rPr>
          <w:rStyle w:val="CommentReference"/>
        </w:rPr>
        <w:annotationRef/>
      </w:r>
      <w:r>
        <w:t>I know the against AI mode was briefly mentioned, but as a reader I have no idea what it looks like. Maybe in the earlier section you could do a bit more to help the reader with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510136" w15:done="0"/>
  <w15:commentEx w15:paraId="73589D30" w15:done="0"/>
  <w15:commentEx w15:paraId="318F87F9" w15:done="0"/>
  <w15:commentEx w15:paraId="29F7B40F" w15:done="0"/>
  <w15:commentEx w15:paraId="4CBC4234" w15:done="0"/>
  <w15:commentEx w15:paraId="67C67824" w15:done="0"/>
  <w15:commentEx w15:paraId="19F1F6F6" w15:done="0"/>
  <w15:commentEx w15:paraId="63A76D26" w15:done="0"/>
  <w15:commentEx w15:paraId="1AC74207" w15:done="0"/>
  <w15:commentEx w15:paraId="079845A9" w15:done="0"/>
  <w15:commentEx w15:paraId="37F9F99D" w15:done="0"/>
  <w15:commentEx w15:paraId="42EAB47F" w15:done="0"/>
  <w15:commentEx w15:paraId="77C0CB23" w15:done="0"/>
  <w15:commentEx w15:paraId="214B186D" w15:done="0"/>
  <w15:commentEx w15:paraId="1FE67BB5" w15:done="0"/>
  <w15:commentEx w15:paraId="7BCDF675" w15:done="0"/>
  <w15:commentEx w15:paraId="0EF5CFEF" w15:done="0"/>
  <w15:commentEx w15:paraId="5A967FCE" w15:done="0"/>
  <w15:commentEx w15:paraId="0779A195" w15:done="0"/>
  <w15:commentEx w15:paraId="378A67E3" w15:done="0"/>
  <w15:commentEx w15:paraId="07F667F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C9BF9" w16cex:dateUtc="2021-05-05T03:22:00Z"/>
  <w16cex:commentExtensible w16cex:durableId="243C9C71" w16cex:dateUtc="2021-05-05T03:24:00Z"/>
  <w16cex:commentExtensible w16cex:durableId="243C9CAE" w16cex:dateUtc="2021-05-05T03:25:00Z"/>
  <w16cex:commentExtensible w16cex:durableId="243C9D2B" w16cex:dateUtc="2021-05-05T03:27:00Z"/>
  <w16cex:commentExtensible w16cex:durableId="243C9D8C" w16cex:dateUtc="2021-05-05T03:29:00Z"/>
  <w16cex:commentExtensible w16cex:durableId="243C9DE1" w16cex:dateUtc="2021-05-05T03:30:00Z"/>
  <w16cex:commentExtensible w16cex:durableId="243CA110" w16cex:dateUtc="2021-05-05T03:44:00Z"/>
  <w16cex:commentExtensible w16cex:durableId="243C9EE4" w16cex:dateUtc="2021-05-05T03:34:00Z"/>
  <w16cex:commentExtensible w16cex:durableId="243C9F11" w16cex:dateUtc="2021-05-05T03:35:00Z"/>
  <w16cex:commentExtensible w16cex:durableId="243C9F1E" w16cex:dateUtc="2021-05-05T03:35:00Z"/>
  <w16cex:commentExtensible w16cex:durableId="243C9F86" w16cex:dateUtc="2021-05-05T03:37:00Z"/>
  <w16cex:commentExtensible w16cex:durableId="243CA06A" w16cex:dateUtc="2021-05-05T03:41:00Z"/>
  <w16cex:commentExtensible w16cex:durableId="243CA12E" w16cex:dateUtc="2021-05-05T03:44:00Z"/>
  <w16cex:commentExtensible w16cex:durableId="243CA137" w16cex:dateUtc="2021-05-05T03:44:00Z"/>
  <w16cex:commentExtensible w16cex:durableId="243CA430" w16cex:dateUtc="2021-05-05T03:57:00Z"/>
  <w16cex:commentExtensible w16cex:durableId="243CA442" w16cex:dateUtc="2021-05-05T03:57:00Z"/>
  <w16cex:commentExtensible w16cex:durableId="243CA451" w16cex:dateUtc="2021-05-05T03:57:00Z"/>
  <w16cex:commentExtensible w16cex:durableId="243CA461" w16cex:dateUtc="2021-05-05T03:58:00Z"/>
  <w16cex:commentExtensible w16cex:durableId="243CA4B0" w16cex:dateUtc="2021-05-05T03:59:00Z"/>
  <w16cex:commentExtensible w16cex:durableId="243CA51C" w16cex:dateUtc="2021-05-05T04:01:00Z"/>
  <w16cex:commentExtensible w16cex:durableId="243CA5C5" w16cex:dateUtc="2021-05-05T0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510136" w16cid:durableId="243C9BF9"/>
  <w16cid:commentId w16cid:paraId="73589D30" w16cid:durableId="243C9C71"/>
  <w16cid:commentId w16cid:paraId="318F87F9" w16cid:durableId="243C9CAE"/>
  <w16cid:commentId w16cid:paraId="29F7B40F" w16cid:durableId="243C9D2B"/>
  <w16cid:commentId w16cid:paraId="4CBC4234" w16cid:durableId="243C9D8C"/>
  <w16cid:commentId w16cid:paraId="67C67824" w16cid:durableId="243C9DE1"/>
  <w16cid:commentId w16cid:paraId="19F1F6F6" w16cid:durableId="243CA110"/>
  <w16cid:commentId w16cid:paraId="63A76D26" w16cid:durableId="243C9EE4"/>
  <w16cid:commentId w16cid:paraId="1AC74207" w16cid:durableId="243C9F11"/>
  <w16cid:commentId w16cid:paraId="079845A9" w16cid:durableId="243C9F1E"/>
  <w16cid:commentId w16cid:paraId="37F9F99D" w16cid:durableId="243C9F86"/>
  <w16cid:commentId w16cid:paraId="42EAB47F" w16cid:durableId="243CA06A"/>
  <w16cid:commentId w16cid:paraId="77C0CB23" w16cid:durableId="243CA12E"/>
  <w16cid:commentId w16cid:paraId="214B186D" w16cid:durableId="243CA137"/>
  <w16cid:commentId w16cid:paraId="1FE67BB5" w16cid:durableId="243CA430"/>
  <w16cid:commentId w16cid:paraId="7BCDF675" w16cid:durableId="243CA442"/>
  <w16cid:commentId w16cid:paraId="0EF5CFEF" w16cid:durableId="243CA451"/>
  <w16cid:commentId w16cid:paraId="5A967FCE" w16cid:durableId="243CA461"/>
  <w16cid:commentId w16cid:paraId="0779A195" w16cid:durableId="243CA4B0"/>
  <w16cid:commentId w16cid:paraId="378A67E3" w16cid:durableId="243CA51C"/>
  <w16cid:commentId w16cid:paraId="07F667F7" w16cid:durableId="243CA5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55A6AC" w14:textId="77777777" w:rsidR="007740D9" w:rsidRDefault="007740D9" w:rsidP="00805DD8">
      <w:r>
        <w:separator/>
      </w:r>
    </w:p>
  </w:endnote>
  <w:endnote w:type="continuationSeparator" w:id="0">
    <w:p w14:paraId="70A5C131" w14:textId="77777777" w:rsidR="007740D9" w:rsidRDefault="007740D9"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B8F4C0" w14:textId="77777777" w:rsidR="007740D9" w:rsidRDefault="007740D9" w:rsidP="00805DD8">
      <w:r>
        <w:separator/>
      </w:r>
    </w:p>
  </w:footnote>
  <w:footnote w:type="continuationSeparator" w:id="0">
    <w:p w14:paraId="7FD99BD5" w14:textId="77777777" w:rsidR="007740D9" w:rsidRDefault="007740D9"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2C87E06"/>
    <w:multiLevelType w:val="hybridMultilevel"/>
    <w:tmpl w:val="A476AFA2"/>
    <w:lvl w:ilvl="0" w:tplc="08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5B11F30"/>
    <w:multiLevelType w:val="hybridMultilevel"/>
    <w:tmpl w:val="59E622A0"/>
    <w:lvl w:ilvl="0" w:tplc="BEAECFC6">
      <w:start w:val="1"/>
      <w:numFmt w:val="bullet"/>
      <w:lvlText w:val=""/>
      <w:lvlJc w:val="left"/>
      <w:pPr>
        <w:ind w:left="840" w:hanging="363"/>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8" w15:restartNumberingAfterBreak="0">
    <w:nsid w:val="373B1C82"/>
    <w:multiLevelType w:val="hybridMultilevel"/>
    <w:tmpl w:val="B77EF764"/>
    <w:lvl w:ilvl="0" w:tplc="BEAECFC6">
      <w:start w:val="1"/>
      <w:numFmt w:val="bullet"/>
      <w:lvlText w:val=""/>
      <w:lvlJc w:val="left"/>
      <w:pPr>
        <w:ind w:left="1140" w:hanging="363"/>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9"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646A7985"/>
    <w:multiLevelType w:val="hybridMultilevel"/>
    <w:tmpl w:val="F4CE068E"/>
    <w:lvl w:ilvl="0" w:tplc="08090001">
      <w:start w:val="1"/>
      <w:numFmt w:val="bullet"/>
      <w:lvlText w:val=""/>
      <w:lvlJc w:val="left"/>
      <w:pPr>
        <w:ind w:left="780" w:hanging="42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9"/>
  </w:num>
  <w:num w:numId="3">
    <w:abstractNumId w:val="2"/>
  </w:num>
  <w:num w:numId="4">
    <w:abstractNumId w:val="4"/>
  </w:num>
  <w:num w:numId="5">
    <w:abstractNumId w:val="13"/>
  </w:num>
  <w:num w:numId="6">
    <w:abstractNumId w:val="11"/>
  </w:num>
  <w:num w:numId="7">
    <w:abstractNumId w:val="10"/>
  </w:num>
  <w:num w:numId="8">
    <w:abstractNumId w:val="16"/>
  </w:num>
  <w:num w:numId="9">
    <w:abstractNumId w:val="14"/>
  </w:num>
  <w:num w:numId="10">
    <w:abstractNumId w:val="7"/>
  </w:num>
  <w:num w:numId="11">
    <w:abstractNumId w:val="3"/>
  </w:num>
  <w:num w:numId="12">
    <w:abstractNumId w:val="0"/>
  </w:num>
  <w:num w:numId="13">
    <w:abstractNumId w:val="1"/>
  </w:num>
  <w:num w:numId="14">
    <w:abstractNumId w:val="12"/>
  </w:num>
  <w:num w:numId="15">
    <w:abstractNumId w:val="8"/>
  </w:num>
  <w:num w:numId="16">
    <w:abstractNumId w:val="6"/>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wUAgYNYBiwAAAA="/>
  </w:docVars>
  <w:rsids>
    <w:rsidRoot w:val="000F1B12"/>
    <w:rsid w:val="000076B9"/>
    <w:rsid w:val="000136CF"/>
    <w:rsid w:val="00014BFB"/>
    <w:rsid w:val="00022041"/>
    <w:rsid w:val="00036BCE"/>
    <w:rsid w:val="00051349"/>
    <w:rsid w:val="00065ABD"/>
    <w:rsid w:val="00075FB7"/>
    <w:rsid w:val="00081E65"/>
    <w:rsid w:val="00084870"/>
    <w:rsid w:val="00092669"/>
    <w:rsid w:val="000A0266"/>
    <w:rsid w:val="000A4B0F"/>
    <w:rsid w:val="000B159C"/>
    <w:rsid w:val="000B1B8A"/>
    <w:rsid w:val="000B46C7"/>
    <w:rsid w:val="000B7DF8"/>
    <w:rsid w:val="000C1744"/>
    <w:rsid w:val="000D60B4"/>
    <w:rsid w:val="000E39C9"/>
    <w:rsid w:val="000F1B12"/>
    <w:rsid w:val="000F6FE7"/>
    <w:rsid w:val="001200C1"/>
    <w:rsid w:val="00125F99"/>
    <w:rsid w:val="001339CF"/>
    <w:rsid w:val="0013672A"/>
    <w:rsid w:val="00161EDE"/>
    <w:rsid w:val="00186FE2"/>
    <w:rsid w:val="00191110"/>
    <w:rsid w:val="00191F51"/>
    <w:rsid w:val="001A0275"/>
    <w:rsid w:val="001B0B53"/>
    <w:rsid w:val="001D3401"/>
    <w:rsid w:val="001F0186"/>
    <w:rsid w:val="001F567B"/>
    <w:rsid w:val="00201F02"/>
    <w:rsid w:val="00211D8D"/>
    <w:rsid w:val="00213385"/>
    <w:rsid w:val="00216E61"/>
    <w:rsid w:val="002237A2"/>
    <w:rsid w:val="00224079"/>
    <w:rsid w:val="00240356"/>
    <w:rsid w:val="0026255C"/>
    <w:rsid w:val="00264292"/>
    <w:rsid w:val="002653DD"/>
    <w:rsid w:val="0027148E"/>
    <w:rsid w:val="00274553"/>
    <w:rsid w:val="00282AA0"/>
    <w:rsid w:val="00291FE6"/>
    <w:rsid w:val="002B4063"/>
    <w:rsid w:val="002E4F86"/>
    <w:rsid w:val="002E5961"/>
    <w:rsid w:val="002E6058"/>
    <w:rsid w:val="002F7B19"/>
    <w:rsid w:val="003145FB"/>
    <w:rsid w:val="00320329"/>
    <w:rsid w:val="0035237B"/>
    <w:rsid w:val="00355B88"/>
    <w:rsid w:val="0038222B"/>
    <w:rsid w:val="00383618"/>
    <w:rsid w:val="00391210"/>
    <w:rsid w:val="003B1E50"/>
    <w:rsid w:val="003D4EC2"/>
    <w:rsid w:val="003E546B"/>
    <w:rsid w:val="004007B9"/>
    <w:rsid w:val="00403C30"/>
    <w:rsid w:val="00405ED7"/>
    <w:rsid w:val="00407EFA"/>
    <w:rsid w:val="00433AC4"/>
    <w:rsid w:val="00445C1B"/>
    <w:rsid w:val="00452906"/>
    <w:rsid w:val="004715DE"/>
    <w:rsid w:val="00480068"/>
    <w:rsid w:val="004858DA"/>
    <w:rsid w:val="004875CC"/>
    <w:rsid w:val="004939BD"/>
    <w:rsid w:val="004D0012"/>
    <w:rsid w:val="004E1A2A"/>
    <w:rsid w:val="00511154"/>
    <w:rsid w:val="00512140"/>
    <w:rsid w:val="005209FF"/>
    <w:rsid w:val="00521F64"/>
    <w:rsid w:val="005324F2"/>
    <w:rsid w:val="005338AF"/>
    <w:rsid w:val="00544677"/>
    <w:rsid w:val="005471D0"/>
    <w:rsid w:val="00547726"/>
    <w:rsid w:val="005558CA"/>
    <w:rsid w:val="0055723F"/>
    <w:rsid w:val="005662C0"/>
    <w:rsid w:val="00574C04"/>
    <w:rsid w:val="00582AAC"/>
    <w:rsid w:val="00583AC4"/>
    <w:rsid w:val="005B4997"/>
    <w:rsid w:val="005D5F7A"/>
    <w:rsid w:val="005E221B"/>
    <w:rsid w:val="005E4D34"/>
    <w:rsid w:val="005E504C"/>
    <w:rsid w:val="005E5AED"/>
    <w:rsid w:val="005F0748"/>
    <w:rsid w:val="005F391F"/>
    <w:rsid w:val="00620FF9"/>
    <w:rsid w:val="00651BD5"/>
    <w:rsid w:val="00654EC8"/>
    <w:rsid w:val="00666073"/>
    <w:rsid w:val="00667A3B"/>
    <w:rsid w:val="006725A5"/>
    <w:rsid w:val="006908C0"/>
    <w:rsid w:val="006930A3"/>
    <w:rsid w:val="006A254B"/>
    <w:rsid w:val="006D596C"/>
    <w:rsid w:val="006D71FA"/>
    <w:rsid w:val="006E2FB5"/>
    <w:rsid w:val="0070466D"/>
    <w:rsid w:val="00710C6A"/>
    <w:rsid w:val="0072450C"/>
    <w:rsid w:val="007379D5"/>
    <w:rsid w:val="00740144"/>
    <w:rsid w:val="007402AD"/>
    <w:rsid w:val="00756D0C"/>
    <w:rsid w:val="007654F5"/>
    <w:rsid w:val="00773EEA"/>
    <w:rsid w:val="007740D9"/>
    <w:rsid w:val="00784BA1"/>
    <w:rsid w:val="00792799"/>
    <w:rsid w:val="007B3515"/>
    <w:rsid w:val="007F0F86"/>
    <w:rsid w:val="00805DD8"/>
    <w:rsid w:val="00806E13"/>
    <w:rsid w:val="00810B86"/>
    <w:rsid w:val="0082178C"/>
    <w:rsid w:val="00821F12"/>
    <w:rsid w:val="00831B74"/>
    <w:rsid w:val="008557DC"/>
    <w:rsid w:val="008608A0"/>
    <w:rsid w:val="00867133"/>
    <w:rsid w:val="008700E7"/>
    <w:rsid w:val="0089418D"/>
    <w:rsid w:val="008B31D6"/>
    <w:rsid w:val="008B406C"/>
    <w:rsid w:val="008D4DD2"/>
    <w:rsid w:val="008E2C9D"/>
    <w:rsid w:val="008F156B"/>
    <w:rsid w:val="008F3B8E"/>
    <w:rsid w:val="008F4AD3"/>
    <w:rsid w:val="008F7E8A"/>
    <w:rsid w:val="00912BE0"/>
    <w:rsid w:val="00916807"/>
    <w:rsid w:val="0092601A"/>
    <w:rsid w:val="009322E0"/>
    <w:rsid w:val="0095579E"/>
    <w:rsid w:val="009733C7"/>
    <w:rsid w:val="0098106B"/>
    <w:rsid w:val="009B7203"/>
    <w:rsid w:val="009C42C7"/>
    <w:rsid w:val="009C7D07"/>
    <w:rsid w:val="009E60AA"/>
    <w:rsid w:val="009E6E8E"/>
    <w:rsid w:val="009F67B1"/>
    <w:rsid w:val="00A01428"/>
    <w:rsid w:val="00A13F45"/>
    <w:rsid w:val="00A350D7"/>
    <w:rsid w:val="00A35934"/>
    <w:rsid w:val="00A35CEF"/>
    <w:rsid w:val="00A47622"/>
    <w:rsid w:val="00A66977"/>
    <w:rsid w:val="00A72C20"/>
    <w:rsid w:val="00A736E3"/>
    <w:rsid w:val="00A96E7F"/>
    <w:rsid w:val="00A97A8F"/>
    <w:rsid w:val="00AD64CC"/>
    <w:rsid w:val="00AD7EFC"/>
    <w:rsid w:val="00AE548C"/>
    <w:rsid w:val="00AF6AE2"/>
    <w:rsid w:val="00B035E5"/>
    <w:rsid w:val="00B11ED6"/>
    <w:rsid w:val="00B14E2B"/>
    <w:rsid w:val="00B21F55"/>
    <w:rsid w:val="00B243D7"/>
    <w:rsid w:val="00B34215"/>
    <w:rsid w:val="00B40B28"/>
    <w:rsid w:val="00B410E1"/>
    <w:rsid w:val="00B530F9"/>
    <w:rsid w:val="00B55AC3"/>
    <w:rsid w:val="00B6564E"/>
    <w:rsid w:val="00B7691F"/>
    <w:rsid w:val="00B77164"/>
    <w:rsid w:val="00B77E40"/>
    <w:rsid w:val="00B963A9"/>
    <w:rsid w:val="00BB3706"/>
    <w:rsid w:val="00BC6761"/>
    <w:rsid w:val="00BD4DA1"/>
    <w:rsid w:val="00BE39CB"/>
    <w:rsid w:val="00BF46D9"/>
    <w:rsid w:val="00BF701C"/>
    <w:rsid w:val="00C165AA"/>
    <w:rsid w:val="00C26B68"/>
    <w:rsid w:val="00C33E53"/>
    <w:rsid w:val="00C47EC1"/>
    <w:rsid w:val="00C55206"/>
    <w:rsid w:val="00C65C57"/>
    <w:rsid w:val="00C712D1"/>
    <w:rsid w:val="00C72249"/>
    <w:rsid w:val="00C76199"/>
    <w:rsid w:val="00C77DDE"/>
    <w:rsid w:val="00C80C9C"/>
    <w:rsid w:val="00C91B24"/>
    <w:rsid w:val="00CA03B4"/>
    <w:rsid w:val="00CC4286"/>
    <w:rsid w:val="00CE0792"/>
    <w:rsid w:val="00CE1203"/>
    <w:rsid w:val="00D07185"/>
    <w:rsid w:val="00D20BF5"/>
    <w:rsid w:val="00D3196D"/>
    <w:rsid w:val="00D465FF"/>
    <w:rsid w:val="00D46E1F"/>
    <w:rsid w:val="00D5135F"/>
    <w:rsid w:val="00D67F4B"/>
    <w:rsid w:val="00D70AB9"/>
    <w:rsid w:val="00D72BF6"/>
    <w:rsid w:val="00D86677"/>
    <w:rsid w:val="00D94669"/>
    <w:rsid w:val="00D975E1"/>
    <w:rsid w:val="00DA6612"/>
    <w:rsid w:val="00DC3D1B"/>
    <w:rsid w:val="00DC407E"/>
    <w:rsid w:val="00DD30E7"/>
    <w:rsid w:val="00DD7EEF"/>
    <w:rsid w:val="00DE45D3"/>
    <w:rsid w:val="00DF108D"/>
    <w:rsid w:val="00DF2C8F"/>
    <w:rsid w:val="00E062FF"/>
    <w:rsid w:val="00E105CD"/>
    <w:rsid w:val="00E24656"/>
    <w:rsid w:val="00E44606"/>
    <w:rsid w:val="00E50D93"/>
    <w:rsid w:val="00E7747B"/>
    <w:rsid w:val="00E81F6B"/>
    <w:rsid w:val="00E834C4"/>
    <w:rsid w:val="00E866F9"/>
    <w:rsid w:val="00EB697B"/>
    <w:rsid w:val="00EC7068"/>
    <w:rsid w:val="00EE4B31"/>
    <w:rsid w:val="00EE7210"/>
    <w:rsid w:val="00F13B77"/>
    <w:rsid w:val="00F2635F"/>
    <w:rsid w:val="00F40C11"/>
    <w:rsid w:val="00F50444"/>
    <w:rsid w:val="00F80BDB"/>
    <w:rsid w:val="00F9747D"/>
    <w:rsid w:val="00F97729"/>
    <w:rsid w:val="00FA236A"/>
    <w:rsid w:val="00FB10C7"/>
    <w:rsid w:val="00FC2823"/>
    <w:rsid w:val="00FD651A"/>
    <w:rsid w:val="00FE3010"/>
    <w:rsid w:val="00FE493C"/>
    <w:rsid w:val="00FE6053"/>
    <w:rsid w:val="00FE6B9C"/>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 w:type="paragraph" w:styleId="Revision">
    <w:name w:val="Revision"/>
    <w:hidden/>
    <w:uiPriority w:val="99"/>
    <w:semiHidden/>
    <w:rsid w:val="00A35934"/>
  </w:style>
  <w:style w:type="character" w:customStyle="1" w:styleId="mjx-char">
    <w:name w:val="mjx-char"/>
    <w:basedOn w:val="DefaultParagraphFont"/>
    <w:rsid w:val="00DA6612"/>
  </w:style>
  <w:style w:type="character" w:customStyle="1" w:styleId="mjxassistivemathml">
    <w:name w:val="mjx_assistive_mathml"/>
    <w:basedOn w:val="DefaultParagraphFont"/>
    <w:rsid w:val="00DA6612"/>
  </w:style>
  <w:style w:type="character" w:styleId="PlaceholderText">
    <w:name w:val="Placeholder Text"/>
    <w:basedOn w:val="DefaultParagraphFont"/>
    <w:uiPriority w:val="99"/>
    <w:semiHidden/>
    <w:rsid w:val="00C76199"/>
    <w:rPr>
      <w:color w:val="808080"/>
    </w:rPr>
  </w:style>
  <w:style w:type="character" w:styleId="UnresolvedMention">
    <w:name w:val="Unresolved Mention"/>
    <w:basedOn w:val="DefaultParagraphFont"/>
    <w:uiPriority w:val="99"/>
    <w:semiHidden/>
    <w:unhideWhenUsed/>
    <w:rsid w:val="009E60AA"/>
    <w:rPr>
      <w:color w:val="605E5C"/>
      <w:shd w:val="clear" w:color="auto" w:fill="E1DFDD"/>
    </w:rPr>
  </w:style>
  <w:style w:type="character" w:styleId="FollowedHyperlink">
    <w:name w:val="FollowedHyperlink"/>
    <w:basedOn w:val="DefaultParagraphFont"/>
    <w:uiPriority w:val="99"/>
    <w:semiHidden/>
    <w:unhideWhenUsed/>
    <w:rsid w:val="009E60AA"/>
    <w:rPr>
      <w:color w:val="954F72"/>
      <w:u w:val="single"/>
    </w:rPr>
  </w:style>
  <w:style w:type="paragraph" w:customStyle="1" w:styleId="msonormal0">
    <w:name w:val="msonormal"/>
    <w:basedOn w:val="Normal"/>
    <w:rsid w:val="009E60AA"/>
    <w:pPr>
      <w:widowControl/>
      <w:spacing w:before="100" w:beforeAutospacing="1" w:after="100" w:afterAutospacing="1"/>
      <w:jc w:val="left"/>
    </w:pPr>
    <w:rPr>
      <w:rFonts w:ascii="SimSun" w:eastAsia="SimSun" w:hAnsi="SimSun" w:cs="SimSun"/>
      <w:kern w:val="0"/>
      <w:sz w:val="24"/>
      <w:szCs w:val="24"/>
    </w:rPr>
  </w:style>
  <w:style w:type="paragraph" w:customStyle="1" w:styleId="font5">
    <w:name w:val="font5"/>
    <w:basedOn w:val="Normal"/>
    <w:rsid w:val="009E60AA"/>
    <w:pPr>
      <w:widowControl/>
      <w:spacing w:before="100" w:beforeAutospacing="1" w:after="100" w:afterAutospacing="1"/>
      <w:jc w:val="left"/>
    </w:pPr>
    <w:rPr>
      <w:rFonts w:ascii="DengXian" w:eastAsia="DengXian" w:hAnsi="DengXian" w:cs="SimSun"/>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88814">
      <w:bodyDiv w:val="1"/>
      <w:marLeft w:val="0"/>
      <w:marRight w:val="0"/>
      <w:marTop w:val="0"/>
      <w:marBottom w:val="0"/>
      <w:divBdr>
        <w:top w:val="none" w:sz="0" w:space="0" w:color="auto"/>
        <w:left w:val="none" w:sz="0" w:space="0" w:color="auto"/>
        <w:bottom w:val="none" w:sz="0" w:space="0" w:color="auto"/>
        <w:right w:val="none" w:sz="0" w:space="0" w:color="auto"/>
      </w:divBdr>
    </w:div>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28262195">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9359">
      <w:bodyDiv w:val="1"/>
      <w:marLeft w:val="0"/>
      <w:marRight w:val="0"/>
      <w:marTop w:val="0"/>
      <w:marBottom w:val="0"/>
      <w:divBdr>
        <w:top w:val="none" w:sz="0" w:space="0" w:color="auto"/>
        <w:left w:val="none" w:sz="0" w:space="0" w:color="auto"/>
        <w:bottom w:val="none" w:sz="0" w:space="0" w:color="auto"/>
        <w:right w:val="none" w:sz="0" w:space="0" w:color="auto"/>
      </w:divBdr>
    </w:div>
    <w:div w:id="74520239">
      <w:bodyDiv w:val="1"/>
      <w:marLeft w:val="0"/>
      <w:marRight w:val="0"/>
      <w:marTop w:val="0"/>
      <w:marBottom w:val="0"/>
      <w:divBdr>
        <w:top w:val="none" w:sz="0" w:space="0" w:color="auto"/>
        <w:left w:val="none" w:sz="0" w:space="0" w:color="auto"/>
        <w:bottom w:val="none" w:sz="0" w:space="0" w:color="auto"/>
        <w:right w:val="none" w:sz="0" w:space="0" w:color="auto"/>
      </w:divBdr>
    </w:div>
    <w:div w:id="99882556">
      <w:bodyDiv w:val="1"/>
      <w:marLeft w:val="0"/>
      <w:marRight w:val="0"/>
      <w:marTop w:val="0"/>
      <w:marBottom w:val="0"/>
      <w:divBdr>
        <w:top w:val="none" w:sz="0" w:space="0" w:color="auto"/>
        <w:left w:val="none" w:sz="0" w:space="0" w:color="auto"/>
        <w:bottom w:val="none" w:sz="0" w:space="0" w:color="auto"/>
        <w:right w:val="none" w:sz="0" w:space="0" w:color="auto"/>
      </w:divBdr>
    </w:div>
    <w:div w:id="119763965">
      <w:bodyDiv w:val="1"/>
      <w:marLeft w:val="0"/>
      <w:marRight w:val="0"/>
      <w:marTop w:val="0"/>
      <w:marBottom w:val="0"/>
      <w:divBdr>
        <w:top w:val="none" w:sz="0" w:space="0" w:color="auto"/>
        <w:left w:val="none" w:sz="0" w:space="0" w:color="auto"/>
        <w:bottom w:val="none" w:sz="0" w:space="0" w:color="auto"/>
        <w:right w:val="none" w:sz="0" w:space="0" w:color="auto"/>
      </w:divBdr>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34832662">
      <w:bodyDiv w:val="1"/>
      <w:marLeft w:val="0"/>
      <w:marRight w:val="0"/>
      <w:marTop w:val="0"/>
      <w:marBottom w:val="0"/>
      <w:divBdr>
        <w:top w:val="none" w:sz="0" w:space="0" w:color="auto"/>
        <w:left w:val="none" w:sz="0" w:space="0" w:color="auto"/>
        <w:bottom w:val="none" w:sz="0" w:space="0" w:color="auto"/>
        <w:right w:val="none" w:sz="0" w:space="0" w:color="auto"/>
      </w:divBdr>
    </w:div>
    <w:div w:id="152530567">
      <w:bodyDiv w:val="1"/>
      <w:marLeft w:val="0"/>
      <w:marRight w:val="0"/>
      <w:marTop w:val="0"/>
      <w:marBottom w:val="0"/>
      <w:divBdr>
        <w:top w:val="none" w:sz="0" w:space="0" w:color="auto"/>
        <w:left w:val="none" w:sz="0" w:space="0" w:color="auto"/>
        <w:bottom w:val="none" w:sz="0" w:space="0" w:color="auto"/>
        <w:right w:val="none" w:sz="0" w:space="0" w:color="auto"/>
      </w:divBdr>
    </w:div>
    <w:div w:id="155459910">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86804">
      <w:bodyDiv w:val="1"/>
      <w:marLeft w:val="0"/>
      <w:marRight w:val="0"/>
      <w:marTop w:val="0"/>
      <w:marBottom w:val="0"/>
      <w:divBdr>
        <w:top w:val="none" w:sz="0" w:space="0" w:color="auto"/>
        <w:left w:val="none" w:sz="0" w:space="0" w:color="auto"/>
        <w:bottom w:val="none" w:sz="0" w:space="0" w:color="auto"/>
        <w:right w:val="none" w:sz="0" w:space="0" w:color="auto"/>
      </w:divBdr>
    </w:div>
    <w:div w:id="198934301">
      <w:bodyDiv w:val="1"/>
      <w:marLeft w:val="0"/>
      <w:marRight w:val="0"/>
      <w:marTop w:val="0"/>
      <w:marBottom w:val="0"/>
      <w:divBdr>
        <w:top w:val="none" w:sz="0" w:space="0" w:color="auto"/>
        <w:left w:val="none" w:sz="0" w:space="0" w:color="auto"/>
        <w:bottom w:val="none" w:sz="0" w:space="0" w:color="auto"/>
        <w:right w:val="none" w:sz="0" w:space="0" w:color="auto"/>
      </w:divBdr>
    </w:div>
    <w:div w:id="208760178">
      <w:bodyDiv w:val="1"/>
      <w:marLeft w:val="0"/>
      <w:marRight w:val="0"/>
      <w:marTop w:val="0"/>
      <w:marBottom w:val="0"/>
      <w:divBdr>
        <w:top w:val="none" w:sz="0" w:space="0" w:color="auto"/>
        <w:left w:val="none" w:sz="0" w:space="0" w:color="auto"/>
        <w:bottom w:val="none" w:sz="0" w:space="0" w:color="auto"/>
        <w:right w:val="none" w:sz="0" w:space="0" w:color="auto"/>
      </w:divBdr>
    </w:div>
    <w:div w:id="228346223">
      <w:bodyDiv w:val="1"/>
      <w:marLeft w:val="0"/>
      <w:marRight w:val="0"/>
      <w:marTop w:val="0"/>
      <w:marBottom w:val="0"/>
      <w:divBdr>
        <w:top w:val="none" w:sz="0" w:space="0" w:color="auto"/>
        <w:left w:val="none" w:sz="0" w:space="0" w:color="auto"/>
        <w:bottom w:val="none" w:sz="0" w:space="0" w:color="auto"/>
        <w:right w:val="none" w:sz="0" w:space="0" w:color="auto"/>
      </w:divBdr>
    </w:div>
    <w:div w:id="246380626">
      <w:bodyDiv w:val="1"/>
      <w:marLeft w:val="0"/>
      <w:marRight w:val="0"/>
      <w:marTop w:val="0"/>
      <w:marBottom w:val="0"/>
      <w:divBdr>
        <w:top w:val="none" w:sz="0" w:space="0" w:color="auto"/>
        <w:left w:val="none" w:sz="0" w:space="0" w:color="auto"/>
        <w:bottom w:val="none" w:sz="0" w:space="0" w:color="auto"/>
        <w:right w:val="none" w:sz="0" w:space="0" w:color="auto"/>
      </w:divBdr>
    </w:div>
    <w:div w:id="246891627">
      <w:bodyDiv w:val="1"/>
      <w:marLeft w:val="0"/>
      <w:marRight w:val="0"/>
      <w:marTop w:val="0"/>
      <w:marBottom w:val="0"/>
      <w:divBdr>
        <w:top w:val="none" w:sz="0" w:space="0" w:color="auto"/>
        <w:left w:val="none" w:sz="0" w:space="0" w:color="auto"/>
        <w:bottom w:val="none" w:sz="0" w:space="0" w:color="auto"/>
        <w:right w:val="none" w:sz="0" w:space="0" w:color="auto"/>
      </w:divBdr>
    </w:div>
    <w:div w:id="310524828">
      <w:bodyDiv w:val="1"/>
      <w:marLeft w:val="0"/>
      <w:marRight w:val="0"/>
      <w:marTop w:val="0"/>
      <w:marBottom w:val="0"/>
      <w:divBdr>
        <w:top w:val="none" w:sz="0" w:space="0" w:color="auto"/>
        <w:left w:val="none" w:sz="0" w:space="0" w:color="auto"/>
        <w:bottom w:val="none" w:sz="0" w:space="0" w:color="auto"/>
        <w:right w:val="none" w:sz="0" w:space="0" w:color="auto"/>
      </w:divBdr>
    </w:div>
    <w:div w:id="325984485">
      <w:bodyDiv w:val="1"/>
      <w:marLeft w:val="0"/>
      <w:marRight w:val="0"/>
      <w:marTop w:val="0"/>
      <w:marBottom w:val="0"/>
      <w:divBdr>
        <w:top w:val="none" w:sz="0" w:space="0" w:color="auto"/>
        <w:left w:val="none" w:sz="0" w:space="0" w:color="auto"/>
        <w:bottom w:val="none" w:sz="0" w:space="0" w:color="auto"/>
        <w:right w:val="none" w:sz="0" w:space="0" w:color="auto"/>
      </w:divBdr>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59596147">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390344928">
      <w:bodyDiv w:val="1"/>
      <w:marLeft w:val="0"/>
      <w:marRight w:val="0"/>
      <w:marTop w:val="0"/>
      <w:marBottom w:val="0"/>
      <w:divBdr>
        <w:top w:val="none" w:sz="0" w:space="0" w:color="auto"/>
        <w:left w:val="none" w:sz="0" w:space="0" w:color="auto"/>
        <w:bottom w:val="none" w:sz="0" w:space="0" w:color="auto"/>
        <w:right w:val="none" w:sz="0" w:space="0" w:color="auto"/>
      </w:divBdr>
    </w:div>
    <w:div w:id="408040879">
      <w:bodyDiv w:val="1"/>
      <w:marLeft w:val="0"/>
      <w:marRight w:val="0"/>
      <w:marTop w:val="0"/>
      <w:marBottom w:val="0"/>
      <w:divBdr>
        <w:top w:val="none" w:sz="0" w:space="0" w:color="auto"/>
        <w:left w:val="none" w:sz="0" w:space="0" w:color="auto"/>
        <w:bottom w:val="none" w:sz="0" w:space="0" w:color="auto"/>
        <w:right w:val="none" w:sz="0" w:space="0" w:color="auto"/>
      </w:divBdr>
    </w:div>
    <w:div w:id="421070431">
      <w:bodyDiv w:val="1"/>
      <w:marLeft w:val="0"/>
      <w:marRight w:val="0"/>
      <w:marTop w:val="0"/>
      <w:marBottom w:val="0"/>
      <w:divBdr>
        <w:top w:val="none" w:sz="0" w:space="0" w:color="auto"/>
        <w:left w:val="none" w:sz="0" w:space="0" w:color="auto"/>
        <w:bottom w:val="none" w:sz="0" w:space="0" w:color="auto"/>
        <w:right w:val="none" w:sz="0" w:space="0" w:color="auto"/>
      </w:divBdr>
    </w:div>
    <w:div w:id="427118971">
      <w:bodyDiv w:val="1"/>
      <w:marLeft w:val="0"/>
      <w:marRight w:val="0"/>
      <w:marTop w:val="0"/>
      <w:marBottom w:val="0"/>
      <w:divBdr>
        <w:top w:val="none" w:sz="0" w:space="0" w:color="auto"/>
        <w:left w:val="none" w:sz="0" w:space="0" w:color="auto"/>
        <w:bottom w:val="none" w:sz="0" w:space="0" w:color="auto"/>
        <w:right w:val="none" w:sz="0" w:space="0" w:color="auto"/>
      </w:divBdr>
    </w:div>
    <w:div w:id="427892806">
      <w:bodyDiv w:val="1"/>
      <w:marLeft w:val="0"/>
      <w:marRight w:val="0"/>
      <w:marTop w:val="0"/>
      <w:marBottom w:val="0"/>
      <w:divBdr>
        <w:top w:val="none" w:sz="0" w:space="0" w:color="auto"/>
        <w:left w:val="none" w:sz="0" w:space="0" w:color="auto"/>
        <w:bottom w:val="none" w:sz="0" w:space="0" w:color="auto"/>
        <w:right w:val="none" w:sz="0" w:space="0" w:color="auto"/>
      </w:divBdr>
    </w:div>
    <w:div w:id="428089517">
      <w:bodyDiv w:val="1"/>
      <w:marLeft w:val="0"/>
      <w:marRight w:val="0"/>
      <w:marTop w:val="0"/>
      <w:marBottom w:val="0"/>
      <w:divBdr>
        <w:top w:val="none" w:sz="0" w:space="0" w:color="auto"/>
        <w:left w:val="none" w:sz="0" w:space="0" w:color="auto"/>
        <w:bottom w:val="none" w:sz="0" w:space="0" w:color="auto"/>
        <w:right w:val="none" w:sz="0" w:space="0" w:color="auto"/>
      </w:divBdr>
    </w:div>
    <w:div w:id="429392646">
      <w:bodyDiv w:val="1"/>
      <w:marLeft w:val="0"/>
      <w:marRight w:val="0"/>
      <w:marTop w:val="0"/>
      <w:marBottom w:val="0"/>
      <w:divBdr>
        <w:top w:val="none" w:sz="0" w:space="0" w:color="auto"/>
        <w:left w:val="none" w:sz="0" w:space="0" w:color="auto"/>
        <w:bottom w:val="none" w:sz="0" w:space="0" w:color="auto"/>
        <w:right w:val="none" w:sz="0" w:space="0" w:color="auto"/>
      </w:divBdr>
    </w:div>
    <w:div w:id="442727903">
      <w:bodyDiv w:val="1"/>
      <w:marLeft w:val="0"/>
      <w:marRight w:val="0"/>
      <w:marTop w:val="0"/>
      <w:marBottom w:val="0"/>
      <w:divBdr>
        <w:top w:val="none" w:sz="0" w:space="0" w:color="auto"/>
        <w:left w:val="none" w:sz="0" w:space="0" w:color="auto"/>
        <w:bottom w:val="none" w:sz="0" w:space="0" w:color="auto"/>
        <w:right w:val="none" w:sz="0" w:space="0" w:color="auto"/>
      </w:divBdr>
    </w:div>
    <w:div w:id="452595855">
      <w:bodyDiv w:val="1"/>
      <w:marLeft w:val="0"/>
      <w:marRight w:val="0"/>
      <w:marTop w:val="0"/>
      <w:marBottom w:val="0"/>
      <w:divBdr>
        <w:top w:val="none" w:sz="0" w:space="0" w:color="auto"/>
        <w:left w:val="none" w:sz="0" w:space="0" w:color="auto"/>
        <w:bottom w:val="none" w:sz="0" w:space="0" w:color="auto"/>
        <w:right w:val="none" w:sz="0" w:space="0" w:color="auto"/>
      </w:divBdr>
    </w:div>
    <w:div w:id="494691439">
      <w:bodyDiv w:val="1"/>
      <w:marLeft w:val="0"/>
      <w:marRight w:val="0"/>
      <w:marTop w:val="0"/>
      <w:marBottom w:val="0"/>
      <w:divBdr>
        <w:top w:val="none" w:sz="0" w:space="0" w:color="auto"/>
        <w:left w:val="none" w:sz="0" w:space="0" w:color="auto"/>
        <w:bottom w:val="none" w:sz="0" w:space="0" w:color="auto"/>
        <w:right w:val="none" w:sz="0" w:space="0" w:color="auto"/>
      </w:divBdr>
    </w:div>
    <w:div w:id="522286405">
      <w:bodyDiv w:val="1"/>
      <w:marLeft w:val="0"/>
      <w:marRight w:val="0"/>
      <w:marTop w:val="0"/>
      <w:marBottom w:val="0"/>
      <w:divBdr>
        <w:top w:val="none" w:sz="0" w:space="0" w:color="auto"/>
        <w:left w:val="none" w:sz="0" w:space="0" w:color="auto"/>
        <w:bottom w:val="none" w:sz="0" w:space="0" w:color="auto"/>
        <w:right w:val="none" w:sz="0" w:space="0" w:color="auto"/>
      </w:divBdr>
    </w:div>
    <w:div w:id="523178732">
      <w:bodyDiv w:val="1"/>
      <w:marLeft w:val="0"/>
      <w:marRight w:val="0"/>
      <w:marTop w:val="0"/>
      <w:marBottom w:val="0"/>
      <w:divBdr>
        <w:top w:val="none" w:sz="0" w:space="0" w:color="auto"/>
        <w:left w:val="none" w:sz="0" w:space="0" w:color="auto"/>
        <w:bottom w:val="none" w:sz="0" w:space="0" w:color="auto"/>
        <w:right w:val="none" w:sz="0" w:space="0" w:color="auto"/>
      </w:divBdr>
    </w:div>
    <w:div w:id="557282486">
      <w:bodyDiv w:val="1"/>
      <w:marLeft w:val="0"/>
      <w:marRight w:val="0"/>
      <w:marTop w:val="0"/>
      <w:marBottom w:val="0"/>
      <w:divBdr>
        <w:top w:val="none" w:sz="0" w:space="0" w:color="auto"/>
        <w:left w:val="none" w:sz="0" w:space="0" w:color="auto"/>
        <w:bottom w:val="none" w:sz="0" w:space="0" w:color="auto"/>
        <w:right w:val="none" w:sz="0" w:space="0" w:color="auto"/>
      </w:divBdr>
    </w:div>
    <w:div w:id="559707617">
      <w:bodyDiv w:val="1"/>
      <w:marLeft w:val="0"/>
      <w:marRight w:val="0"/>
      <w:marTop w:val="0"/>
      <w:marBottom w:val="0"/>
      <w:divBdr>
        <w:top w:val="none" w:sz="0" w:space="0" w:color="auto"/>
        <w:left w:val="none" w:sz="0" w:space="0" w:color="auto"/>
        <w:bottom w:val="none" w:sz="0" w:space="0" w:color="auto"/>
        <w:right w:val="none" w:sz="0" w:space="0" w:color="auto"/>
      </w:divBdr>
    </w:div>
    <w:div w:id="640505059">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8892">
      <w:bodyDiv w:val="1"/>
      <w:marLeft w:val="0"/>
      <w:marRight w:val="0"/>
      <w:marTop w:val="0"/>
      <w:marBottom w:val="0"/>
      <w:divBdr>
        <w:top w:val="none" w:sz="0" w:space="0" w:color="auto"/>
        <w:left w:val="none" w:sz="0" w:space="0" w:color="auto"/>
        <w:bottom w:val="none" w:sz="0" w:space="0" w:color="auto"/>
        <w:right w:val="none" w:sz="0" w:space="0" w:color="auto"/>
      </w:divBdr>
    </w:div>
    <w:div w:id="688217025">
      <w:bodyDiv w:val="1"/>
      <w:marLeft w:val="0"/>
      <w:marRight w:val="0"/>
      <w:marTop w:val="0"/>
      <w:marBottom w:val="0"/>
      <w:divBdr>
        <w:top w:val="none" w:sz="0" w:space="0" w:color="auto"/>
        <w:left w:val="none" w:sz="0" w:space="0" w:color="auto"/>
        <w:bottom w:val="none" w:sz="0" w:space="0" w:color="auto"/>
        <w:right w:val="none" w:sz="0" w:space="0" w:color="auto"/>
      </w:divBdr>
    </w:div>
    <w:div w:id="700714530">
      <w:bodyDiv w:val="1"/>
      <w:marLeft w:val="0"/>
      <w:marRight w:val="0"/>
      <w:marTop w:val="0"/>
      <w:marBottom w:val="0"/>
      <w:divBdr>
        <w:top w:val="none" w:sz="0" w:space="0" w:color="auto"/>
        <w:left w:val="none" w:sz="0" w:space="0" w:color="auto"/>
        <w:bottom w:val="none" w:sz="0" w:space="0" w:color="auto"/>
        <w:right w:val="none" w:sz="0" w:space="0" w:color="auto"/>
      </w:divBdr>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05660830">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40853762">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881552332">
      <w:bodyDiv w:val="1"/>
      <w:marLeft w:val="0"/>
      <w:marRight w:val="0"/>
      <w:marTop w:val="0"/>
      <w:marBottom w:val="0"/>
      <w:divBdr>
        <w:top w:val="none" w:sz="0" w:space="0" w:color="auto"/>
        <w:left w:val="none" w:sz="0" w:space="0" w:color="auto"/>
        <w:bottom w:val="none" w:sz="0" w:space="0" w:color="auto"/>
        <w:right w:val="none" w:sz="0" w:space="0" w:color="auto"/>
      </w:divBdr>
    </w:div>
    <w:div w:id="918565262">
      <w:bodyDiv w:val="1"/>
      <w:marLeft w:val="0"/>
      <w:marRight w:val="0"/>
      <w:marTop w:val="0"/>
      <w:marBottom w:val="0"/>
      <w:divBdr>
        <w:top w:val="none" w:sz="0" w:space="0" w:color="auto"/>
        <w:left w:val="none" w:sz="0" w:space="0" w:color="auto"/>
        <w:bottom w:val="none" w:sz="0" w:space="0" w:color="auto"/>
        <w:right w:val="none" w:sz="0" w:space="0" w:color="auto"/>
      </w:divBdr>
    </w:div>
    <w:div w:id="926425284">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974023311">
      <w:bodyDiv w:val="1"/>
      <w:marLeft w:val="0"/>
      <w:marRight w:val="0"/>
      <w:marTop w:val="0"/>
      <w:marBottom w:val="0"/>
      <w:divBdr>
        <w:top w:val="none" w:sz="0" w:space="0" w:color="auto"/>
        <w:left w:val="none" w:sz="0" w:space="0" w:color="auto"/>
        <w:bottom w:val="none" w:sz="0" w:space="0" w:color="auto"/>
        <w:right w:val="none" w:sz="0" w:space="0" w:color="auto"/>
      </w:divBdr>
    </w:div>
    <w:div w:id="1036779835">
      <w:bodyDiv w:val="1"/>
      <w:marLeft w:val="0"/>
      <w:marRight w:val="0"/>
      <w:marTop w:val="0"/>
      <w:marBottom w:val="0"/>
      <w:divBdr>
        <w:top w:val="none" w:sz="0" w:space="0" w:color="auto"/>
        <w:left w:val="none" w:sz="0" w:space="0" w:color="auto"/>
        <w:bottom w:val="none" w:sz="0" w:space="0" w:color="auto"/>
        <w:right w:val="none" w:sz="0" w:space="0" w:color="auto"/>
      </w:divBdr>
    </w:div>
    <w:div w:id="1044519473">
      <w:bodyDiv w:val="1"/>
      <w:marLeft w:val="0"/>
      <w:marRight w:val="0"/>
      <w:marTop w:val="0"/>
      <w:marBottom w:val="0"/>
      <w:divBdr>
        <w:top w:val="none" w:sz="0" w:space="0" w:color="auto"/>
        <w:left w:val="none" w:sz="0" w:space="0" w:color="auto"/>
        <w:bottom w:val="none" w:sz="0" w:space="0" w:color="auto"/>
        <w:right w:val="none" w:sz="0" w:space="0" w:color="auto"/>
      </w:divBdr>
    </w:div>
    <w:div w:id="1059327182">
      <w:bodyDiv w:val="1"/>
      <w:marLeft w:val="0"/>
      <w:marRight w:val="0"/>
      <w:marTop w:val="0"/>
      <w:marBottom w:val="0"/>
      <w:divBdr>
        <w:top w:val="none" w:sz="0" w:space="0" w:color="auto"/>
        <w:left w:val="none" w:sz="0" w:space="0" w:color="auto"/>
        <w:bottom w:val="none" w:sz="0" w:space="0" w:color="auto"/>
        <w:right w:val="none" w:sz="0" w:space="0" w:color="auto"/>
      </w:divBdr>
    </w:div>
    <w:div w:id="1115171152">
      <w:bodyDiv w:val="1"/>
      <w:marLeft w:val="0"/>
      <w:marRight w:val="0"/>
      <w:marTop w:val="0"/>
      <w:marBottom w:val="0"/>
      <w:divBdr>
        <w:top w:val="none" w:sz="0" w:space="0" w:color="auto"/>
        <w:left w:val="none" w:sz="0" w:space="0" w:color="auto"/>
        <w:bottom w:val="none" w:sz="0" w:space="0" w:color="auto"/>
        <w:right w:val="none" w:sz="0" w:space="0" w:color="auto"/>
      </w:divBdr>
    </w:div>
    <w:div w:id="1122649703">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0441328">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228713">
      <w:bodyDiv w:val="1"/>
      <w:marLeft w:val="0"/>
      <w:marRight w:val="0"/>
      <w:marTop w:val="0"/>
      <w:marBottom w:val="0"/>
      <w:divBdr>
        <w:top w:val="none" w:sz="0" w:space="0" w:color="auto"/>
        <w:left w:val="none" w:sz="0" w:space="0" w:color="auto"/>
        <w:bottom w:val="none" w:sz="0" w:space="0" w:color="auto"/>
        <w:right w:val="none" w:sz="0" w:space="0" w:color="auto"/>
      </w:divBdr>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9172539">
      <w:bodyDiv w:val="1"/>
      <w:marLeft w:val="0"/>
      <w:marRight w:val="0"/>
      <w:marTop w:val="0"/>
      <w:marBottom w:val="0"/>
      <w:divBdr>
        <w:top w:val="none" w:sz="0" w:space="0" w:color="auto"/>
        <w:left w:val="none" w:sz="0" w:space="0" w:color="auto"/>
        <w:bottom w:val="none" w:sz="0" w:space="0" w:color="auto"/>
        <w:right w:val="none" w:sz="0" w:space="0" w:color="auto"/>
      </w:divBdr>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318001886">
      <w:bodyDiv w:val="1"/>
      <w:marLeft w:val="0"/>
      <w:marRight w:val="0"/>
      <w:marTop w:val="0"/>
      <w:marBottom w:val="0"/>
      <w:divBdr>
        <w:top w:val="none" w:sz="0" w:space="0" w:color="auto"/>
        <w:left w:val="none" w:sz="0" w:space="0" w:color="auto"/>
        <w:bottom w:val="none" w:sz="0" w:space="0" w:color="auto"/>
        <w:right w:val="none" w:sz="0" w:space="0" w:color="auto"/>
      </w:divBdr>
    </w:div>
    <w:div w:id="1342202924">
      <w:bodyDiv w:val="1"/>
      <w:marLeft w:val="0"/>
      <w:marRight w:val="0"/>
      <w:marTop w:val="0"/>
      <w:marBottom w:val="0"/>
      <w:divBdr>
        <w:top w:val="none" w:sz="0" w:space="0" w:color="auto"/>
        <w:left w:val="none" w:sz="0" w:space="0" w:color="auto"/>
        <w:bottom w:val="none" w:sz="0" w:space="0" w:color="auto"/>
        <w:right w:val="none" w:sz="0" w:space="0" w:color="auto"/>
      </w:divBdr>
    </w:div>
    <w:div w:id="1390223393">
      <w:bodyDiv w:val="1"/>
      <w:marLeft w:val="0"/>
      <w:marRight w:val="0"/>
      <w:marTop w:val="0"/>
      <w:marBottom w:val="0"/>
      <w:divBdr>
        <w:top w:val="none" w:sz="0" w:space="0" w:color="auto"/>
        <w:left w:val="none" w:sz="0" w:space="0" w:color="auto"/>
        <w:bottom w:val="none" w:sz="0" w:space="0" w:color="auto"/>
        <w:right w:val="none" w:sz="0" w:space="0" w:color="auto"/>
      </w:divBdr>
    </w:div>
    <w:div w:id="1403522340">
      <w:bodyDiv w:val="1"/>
      <w:marLeft w:val="0"/>
      <w:marRight w:val="0"/>
      <w:marTop w:val="0"/>
      <w:marBottom w:val="0"/>
      <w:divBdr>
        <w:top w:val="none" w:sz="0" w:space="0" w:color="auto"/>
        <w:left w:val="none" w:sz="0" w:space="0" w:color="auto"/>
        <w:bottom w:val="none" w:sz="0" w:space="0" w:color="auto"/>
        <w:right w:val="none" w:sz="0" w:space="0" w:color="auto"/>
      </w:divBdr>
    </w:div>
    <w:div w:id="1433668320">
      <w:bodyDiv w:val="1"/>
      <w:marLeft w:val="0"/>
      <w:marRight w:val="0"/>
      <w:marTop w:val="0"/>
      <w:marBottom w:val="0"/>
      <w:divBdr>
        <w:top w:val="none" w:sz="0" w:space="0" w:color="auto"/>
        <w:left w:val="none" w:sz="0" w:space="0" w:color="auto"/>
        <w:bottom w:val="none" w:sz="0" w:space="0" w:color="auto"/>
        <w:right w:val="none" w:sz="0" w:space="0" w:color="auto"/>
      </w:divBdr>
    </w:div>
    <w:div w:id="1480535987">
      <w:bodyDiv w:val="1"/>
      <w:marLeft w:val="0"/>
      <w:marRight w:val="0"/>
      <w:marTop w:val="0"/>
      <w:marBottom w:val="0"/>
      <w:divBdr>
        <w:top w:val="none" w:sz="0" w:space="0" w:color="auto"/>
        <w:left w:val="none" w:sz="0" w:space="0" w:color="auto"/>
        <w:bottom w:val="none" w:sz="0" w:space="0" w:color="auto"/>
        <w:right w:val="none" w:sz="0" w:space="0" w:color="auto"/>
      </w:divBdr>
    </w:div>
    <w:div w:id="1513107134">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84881">
      <w:bodyDiv w:val="1"/>
      <w:marLeft w:val="0"/>
      <w:marRight w:val="0"/>
      <w:marTop w:val="0"/>
      <w:marBottom w:val="0"/>
      <w:divBdr>
        <w:top w:val="none" w:sz="0" w:space="0" w:color="auto"/>
        <w:left w:val="none" w:sz="0" w:space="0" w:color="auto"/>
        <w:bottom w:val="none" w:sz="0" w:space="0" w:color="auto"/>
        <w:right w:val="none" w:sz="0" w:space="0" w:color="auto"/>
      </w:divBdr>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01997">
      <w:bodyDiv w:val="1"/>
      <w:marLeft w:val="0"/>
      <w:marRight w:val="0"/>
      <w:marTop w:val="0"/>
      <w:marBottom w:val="0"/>
      <w:divBdr>
        <w:top w:val="none" w:sz="0" w:space="0" w:color="auto"/>
        <w:left w:val="none" w:sz="0" w:space="0" w:color="auto"/>
        <w:bottom w:val="none" w:sz="0" w:space="0" w:color="auto"/>
        <w:right w:val="none" w:sz="0" w:space="0" w:color="auto"/>
      </w:divBdr>
    </w:div>
    <w:div w:id="1577014151">
      <w:bodyDiv w:val="1"/>
      <w:marLeft w:val="0"/>
      <w:marRight w:val="0"/>
      <w:marTop w:val="0"/>
      <w:marBottom w:val="0"/>
      <w:divBdr>
        <w:top w:val="none" w:sz="0" w:space="0" w:color="auto"/>
        <w:left w:val="none" w:sz="0" w:space="0" w:color="auto"/>
        <w:bottom w:val="none" w:sz="0" w:space="0" w:color="auto"/>
        <w:right w:val="none" w:sz="0" w:space="0" w:color="auto"/>
      </w:divBdr>
    </w:div>
    <w:div w:id="1596786713">
      <w:bodyDiv w:val="1"/>
      <w:marLeft w:val="0"/>
      <w:marRight w:val="0"/>
      <w:marTop w:val="0"/>
      <w:marBottom w:val="0"/>
      <w:divBdr>
        <w:top w:val="none" w:sz="0" w:space="0" w:color="auto"/>
        <w:left w:val="none" w:sz="0" w:space="0" w:color="auto"/>
        <w:bottom w:val="none" w:sz="0" w:space="0" w:color="auto"/>
        <w:right w:val="none" w:sz="0" w:space="0" w:color="auto"/>
      </w:divBdr>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21767238">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33365734">
      <w:bodyDiv w:val="1"/>
      <w:marLeft w:val="0"/>
      <w:marRight w:val="0"/>
      <w:marTop w:val="0"/>
      <w:marBottom w:val="0"/>
      <w:divBdr>
        <w:top w:val="none" w:sz="0" w:space="0" w:color="auto"/>
        <w:left w:val="none" w:sz="0" w:space="0" w:color="auto"/>
        <w:bottom w:val="none" w:sz="0" w:space="0" w:color="auto"/>
        <w:right w:val="none" w:sz="0" w:space="0" w:color="auto"/>
      </w:divBdr>
    </w:div>
    <w:div w:id="1662544273">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228458">
      <w:bodyDiv w:val="1"/>
      <w:marLeft w:val="0"/>
      <w:marRight w:val="0"/>
      <w:marTop w:val="0"/>
      <w:marBottom w:val="0"/>
      <w:divBdr>
        <w:top w:val="none" w:sz="0" w:space="0" w:color="auto"/>
        <w:left w:val="none" w:sz="0" w:space="0" w:color="auto"/>
        <w:bottom w:val="none" w:sz="0" w:space="0" w:color="auto"/>
        <w:right w:val="none" w:sz="0" w:space="0" w:color="auto"/>
      </w:divBdr>
    </w:div>
    <w:div w:id="1693609754">
      <w:bodyDiv w:val="1"/>
      <w:marLeft w:val="0"/>
      <w:marRight w:val="0"/>
      <w:marTop w:val="0"/>
      <w:marBottom w:val="0"/>
      <w:divBdr>
        <w:top w:val="none" w:sz="0" w:space="0" w:color="auto"/>
        <w:left w:val="none" w:sz="0" w:space="0" w:color="auto"/>
        <w:bottom w:val="none" w:sz="0" w:space="0" w:color="auto"/>
        <w:right w:val="none" w:sz="0" w:space="0" w:color="auto"/>
      </w:divBdr>
    </w:div>
    <w:div w:id="1705325233">
      <w:bodyDiv w:val="1"/>
      <w:marLeft w:val="0"/>
      <w:marRight w:val="0"/>
      <w:marTop w:val="0"/>
      <w:marBottom w:val="0"/>
      <w:divBdr>
        <w:top w:val="none" w:sz="0" w:space="0" w:color="auto"/>
        <w:left w:val="none" w:sz="0" w:space="0" w:color="auto"/>
        <w:bottom w:val="none" w:sz="0" w:space="0" w:color="auto"/>
        <w:right w:val="none" w:sz="0" w:space="0" w:color="auto"/>
      </w:divBdr>
    </w:div>
    <w:div w:id="1712923682">
      <w:bodyDiv w:val="1"/>
      <w:marLeft w:val="0"/>
      <w:marRight w:val="0"/>
      <w:marTop w:val="0"/>
      <w:marBottom w:val="0"/>
      <w:divBdr>
        <w:top w:val="none" w:sz="0" w:space="0" w:color="auto"/>
        <w:left w:val="none" w:sz="0" w:space="0" w:color="auto"/>
        <w:bottom w:val="none" w:sz="0" w:space="0" w:color="auto"/>
        <w:right w:val="none" w:sz="0" w:space="0" w:color="auto"/>
      </w:divBdr>
    </w:div>
    <w:div w:id="1730954911">
      <w:bodyDiv w:val="1"/>
      <w:marLeft w:val="0"/>
      <w:marRight w:val="0"/>
      <w:marTop w:val="0"/>
      <w:marBottom w:val="0"/>
      <w:divBdr>
        <w:top w:val="none" w:sz="0" w:space="0" w:color="auto"/>
        <w:left w:val="none" w:sz="0" w:space="0" w:color="auto"/>
        <w:bottom w:val="none" w:sz="0" w:space="0" w:color="auto"/>
        <w:right w:val="none" w:sz="0" w:space="0" w:color="auto"/>
      </w:divBdr>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484016">
      <w:bodyDiv w:val="1"/>
      <w:marLeft w:val="0"/>
      <w:marRight w:val="0"/>
      <w:marTop w:val="0"/>
      <w:marBottom w:val="0"/>
      <w:divBdr>
        <w:top w:val="none" w:sz="0" w:space="0" w:color="auto"/>
        <w:left w:val="none" w:sz="0" w:space="0" w:color="auto"/>
        <w:bottom w:val="none" w:sz="0" w:space="0" w:color="auto"/>
        <w:right w:val="none" w:sz="0" w:space="0" w:color="auto"/>
      </w:divBdr>
    </w:div>
    <w:div w:id="1774402931">
      <w:bodyDiv w:val="1"/>
      <w:marLeft w:val="0"/>
      <w:marRight w:val="0"/>
      <w:marTop w:val="0"/>
      <w:marBottom w:val="0"/>
      <w:divBdr>
        <w:top w:val="none" w:sz="0" w:space="0" w:color="auto"/>
        <w:left w:val="none" w:sz="0" w:space="0" w:color="auto"/>
        <w:bottom w:val="none" w:sz="0" w:space="0" w:color="auto"/>
        <w:right w:val="none" w:sz="0" w:space="0" w:color="auto"/>
      </w:divBdr>
    </w:div>
    <w:div w:id="1779793384">
      <w:bodyDiv w:val="1"/>
      <w:marLeft w:val="0"/>
      <w:marRight w:val="0"/>
      <w:marTop w:val="0"/>
      <w:marBottom w:val="0"/>
      <w:divBdr>
        <w:top w:val="none" w:sz="0" w:space="0" w:color="auto"/>
        <w:left w:val="none" w:sz="0" w:space="0" w:color="auto"/>
        <w:bottom w:val="none" w:sz="0" w:space="0" w:color="auto"/>
        <w:right w:val="none" w:sz="0" w:space="0" w:color="auto"/>
      </w:divBdr>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14263">
      <w:bodyDiv w:val="1"/>
      <w:marLeft w:val="0"/>
      <w:marRight w:val="0"/>
      <w:marTop w:val="0"/>
      <w:marBottom w:val="0"/>
      <w:divBdr>
        <w:top w:val="none" w:sz="0" w:space="0" w:color="auto"/>
        <w:left w:val="none" w:sz="0" w:space="0" w:color="auto"/>
        <w:bottom w:val="none" w:sz="0" w:space="0" w:color="auto"/>
        <w:right w:val="none" w:sz="0" w:space="0" w:color="auto"/>
      </w:divBdr>
    </w:div>
    <w:div w:id="1844465575">
      <w:bodyDiv w:val="1"/>
      <w:marLeft w:val="0"/>
      <w:marRight w:val="0"/>
      <w:marTop w:val="0"/>
      <w:marBottom w:val="0"/>
      <w:divBdr>
        <w:top w:val="none" w:sz="0" w:space="0" w:color="auto"/>
        <w:left w:val="none" w:sz="0" w:space="0" w:color="auto"/>
        <w:bottom w:val="none" w:sz="0" w:space="0" w:color="auto"/>
        <w:right w:val="none" w:sz="0" w:space="0" w:color="auto"/>
      </w:divBdr>
    </w:div>
    <w:div w:id="1858496449">
      <w:bodyDiv w:val="1"/>
      <w:marLeft w:val="0"/>
      <w:marRight w:val="0"/>
      <w:marTop w:val="0"/>
      <w:marBottom w:val="0"/>
      <w:divBdr>
        <w:top w:val="none" w:sz="0" w:space="0" w:color="auto"/>
        <w:left w:val="none" w:sz="0" w:space="0" w:color="auto"/>
        <w:bottom w:val="none" w:sz="0" w:space="0" w:color="auto"/>
        <w:right w:val="none" w:sz="0" w:space="0" w:color="auto"/>
      </w:divBdr>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59813007">
      <w:bodyDiv w:val="1"/>
      <w:marLeft w:val="0"/>
      <w:marRight w:val="0"/>
      <w:marTop w:val="0"/>
      <w:marBottom w:val="0"/>
      <w:divBdr>
        <w:top w:val="none" w:sz="0" w:space="0" w:color="auto"/>
        <w:left w:val="none" w:sz="0" w:space="0" w:color="auto"/>
        <w:bottom w:val="none" w:sz="0" w:space="0" w:color="auto"/>
        <w:right w:val="none" w:sz="0" w:space="0" w:color="auto"/>
      </w:divBdr>
    </w:div>
    <w:div w:id="1860191610">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893026">
      <w:bodyDiv w:val="1"/>
      <w:marLeft w:val="0"/>
      <w:marRight w:val="0"/>
      <w:marTop w:val="0"/>
      <w:marBottom w:val="0"/>
      <w:divBdr>
        <w:top w:val="none" w:sz="0" w:space="0" w:color="auto"/>
        <w:left w:val="none" w:sz="0" w:space="0" w:color="auto"/>
        <w:bottom w:val="none" w:sz="0" w:space="0" w:color="auto"/>
        <w:right w:val="none" w:sz="0" w:space="0" w:color="auto"/>
      </w:divBdr>
    </w:div>
    <w:div w:id="1870408754">
      <w:bodyDiv w:val="1"/>
      <w:marLeft w:val="0"/>
      <w:marRight w:val="0"/>
      <w:marTop w:val="0"/>
      <w:marBottom w:val="0"/>
      <w:divBdr>
        <w:top w:val="none" w:sz="0" w:space="0" w:color="auto"/>
        <w:left w:val="none" w:sz="0" w:space="0" w:color="auto"/>
        <w:bottom w:val="none" w:sz="0" w:space="0" w:color="auto"/>
        <w:right w:val="none" w:sz="0" w:space="0" w:color="auto"/>
      </w:divBdr>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723537">
      <w:bodyDiv w:val="1"/>
      <w:marLeft w:val="0"/>
      <w:marRight w:val="0"/>
      <w:marTop w:val="0"/>
      <w:marBottom w:val="0"/>
      <w:divBdr>
        <w:top w:val="none" w:sz="0" w:space="0" w:color="auto"/>
        <w:left w:val="none" w:sz="0" w:space="0" w:color="auto"/>
        <w:bottom w:val="none" w:sz="0" w:space="0" w:color="auto"/>
        <w:right w:val="none" w:sz="0" w:space="0" w:color="auto"/>
      </w:divBdr>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08687652">
      <w:bodyDiv w:val="1"/>
      <w:marLeft w:val="0"/>
      <w:marRight w:val="0"/>
      <w:marTop w:val="0"/>
      <w:marBottom w:val="0"/>
      <w:divBdr>
        <w:top w:val="none" w:sz="0" w:space="0" w:color="auto"/>
        <w:left w:val="none" w:sz="0" w:space="0" w:color="auto"/>
        <w:bottom w:val="none" w:sz="0" w:space="0" w:color="auto"/>
        <w:right w:val="none" w:sz="0" w:space="0" w:color="auto"/>
      </w:divBdr>
    </w:div>
    <w:div w:id="1919824791">
      <w:bodyDiv w:val="1"/>
      <w:marLeft w:val="0"/>
      <w:marRight w:val="0"/>
      <w:marTop w:val="0"/>
      <w:marBottom w:val="0"/>
      <w:divBdr>
        <w:top w:val="none" w:sz="0" w:space="0" w:color="auto"/>
        <w:left w:val="none" w:sz="0" w:space="0" w:color="auto"/>
        <w:bottom w:val="none" w:sz="0" w:space="0" w:color="auto"/>
        <w:right w:val="none" w:sz="0" w:space="0" w:color="auto"/>
      </w:divBdr>
    </w:div>
    <w:div w:id="1933658422">
      <w:bodyDiv w:val="1"/>
      <w:marLeft w:val="0"/>
      <w:marRight w:val="0"/>
      <w:marTop w:val="0"/>
      <w:marBottom w:val="0"/>
      <w:divBdr>
        <w:top w:val="none" w:sz="0" w:space="0" w:color="auto"/>
        <w:left w:val="none" w:sz="0" w:space="0" w:color="auto"/>
        <w:bottom w:val="none" w:sz="0" w:space="0" w:color="auto"/>
        <w:right w:val="none" w:sz="0" w:space="0" w:color="auto"/>
      </w:divBdr>
    </w:div>
    <w:div w:id="1939630765">
      <w:bodyDiv w:val="1"/>
      <w:marLeft w:val="0"/>
      <w:marRight w:val="0"/>
      <w:marTop w:val="0"/>
      <w:marBottom w:val="0"/>
      <w:divBdr>
        <w:top w:val="none" w:sz="0" w:space="0" w:color="auto"/>
        <w:left w:val="none" w:sz="0" w:space="0" w:color="auto"/>
        <w:bottom w:val="none" w:sz="0" w:space="0" w:color="auto"/>
        <w:right w:val="none" w:sz="0" w:space="0" w:color="auto"/>
      </w:divBdr>
    </w:div>
    <w:div w:id="194303333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47303839">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1981961347">
      <w:bodyDiv w:val="1"/>
      <w:marLeft w:val="0"/>
      <w:marRight w:val="0"/>
      <w:marTop w:val="0"/>
      <w:marBottom w:val="0"/>
      <w:divBdr>
        <w:top w:val="none" w:sz="0" w:space="0" w:color="auto"/>
        <w:left w:val="none" w:sz="0" w:space="0" w:color="auto"/>
        <w:bottom w:val="none" w:sz="0" w:space="0" w:color="auto"/>
        <w:right w:val="none" w:sz="0" w:space="0" w:color="auto"/>
      </w:divBdr>
    </w:div>
    <w:div w:id="1994874695">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011640521">
      <w:bodyDiv w:val="1"/>
      <w:marLeft w:val="0"/>
      <w:marRight w:val="0"/>
      <w:marTop w:val="0"/>
      <w:marBottom w:val="0"/>
      <w:divBdr>
        <w:top w:val="none" w:sz="0" w:space="0" w:color="auto"/>
        <w:left w:val="none" w:sz="0" w:space="0" w:color="auto"/>
        <w:bottom w:val="none" w:sz="0" w:space="0" w:color="auto"/>
        <w:right w:val="none" w:sz="0" w:space="0" w:color="auto"/>
      </w:divBdr>
    </w:div>
    <w:div w:id="2023316320">
      <w:bodyDiv w:val="1"/>
      <w:marLeft w:val="0"/>
      <w:marRight w:val="0"/>
      <w:marTop w:val="0"/>
      <w:marBottom w:val="0"/>
      <w:divBdr>
        <w:top w:val="none" w:sz="0" w:space="0" w:color="auto"/>
        <w:left w:val="none" w:sz="0" w:space="0" w:color="auto"/>
        <w:bottom w:val="none" w:sz="0" w:space="0" w:color="auto"/>
        <w:right w:val="none" w:sz="0" w:space="0" w:color="auto"/>
      </w:divBdr>
    </w:div>
    <w:div w:id="2029402772">
      <w:bodyDiv w:val="1"/>
      <w:marLeft w:val="0"/>
      <w:marRight w:val="0"/>
      <w:marTop w:val="0"/>
      <w:marBottom w:val="0"/>
      <w:divBdr>
        <w:top w:val="none" w:sz="0" w:space="0" w:color="auto"/>
        <w:left w:val="none" w:sz="0" w:space="0" w:color="auto"/>
        <w:bottom w:val="none" w:sz="0" w:space="0" w:color="auto"/>
        <w:right w:val="none" w:sz="0" w:space="0" w:color="auto"/>
      </w:divBdr>
    </w:div>
    <w:div w:id="2034106655">
      <w:bodyDiv w:val="1"/>
      <w:marLeft w:val="0"/>
      <w:marRight w:val="0"/>
      <w:marTop w:val="0"/>
      <w:marBottom w:val="0"/>
      <w:divBdr>
        <w:top w:val="none" w:sz="0" w:space="0" w:color="auto"/>
        <w:left w:val="none" w:sz="0" w:space="0" w:color="auto"/>
        <w:bottom w:val="none" w:sz="0" w:space="0" w:color="auto"/>
        <w:right w:val="none" w:sz="0" w:space="0" w:color="auto"/>
      </w:divBdr>
    </w:div>
    <w:div w:id="2036885457">
      <w:bodyDiv w:val="1"/>
      <w:marLeft w:val="0"/>
      <w:marRight w:val="0"/>
      <w:marTop w:val="0"/>
      <w:marBottom w:val="0"/>
      <w:divBdr>
        <w:top w:val="none" w:sz="0" w:space="0" w:color="auto"/>
        <w:left w:val="none" w:sz="0" w:space="0" w:color="auto"/>
        <w:bottom w:val="none" w:sz="0" w:space="0" w:color="auto"/>
        <w:right w:val="none" w:sz="0" w:space="0" w:color="auto"/>
      </w:divBdr>
    </w:div>
    <w:div w:id="2043241739">
      <w:bodyDiv w:val="1"/>
      <w:marLeft w:val="0"/>
      <w:marRight w:val="0"/>
      <w:marTop w:val="0"/>
      <w:marBottom w:val="0"/>
      <w:divBdr>
        <w:top w:val="none" w:sz="0" w:space="0" w:color="auto"/>
        <w:left w:val="none" w:sz="0" w:space="0" w:color="auto"/>
        <w:bottom w:val="none" w:sz="0" w:space="0" w:color="auto"/>
        <w:right w:val="none" w:sz="0" w:space="0" w:color="auto"/>
      </w:divBdr>
    </w:div>
    <w:div w:id="2064326214">
      <w:bodyDiv w:val="1"/>
      <w:marLeft w:val="0"/>
      <w:marRight w:val="0"/>
      <w:marTop w:val="0"/>
      <w:marBottom w:val="0"/>
      <w:divBdr>
        <w:top w:val="none" w:sz="0" w:space="0" w:color="auto"/>
        <w:left w:val="none" w:sz="0" w:space="0" w:color="auto"/>
        <w:bottom w:val="none" w:sz="0" w:space="0" w:color="auto"/>
        <w:right w:val="none" w:sz="0" w:space="0" w:color="auto"/>
      </w:divBdr>
    </w:div>
    <w:div w:id="2092005140">
      <w:bodyDiv w:val="1"/>
      <w:marLeft w:val="0"/>
      <w:marRight w:val="0"/>
      <w:marTop w:val="0"/>
      <w:marBottom w:val="0"/>
      <w:divBdr>
        <w:top w:val="none" w:sz="0" w:space="0" w:color="auto"/>
        <w:left w:val="none" w:sz="0" w:space="0" w:color="auto"/>
        <w:bottom w:val="none" w:sz="0" w:space="0" w:color="auto"/>
        <w:right w:val="none" w:sz="0" w:space="0" w:color="auto"/>
      </w:divBdr>
    </w:div>
    <w:div w:id="2094079987">
      <w:bodyDiv w:val="1"/>
      <w:marLeft w:val="0"/>
      <w:marRight w:val="0"/>
      <w:marTop w:val="0"/>
      <w:marBottom w:val="0"/>
      <w:divBdr>
        <w:top w:val="none" w:sz="0" w:space="0" w:color="auto"/>
        <w:left w:val="none" w:sz="0" w:space="0" w:color="auto"/>
        <w:bottom w:val="none" w:sz="0" w:space="0" w:color="auto"/>
        <w:right w:val="none" w:sz="0" w:space="0" w:color="auto"/>
      </w:divBdr>
    </w:div>
    <w:div w:id="2107724751">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43">
      <w:bodyDiv w:val="1"/>
      <w:marLeft w:val="0"/>
      <w:marRight w:val="0"/>
      <w:marTop w:val="0"/>
      <w:marBottom w:val="0"/>
      <w:divBdr>
        <w:top w:val="none" w:sz="0" w:space="0" w:color="auto"/>
        <w:left w:val="none" w:sz="0" w:space="0" w:color="auto"/>
        <w:bottom w:val="none" w:sz="0" w:space="0" w:color="auto"/>
        <w:right w:val="none" w:sz="0" w:space="0" w:color="auto"/>
      </w:divBdr>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package" Target="embeddings/Microsoft_Excel_Worksheet.xlsx"/><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hyperlink" Target="https://www.basketball-referenc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hyperlink" Target="https://www.2kratings.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3.png"/><Relationship Id="rId43"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Dan21</b:Tag>
    <b:SourceType>InternetSite</b:SourceType>
    <b:Guid>{50D33BDD-76AF-A448-858F-BAE7C407CFC8}</b:Guid>
    <b:Author>
      <b:Author>
        <b:NameList>
          <b:Person>
            <b:Last>Feldman</b:Last>
            <b:First>Dan</b:First>
          </b:Person>
        </b:NameList>
      </b:Author>
    </b:Author>
    <b:Title>Daryl Morey says 3-pointers worth too much: ‘It skews the game’</b:Title>
    <b:URL>https://nba.nbcsports.com/2021/04/06/daryl-morey-says-3-pointers-worth-too-much-it-skews-the-game/?partner=MSN</b:URL>
    <b:Year>2021</b:Year>
    <b:YearAccessed>2020</b:YearAccessed>
    <b:MonthAccessed>11</b:MonthAccessed>
    <b:RefOrder>1</b:RefOrder>
  </b:Source>
  <b:Source>
    <b:Tag>unk19</b:Tag>
    <b:SourceType>InternetSite</b:SourceType>
    <b:Guid>{2BB07BC8-47B1-1147-A792-AA8C2F6D2783}</b:Guid>
    <b:Author>
      <b:Author>
        <b:NameList>
          <b:Person>
            <b:Last>Unknow</b:Last>
          </b:Person>
        </b:NameList>
      </b:Author>
    </b:Author>
    <b:Title>The Basketball Movement</b:Title>
    <b:URL>https://thebasketballmovement.com/blog/2019/4/27/what-team-chemistry-means</b:URL>
    <b:Year>2019</b:Year>
    <b:YearAccessed>2020</b:YearAccessed>
    <b:MonthAccessed>11</b:MonthAccessed>
    <b:RefOrder>2</b:RefOrder>
  </b:Source>
  <b:Source>
    <b:Tag>Mic20</b:Tag>
    <b:SourceType>InternetSite</b:SourceType>
    <b:Guid>{A0B8DD16-29C6-1341-8BBE-7A37EE5D8BFD}</b:Guid>
    <b:Author>
      <b:Author>
        <b:NameList>
          <b:Person>
            <b:Last>Pina</b:Last>
            <b:First>Michael</b:First>
          </b:Person>
        </b:NameList>
      </b:Author>
    </b:Author>
    <b:Title>The NBA has a chemistry problem</b:Title>
    <b:URL>https://www.sbnation.com/nba/2020/4/23/21229237/nba-roster-chemistry-free-agency-team-turnover</b:URL>
    <b:Year>2020</b:Year>
    <b:YearAccessed>2020</b:YearAccessed>
    <b:MonthAccessed>12</b:MonthAccessed>
    <b:RefOrder>3</b:RefOrder>
  </b:Source>
  <b:Source>
    <b:Tag>Fiv21</b:Tag>
    <b:SourceType>InternetSite</b:SourceType>
    <b:Guid>{72B1A755-06D9-6945-8E81-B0046647ECD9}</b:Guid>
    <b:Author>
      <b:Author>
        <b:NameList>
          <b:Person>
            <b:Last>FiveThirtyEight</b:Last>
          </b:Person>
        </b:NameList>
      </b:Author>
    </b:Author>
    <b:Title>The Complete History Of The NBA</b:Title>
    <b:URL>https://projects.fivethirtyeight.com/complete-history-of-the-nba/#lakers</b:URL>
    <b:Year>2021</b:Year>
    <b:YearAccessed>2021</b:YearAccessed>
    <b:MonthAccessed>2</b:MonthAccessed>
    <b:RefOrder>4</b:RefOrder>
  </b:Source>
  <b:Source>
    <b:Tag>占位符1</b:Tag>
    <b:SourceType>InternetSite</b:SourceType>
    <b:Guid>{A6DC9D1F-7B94-3A48-B4B4-075E5DFD548D}</b:Guid>
    <b:Author>
      <b:Author>
        <b:NameList>
          <b:Person>
            <b:Last>Ghose</b:Last>
            <b:First>Tia</b:First>
          </b:Person>
        </b:NameList>
      </b:Author>
    </b:Author>
    <b:Title>What is fibonacci Sequence</b:Title>
    <b:URL>https://www.livescience.com/37470-fibonacci-sequence.html</b:URL>
    <b:Year>2019</b:Year>
    <b:YearAccessed>2021</b:YearAccessed>
    <b:MonthAccessed>2</b:MonthAccessed>
    <b:RefOrder>10</b:RefOrder>
  </b:Source>
  <b:Source>
    <b:Tag>Luc18</b:Tag>
    <b:SourceType>InternetSite</b:SourceType>
    <b:Guid>{EFF35DAC-607D-D84B-BFA9-B3B09C48CAB1}</b:Guid>
    <b:Author>
      <b:Author>
        <b:NameList>
          <b:Person>
            <b:Last>Koroleva</b:Last>
            <b:First>Lucya</b:First>
          </b:Person>
        </b:NameList>
      </b:Author>
    </b:Author>
    <b:Title>Memoization. Improving Recursive Solution for Fibonacci Sequence Problem.</b:Title>
    <b:URL>https://medium.com/@nothingisfunny/memoization-improving-recursive-solution-for-fibonacci-sequence-problem-c02dab7a74e5</b:URL>
    <b:Year>2018</b:Year>
    <b:YearAccessed>2020</b:YearAccessed>
    <b:MonthAccessed>2</b:MonthAccessed>
    <b:RefOrder>11</b:RefOrder>
  </b:Source>
  <b:Source>
    <b:Tag>Unk20</b:Tag>
    <b:SourceType>InternetSite</b:SourceType>
    <b:Guid>{C379A6DD-1861-754E-99F5-23D69BD2E298}</b:Guid>
    <b:Author>
      <b:Author>
        <b:NameList>
          <b:Person>
            <b:Last>Unknow</b:Last>
          </b:Person>
        </b:NameList>
      </b:Author>
    </b:Author>
    <b:Title>Calculating PER</b:Title>
    <b:URL>https://www.basketball-reference.com/about/per.html</b:URL>
    <b:YearAccessed>2020</b:YearAccessed>
    <b:MonthAccessed>11</b:MonthAccessed>
    <b:DayAccessed>7</b:DayAccessed>
    <b:RefOrder>5</b:RefOrder>
  </b:Source>
  <b:Source>
    <b:Tag>Zac09</b:Tag>
    <b:SourceType>InternetSite</b:SourceType>
    <b:Guid>{13AAC751-1AB9-3F4B-B744-03F3BDFF6626}</b:Guid>
    <b:Author>
      <b:Author>
        <b:NameList>
          <b:Person>
            <b:Last>Fein</b:Last>
            <b:First>Zach</b:First>
          </b:Person>
        </b:NameList>
      </b:Author>
    </b:Author>
    <b:Title>Cracking the Code: How to Calculate Hollinger's PER Without All the Mess</b:Title>
    <b:URL>https://bleacherreport.com/articles/113144- cracking-the-code-how-to-calculate-hollingers-per-without-all-the-mess</b:URL>
    <b:Year>2009</b:Year>
    <b:YearAccessed>2020</b:YearAccessed>
    <b:MonthAccessed>11</b:MonthAccessed>
    <b:DayAccessed>10</b:DayAccessed>
    <b:RefOrder>12</b:RefOrder>
  </b:Source>
  <b:Source>
    <b:Tag>Gee21</b:Tag>
    <b:SourceType>InternetSite</b:SourceType>
    <b:Guid>{420FF71A-2ABF-3A44-9482-1C3D84B0A66C}</b:Guid>
    <b:Author>
      <b:Author>
        <b:NameList>
          <b:Person>
            <b:Last>Geeks</b:Last>
            <b:First>Geeks</b:First>
            <b:Middle>for</b:Middle>
          </b:Person>
        </b:NameList>
      </b:Author>
    </b:Author>
    <b:Title>Python Tkinter Tutorial</b:Title>
    <b:URL>https://www.geeksforgeeks.org/python-tkinter-tutorial/#:~:text=Tkinter%20is%20the%20most%20commonly%20used%20library%20for,applications%20with%20Tkinter%20becomes%20the%20fastest%20and%20easiest</b:URL>
    <b:Year>2021</b:Year>
    <b:YearAccessed>2021</b:YearAccessed>
    <b:MonthAccessed>3</b:MonthAccessed>
    <b:RefOrder>9</b:RefOrder>
  </b:Source>
  <b:Source>
    <b:Tag>Ope21</b:Tag>
    <b:SourceType>InternetSite</b:SourceType>
    <b:Guid>{D3F032B2-32DE-7249-9E39-5107971EF826}</b:Guid>
    <b:Author>
      <b:Author>
        <b:Corporate>OpenGenus IQ</b:Corporate>
      </b:Author>
    </b:Author>
    <b:Title>Learn Computer Science</b:Title>
    <b:URL>&lt;https://iq.opengenus.org/graph-representation-adjacency-matrix-adjacency-list/</b:URL>
    <b:Year>2021</b:Year>
    <b:YearAccessed>2021</b:YearAccessed>
    <b:MonthAccessed>1</b:MonthAccessed>
    <b:RefOrder>13</b:RefOrder>
  </b:Source>
  <b:Source>
    <b:Tag>BCS19</b:Tag>
    <b:SourceType>InternetSite</b:SourceType>
    <b:Guid>{A5F02E29-3016-294F-877B-CD679999AA83}</b:Guid>
    <b:Author>
      <b:Author>
        <b:Corporate>BCS the Chartered for IT</b:Corporate>
      </b:Author>
    </b:Author>
    <b:Title>BCS COde of Conduct</b:Title>
    <b:URL>https://www.bcs.org</b:URL>
    <b:Year>2019</b:Year>
    <b:YearAccessed>2020</b:YearAccessed>
    <b:MonthAccessed>11</b:MonthAccessed>
    <b:DayAccessed>1</b:DayAccessed>
    <b:RefOrder>6</b:RefOrder>
  </b:Source>
  <b:Source>
    <b:Tag>Sch20</b:Tag>
    <b:SourceType>InternetSite</b:SourceType>
    <b:Guid>{CC256FE2-1924-3240-9CE4-A1275EF84728}</b:Guid>
    <b:Author>
      <b:Author>
        <b:Corporate>School of Engineering and informatics, The university of Sussex</b:Corporate>
      </b:Author>
    </b:Author>
    <b:Title>information for studens</b:Title>
    <b:URL>http://www.sussex.ac.uk/ei/internal/forstudents/informatics/undergraduate/finalyearprojects/i%20nformationforstudents</b:URL>
    <b:Year>2020</b:Year>
    <b:YearAccessed>2020</b:YearAccessed>
    <b:MonthAccessed>11</b:MonthAccessed>
    <b:DayAccessed>2</b:DayAccessed>
    <b:RefOrder>7</b:RefOrder>
  </b:Source>
  <b:Source>
    <b:Tag>Joh10</b:Tag>
    <b:SourceType>InternetSite</b:SourceType>
    <b:Guid>{34BA2C23-B06A-664A-8ECB-C3882D0F8A24}</b:Guid>
    <b:Author>
      <b:Author>
        <b:NameList>
          <b:Person>
            <b:Last>Cook</b:Last>
            <b:First>John</b:First>
            <b:Middle>D.</b:Middle>
          </b:Person>
        </b:NameList>
      </b:Author>
    </b:Author>
    <b:Title>Normal approximation to logistic distribution</b:Title>
    <b:URL>https://www.johndcook.com/blog/2010/05/18/normal-approximation-to-logistic/</b:URL>
    <b:Year>2010</b:Year>
    <b:RefOrder>8</b:RefOrder>
  </b:Source>
  <b:Source>
    <b:Tag>Joh101</b:Tag>
    <b:SourceType>InternetSite</b:SourceType>
    <b:Guid>{10D33486-8400-3F4B-9AEE-A558CA078675}</b:Guid>
    <b:Author>
      <b:Author>
        <b:NameList>
          <b:Person>
            <b:Last>Cook</b:Last>
            <b:First>John</b:First>
            <b:Middle>D.</b:Middle>
          </b:Person>
        </b:NameList>
      </b:Author>
    </b:Author>
    <b:Title>Normal approximation to logistic distribution</b:Title>
    <b:URL>https://www.johndcook.com/blog/2010/05/18/normal-approximation-to-logistic/</b:URL>
    <b:Year>2010</b:Year>
  </b:Source>
</b:Sources>
</file>

<file path=customXml/itemProps1.xml><?xml version="1.0" encoding="utf-8"?>
<ds:datastoreItem xmlns:ds="http://schemas.openxmlformats.org/officeDocument/2006/customXml" ds:itemID="{B6EFFE2D-086B-B045-9F72-1DB7D71E26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54</Pages>
  <Words>11544</Words>
  <Characters>65801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77191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Warrick Roseboom</cp:lastModifiedBy>
  <cp:revision>29</cp:revision>
  <dcterms:created xsi:type="dcterms:W3CDTF">2021-05-03T18:35:00Z</dcterms:created>
  <dcterms:modified xsi:type="dcterms:W3CDTF">2021-05-05T04:05:00Z</dcterms:modified>
</cp:coreProperties>
</file>