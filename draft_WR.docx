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w:hAnsi="Calibri"/>
          <w:szCs w:val="21"/>
        </w:rPr>
        <w:id w:val="1074239208"/>
        <w:docPartObj>
          <w:docPartGallery w:val="Cover Pages"/>
          <w:docPartUnique/>
        </w:docPartObj>
      </w:sdtPr>
      <w:sdtEndPr/>
      <w:sdtContent>
        <w:p w14:paraId="180AA9DB" w14:textId="15029B12" w:rsidR="00355B88" w:rsidRPr="004858DA" w:rsidRDefault="00355B88" w:rsidP="005E221B">
          <w:pPr>
            <w:jc w:val="left"/>
            <w:rPr>
              <w:rFonts w:ascii="Calibri" w:hAnsi="Calibri"/>
              <w:szCs w:val="21"/>
            </w:rPr>
          </w:pPr>
        </w:p>
        <w:p w14:paraId="0BE2825C" w14:textId="05F5AB37" w:rsidR="000F1B12" w:rsidRPr="004858DA" w:rsidRDefault="00355B88" w:rsidP="005E221B">
          <w:pPr>
            <w:widowControl/>
            <w:jc w:val="left"/>
            <w:rPr>
              <w:rFonts w:ascii="Calibri" w:hAnsi="Calibri"/>
              <w:szCs w:val="21"/>
            </w:rPr>
          </w:pPr>
          <w:r w:rsidRPr="004858DA">
            <w:rPr>
              <w:rFonts w:ascii="Calibri" w:hAnsi="Calibri"/>
              <w:noProof/>
              <w:szCs w:val="21"/>
            </w:rPr>
            <mc:AlternateContent>
              <mc:Choice Requires="wps">
                <w:drawing>
                  <wp:anchor distT="0" distB="0" distL="182880" distR="182880" simplePos="0" relativeHeight="251660288" behindDoc="0" locked="0" layoutInCell="1" allowOverlap="1" wp14:anchorId="16787EE7" wp14:editId="27A9342B">
                    <wp:simplePos x="0" y="0"/>
                    <mc:AlternateContent>
                      <mc:Choice Requires="wp14">
                        <wp:positionH relativeFrom="margin">
                          <wp14:pctPosHOffset>7700</wp14:pctPosHOffset>
                        </wp:positionH>
                      </mc:Choice>
                      <mc:Fallback>
                        <wp:positionH relativeFrom="page">
                          <wp:posOffset>1355725</wp:posOffset>
                        </wp:positionH>
                      </mc:Fallback>
                    </mc:AlternateContent>
                    <mc:AlternateContent>
                      <mc:Choice Requires="wp14">
                        <wp:positionV relativeFrom="page">
                          <wp14:pctPosVOffset>54000</wp14:pctPosVOffset>
                        </wp:positionV>
                      </mc:Choice>
                      <mc:Fallback>
                        <wp:positionV relativeFrom="page">
                          <wp:posOffset>5773420</wp:posOffset>
                        </wp:positionV>
                      </mc:Fallback>
                    </mc:AlternateContent>
                    <wp:extent cx="4686300" cy="6720840"/>
                    <wp:effectExtent l="0" t="0" r="10160" b="3810"/>
                    <wp:wrapSquare wrapText="bothSides"/>
                    <wp:docPr id="131" name="文本框 131"/>
                    <wp:cNvGraphicFramePr/>
                    <a:graphic xmlns:a="http://schemas.openxmlformats.org/drawingml/2006/main">
                      <a:graphicData uri="http://schemas.microsoft.com/office/word/2010/wordprocessingShape">
                        <wps:wsp>
                          <wps:cNvSpPr txBox="1"/>
                          <wps:spPr>
                            <a:xfrm>
                              <a:off x="0" y="0"/>
                              <a:ext cx="4686300" cy="67208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9407341" w14:textId="00B1E200" w:rsidR="009C7D07" w:rsidRDefault="00C26B68">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C26B68">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79000</wp14:pctWidth>
                    </wp14:sizeRelH>
                    <wp14:sizeRelV relativeFrom="page">
                      <wp14:pctHeight>35000</wp14:pctHeight>
                    </wp14:sizeRelV>
                  </wp:anchor>
                </w:drawing>
              </mc:Choice>
              <mc:Fallback>
                <w:pict>
                  <v:shapetype w14:anchorId="16787EE7" id="_x0000_t202" coordsize="21600,21600" o:spt="202" path="m,l,21600r21600,l21600,xe">
                    <v:stroke joinstyle="miter"/>
                    <v:path gradientshapeok="t" o:connecttype="rect"/>
                  </v:shapetype>
                  <v:shape id="文本框 131" o:spid="_x0000_s1026" type="#_x0000_t202" style="position:absolute;margin-left:0;margin-top:0;width:369pt;height:529.2pt;z-index:251660288;visibility:visible;mso-wrap-style:square;mso-width-percent:790;mso-height-percent:350;mso-left-percent:77;mso-top-percent:540;mso-wrap-distance-left:14.4pt;mso-wrap-distance-top:0;mso-wrap-distance-right:14.4pt;mso-wrap-distance-bottom:0;mso-position-horizontal-relative:margin;mso-position-vertical-relative:page;mso-width-percent:790;mso-height-percent:350;mso-left-percent:77;mso-top-percent:54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" filled="f" stroked="f" strokeweight=".5pt">
                    <v:textbox style="mso-fit-shape-to-text:t" inset="0,0,0,0">
                      <w:txbxContent>
                        <w:p w14:paraId="39407341" w14:textId="00B1E200" w:rsidR="009C7D07" w:rsidRDefault="00C26B68">
                          <w:pPr>
                            <w:pStyle w:val="NoSpacing"/>
                            <w:spacing w:before="40" w:after="560" w:line="216" w:lineRule="auto"/>
                            <w:rPr>
                              <w:color w:val="4472C4" w:themeColor="accent1"/>
                              <w:sz w:val="72"/>
                              <w:szCs w:val="72"/>
                            </w:rPr>
                          </w:pPr>
                          <w:sdt>
                            <w:sdtPr>
                              <w:rPr>
                                <w:color w:val="4472C4" w:themeColor="accent1"/>
                                <w:sz w:val="72"/>
                                <w:szCs w:val="72"/>
                              </w:rPr>
                              <w:alias w:val="标题"/>
                              <w:tag w:val=""/>
                              <w:id w:val="151731938"/>
                              <w:dataBinding w:prefixMappings="xmlns:ns0='http://purl.org/dc/elements/1.1/' xmlns:ns1='http://schemas.openxmlformats.org/package/2006/metadata/core-properties' " w:xpath="/ns1:coreProperties[1]/ns0:title[1]" w:storeItemID="{6C3C8BC8-F283-45AE-878A-BAB7291924A1}"/>
                              <w:text/>
                            </w:sdtPr>
                            <w:sdtEndPr/>
                            <w:sdtContent>
                              <w:r w:rsidR="009C7D07">
                                <w:rPr>
                                  <w:color w:val="4472C4" w:themeColor="accent1"/>
                                  <w:sz w:val="72"/>
                                  <w:szCs w:val="72"/>
                                </w:rPr>
                                <w:t>Fantasy league legend</w:t>
                              </w:r>
                            </w:sdtContent>
                          </w:sdt>
                        </w:p>
                        <w:p w14:paraId="789254A2" w14:textId="77777777" w:rsidR="009C7D07" w:rsidRDefault="00C26B68">
                          <w:pPr>
                            <w:pStyle w:val="NoSpacing"/>
                            <w:spacing w:before="40" w:after="40"/>
                            <w:rPr>
                              <w:caps/>
                              <w:color w:val="1F4E79" w:themeColor="accent5" w:themeShade="80"/>
                              <w:sz w:val="28"/>
                              <w:szCs w:val="28"/>
                            </w:rPr>
                          </w:pPr>
                          <w:sdt>
                            <w:sdtPr>
                              <w:rPr>
                                <w:caps/>
                                <w:color w:val="1F4E79" w:themeColor="accent5" w:themeShade="80"/>
                                <w:sz w:val="28"/>
                                <w:szCs w:val="28"/>
                              </w:rPr>
                              <w:alias w:val="副标题"/>
                              <w:tag w:val=""/>
                              <w:id w:val="-2090151685"/>
                              <w:showingPlcHdr/>
                              <w:dataBinding w:prefixMappings="xmlns:ns0='http://purl.org/dc/elements/1.1/' xmlns:ns1='http://schemas.openxmlformats.org/package/2006/metadata/core-properties' " w:xpath="/ns1:coreProperties[1]/ns0:subject[1]" w:storeItemID="{6C3C8BC8-F283-45AE-878A-BAB7291924A1}"/>
                              <w:text/>
                            </w:sdtPr>
                            <w:sdtEndPr/>
                            <w:sdtContent>
                              <w:r w:rsidR="009C7D07">
                                <w:rPr>
                                  <w:caps/>
                                  <w:color w:val="1F4E79" w:themeColor="accent5" w:themeShade="80"/>
                                  <w:sz w:val="28"/>
                                  <w:szCs w:val="28"/>
                                  <w:lang w:val="zh-CN"/>
                                </w:rPr>
                                <w:t>[文档副标题]</w:t>
                              </w:r>
                            </w:sdtContent>
                          </w:sdt>
                        </w:p>
                        <w:sdt>
                          <w:sdtPr>
                            <w:rPr>
                              <w:caps/>
                              <w:color w:val="5B9BD5" w:themeColor="accent5"/>
                              <w:sz w:val="24"/>
                              <w:szCs w:val="24"/>
                            </w:rPr>
                            <w:alias w:val="作者"/>
                            <w:tag w:val=""/>
                            <w:id w:val="-1536112409"/>
                            <w:dataBinding w:prefixMappings="xmlns:ns0='http://purl.org/dc/elements/1.1/' xmlns:ns1='http://schemas.openxmlformats.org/package/2006/metadata/core-properties' " w:xpath="/ns1:coreProperties[1]/ns0:creator[1]" w:storeItemID="{6C3C8BC8-F283-45AE-878A-BAB7291924A1}"/>
                            <w:text/>
                          </w:sdtPr>
                          <w:sdtEndPr/>
                          <w:sdtContent>
                            <w:p w14:paraId="20C5CAC2" w14:textId="3E5A373B" w:rsidR="009C7D07" w:rsidRDefault="009C7D07">
                              <w:pPr>
                                <w:pStyle w:val="NoSpacing"/>
                                <w:spacing w:before="80" w:after="40"/>
                                <w:rPr>
                                  <w:caps/>
                                  <w:color w:val="5B9BD5" w:themeColor="accent5"/>
                                  <w:sz w:val="24"/>
                                  <w:szCs w:val="24"/>
                                </w:rPr>
                              </w:pPr>
                              <w:r>
                                <w:rPr>
                                  <w:rFonts w:hint="eastAsia"/>
                                  <w:caps/>
                                  <w:color w:val="5B9BD5" w:themeColor="accent5"/>
                                  <w:sz w:val="24"/>
                                  <w:szCs w:val="24"/>
                                </w:rPr>
                                <w:t>2</w:t>
                              </w:r>
                              <w:r>
                                <w:rPr>
                                  <w:caps/>
                                  <w:color w:val="5B9BD5" w:themeColor="accent5"/>
                                  <w:sz w:val="24"/>
                                  <w:szCs w:val="24"/>
                                </w:rPr>
                                <w:t>15959</w:t>
                              </w:r>
                            </w:p>
                          </w:sdtContent>
                        </w:sdt>
                      </w:txbxContent>
                    </v:textbox>
                    <w10:wrap type="square" anchorx="margin" anchory="page"/>
                  </v:shape>
                </w:pict>
              </mc:Fallback>
            </mc:AlternateContent>
          </w:r>
          <w:r w:rsidRPr="004858DA">
            <w:rPr>
              <w:rFonts w:ascii="Calibri" w:hAnsi="Calibri"/>
              <w:szCs w:val="21"/>
            </w:rPr>
            <w:br w:type="page"/>
          </w:r>
        </w:p>
      </w:sdtContent>
    </w:sdt>
    <w:p w14:paraId="471206DF" w14:textId="5899C7B0" w:rsidR="00B963A9" w:rsidRPr="004858DA" w:rsidRDefault="008B31D6" w:rsidP="005E221B">
      <w:pPr>
        <w:jc w:val="left"/>
        <w:rPr>
          <w:rFonts w:ascii="Calibri" w:hAnsi="Calibri"/>
          <w:szCs w:val="21"/>
        </w:rPr>
      </w:pPr>
      <w:r w:rsidRPr="004858DA">
        <w:rPr>
          <w:rFonts w:ascii="Calibri" w:hAnsi="Calibri"/>
          <w:szCs w:val="21"/>
        </w:rPr>
        <w:lastRenderedPageBreak/>
        <w:t>Table of conte</w:t>
      </w:r>
      <w:r w:rsidR="00445C1B" w:rsidRPr="004858DA">
        <w:rPr>
          <w:rFonts w:ascii="Calibri" w:hAnsi="Calibri"/>
          <w:szCs w:val="21"/>
        </w:rPr>
        <w:t>nt</w:t>
      </w:r>
    </w:p>
    <w:sdt>
      <w:sdtPr>
        <w:rPr>
          <w:rFonts w:ascii="Calibri" w:eastAsiaTheme="minorEastAsia" w:hAnsi="Calibri" w:cstheme="minorBidi"/>
          <w:color w:val="auto"/>
          <w:kern w:val="2"/>
          <w:sz w:val="21"/>
          <w:szCs w:val="21"/>
          <w:lang w:val="zh-CN"/>
        </w:rPr>
        <w:id w:val="-854491385"/>
        <w:docPartObj>
          <w:docPartGallery w:val="Table of Contents"/>
          <w:docPartUnique/>
        </w:docPartObj>
      </w:sdtPr>
      <w:sdtEndPr>
        <w:rPr>
          <w:b/>
          <w:bCs/>
        </w:rPr>
      </w:sdtEndPr>
      <w:sdtContent>
        <w:p w14:paraId="199E7999" w14:textId="486E8944" w:rsidR="00B963A9" w:rsidRPr="004858DA" w:rsidRDefault="00445C1B" w:rsidP="005E221B">
          <w:pPr>
            <w:pStyle w:val="TOCHeading"/>
            <w:rPr>
              <w:rFonts w:ascii="Calibri" w:hAnsi="Calibri"/>
              <w:sz w:val="21"/>
              <w:szCs w:val="21"/>
            </w:rPr>
          </w:pPr>
          <w:r w:rsidRPr="004858DA">
            <w:rPr>
              <w:rFonts w:ascii="Calibri" w:hAnsi="Calibri"/>
              <w:sz w:val="21"/>
              <w:szCs w:val="21"/>
            </w:rPr>
            <w:t>Table of content</w:t>
          </w:r>
        </w:p>
        <w:p w14:paraId="53EA3ADC" w14:textId="0C57A3E3" w:rsidR="00FF4CB8" w:rsidRDefault="00B963A9">
          <w:pPr>
            <w:pStyle w:val="TOC1"/>
            <w:tabs>
              <w:tab w:val="right" w:leader="dot" w:pos="9016"/>
            </w:tabs>
            <w:rPr>
              <w:noProof/>
              <w:szCs w:val="24"/>
            </w:rPr>
          </w:pPr>
          <w:r w:rsidRPr="004858DA">
            <w:rPr>
              <w:rFonts w:ascii="Calibri" w:hAnsi="Calibri"/>
              <w:szCs w:val="21"/>
            </w:rPr>
            <w:fldChar w:fldCharType="begin"/>
          </w:r>
          <w:r w:rsidRPr="004858DA">
            <w:rPr>
              <w:rFonts w:ascii="Calibri" w:hAnsi="Calibri"/>
              <w:szCs w:val="21"/>
            </w:rPr>
            <w:instrText xml:space="preserve"> TOC \o "1-3" \h \z \u </w:instrText>
          </w:r>
          <w:r w:rsidRPr="004858DA">
            <w:rPr>
              <w:rFonts w:ascii="Calibri" w:hAnsi="Calibri"/>
              <w:szCs w:val="21"/>
            </w:rPr>
            <w:fldChar w:fldCharType="separate"/>
          </w:r>
          <w:hyperlink w:anchor="_Toc69055106" w:history="1">
            <w:r w:rsidR="00FF4CB8" w:rsidRPr="002F5F6B">
              <w:rPr>
                <w:rStyle w:val="Hyperlink"/>
                <w:rFonts w:ascii="Calibri" w:hAnsi="Calibri"/>
                <w:noProof/>
              </w:rPr>
              <w:t>1 introduction</w:t>
            </w:r>
            <w:r w:rsidR="00FF4CB8">
              <w:rPr>
                <w:noProof/>
                <w:webHidden/>
              </w:rPr>
              <w:tab/>
            </w:r>
            <w:r w:rsidR="00FF4CB8">
              <w:rPr>
                <w:noProof/>
                <w:webHidden/>
              </w:rPr>
              <w:fldChar w:fldCharType="begin"/>
            </w:r>
            <w:r w:rsidR="00FF4CB8">
              <w:rPr>
                <w:noProof/>
                <w:webHidden/>
              </w:rPr>
              <w:instrText xml:space="preserve"> PAGEREF _Toc69055106 \h </w:instrText>
            </w:r>
            <w:r w:rsidR="00FF4CB8">
              <w:rPr>
                <w:noProof/>
                <w:webHidden/>
              </w:rPr>
            </w:r>
            <w:r w:rsidR="00FF4CB8">
              <w:rPr>
                <w:noProof/>
                <w:webHidden/>
              </w:rPr>
              <w:fldChar w:fldCharType="separate"/>
            </w:r>
            <w:r w:rsidR="00FF4CB8">
              <w:rPr>
                <w:noProof/>
                <w:webHidden/>
              </w:rPr>
              <w:t>2</w:t>
            </w:r>
            <w:r w:rsidR="00FF4CB8">
              <w:rPr>
                <w:noProof/>
                <w:webHidden/>
              </w:rPr>
              <w:fldChar w:fldCharType="end"/>
            </w:r>
          </w:hyperlink>
        </w:p>
        <w:p w14:paraId="5BE0ECFA" w14:textId="542B0081" w:rsidR="00FF4CB8" w:rsidRDefault="00C26B68">
          <w:pPr>
            <w:pStyle w:val="TOC1"/>
            <w:tabs>
              <w:tab w:val="right" w:leader="dot" w:pos="9016"/>
            </w:tabs>
            <w:rPr>
              <w:noProof/>
              <w:szCs w:val="24"/>
            </w:rPr>
          </w:pPr>
          <w:hyperlink w:anchor="_Toc69055107" w:history="1">
            <w:r w:rsidR="00FF4CB8" w:rsidRPr="002F5F6B">
              <w:rPr>
                <w:rStyle w:val="Hyperlink"/>
                <w:noProof/>
              </w:rPr>
              <w:t>2.background research</w:t>
            </w:r>
            <w:r w:rsidR="00FF4CB8">
              <w:rPr>
                <w:noProof/>
                <w:webHidden/>
              </w:rPr>
              <w:tab/>
            </w:r>
            <w:r w:rsidR="00FF4CB8">
              <w:rPr>
                <w:noProof/>
                <w:webHidden/>
              </w:rPr>
              <w:fldChar w:fldCharType="begin"/>
            </w:r>
            <w:r w:rsidR="00FF4CB8">
              <w:rPr>
                <w:noProof/>
                <w:webHidden/>
              </w:rPr>
              <w:instrText xml:space="preserve"> PAGEREF _Toc69055107 \h </w:instrText>
            </w:r>
            <w:r w:rsidR="00FF4CB8">
              <w:rPr>
                <w:noProof/>
                <w:webHidden/>
              </w:rPr>
            </w:r>
            <w:r w:rsidR="00FF4CB8">
              <w:rPr>
                <w:noProof/>
                <w:webHidden/>
              </w:rPr>
              <w:fldChar w:fldCharType="separate"/>
            </w:r>
            <w:r w:rsidR="00FF4CB8">
              <w:rPr>
                <w:noProof/>
                <w:webHidden/>
              </w:rPr>
              <w:t>4</w:t>
            </w:r>
            <w:r w:rsidR="00FF4CB8">
              <w:rPr>
                <w:noProof/>
                <w:webHidden/>
              </w:rPr>
              <w:fldChar w:fldCharType="end"/>
            </w:r>
          </w:hyperlink>
        </w:p>
        <w:p w14:paraId="5EF0119A" w14:textId="7F0CF8CE" w:rsidR="00FF4CB8" w:rsidRDefault="00C26B68">
          <w:pPr>
            <w:pStyle w:val="TOC2"/>
            <w:tabs>
              <w:tab w:val="right" w:leader="dot" w:pos="9016"/>
            </w:tabs>
            <w:rPr>
              <w:noProof/>
              <w:szCs w:val="24"/>
            </w:rPr>
          </w:pPr>
          <w:hyperlink w:anchor="_Toc69055108" w:history="1">
            <w:r w:rsidR="00FF4CB8" w:rsidRPr="002F5F6B">
              <w:rPr>
                <w:rStyle w:val="Hyperlink"/>
                <w:noProof/>
              </w:rPr>
              <w:t>The team Elo rating system</w:t>
            </w:r>
            <w:r w:rsidR="00FF4CB8">
              <w:rPr>
                <w:noProof/>
                <w:webHidden/>
              </w:rPr>
              <w:tab/>
            </w:r>
            <w:r w:rsidR="00FF4CB8">
              <w:rPr>
                <w:noProof/>
                <w:webHidden/>
              </w:rPr>
              <w:fldChar w:fldCharType="begin"/>
            </w:r>
            <w:r w:rsidR="00FF4CB8">
              <w:rPr>
                <w:noProof/>
                <w:webHidden/>
              </w:rPr>
              <w:instrText xml:space="preserve"> PAGEREF _Toc69055108 \h </w:instrText>
            </w:r>
            <w:r w:rsidR="00FF4CB8">
              <w:rPr>
                <w:noProof/>
                <w:webHidden/>
              </w:rPr>
            </w:r>
            <w:r w:rsidR="00FF4CB8">
              <w:rPr>
                <w:noProof/>
                <w:webHidden/>
              </w:rPr>
              <w:fldChar w:fldCharType="separate"/>
            </w:r>
            <w:r w:rsidR="00FF4CB8">
              <w:rPr>
                <w:noProof/>
                <w:webHidden/>
              </w:rPr>
              <w:t>4</w:t>
            </w:r>
            <w:r w:rsidR="00FF4CB8">
              <w:rPr>
                <w:noProof/>
                <w:webHidden/>
              </w:rPr>
              <w:fldChar w:fldCharType="end"/>
            </w:r>
          </w:hyperlink>
        </w:p>
        <w:p w14:paraId="3AE03888" w14:textId="7A326117" w:rsidR="00FF4CB8" w:rsidRDefault="00C26B68">
          <w:pPr>
            <w:pStyle w:val="TOC2"/>
            <w:tabs>
              <w:tab w:val="right" w:leader="dot" w:pos="9016"/>
            </w:tabs>
            <w:rPr>
              <w:noProof/>
              <w:szCs w:val="24"/>
            </w:rPr>
          </w:pPr>
          <w:hyperlink w:anchor="_Toc69055109" w:history="1">
            <w:r w:rsidR="00FF4CB8" w:rsidRPr="002F5F6B">
              <w:rPr>
                <w:rStyle w:val="Hyperlink"/>
                <w:noProof/>
              </w:rPr>
              <w:t>Fibonacci sequence</w:t>
            </w:r>
            <w:r w:rsidR="00FF4CB8" w:rsidRPr="002F5F6B">
              <w:rPr>
                <w:rStyle w:val="Hyperlink"/>
                <w:noProof/>
                <w:kern w:val="44"/>
              </w:rPr>
              <w:t xml:space="preserve"> [4]</w:t>
            </w:r>
            <w:r w:rsidR="00FF4CB8">
              <w:rPr>
                <w:noProof/>
                <w:webHidden/>
              </w:rPr>
              <w:tab/>
            </w:r>
            <w:r w:rsidR="00FF4CB8">
              <w:rPr>
                <w:noProof/>
                <w:webHidden/>
              </w:rPr>
              <w:fldChar w:fldCharType="begin"/>
            </w:r>
            <w:r w:rsidR="00FF4CB8">
              <w:rPr>
                <w:noProof/>
                <w:webHidden/>
              </w:rPr>
              <w:instrText xml:space="preserve"> PAGEREF _Toc69055109 \h </w:instrText>
            </w:r>
            <w:r w:rsidR="00FF4CB8">
              <w:rPr>
                <w:noProof/>
                <w:webHidden/>
              </w:rPr>
            </w:r>
            <w:r w:rsidR="00FF4CB8">
              <w:rPr>
                <w:noProof/>
                <w:webHidden/>
              </w:rPr>
              <w:fldChar w:fldCharType="separate"/>
            </w:r>
            <w:r w:rsidR="00FF4CB8">
              <w:rPr>
                <w:noProof/>
                <w:webHidden/>
              </w:rPr>
              <w:t>5</w:t>
            </w:r>
            <w:r w:rsidR="00FF4CB8">
              <w:rPr>
                <w:noProof/>
                <w:webHidden/>
              </w:rPr>
              <w:fldChar w:fldCharType="end"/>
            </w:r>
          </w:hyperlink>
        </w:p>
        <w:p w14:paraId="46E58F59" w14:textId="6F8A7E9A" w:rsidR="00FF4CB8" w:rsidRDefault="00C26B68">
          <w:pPr>
            <w:pStyle w:val="TOC2"/>
            <w:tabs>
              <w:tab w:val="right" w:leader="dot" w:pos="9016"/>
            </w:tabs>
            <w:rPr>
              <w:noProof/>
              <w:szCs w:val="24"/>
            </w:rPr>
          </w:pPr>
          <w:hyperlink w:anchor="_Toc69055110" w:history="1">
            <w:r w:rsidR="00FF4CB8" w:rsidRPr="002F5F6B">
              <w:rPr>
                <w:rStyle w:val="Hyperlink"/>
                <w:noProof/>
              </w:rPr>
              <w:t>Memorization [5]</w:t>
            </w:r>
            <w:r w:rsidR="00FF4CB8">
              <w:rPr>
                <w:noProof/>
                <w:webHidden/>
              </w:rPr>
              <w:tab/>
            </w:r>
            <w:r w:rsidR="00FF4CB8">
              <w:rPr>
                <w:noProof/>
                <w:webHidden/>
              </w:rPr>
              <w:fldChar w:fldCharType="begin"/>
            </w:r>
            <w:r w:rsidR="00FF4CB8">
              <w:rPr>
                <w:noProof/>
                <w:webHidden/>
              </w:rPr>
              <w:instrText xml:space="preserve"> PAGEREF _Toc69055110 \h </w:instrText>
            </w:r>
            <w:r w:rsidR="00FF4CB8">
              <w:rPr>
                <w:noProof/>
                <w:webHidden/>
              </w:rPr>
            </w:r>
            <w:r w:rsidR="00FF4CB8">
              <w:rPr>
                <w:noProof/>
                <w:webHidden/>
              </w:rPr>
              <w:fldChar w:fldCharType="separate"/>
            </w:r>
            <w:r w:rsidR="00FF4CB8">
              <w:rPr>
                <w:noProof/>
                <w:webHidden/>
              </w:rPr>
              <w:t>6</w:t>
            </w:r>
            <w:r w:rsidR="00FF4CB8">
              <w:rPr>
                <w:noProof/>
                <w:webHidden/>
              </w:rPr>
              <w:fldChar w:fldCharType="end"/>
            </w:r>
          </w:hyperlink>
        </w:p>
        <w:p w14:paraId="6FB93048" w14:textId="1B0D7B14" w:rsidR="00FF4CB8" w:rsidRDefault="00C26B68">
          <w:pPr>
            <w:pStyle w:val="TOC2"/>
            <w:tabs>
              <w:tab w:val="right" w:leader="dot" w:pos="9016"/>
            </w:tabs>
            <w:rPr>
              <w:noProof/>
              <w:szCs w:val="24"/>
            </w:rPr>
          </w:pPr>
          <w:hyperlink w:anchor="_Toc69055111" w:history="1">
            <w:r w:rsidR="00FF4CB8" w:rsidRPr="002F5F6B">
              <w:rPr>
                <w:rStyle w:val="Hyperlink"/>
                <w:noProof/>
              </w:rPr>
              <w:t>Per(Player Efficiency Rating) [6]</w:t>
            </w:r>
            <w:r w:rsidR="00FF4CB8">
              <w:rPr>
                <w:noProof/>
                <w:webHidden/>
              </w:rPr>
              <w:tab/>
            </w:r>
            <w:r w:rsidR="00FF4CB8">
              <w:rPr>
                <w:noProof/>
                <w:webHidden/>
              </w:rPr>
              <w:fldChar w:fldCharType="begin"/>
            </w:r>
            <w:r w:rsidR="00FF4CB8">
              <w:rPr>
                <w:noProof/>
                <w:webHidden/>
              </w:rPr>
              <w:instrText xml:space="preserve"> PAGEREF _Toc69055111 \h </w:instrText>
            </w:r>
            <w:r w:rsidR="00FF4CB8">
              <w:rPr>
                <w:noProof/>
                <w:webHidden/>
              </w:rPr>
            </w:r>
            <w:r w:rsidR="00FF4CB8">
              <w:rPr>
                <w:noProof/>
                <w:webHidden/>
              </w:rPr>
              <w:fldChar w:fldCharType="separate"/>
            </w:r>
            <w:r w:rsidR="00FF4CB8">
              <w:rPr>
                <w:noProof/>
                <w:webHidden/>
              </w:rPr>
              <w:t>6</w:t>
            </w:r>
            <w:r w:rsidR="00FF4CB8">
              <w:rPr>
                <w:noProof/>
                <w:webHidden/>
              </w:rPr>
              <w:fldChar w:fldCharType="end"/>
            </w:r>
          </w:hyperlink>
        </w:p>
        <w:p w14:paraId="2E7E2A07" w14:textId="604CC787" w:rsidR="00FF4CB8" w:rsidRDefault="00C26B68">
          <w:pPr>
            <w:pStyle w:val="TOC1"/>
            <w:tabs>
              <w:tab w:val="right" w:leader="dot" w:pos="9016"/>
            </w:tabs>
            <w:rPr>
              <w:noProof/>
              <w:szCs w:val="24"/>
            </w:rPr>
          </w:pPr>
          <w:hyperlink w:anchor="_Toc69055112" w:history="1">
            <w:r w:rsidR="00FF4CB8" w:rsidRPr="002F5F6B">
              <w:rPr>
                <w:rStyle w:val="Hyperlink"/>
                <w:rFonts w:ascii="Calibri" w:hAnsi="Calibri"/>
                <w:noProof/>
              </w:rPr>
              <w:t>3.professional considerations</w:t>
            </w:r>
            <w:r w:rsidR="00FF4CB8">
              <w:rPr>
                <w:noProof/>
                <w:webHidden/>
              </w:rPr>
              <w:tab/>
            </w:r>
            <w:r w:rsidR="00FF4CB8">
              <w:rPr>
                <w:noProof/>
                <w:webHidden/>
              </w:rPr>
              <w:fldChar w:fldCharType="begin"/>
            </w:r>
            <w:r w:rsidR="00FF4CB8">
              <w:rPr>
                <w:noProof/>
                <w:webHidden/>
              </w:rPr>
              <w:instrText xml:space="preserve"> PAGEREF _Toc69055112 \h </w:instrText>
            </w:r>
            <w:r w:rsidR="00FF4CB8">
              <w:rPr>
                <w:noProof/>
                <w:webHidden/>
              </w:rPr>
            </w:r>
            <w:r w:rsidR="00FF4CB8">
              <w:rPr>
                <w:noProof/>
                <w:webHidden/>
              </w:rPr>
              <w:fldChar w:fldCharType="separate"/>
            </w:r>
            <w:r w:rsidR="00FF4CB8">
              <w:rPr>
                <w:noProof/>
                <w:webHidden/>
              </w:rPr>
              <w:t>7</w:t>
            </w:r>
            <w:r w:rsidR="00FF4CB8">
              <w:rPr>
                <w:noProof/>
                <w:webHidden/>
              </w:rPr>
              <w:fldChar w:fldCharType="end"/>
            </w:r>
          </w:hyperlink>
        </w:p>
        <w:p w14:paraId="391F095D" w14:textId="619C65BA" w:rsidR="00FF4CB8" w:rsidRDefault="00C26B68">
          <w:pPr>
            <w:pStyle w:val="TOC1"/>
            <w:tabs>
              <w:tab w:val="right" w:leader="dot" w:pos="9016"/>
            </w:tabs>
            <w:rPr>
              <w:noProof/>
              <w:szCs w:val="24"/>
            </w:rPr>
          </w:pPr>
          <w:hyperlink w:anchor="_Toc69055113" w:history="1">
            <w:r w:rsidR="00FF4CB8" w:rsidRPr="002F5F6B">
              <w:rPr>
                <w:rStyle w:val="Hyperlink"/>
                <w:rFonts w:ascii="Calibri" w:hAnsi="Calibri"/>
                <w:noProof/>
              </w:rPr>
              <w:t>4.requirement analysis</w:t>
            </w:r>
            <w:r w:rsidR="00FF4CB8">
              <w:rPr>
                <w:noProof/>
                <w:webHidden/>
              </w:rPr>
              <w:tab/>
            </w:r>
            <w:r w:rsidR="00FF4CB8">
              <w:rPr>
                <w:noProof/>
                <w:webHidden/>
              </w:rPr>
              <w:fldChar w:fldCharType="begin"/>
            </w:r>
            <w:r w:rsidR="00FF4CB8">
              <w:rPr>
                <w:noProof/>
                <w:webHidden/>
              </w:rPr>
              <w:instrText xml:space="preserve"> PAGEREF _Toc69055113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76B6FED0" w14:textId="49B9C7F4" w:rsidR="00FF4CB8" w:rsidRDefault="00C26B68">
          <w:pPr>
            <w:pStyle w:val="TOC2"/>
            <w:tabs>
              <w:tab w:val="right" w:leader="dot" w:pos="9016"/>
            </w:tabs>
            <w:rPr>
              <w:noProof/>
              <w:szCs w:val="24"/>
            </w:rPr>
          </w:pPr>
          <w:hyperlink w:anchor="_Toc69055114" w:history="1">
            <w:r w:rsidR="00FF4CB8" w:rsidRPr="002F5F6B">
              <w:rPr>
                <w:rStyle w:val="Hyperlink"/>
                <w:noProof/>
              </w:rPr>
              <w:t>Functional requirements</w:t>
            </w:r>
            <w:r w:rsidR="00FF4CB8">
              <w:rPr>
                <w:noProof/>
                <w:webHidden/>
              </w:rPr>
              <w:tab/>
            </w:r>
            <w:r w:rsidR="00FF4CB8">
              <w:rPr>
                <w:noProof/>
                <w:webHidden/>
              </w:rPr>
              <w:fldChar w:fldCharType="begin"/>
            </w:r>
            <w:r w:rsidR="00FF4CB8">
              <w:rPr>
                <w:noProof/>
                <w:webHidden/>
              </w:rPr>
              <w:instrText xml:space="preserve"> PAGEREF _Toc69055114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655A5D15" w14:textId="07D09C5F" w:rsidR="00FF4CB8" w:rsidRDefault="00C26B68">
          <w:pPr>
            <w:pStyle w:val="TOC2"/>
            <w:tabs>
              <w:tab w:val="right" w:leader="dot" w:pos="9016"/>
            </w:tabs>
            <w:rPr>
              <w:noProof/>
              <w:szCs w:val="24"/>
            </w:rPr>
          </w:pPr>
          <w:hyperlink w:anchor="_Toc69055115" w:history="1">
            <w:r w:rsidR="00FF4CB8" w:rsidRPr="002F5F6B">
              <w:rPr>
                <w:rStyle w:val="Hyperlink"/>
                <w:noProof/>
              </w:rPr>
              <w:t>Non-functional requirements</w:t>
            </w:r>
            <w:r w:rsidR="00FF4CB8">
              <w:rPr>
                <w:noProof/>
                <w:webHidden/>
              </w:rPr>
              <w:tab/>
            </w:r>
            <w:r w:rsidR="00FF4CB8">
              <w:rPr>
                <w:noProof/>
                <w:webHidden/>
              </w:rPr>
              <w:fldChar w:fldCharType="begin"/>
            </w:r>
            <w:r w:rsidR="00FF4CB8">
              <w:rPr>
                <w:noProof/>
                <w:webHidden/>
              </w:rPr>
              <w:instrText xml:space="preserve"> PAGEREF _Toc69055115 \h </w:instrText>
            </w:r>
            <w:r w:rsidR="00FF4CB8">
              <w:rPr>
                <w:noProof/>
                <w:webHidden/>
              </w:rPr>
            </w:r>
            <w:r w:rsidR="00FF4CB8">
              <w:rPr>
                <w:noProof/>
                <w:webHidden/>
              </w:rPr>
              <w:fldChar w:fldCharType="separate"/>
            </w:r>
            <w:r w:rsidR="00FF4CB8">
              <w:rPr>
                <w:noProof/>
                <w:webHidden/>
              </w:rPr>
              <w:t>9</w:t>
            </w:r>
            <w:r w:rsidR="00FF4CB8">
              <w:rPr>
                <w:noProof/>
                <w:webHidden/>
              </w:rPr>
              <w:fldChar w:fldCharType="end"/>
            </w:r>
          </w:hyperlink>
        </w:p>
        <w:p w14:paraId="56B1E1A5" w14:textId="23407669" w:rsidR="00FF4CB8" w:rsidRDefault="00C26B68">
          <w:pPr>
            <w:pStyle w:val="TOC1"/>
            <w:tabs>
              <w:tab w:val="right" w:leader="dot" w:pos="9016"/>
            </w:tabs>
            <w:rPr>
              <w:noProof/>
              <w:szCs w:val="24"/>
            </w:rPr>
          </w:pPr>
          <w:hyperlink w:anchor="_Toc69055116" w:history="1">
            <w:r w:rsidR="00FF4CB8" w:rsidRPr="002F5F6B">
              <w:rPr>
                <w:rStyle w:val="Hyperlink"/>
                <w:noProof/>
              </w:rPr>
              <w:t>5.system design</w:t>
            </w:r>
            <w:r w:rsidR="00FF4CB8">
              <w:rPr>
                <w:noProof/>
                <w:webHidden/>
              </w:rPr>
              <w:tab/>
            </w:r>
            <w:r w:rsidR="00FF4CB8">
              <w:rPr>
                <w:noProof/>
                <w:webHidden/>
              </w:rPr>
              <w:fldChar w:fldCharType="begin"/>
            </w:r>
            <w:r w:rsidR="00FF4CB8">
              <w:rPr>
                <w:noProof/>
                <w:webHidden/>
              </w:rPr>
              <w:instrText xml:space="preserve"> PAGEREF _Toc69055116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012A49D1" w14:textId="1438ABF7" w:rsidR="00FF4CB8" w:rsidRDefault="00C26B68">
          <w:pPr>
            <w:pStyle w:val="TOC2"/>
            <w:tabs>
              <w:tab w:val="right" w:leader="dot" w:pos="9016"/>
            </w:tabs>
            <w:rPr>
              <w:noProof/>
              <w:szCs w:val="24"/>
            </w:rPr>
          </w:pPr>
          <w:hyperlink w:anchor="_Toc69055117" w:history="1">
            <w:r w:rsidR="00FF4CB8" w:rsidRPr="002F5F6B">
              <w:rPr>
                <w:rStyle w:val="Hyperlink"/>
                <w:noProof/>
              </w:rPr>
              <w:t>5.1 learning objectives</w:t>
            </w:r>
            <w:r w:rsidR="00FF4CB8">
              <w:rPr>
                <w:noProof/>
                <w:webHidden/>
              </w:rPr>
              <w:tab/>
            </w:r>
            <w:r w:rsidR="00FF4CB8">
              <w:rPr>
                <w:noProof/>
                <w:webHidden/>
              </w:rPr>
              <w:fldChar w:fldCharType="begin"/>
            </w:r>
            <w:r w:rsidR="00FF4CB8">
              <w:rPr>
                <w:noProof/>
                <w:webHidden/>
              </w:rPr>
              <w:instrText xml:space="preserve"> PAGEREF _Toc69055117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4E5E865B" w14:textId="4B176A0C" w:rsidR="00FF4CB8" w:rsidRDefault="00C26B68">
          <w:pPr>
            <w:pStyle w:val="TOC3"/>
            <w:tabs>
              <w:tab w:val="right" w:leader="dot" w:pos="9016"/>
            </w:tabs>
            <w:rPr>
              <w:noProof/>
              <w:szCs w:val="24"/>
            </w:rPr>
          </w:pPr>
          <w:hyperlink w:anchor="_Toc69055118" w:history="1">
            <w:r w:rsidR="00FF4CB8" w:rsidRPr="002F5F6B">
              <w:rPr>
                <w:rStyle w:val="Hyperlink"/>
                <w:noProof/>
              </w:rPr>
              <w:t>Modules</w:t>
            </w:r>
            <w:r w:rsidR="00FF4CB8">
              <w:rPr>
                <w:noProof/>
                <w:webHidden/>
              </w:rPr>
              <w:tab/>
            </w:r>
            <w:r w:rsidR="00FF4CB8">
              <w:rPr>
                <w:noProof/>
                <w:webHidden/>
              </w:rPr>
              <w:fldChar w:fldCharType="begin"/>
            </w:r>
            <w:r w:rsidR="00FF4CB8">
              <w:rPr>
                <w:noProof/>
                <w:webHidden/>
              </w:rPr>
              <w:instrText xml:space="preserve"> PAGEREF _Toc69055118 \h </w:instrText>
            </w:r>
            <w:r w:rsidR="00FF4CB8">
              <w:rPr>
                <w:noProof/>
                <w:webHidden/>
              </w:rPr>
            </w:r>
            <w:r w:rsidR="00FF4CB8">
              <w:rPr>
                <w:noProof/>
                <w:webHidden/>
              </w:rPr>
              <w:fldChar w:fldCharType="separate"/>
            </w:r>
            <w:r w:rsidR="00FF4CB8">
              <w:rPr>
                <w:noProof/>
                <w:webHidden/>
              </w:rPr>
              <w:t>10</w:t>
            </w:r>
            <w:r w:rsidR="00FF4CB8">
              <w:rPr>
                <w:noProof/>
                <w:webHidden/>
              </w:rPr>
              <w:fldChar w:fldCharType="end"/>
            </w:r>
          </w:hyperlink>
        </w:p>
        <w:p w14:paraId="1B552A14" w14:textId="574BEAB0" w:rsidR="00FF4CB8" w:rsidRDefault="00C26B68">
          <w:pPr>
            <w:pStyle w:val="TOC3"/>
            <w:tabs>
              <w:tab w:val="right" w:leader="dot" w:pos="9016"/>
            </w:tabs>
            <w:rPr>
              <w:noProof/>
              <w:szCs w:val="24"/>
            </w:rPr>
          </w:pPr>
          <w:hyperlink w:anchor="_Toc69055119" w:history="1">
            <w:r w:rsidR="00FF4CB8" w:rsidRPr="002F5F6B">
              <w:rPr>
                <w:rStyle w:val="Hyperlink"/>
                <w:noProof/>
              </w:rPr>
              <w:t>Modelling team chemistry</w:t>
            </w:r>
            <w:r w:rsidR="00FF4CB8">
              <w:rPr>
                <w:noProof/>
                <w:webHidden/>
              </w:rPr>
              <w:tab/>
            </w:r>
            <w:r w:rsidR="00FF4CB8">
              <w:rPr>
                <w:noProof/>
                <w:webHidden/>
              </w:rPr>
              <w:fldChar w:fldCharType="begin"/>
            </w:r>
            <w:r w:rsidR="00FF4CB8">
              <w:rPr>
                <w:noProof/>
                <w:webHidden/>
              </w:rPr>
              <w:instrText xml:space="preserve"> PAGEREF _Toc69055119 \h </w:instrText>
            </w:r>
            <w:r w:rsidR="00FF4CB8">
              <w:rPr>
                <w:noProof/>
                <w:webHidden/>
              </w:rPr>
            </w:r>
            <w:r w:rsidR="00FF4CB8">
              <w:rPr>
                <w:noProof/>
                <w:webHidden/>
              </w:rPr>
              <w:fldChar w:fldCharType="separate"/>
            </w:r>
            <w:r w:rsidR="00FF4CB8">
              <w:rPr>
                <w:noProof/>
                <w:webHidden/>
              </w:rPr>
              <w:t>11</w:t>
            </w:r>
            <w:r w:rsidR="00FF4CB8">
              <w:rPr>
                <w:noProof/>
                <w:webHidden/>
              </w:rPr>
              <w:fldChar w:fldCharType="end"/>
            </w:r>
          </w:hyperlink>
        </w:p>
        <w:p w14:paraId="2D3BF81D" w14:textId="6E2E5F48" w:rsidR="00FF4CB8" w:rsidRDefault="00C26B68">
          <w:pPr>
            <w:pStyle w:val="TOC3"/>
            <w:tabs>
              <w:tab w:val="right" w:leader="dot" w:pos="9016"/>
            </w:tabs>
            <w:rPr>
              <w:noProof/>
              <w:szCs w:val="24"/>
            </w:rPr>
          </w:pPr>
          <w:hyperlink w:anchor="_Toc69055120" w:history="1">
            <w:r w:rsidR="00FF4CB8" w:rsidRPr="002F5F6B">
              <w:rPr>
                <w:rStyle w:val="Hyperlink"/>
                <w:noProof/>
              </w:rPr>
              <w:t>The function to calculate the strength of groups of players</w:t>
            </w:r>
            <w:r w:rsidR="00FF4CB8">
              <w:rPr>
                <w:noProof/>
                <w:webHidden/>
              </w:rPr>
              <w:tab/>
            </w:r>
            <w:r w:rsidR="00FF4CB8">
              <w:rPr>
                <w:noProof/>
                <w:webHidden/>
              </w:rPr>
              <w:fldChar w:fldCharType="begin"/>
            </w:r>
            <w:r w:rsidR="00FF4CB8">
              <w:rPr>
                <w:noProof/>
                <w:webHidden/>
              </w:rPr>
              <w:instrText xml:space="preserve"> PAGEREF _Toc69055120 \h </w:instrText>
            </w:r>
            <w:r w:rsidR="00FF4CB8">
              <w:rPr>
                <w:noProof/>
                <w:webHidden/>
              </w:rPr>
            </w:r>
            <w:r w:rsidR="00FF4CB8">
              <w:rPr>
                <w:noProof/>
                <w:webHidden/>
              </w:rPr>
              <w:fldChar w:fldCharType="separate"/>
            </w:r>
            <w:r w:rsidR="00FF4CB8">
              <w:rPr>
                <w:noProof/>
                <w:webHidden/>
              </w:rPr>
              <w:t>13</w:t>
            </w:r>
            <w:r w:rsidR="00FF4CB8">
              <w:rPr>
                <w:noProof/>
                <w:webHidden/>
              </w:rPr>
              <w:fldChar w:fldCharType="end"/>
            </w:r>
          </w:hyperlink>
        </w:p>
        <w:p w14:paraId="70AA48DF" w14:textId="2AA86C0E" w:rsidR="00FF4CB8" w:rsidRDefault="00C26B68">
          <w:pPr>
            <w:pStyle w:val="TOC3"/>
            <w:tabs>
              <w:tab w:val="right" w:leader="dot" w:pos="9016"/>
            </w:tabs>
            <w:rPr>
              <w:noProof/>
              <w:szCs w:val="24"/>
            </w:rPr>
          </w:pPr>
          <w:hyperlink w:anchor="_Toc69055121" w:history="1">
            <w:r w:rsidR="00FF4CB8" w:rsidRPr="002F5F6B">
              <w:rPr>
                <w:rStyle w:val="Hyperlink"/>
                <w:noProof/>
              </w:rPr>
              <w:t>The function to calculate the team chemistry</w:t>
            </w:r>
            <w:r w:rsidR="00FF4CB8">
              <w:rPr>
                <w:noProof/>
                <w:webHidden/>
              </w:rPr>
              <w:tab/>
            </w:r>
            <w:r w:rsidR="00FF4CB8">
              <w:rPr>
                <w:noProof/>
                <w:webHidden/>
              </w:rPr>
              <w:fldChar w:fldCharType="begin"/>
            </w:r>
            <w:r w:rsidR="00FF4CB8">
              <w:rPr>
                <w:noProof/>
                <w:webHidden/>
              </w:rPr>
              <w:instrText xml:space="preserve"> PAGEREF _Toc69055121 \h </w:instrText>
            </w:r>
            <w:r w:rsidR="00FF4CB8">
              <w:rPr>
                <w:noProof/>
                <w:webHidden/>
              </w:rPr>
            </w:r>
            <w:r w:rsidR="00FF4CB8">
              <w:rPr>
                <w:noProof/>
                <w:webHidden/>
              </w:rPr>
              <w:fldChar w:fldCharType="separate"/>
            </w:r>
            <w:r w:rsidR="00FF4CB8">
              <w:rPr>
                <w:noProof/>
                <w:webHidden/>
              </w:rPr>
              <w:t>14</w:t>
            </w:r>
            <w:r w:rsidR="00FF4CB8">
              <w:rPr>
                <w:noProof/>
                <w:webHidden/>
              </w:rPr>
              <w:fldChar w:fldCharType="end"/>
            </w:r>
          </w:hyperlink>
        </w:p>
        <w:p w14:paraId="4FBA9922" w14:textId="2F6A82CA" w:rsidR="00FF4CB8" w:rsidRDefault="00C26B68">
          <w:pPr>
            <w:pStyle w:val="TOC3"/>
            <w:tabs>
              <w:tab w:val="right" w:leader="dot" w:pos="9016"/>
            </w:tabs>
            <w:rPr>
              <w:noProof/>
              <w:szCs w:val="24"/>
            </w:rPr>
          </w:pPr>
          <w:hyperlink w:anchor="_Toc69055122" w:history="1">
            <w:r w:rsidR="00FF4CB8" w:rsidRPr="002F5F6B">
              <w:rPr>
                <w:rStyle w:val="Hyperlink"/>
                <w:noProof/>
              </w:rPr>
              <w:t>Data memo function</w:t>
            </w:r>
            <w:r w:rsidR="00FF4CB8">
              <w:rPr>
                <w:noProof/>
                <w:webHidden/>
              </w:rPr>
              <w:tab/>
            </w:r>
            <w:r w:rsidR="00FF4CB8">
              <w:rPr>
                <w:noProof/>
                <w:webHidden/>
              </w:rPr>
              <w:fldChar w:fldCharType="begin"/>
            </w:r>
            <w:r w:rsidR="00FF4CB8">
              <w:rPr>
                <w:noProof/>
                <w:webHidden/>
              </w:rPr>
              <w:instrText xml:space="preserve"> PAGEREF _Toc69055122 \h </w:instrText>
            </w:r>
            <w:r w:rsidR="00FF4CB8">
              <w:rPr>
                <w:noProof/>
                <w:webHidden/>
              </w:rPr>
            </w:r>
            <w:r w:rsidR="00FF4CB8">
              <w:rPr>
                <w:noProof/>
                <w:webHidden/>
              </w:rPr>
              <w:fldChar w:fldCharType="separate"/>
            </w:r>
            <w:r w:rsidR="00FF4CB8">
              <w:rPr>
                <w:noProof/>
                <w:webHidden/>
              </w:rPr>
              <w:t>16</w:t>
            </w:r>
            <w:r w:rsidR="00FF4CB8">
              <w:rPr>
                <w:noProof/>
                <w:webHidden/>
              </w:rPr>
              <w:fldChar w:fldCharType="end"/>
            </w:r>
          </w:hyperlink>
        </w:p>
        <w:p w14:paraId="44918C96" w14:textId="45438AF7" w:rsidR="00FF4CB8" w:rsidRDefault="00C26B68">
          <w:pPr>
            <w:pStyle w:val="TOC3"/>
            <w:tabs>
              <w:tab w:val="right" w:leader="dot" w:pos="9016"/>
            </w:tabs>
            <w:rPr>
              <w:noProof/>
              <w:szCs w:val="24"/>
            </w:rPr>
          </w:pPr>
          <w:hyperlink w:anchor="_Toc69055123" w:history="1">
            <w:r w:rsidR="00FF4CB8" w:rsidRPr="002F5F6B">
              <w:rPr>
                <w:rStyle w:val="Hyperlink"/>
                <w:noProof/>
              </w:rPr>
              <w:t>Tkinter library [8]</w:t>
            </w:r>
            <w:r w:rsidR="00FF4CB8">
              <w:rPr>
                <w:noProof/>
                <w:webHidden/>
              </w:rPr>
              <w:tab/>
            </w:r>
            <w:r w:rsidR="00FF4CB8">
              <w:rPr>
                <w:noProof/>
                <w:webHidden/>
              </w:rPr>
              <w:fldChar w:fldCharType="begin"/>
            </w:r>
            <w:r w:rsidR="00FF4CB8">
              <w:rPr>
                <w:noProof/>
                <w:webHidden/>
              </w:rPr>
              <w:instrText xml:space="preserve"> PAGEREF _Toc69055123 \h </w:instrText>
            </w:r>
            <w:r w:rsidR="00FF4CB8">
              <w:rPr>
                <w:noProof/>
                <w:webHidden/>
              </w:rPr>
            </w:r>
            <w:r w:rsidR="00FF4CB8">
              <w:rPr>
                <w:noProof/>
                <w:webHidden/>
              </w:rPr>
              <w:fldChar w:fldCharType="separate"/>
            </w:r>
            <w:r w:rsidR="00FF4CB8">
              <w:rPr>
                <w:noProof/>
                <w:webHidden/>
              </w:rPr>
              <w:t>16</w:t>
            </w:r>
            <w:r w:rsidR="00FF4CB8">
              <w:rPr>
                <w:noProof/>
                <w:webHidden/>
              </w:rPr>
              <w:fldChar w:fldCharType="end"/>
            </w:r>
          </w:hyperlink>
        </w:p>
        <w:p w14:paraId="1ECB2B2A" w14:textId="6F0A7611" w:rsidR="00FF4CB8" w:rsidRDefault="00C26B68">
          <w:pPr>
            <w:pStyle w:val="TOC3"/>
            <w:tabs>
              <w:tab w:val="right" w:leader="dot" w:pos="9016"/>
            </w:tabs>
            <w:rPr>
              <w:noProof/>
              <w:szCs w:val="24"/>
            </w:rPr>
          </w:pPr>
          <w:hyperlink w:anchor="_Toc69055124" w:history="1">
            <w:r w:rsidR="00FF4CB8" w:rsidRPr="002F5F6B">
              <w:rPr>
                <w:rStyle w:val="Hyperlink"/>
                <w:noProof/>
              </w:rPr>
              <w:t>UI design</w:t>
            </w:r>
            <w:r w:rsidR="00FF4CB8">
              <w:rPr>
                <w:noProof/>
                <w:webHidden/>
              </w:rPr>
              <w:tab/>
            </w:r>
            <w:r w:rsidR="00FF4CB8">
              <w:rPr>
                <w:noProof/>
                <w:webHidden/>
              </w:rPr>
              <w:fldChar w:fldCharType="begin"/>
            </w:r>
            <w:r w:rsidR="00FF4CB8">
              <w:rPr>
                <w:noProof/>
                <w:webHidden/>
              </w:rPr>
              <w:instrText xml:space="preserve"> PAGEREF _Toc69055124 \h </w:instrText>
            </w:r>
            <w:r w:rsidR="00FF4CB8">
              <w:rPr>
                <w:noProof/>
                <w:webHidden/>
              </w:rPr>
            </w:r>
            <w:r w:rsidR="00FF4CB8">
              <w:rPr>
                <w:noProof/>
                <w:webHidden/>
              </w:rPr>
              <w:fldChar w:fldCharType="separate"/>
            </w:r>
            <w:r w:rsidR="00FF4CB8">
              <w:rPr>
                <w:noProof/>
                <w:webHidden/>
              </w:rPr>
              <w:t>17</w:t>
            </w:r>
            <w:r w:rsidR="00FF4CB8">
              <w:rPr>
                <w:noProof/>
                <w:webHidden/>
              </w:rPr>
              <w:fldChar w:fldCharType="end"/>
            </w:r>
          </w:hyperlink>
        </w:p>
        <w:p w14:paraId="7343A779" w14:textId="4B65E4BF" w:rsidR="00FF4CB8" w:rsidRDefault="00C26B68">
          <w:pPr>
            <w:pStyle w:val="TOC3"/>
            <w:tabs>
              <w:tab w:val="right" w:leader="dot" w:pos="9016"/>
            </w:tabs>
            <w:rPr>
              <w:noProof/>
              <w:szCs w:val="24"/>
            </w:rPr>
          </w:pPr>
          <w:hyperlink w:anchor="_Toc69055125" w:history="1">
            <w:r w:rsidR="00FF4CB8" w:rsidRPr="002F5F6B">
              <w:rPr>
                <w:rStyle w:val="Hyperlink"/>
                <w:noProof/>
              </w:rPr>
              <w:t>Game rule</w:t>
            </w:r>
            <w:r w:rsidR="00FF4CB8">
              <w:rPr>
                <w:noProof/>
                <w:webHidden/>
              </w:rPr>
              <w:tab/>
            </w:r>
            <w:r w:rsidR="00FF4CB8">
              <w:rPr>
                <w:noProof/>
                <w:webHidden/>
              </w:rPr>
              <w:fldChar w:fldCharType="begin"/>
            </w:r>
            <w:r w:rsidR="00FF4CB8">
              <w:rPr>
                <w:noProof/>
                <w:webHidden/>
              </w:rPr>
              <w:instrText xml:space="preserve"> PAGEREF _Toc69055125 \h </w:instrText>
            </w:r>
            <w:r w:rsidR="00FF4CB8">
              <w:rPr>
                <w:noProof/>
                <w:webHidden/>
              </w:rPr>
            </w:r>
            <w:r w:rsidR="00FF4CB8">
              <w:rPr>
                <w:noProof/>
                <w:webHidden/>
              </w:rPr>
              <w:fldChar w:fldCharType="separate"/>
            </w:r>
            <w:r w:rsidR="00FF4CB8">
              <w:rPr>
                <w:noProof/>
                <w:webHidden/>
              </w:rPr>
              <w:t>18</w:t>
            </w:r>
            <w:r w:rsidR="00FF4CB8">
              <w:rPr>
                <w:noProof/>
                <w:webHidden/>
              </w:rPr>
              <w:fldChar w:fldCharType="end"/>
            </w:r>
          </w:hyperlink>
        </w:p>
        <w:p w14:paraId="057CB629" w14:textId="4CEC4BD7" w:rsidR="00FF4CB8" w:rsidRDefault="00C26B68">
          <w:pPr>
            <w:pStyle w:val="TOC1"/>
            <w:tabs>
              <w:tab w:val="right" w:leader="dot" w:pos="9016"/>
            </w:tabs>
            <w:rPr>
              <w:noProof/>
              <w:szCs w:val="24"/>
            </w:rPr>
          </w:pPr>
          <w:hyperlink w:anchor="_Toc69055126" w:history="1">
            <w:r w:rsidR="00FF4CB8" w:rsidRPr="002F5F6B">
              <w:rPr>
                <w:rStyle w:val="Hyperlink"/>
                <w:noProof/>
              </w:rPr>
              <w:t>6.implementation</w:t>
            </w:r>
            <w:r w:rsidR="00FF4CB8">
              <w:rPr>
                <w:noProof/>
                <w:webHidden/>
              </w:rPr>
              <w:tab/>
            </w:r>
            <w:r w:rsidR="00FF4CB8">
              <w:rPr>
                <w:noProof/>
                <w:webHidden/>
              </w:rPr>
              <w:fldChar w:fldCharType="begin"/>
            </w:r>
            <w:r w:rsidR="00FF4CB8">
              <w:rPr>
                <w:noProof/>
                <w:webHidden/>
              </w:rPr>
              <w:instrText xml:space="preserve"> PAGEREF _Toc69055126 \h </w:instrText>
            </w:r>
            <w:r w:rsidR="00FF4CB8">
              <w:rPr>
                <w:noProof/>
                <w:webHidden/>
              </w:rPr>
            </w:r>
            <w:r w:rsidR="00FF4CB8">
              <w:rPr>
                <w:noProof/>
                <w:webHidden/>
              </w:rPr>
              <w:fldChar w:fldCharType="separate"/>
            </w:r>
            <w:r w:rsidR="00FF4CB8">
              <w:rPr>
                <w:noProof/>
                <w:webHidden/>
              </w:rPr>
              <w:t>20</w:t>
            </w:r>
            <w:r w:rsidR="00FF4CB8">
              <w:rPr>
                <w:noProof/>
                <w:webHidden/>
              </w:rPr>
              <w:fldChar w:fldCharType="end"/>
            </w:r>
          </w:hyperlink>
        </w:p>
        <w:p w14:paraId="1C64F746" w14:textId="36D8D3FC" w:rsidR="00FF4CB8" w:rsidRDefault="00C26B68">
          <w:pPr>
            <w:pStyle w:val="TOC2"/>
            <w:tabs>
              <w:tab w:val="right" w:leader="dot" w:pos="9016"/>
            </w:tabs>
            <w:rPr>
              <w:noProof/>
              <w:szCs w:val="24"/>
            </w:rPr>
          </w:pPr>
          <w:hyperlink w:anchor="_Toc69055127" w:history="1">
            <w:r w:rsidR="00FF4CB8" w:rsidRPr="002F5F6B">
              <w:rPr>
                <w:rStyle w:val="Hyperlink"/>
                <w:noProof/>
              </w:rPr>
              <w:t>Explore the suitable model for data structure</w:t>
            </w:r>
            <w:r w:rsidR="00FF4CB8">
              <w:rPr>
                <w:noProof/>
                <w:webHidden/>
              </w:rPr>
              <w:tab/>
            </w:r>
            <w:r w:rsidR="00FF4CB8">
              <w:rPr>
                <w:noProof/>
                <w:webHidden/>
              </w:rPr>
              <w:fldChar w:fldCharType="begin"/>
            </w:r>
            <w:r w:rsidR="00FF4CB8">
              <w:rPr>
                <w:noProof/>
                <w:webHidden/>
              </w:rPr>
              <w:instrText xml:space="preserve"> PAGEREF _Toc69055127 \h </w:instrText>
            </w:r>
            <w:r w:rsidR="00FF4CB8">
              <w:rPr>
                <w:noProof/>
                <w:webHidden/>
              </w:rPr>
            </w:r>
            <w:r w:rsidR="00FF4CB8">
              <w:rPr>
                <w:noProof/>
                <w:webHidden/>
              </w:rPr>
              <w:fldChar w:fldCharType="separate"/>
            </w:r>
            <w:r w:rsidR="00FF4CB8">
              <w:rPr>
                <w:noProof/>
                <w:webHidden/>
              </w:rPr>
              <w:t>20</w:t>
            </w:r>
            <w:r w:rsidR="00FF4CB8">
              <w:rPr>
                <w:noProof/>
                <w:webHidden/>
              </w:rPr>
              <w:fldChar w:fldCharType="end"/>
            </w:r>
          </w:hyperlink>
        </w:p>
        <w:p w14:paraId="686EEAA1" w14:textId="56D6BE35" w:rsidR="00FF4CB8" w:rsidRDefault="00C26B68">
          <w:pPr>
            <w:pStyle w:val="TOC3"/>
            <w:tabs>
              <w:tab w:val="right" w:leader="dot" w:pos="9016"/>
            </w:tabs>
            <w:rPr>
              <w:noProof/>
              <w:szCs w:val="24"/>
            </w:rPr>
          </w:pPr>
          <w:hyperlink w:anchor="_Toc69055128" w:history="1">
            <w:r w:rsidR="00FF4CB8" w:rsidRPr="002F5F6B">
              <w:rPr>
                <w:rStyle w:val="Hyperlink"/>
                <w:noProof/>
              </w:rPr>
              <w:t>The rating implement method change</w:t>
            </w:r>
            <w:r w:rsidR="00FF4CB8">
              <w:rPr>
                <w:noProof/>
                <w:webHidden/>
              </w:rPr>
              <w:tab/>
            </w:r>
            <w:r w:rsidR="00FF4CB8">
              <w:rPr>
                <w:noProof/>
                <w:webHidden/>
              </w:rPr>
              <w:fldChar w:fldCharType="begin"/>
            </w:r>
            <w:r w:rsidR="00FF4CB8">
              <w:rPr>
                <w:noProof/>
                <w:webHidden/>
              </w:rPr>
              <w:instrText xml:space="preserve"> PAGEREF _Toc69055128 \h </w:instrText>
            </w:r>
            <w:r w:rsidR="00FF4CB8">
              <w:rPr>
                <w:noProof/>
                <w:webHidden/>
              </w:rPr>
            </w:r>
            <w:r w:rsidR="00FF4CB8">
              <w:rPr>
                <w:noProof/>
                <w:webHidden/>
              </w:rPr>
              <w:fldChar w:fldCharType="separate"/>
            </w:r>
            <w:r w:rsidR="00FF4CB8">
              <w:rPr>
                <w:noProof/>
                <w:webHidden/>
              </w:rPr>
              <w:t>23</w:t>
            </w:r>
            <w:r w:rsidR="00FF4CB8">
              <w:rPr>
                <w:noProof/>
                <w:webHidden/>
              </w:rPr>
              <w:fldChar w:fldCharType="end"/>
            </w:r>
          </w:hyperlink>
        </w:p>
        <w:p w14:paraId="022C1728" w14:textId="7D1A9B55" w:rsidR="00FF4CB8" w:rsidRDefault="00C26B68">
          <w:pPr>
            <w:pStyle w:val="TOC3"/>
            <w:tabs>
              <w:tab w:val="right" w:leader="dot" w:pos="9016"/>
            </w:tabs>
            <w:rPr>
              <w:noProof/>
              <w:szCs w:val="24"/>
            </w:rPr>
          </w:pPr>
          <w:hyperlink w:anchor="_Toc69055129" w:history="1">
            <w:r w:rsidR="00FF4CB8" w:rsidRPr="002F5F6B">
              <w:rPr>
                <w:rStyle w:val="Hyperlink"/>
                <w:noProof/>
              </w:rPr>
              <w:t>Implementation issue</w:t>
            </w:r>
            <w:r w:rsidR="00FF4CB8">
              <w:rPr>
                <w:noProof/>
                <w:webHidden/>
              </w:rPr>
              <w:tab/>
            </w:r>
            <w:r w:rsidR="00FF4CB8">
              <w:rPr>
                <w:noProof/>
                <w:webHidden/>
              </w:rPr>
              <w:fldChar w:fldCharType="begin"/>
            </w:r>
            <w:r w:rsidR="00FF4CB8">
              <w:rPr>
                <w:noProof/>
                <w:webHidden/>
              </w:rPr>
              <w:instrText xml:space="preserve"> PAGEREF _Toc69055129 \h </w:instrText>
            </w:r>
            <w:r w:rsidR="00FF4CB8">
              <w:rPr>
                <w:noProof/>
                <w:webHidden/>
              </w:rPr>
            </w:r>
            <w:r w:rsidR="00FF4CB8">
              <w:rPr>
                <w:noProof/>
                <w:webHidden/>
              </w:rPr>
              <w:fldChar w:fldCharType="separate"/>
            </w:r>
            <w:r w:rsidR="00FF4CB8">
              <w:rPr>
                <w:noProof/>
                <w:webHidden/>
              </w:rPr>
              <w:t>23</w:t>
            </w:r>
            <w:r w:rsidR="00FF4CB8">
              <w:rPr>
                <w:noProof/>
                <w:webHidden/>
              </w:rPr>
              <w:fldChar w:fldCharType="end"/>
            </w:r>
          </w:hyperlink>
        </w:p>
        <w:p w14:paraId="708105E3" w14:textId="15E2CE26" w:rsidR="00FF4CB8" w:rsidRDefault="00C26B68">
          <w:pPr>
            <w:pStyle w:val="TOC1"/>
            <w:tabs>
              <w:tab w:val="right" w:leader="dot" w:pos="9016"/>
            </w:tabs>
            <w:rPr>
              <w:noProof/>
              <w:szCs w:val="24"/>
            </w:rPr>
          </w:pPr>
          <w:hyperlink w:anchor="_Toc69055130" w:history="1">
            <w:r w:rsidR="00FF4CB8" w:rsidRPr="002F5F6B">
              <w:rPr>
                <w:rStyle w:val="Hyperlink"/>
                <w:noProof/>
              </w:rPr>
              <w:t>7.testing</w:t>
            </w:r>
            <w:r w:rsidR="00FF4CB8">
              <w:rPr>
                <w:noProof/>
                <w:webHidden/>
              </w:rPr>
              <w:tab/>
            </w:r>
            <w:r w:rsidR="00FF4CB8">
              <w:rPr>
                <w:noProof/>
                <w:webHidden/>
              </w:rPr>
              <w:fldChar w:fldCharType="begin"/>
            </w:r>
            <w:r w:rsidR="00FF4CB8">
              <w:rPr>
                <w:noProof/>
                <w:webHidden/>
              </w:rPr>
              <w:instrText xml:space="preserve"> PAGEREF _Toc69055130 \h </w:instrText>
            </w:r>
            <w:r w:rsidR="00FF4CB8">
              <w:rPr>
                <w:noProof/>
                <w:webHidden/>
              </w:rPr>
            </w:r>
            <w:r w:rsidR="00FF4CB8">
              <w:rPr>
                <w:noProof/>
                <w:webHidden/>
              </w:rPr>
              <w:fldChar w:fldCharType="separate"/>
            </w:r>
            <w:r w:rsidR="00FF4CB8">
              <w:rPr>
                <w:noProof/>
                <w:webHidden/>
              </w:rPr>
              <w:t>25</w:t>
            </w:r>
            <w:r w:rsidR="00FF4CB8">
              <w:rPr>
                <w:noProof/>
                <w:webHidden/>
              </w:rPr>
              <w:fldChar w:fldCharType="end"/>
            </w:r>
          </w:hyperlink>
        </w:p>
        <w:p w14:paraId="20CBC3B0" w14:textId="20F2CDB0" w:rsidR="00FF4CB8" w:rsidRDefault="00C26B68">
          <w:pPr>
            <w:pStyle w:val="TOC2"/>
            <w:tabs>
              <w:tab w:val="right" w:leader="dot" w:pos="9016"/>
            </w:tabs>
            <w:rPr>
              <w:noProof/>
              <w:szCs w:val="24"/>
            </w:rPr>
          </w:pPr>
          <w:hyperlink w:anchor="_Toc69055131" w:history="1">
            <w:r w:rsidR="00FF4CB8" w:rsidRPr="002F5F6B">
              <w:rPr>
                <w:rStyle w:val="Hyperlink"/>
                <w:noProof/>
              </w:rPr>
              <w:t>Unit test</w:t>
            </w:r>
            <w:r w:rsidR="00FF4CB8">
              <w:rPr>
                <w:noProof/>
                <w:webHidden/>
              </w:rPr>
              <w:tab/>
            </w:r>
            <w:r w:rsidR="00FF4CB8">
              <w:rPr>
                <w:noProof/>
                <w:webHidden/>
              </w:rPr>
              <w:fldChar w:fldCharType="begin"/>
            </w:r>
            <w:r w:rsidR="00FF4CB8">
              <w:rPr>
                <w:noProof/>
                <w:webHidden/>
              </w:rPr>
              <w:instrText xml:space="preserve"> PAGEREF _Toc69055131 \h </w:instrText>
            </w:r>
            <w:r w:rsidR="00FF4CB8">
              <w:rPr>
                <w:noProof/>
                <w:webHidden/>
              </w:rPr>
            </w:r>
            <w:r w:rsidR="00FF4CB8">
              <w:rPr>
                <w:noProof/>
                <w:webHidden/>
              </w:rPr>
              <w:fldChar w:fldCharType="separate"/>
            </w:r>
            <w:r w:rsidR="00FF4CB8">
              <w:rPr>
                <w:noProof/>
                <w:webHidden/>
              </w:rPr>
              <w:t>25</w:t>
            </w:r>
            <w:r w:rsidR="00FF4CB8">
              <w:rPr>
                <w:noProof/>
                <w:webHidden/>
              </w:rPr>
              <w:fldChar w:fldCharType="end"/>
            </w:r>
          </w:hyperlink>
        </w:p>
        <w:p w14:paraId="441F08D6" w14:textId="1A2D8C03" w:rsidR="00FF4CB8" w:rsidRDefault="00C26B68">
          <w:pPr>
            <w:pStyle w:val="TOC2"/>
            <w:tabs>
              <w:tab w:val="right" w:leader="dot" w:pos="9016"/>
            </w:tabs>
            <w:rPr>
              <w:noProof/>
              <w:szCs w:val="24"/>
            </w:rPr>
          </w:pPr>
          <w:hyperlink w:anchor="_Toc69055132" w:history="1">
            <w:r w:rsidR="00FF4CB8" w:rsidRPr="002F5F6B">
              <w:rPr>
                <w:rStyle w:val="Hyperlink"/>
                <w:noProof/>
              </w:rPr>
              <w:t>Integration test</w:t>
            </w:r>
            <w:r w:rsidR="00FF4CB8">
              <w:rPr>
                <w:noProof/>
                <w:webHidden/>
              </w:rPr>
              <w:tab/>
            </w:r>
            <w:r w:rsidR="00FF4CB8">
              <w:rPr>
                <w:noProof/>
                <w:webHidden/>
              </w:rPr>
              <w:fldChar w:fldCharType="begin"/>
            </w:r>
            <w:r w:rsidR="00FF4CB8">
              <w:rPr>
                <w:noProof/>
                <w:webHidden/>
              </w:rPr>
              <w:instrText xml:space="preserve"> PAGEREF _Toc69055132 \h </w:instrText>
            </w:r>
            <w:r w:rsidR="00FF4CB8">
              <w:rPr>
                <w:noProof/>
                <w:webHidden/>
              </w:rPr>
            </w:r>
            <w:r w:rsidR="00FF4CB8">
              <w:rPr>
                <w:noProof/>
                <w:webHidden/>
              </w:rPr>
              <w:fldChar w:fldCharType="separate"/>
            </w:r>
            <w:r w:rsidR="00FF4CB8">
              <w:rPr>
                <w:noProof/>
                <w:webHidden/>
              </w:rPr>
              <w:t>26</w:t>
            </w:r>
            <w:r w:rsidR="00FF4CB8">
              <w:rPr>
                <w:noProof/>
                <w:webHidden/>
              </w:rPr>
              <w:fldChar w:fldCharType="end"/>
            </w:r>
          </w:hyperlink>
        </w:p>
        <w:p w14:paraId="75A2C1AC" w14:textId="4C2B5162" w:rsidR="00FF4CB8" w:rsidRDefault="00C26B68">
          <w:pPr>
            <w:pStyle w:val="TOC2"/>
            <w:tabs>
              <w:tab w:val="right" w:leader="dot" w:pos="9016"/>
            </w:tabs>
            <w:rPr>
              <w:noProof/>
              <w:szCs w:val="24"/>
            </w:rPr>
          </w:pPr>
          <w:hyperlink w:anchor="_Toc69055133" w:history="1">
            <w:r w:rsidR="00FF4CB8" w:rsidRPr="002F5F6B">
              <w:rPr>
                <w:rStyle w:val="Hyperlink"/>
                <w:noProof/>
              </w:rPr>
              <w:t>System test</w:t>
            </w:r>
            <w:r w:rsidR="00FF4CB8">
              <w:rPr>
                <w:noProof/>
                <w:webHidden/>
              </w:rPr>
              <w:tab/>
            </w:r>
            <w:r w:rsidR="00FF4CB8">
              <w:rPr>
                <w:noProof/>
                <w:webHidden/>
              </w:rPr>
              <w:fldChar w:fldCharType="begin"/>
            </w:r>
            <w:r w:rsidR="00FF4CB8">
              <w:rPr>
                <w:noProof/>
                <w:webHidden/>
              </w:rPr>
              <w:instrText xml:space="preserve"> PAGEREF _Toc69055133 \h </w:instrText>
            </w:r>
            <w:r w:rsidR="00FF4CB8">
              <w:rPr>
                <w:noProof/>
                <w:webHidden/>
              </w:rPr>
            </w:r>
            <w:r w:rsidR="00FF4CB8">
              <w:rPr>
                <w:noProof/>
                <w:webHidden/>
              </w:rPr>
              <w:fldChar w:fldCharType="separate"/>
            </w:r>
            <w:r w:rsidR="00FF4CB8">
              <w:rPr>
                <w:noProof/>
                <w:webHidden/>
              </w:rPr>
              <w:t>26</w:t>
            </w:r>
            <w:r w:rsidR="00FF4CB8">
              <w:rPr>
                <w:noProof/>
                <w:webHidden/>
              </w:rPr>
              <w:fldChar w:fldCharType="end"/>
            </w:r>
          </w:hyperlink>
        </w:p>
        <w:p w14:paraId="7FECCBB5" w14:textId="3815258F" w:rsidR="00FF4CB8" w:rsidRDefault="00C26B68">
          <w:pPr>
            <w:pStyle w:val="TOC1"/>
            <w:tabs>
              <w:tab w:val="right" w:leader="dot" w:pos="9016"/>
            </w:tabs>
            <w:rPr>
              <w:noProof/>
              <w:szCs w:val="24"/>
            </w:rPr>
          </w:pPr>
          <w:hyperlink w:anchor="_Toc69055134" w:history="1">
            <w:r w:rsidR="00FF4CB8" w:rsidRPr="002F5F6B">
              <w:rPr>
                <w:rStyle w:val="Hyperlink"/>
                <w:noProof/>
              </w:rPr>
              <w:t>7.evaluation</w:t>
            </w:r>
            <w:r w:rsidR="00FF4CB8">
              <w:rPr>
                <w:noProof/>
                <w:webHidden/>
              </w:rPr>
              <w:tab/>
            </w:r>
            <w:r w:rsidR="00FF4CB8">
              <w:rPr>
                <w:noProof/>
                <w:webHidden/>
              </w:rPr>
              <w:fldChar w:fldCharType="begin"/>
            </w:r>
            <w:r w:rsidR="00FF4CB8">
              <w:rPr>
                <w:noProof/>
                <w:webHidden/>
              </w:rPr>
              <w:instrText xml:space="preserve"> PAGEREF _Toc69055134 \h </w:instrText>
            </w:r>
            <w:r w:rsidR="00FF4CB8">
              <w:rPr>
                <w:noProof/>
                <w:webHidden/>
              </w:rPr>
            </w:r>
            <w:r w:rsidR="00FF4CB8">
              <w:rPr>
                <w:noProof/>
                <w:webHidden/>
              </w:rPr>
              <w:fldChar w:fldCharType="separate"/>
            </w:r>
            <w:r w:rsidR="00FF4CB8">
              <w:rPr>
                <w:noProof/>
                <w:webHidden/>
              </w:rPr>
              <w:t>27</w:t>
            </w:r>
            <w:r w:rsidR="00FF4CB8">
              <w:rPr>
                <w:noProof/>
                <w:webHidden/>
              </w:rPr>
              <w:fldChar w:fldCharType="end"/>
            </w:r>
          </w:hyperlink>
        </w:p>
        <w:p w14:paraId="3A4FD212" w14:textId="5C9F1025" w:rsidR="00FF4CB8" w:rsidRDefault="00C26B68">
          <w:pPr>
            <w:pStyle w:val="TOC1"/>
            <w:tabs>
              <w:tab w:val="right" w:leader="dot" w:pos="9016"/>
            </w:tabs>
            <w:rPr>
              <w:noProof/>
              <w:szCs w:val="24"/>
            </w:rPr>
          </w:pPr>
          <w:hyperlink w:anchor="_Toc69055135" w:history="1">
            <w:r w:rsidR="00FF4CB8" w:rsidRPr="002F5F6B">
              <w:rPr>
                <w:rStyle w:val="Hyperlink"/>
                <w:noProof/>
              </w:rPr>
              <w:t>8.conclusion</w:t>
            </w:r>
            <w:r w:rsidR="00FF4CB8">
              <w:rPr>
                <w:noProof/>
                <w:webHidden/>
              </w:rPr>
              <w:tab/>
            </w:r>
            <w:r w:rsidR="00FF4CB8">
              <w:rPr>
                <w:noProof/>
                <w:webHidden/>
              </w:rPr>
              <w:fldChar w:fldCharType="begin"/>
            </w:r>
            <w:r w:rsidR="00FF4CB8">
              <w:rPr>
                <w:noProof/>
                <w:webHidden/>
              </w:rPr>
              <w:instrText xml:space="preserve"> PAGEREF _Toc69055135 \h </w:instrText>
            </w:r>
            <w:r w:rsidR="00FF4CB8">
              <w:rPr>
                <w:noProof/>
                <w:webHidden/>
              </w:rPr>
            </w:r>
            <w:r w:rsidR="00FF4CB8">
              <w:rPr>
                <w:noProof/>
                <w:webHidden/>
              </w:rPr>
              <w:fldChar w:fldCharType="separate"/>
            </w:r>
            <w:r w:rsidR="00FF4CB8">
              <w:rPr>
                <w:noProof/>
                <w:webHidden/>
              </w:rPr>
              <w:t>30</w:t>
            </w:r>
            <w:r w:rsidR="00FF4CB8">
              <w:rPr>
                <w:noProof/>
                <w:webHidden/>
              </w:rPr>
              <w:fldChar w:fldCharType="end"/>
            </w:r>
          </w:hyperlink>
        </w:p>
        <w:p w14:paraId="233AC4FF" w14:textId="54557A70" w:rsidR="00FF4CB8" w:rsidRDefault="00C26B68">
          <w:pPr>
            <w:pStyle w:val="TOC2"/>
            <w:tabs>
              <w:tab w:val="right" w:leader="dot" w:pos="9016"/>
            </w:tabs>
            <w:rPr>
              <w:noProof/>
              <w:szCs w:val="24"/>
            </w:rPr>
          </w:pPr>
          <w:hyperlink w:anchor="_Toc69055136" w:history="1">
            <w:r w:rsidR="00FF4CB8" w:rsidRPr="002F5F6B">
              <w:rPr>
                <w:rStyle w:val="Hyperlink"/>
                <w:noProof/>
              </w:rPr>
              <w:t>Future work</w:t>
            </w:r>
            <w:r w:rsidR="00FF4CB8">
              <w:rPr>
                <w:noProof/>
                <w:webHidden/>
              </w:rPr>
              <w:tab/>
            </w:r>
            <w:r w:rsidR="00FF4CB8">
              <w:rPr>
                <w:noProof/>
                <w:webHidden/>
              </w:rPr>
              <w:fldChar w:fldCharType="begin"/>
            </w:r>
            <w:r w:rsidR="00FF4CB8">
              <w:rPr>
                <w:noProof/>
                <w:webHidden/>
              </w:rPr>
              <w:instrText xml:space="preserve"> PAGEREF _Toc69055136 \h </w:instrText>
            </w:r>
            <w:r w:rsidR="00FF4CB8">
              <w:rPr>
                <w:noProof/>
                <w:webHidden/>
              </w:rPr>
            </w:r>
            <w:r w:rsidR="00FF4CB8">
              <w:rPr>
                <w:noProof/>
                <w:webHidden/>
              </w:rPr>
              <w:fldChar w:fldCharType="separate"/>
            </w:r>
            <w:r w:rsidR="00FF4CB8">
              <w:rPr>
                <w:noProof/>
                <w:webHidden/>
              </w:rPr>
              <w:t>30</w:t>
            </w:r>
            <w:r w:rsidR="00FF4CB8">
              <w:rPr>
                <w:noProof/>
                <w:webHidden/>
              </w:rPr>
              <w:fldChar w:fldCharType="end"/>
            </w:r>
          </w:hyperlink>
        </w:p>
        <w:p w14:paraId="20A436EA" w14:textId="4FE48865" w:rsidR="00FF4CB8" w:rsidRDefault="00C26B68">
          <w:pPr>
            <w:pStyle w:val="TOC1"/>
            <w:tabs>
              <w:tab w:val="right" w:leader="dot" w:pos="9016"/>
            </w:tabs>
            <w:rPr>
              <w:noProof/>
              <w:szCs w:val="24"/>
            </w:rPr>
          </w:pPr>
          <w:hyperlink w:anchor="_Toc69055137" w:history="1">
            <w:r w:rsidR="00FF4CB8" w:rsidRPr="002F5F6B">
              <w:rPr>
                <w:rStyle w:val="Hyperlink"/>
                <w:rFonts w:ascii="Calibri" w:hAnsi="Calibri"/>
                <w:noProof/>
              </w:rPr>
              <w:t>9.appendix</w:t>
            </w:r>
            <w:r w:rsidR="00FF4CB8">
              <w:rPr>
                <w:noProof/>
                <w:webHidden/>
              </w:rPr>
              <w:tab/>
            </w:r>
            <w:r w:rsidR="00FF4CB8">
              <w:rPr>
                <w:noProof/>
                <w:webHidden/>
              </w:rPr>
              <w:fldChar w:fldCharType="begin"/>
            </w:r>
            <w:r w:rsidR="00FF4CB8">
              <w:rPr>
                <w:noProof/>
                <w:webHidden/>
              </w:rPr>
              <w:instrText xml:space="preserve"> PAGEREF _Toc69055137 \h </w:instrText>
            </w:r>
            <w:r w:rsidR="00FF4CB8">
              <w:rPr>
                <w:noProof/>
                <w:webHidden/>
              </w:rPr>
            </w:r>
            <w:r w:rsidR="00FF4CB8">
              <w:rPr>
                <w:noProof/>
                <w:webHidden/>
              </w:rPr>
              <w:fldChar w:fldCharType="separate"/>
            </w:r>
            <w:r w:rsidR="00FF4CB8">
              <w:rPr>
                <w:noProof/>
                <w:webHidden/>
              </w:rPr>
              <w:t>31</w:t>
            </w:r>
            <w:r w:rsidR="00FF4CB8">
              <w:rPr>
                <w:noProof/>
                <w:webHidden/>
              </w:rPr>
              <w:fldChar w:fldCharType="end"/>
            </w:r>
          </w:hyperlink>
        </w:p>
        <w:p w14:paraId="6FAB9B3A" w14:textId="4B06835C" w:rsidR="00B963A9" w:rsidRPr="004858DA" w:rsidRDefault="00B963A9" w:rsidP="005E221B">
          <w:pPr>
            <w:jc w:val="left"/>
            <w:rPr>
              <w:rFonts w:ascii="Calibri" w:hAnsi="Calibri"/>
              <w:szCs w:val="21"/>
            </w:rPr>
          </w:pPr>
          <w:r w:rsidRPr="004858DA">
            <w:rPr>
              <w:rFonts w:ascii="Calibri" w:hAnsi="Calibri"/>
              <w:b/>
              <w:bCs/>
              <w:szCs w:val="21"/>
              <w:lang w:val="zh-CN"/>
            </w:rPr>
            <w:fldChar w:fldCharType="end"/>
          </w:r>
        </w:p>
      </w:sdtContent>
    </w:sdt>
    <w:p w14:paraId="75A06E3D" w14:textId="4A93567D" w:rsidR="00B963A9" w:rsidRPr="004858DA" w:rsidRDefault="00B963A9" w:rsidP="005E221B">
      <w:pPr>
        <w:widowControl/>
        <w:jc w:val="left"/>
        <w:rPr>
          <w:rFonts w:ascii="Calibri" w:hAnsi="Calibri"/>
          <w:szCs w:val="21"/>
        </w:rPr>
      </w:pPr>
      <w:r w:rsidRPr="004858DA">
        <w:rPr>
          <w:rFonts w:ascii="Calibri" w:hAnsi="Calibri"/>
          <w:szCs w:val="21"/>
        </w:rPr>
        <w:br w:type="page"/>
      </w:r>
    </w:p>
    <w:p w14:paraId="1169DD84" w14:textId="77777777" w:rsidR="00B963A9" w:rsidRPr="004858DA" w:rsidRDefault="00B963A9" w:rsidP="005E221B">
      <w:pPr>
        <w:widowControl/>
        <w:jc w:val="left"/>
        <w:rPr>
          <w:rFonts w:ascii="Calibri" w:hAnsi="Calibri"/>
          <w:szCs w:val="21"/>
        </w:rPr>
      </w:pPr>
    </w:p>
    <w:p w14:paraId="43047EB4" w14:textId="4B20B3A4" w:rsidR="0072450C" w:rsidRPr="004858DA" w:rsidRDefault="008B31D6" w:rsidP="005E221B">
      <w:pPr>
        <w:pStyle w:val="Heading1"/>
        <w:jc w:val="left"/>
        <w:rPr>
          <w:rFonts w:ascii="Calibri" w:hAnsi="Calibri"/>
          <w:sz w:val="21"/>
          <w:szCs w:val="21"/>
        </w:rPr>
      </w:pPr>
      <w:bookmarkStart w:id="0" w:name="_Toc69055106"/>
      <w:r w:rsidRPr="004858DA">
        <w:rPr>
          <w:rFonts w:ascii="Calibri" w:hAnsi="Calibri"/>
          <w:sz w:val="21"/>
          <w:szCs w:val="21"/>
        </w:rPr>
        <w:t>1 introduction</w:t>
      </w:r>
      <w:bookmarkEnd w:id="0"/>
    </w:p>
    <w:p w14:paraId="5710868A" w14:textId="02A137FC" w:rsidR="00075FB7" w:rsidRPr="004858DA" w:rsidRDefault="00075FB7" w:rsidP="005E221B">
      <w:pPr>
        <w:jc w:val="left"/>
        <w:rPr>
          <w:rFonts w:ascii="Calibri" w:hAnsi="Calibri"/>
          <w:szCs w:val="21"/>
        </w:rPr>
      </w:pPr>
      <w:r w:rsidRPr="004858DA">
        <w:rPr>
          <w:rFonts w:ascii="Calibri" w:hAnsi="Calibri"/>
          <w:szCs w:val="21"/>
        </w:rPr>
        <w:t xml:space="preserve">As more and more sports move towards professionalism, sports analytics is gaining more and more attention, especially after the great success of baseball and basketball, and now terms such as "magic ball theory" </w:t>
      </w:r>
      <w:r w:rsidR="004858DA" w:rsidRPr="004858DA">
        <w:rPr>
          <w:rFonts w:ascii="Calibri" w:hAnsi="Calibri"/>
          <w:szCs w:val="21"/>
        </w:rPr>
        <w:t>[1]</w:t>
      </w:r>
      <w:r w:rsidRPr="004858DA">
        <w:rPr>
          <w:rFonts w:ascii="Calibri" w:hAnsi="Calibri"/>
          <w:szCs w:val="21"/>
        </w:rPr>
        <w:t xml:space="preserve">and "penalty kicks" have gained considerable fame in both fan and AI circles. At the same time, "fantasy leagues" have become very </w:t>
      </w:r>
      <w:commentRangeStart w:id="1"/>
      <w:r w:rsidRPr="004858DA">
        <w:rPr>
          <w:rFonts w:ascii="Calibri" w:hAnsi="Calibri"/>
          <w:szCs w:val="21"/>
        </w:rPr>
        <w:t>common</w:t>
      </w:r>
      <w:commentRangeEnd w:id="1"/>
      <w:r w:rsidR="00DF108D">
        <w:rPr>
          <w:rStyle w:val="CommentReference"/>
        </w:rPr>
        <w:commentReference w:id="1"/>
      </w:r>
      <w:r w:rsidRPr="004858DA">
        <w:rPr>
          <w:rFonts w:ascii="Calibri" w:hAnsi="Calibri"/>
          <w:szCs w:val="21"/>
        </w:rPr>
        <w:t>. A fantasy league tournament is a model in which players create their teams as professional basketball managers.</w:t>
      </w:r>
    </w:p>
    <w:p w14:paraId="62FE4D6A" w14:textId="2B2E1FE1" w:rsidR="00075FB7" w:rsidRPr="004858DA" w:rsidRDefault="00075FB7" w:rsidP="005E221B">
      <w:pPr>
        <w:jc w:val="left"/>
        <w:rPr>
          <w:rFonts w:ascii="Calibri" w:hAnsi="Calibri"/>
          <w:szCs w:val="21"/>
        </w:rPr>
      </w:pPr>
      <w:r w:rsidRPr="004858DA">
        <w:rPr>
          <w:rFonts w:ascii="Calibri" w:hAnsi="Calibri"/>
          <w:szCs w:val="21"/>
        </w:rPr>
        <w:t xml:space="preserve">The goal of this report is to create a card game based on the fantasy league model. Two players will choose their respective players as professional basketball managers and the system will score the players individually and by the bonds between them, with the team with the highest score winning. Another objective is to clarify the difference between the scoring system and other scoring systems. The main difference is that the scoring system </w:t>
      </w:r>
      <w:proofErr w:type="gramStart"/>
      <w:r w:rsidRPr="004858DA">
        <w:rPr>
          <w:rFonts w:ascii="Calibri" w:hAnsi="Calibri"/>
          <w:szCs w:val="21"/>
        </w:rPr>
        <w:t>takes into account</w:t>
      </w:r>
      <w:proofErr w:type="gramEnd"/>
      <w:r w:rsidRPr="004858DA">
        <w:rPr>
          <w:rFonts w:ascii="Calibri" w:hAnsi="Calibri"/>
          <w:szCs w:val="21"/>
        </w:rPr>
        <w:t xml:space="preserve"> the overall relationship between the players and the impact of the level of understanding on the overall team score. This will be achieved through </w:t>
      </w:r>
      <w:commentRangeStart w:id="2"/>
      <w:proofErr w:type="spellStart"/>
      <w:r w:rsidRPr="004858DA">
        <w:rPr>
          <w:rFonts w:ascii="Calibri" w:hAnsi="Calibri"/>
          <w:szCs w:val="21"/>
        </w:rPr>
        <w:t>mem</w:t>
      </w:r>
      <w:r w:rsidR="00805DD8">
        <w:rPr>
          <w:rFonts w:ascii="Calibri" w:hAnsi="Calibri"/>
          <w:szCs w:val="21"/>
        </w:rPr>
        <w:t>o</w:t>
      </w:r>
      <w:r w:rsidRPr="004858DA">
        <w:rPr>
          <w:rFonts w:ascii="Calibri" w:hAnsi="Calibri"/>
          <w:szCs w:val="21"/>
        </w:rPr>
        <w:t>i</w:t>
      </w:r>
      <w:r w:rsidR="00805DD8">
        <w:rPr>
          <w:rFonts w:ascii="Calibri" w:hAnsi="Calibri"/>
          <w:szCs w:val="21"/>
        </w:rPr>
        <w:t>s</w:t>
      </w:r>
      <w:r w:rsidRPr="004858DA">
        <w:rPr>
          <w:rFonts w:ascii="Calibri" w:hAnsi="Calibri"/>
          <w:szCs w:val="21"/>
        </w:rPr>
        <w:t>ation</w:t>
      </w:r>
      <w:commentRangeEnd w:id="2"/>
      <w:proofErr w:type="spellEnd"/>
      <w:r w:rsidR="002E6058">
        <w:rPr>
          <w:rStyle w:val="CommentReference"/>
        </w:rPr>
        <w:commentReference w:id="2"/>
      </w:r>
      <w:r w:rsidRPr="004858DA">
        <w:rPr>
          <w:rFonts w:ascii="Calibri" w:hAnsi="Calibri"/>
          <w:szCs w:val="21"/>
        </w:rPr>
        <w:t>. This report will demonstrate in more detail the program requirements, practices, implementation</w:t>
      </w:r>
      <w:r w:rsidR="00805DD8">
        <w:rPr>
          <w:rFonts w:ascii="Calibri" w:hAnsi="Calibri"/>
          <w:szCs w:val="21"/>
        </w:rPr>
        <w:t>,</w:t>
      </w:r>
      <w:r w:rsidRPr="004858DA">
        <w:rPr>
          <w:rFonts w:ascii="Calibri" w:hAnsi="Calibri"/>
          <w:szCs w:val="21"/>
        </w:rPr>
        <w:t xml:space="preserve"> and evaluation of this project.</w:t>
      </w:r>
    </w:p>
    <w:p w14:paraId="600DD6F8" w14:textId="0DFCCE86" w:rsidR="00D3196D" w:rsidRPr="004858DA" w:rsidRDefault="00D3196D" w:rsidP="005E221B">
      <w:pPr>
        <w:jc w:val="left"/>
        <w:rPr>
          <w:rFonts w:ascii="Calibri" w:hAnsi="Calibri"/>
          <w:szCs w:val="21"/>
        </w:rPr>
      </w:pPr>
    </w:p>
    <w:p w14:paraId="368BA9C5" w14:textId="0965E7BC" w:rsidR="00D3196D" w:rsidRPr="004858DA" w:rsidRDefault="00D3196D" w:rsidP="005E221B">
      <w:pPr>
        <w:jc w:val="left"/>
        <w:rPr>
          <w:rFonts w:ascii="Calibri" w:hAnsi="Calibri"/>
          <w:szCs w:val="21"/>
        </w:rPr>
      </w:pPr>
      <w:r w:rsidRPr="004858DA">
        <w:rPr>
          <w:rFonts w:ascii="Calibri" w:hAnsi="Calibri"/>
          <w:szCs w:val="21"/>
        </w:rPr>
        <w:t xml:space="preserve">Team chemistry in </w:t>
      </w:r>
      <w:proofErr w:type="gramStart"/>
      <w:r w:rsidRPr="004858DA">
        <w:rPr>
          <w:rFonts w:ascii="Calibri" w:hAnsi="Calibri"/>
          <w:szCs w:val="21"/>
        </w:rPr>
        <w:t>NBA</w:t>
      </w:r>
      <w:r w:rsidR="004858DA" w:rsidRPr="004858DA">
        <w:rPr>
          <w:rFonts w:ascii="Calibri" w:hAnsi="Calibri"/>
          <w:szCs w:val="21"/>
        </w:rPr>
        <w:t>[</w:t>
      </w:r>
      <w:proofErr w:type="gramEnd"/>
      <w:r w:rsidR="004858DA" w:rsidRPr="004858DA">
        <w:rPr>
          <w:rFonts w:ascii="Calibri" w:hAnsi="Calibri"/>
          <w:szCs w:val="21"/>
        </w:rPr>
        <w:t>2]</w:t>
      </w:r>
    </w:p>
    <w:p w14:paraId="4B018BF4" w14:textId="2389B350" w:rsidR="003145FB" w:rsidRPr="004858DA" w:rsidRDefault="00D3196D" w:rsidP="005E221B">
      <w:pPr>
        <w:jc w:val="left"/>
        <w:rPr>
          <w:rFonts w:ascii="Calibri" w:hAnsi="Calibri"/>
          <w:szCs w:val="21"/>
        </w:rPr>
      </w:pPr>
      <w:r w:rsidRPr="004858DA">
        <w:rPr>
          <w:rFonts w:ascii="Calibri" w:hAnsi="Calibri"/>
          <w:szCs w:val="21"/>
        </w:rPr>
        <w:t xml:space="preserve">Most teams have great surface strengths, but when they don't produce results, the team says 'wait, give me time, all we're missing is </w:t>
      </w:r>
      <w:commentRangeStart w:id="3"/>
      <w:r w:rsidRPr="004858DA">
        <w:rPr>
          <w:rFonts w:ascii="Calibri" w:hAnsi="Calibri"/>
          <w:szCs w:val="21"/>
        </w:rPr>
        <w:t>chemistry</w:t>
      </w:r>
      <w:commentRangeEnd w:id="3"/>
      <w:r w:rsidR="002E6058">
        <w:rPr>
          <w:rStyle w:val="CommentReference"/>
        </w:rPr>
        <w:commentReference w:id="3"/>
      </w:r>
      <w:r w:rsidRPr="004858DA">
        <w:rPr>
          <w:rFonts w:ascii="Calibri" w:hAnsi="Calibri"/>
          <w:szCs w:val="21"/>
        </w:rPr>
        <w:t xml:space="preserve">. </w:t>
      </w:r>
      <w:r w:rsidR="003145FB" w:rsidRPr="004858DA">
        <w:rPr>
          <w:rFonts w:ascii="Calibri" w:hAnsi="Calibri"/>
          <w:szCs w:val="21"/>
        </w:rPr>
        <w:t>It could be conclude</w:t>
      </w:r>
      <w:r w:rsidR="00805DD8">
        <w:rPr>
          <w:rFonts w:ascii="Calibri" w:hAnsi="Calibri"/>
          <w:szCs w:val="21"/>
        </w:rPr>
        <w:t>d</w:t>
      </w:r>
      <w:r w:rsidR="003145FB" w:rsidRPr="004858DA">
        <w:rPr>
          <w:rFonts w:ascii="Calibri" w:hAnsi="Calibri"/>
          <w:szCs w:val="21"/>
        </w:rPr>
        <w:t xml:space="preserve"> as two main part:</w:t>
      </w:r>
    </w:p>
    <w:p w14:paraId="0EF461BD" w14:textId="5CB57C30" w:rsidR="003145FB" w:rsidRPr="004858DA" w:rsidRDefault="00D3196D" w:rsidP="005E221B">
      <w:pPr>
        <w:jc w:val="left"/>
        <w:rPr>
          <w:rFonts w:ascii="Calibri" w:hAnsi="Calibri"/>
          <w:szCs w:val="21"/>
        </w:rPr>
      </w:pPr>
      <w:r w:rsidRPr="004858DA">
        <w:rPr>
          <w:rFonts w:ascii="Calibri" w:hAnsi="Calibri"/>
          <w:szCs w:val="21"/>
        </w:rPr>
        <w:t xml:space="preserve">A sense of community - when every player on the team finds their place, plays to their strengths and is willing to contribute to their team. </w:t>
      </w:r>
    </w:p>
    <w:p w14:paraId="53693B33" w14:textId="418815AB" w:rsidR="00D3196D" w:rsidRPr="004858DA" w:rsidRDefault="003145FB" w:rsidP="005E221B">
      <w:pPr>
        <w:jc w:val="left"/>
        <w:rPr>
          <w:rFonts w:ascii="Calibri" w:hAnsi="Calibri"/>
          <w:szCs w:val="21"/>
        </w:rPr>
      </w:pPr>
      <w:r w:rsidRPr="004858DA">
        <w:rPr>
          <w:rFonts w:ascii="Calibri" w:hAnsi="Calibri"/>
          <w:szCs w:val="21"/>
        </w:rPr>
        <w:t>T</w:t>
      </w:r>
      <w:r w:rsidR="00D3196D" w:rsidRPr="004858DA">
        <w:rPr>
          <w:rFonts w:ascii="Calibri" w:hAnsi="Calibri"/>
          <w:szCs w:val="21"/>
        </w:rPr>
        <w:t xml:space="preserve">he level of understanding - players understand </w:t>
      </w:r>
      <w:proofErr w:type="spellStart"/>
      <w:r w:rsidR="00D3196D" w:rsidRPr="004858DA">
        <w:rPr>
          <w:rFonts w:ascii="Calibri" w:hAnsi="Calibri"/>
          <w:szCs w:val="21"/>
        </w:rPr>
        <w:t>each others</w:t>
      </w:r>
      <w:r w:rsidR="00805DD8">
        <w:rPr>
          <w:rFonts w:ascii="Calibri" w:hAnsi="Calibri"/>
          <w:szCs w:val="21"/>
        </w:rPr>
        <w:t>’</w:t>
      </w:r>
      <w:proofErr w:type="spellEnd"/>
      <w:r w:rsidR="00D3196D" w:rsidRPr="004858DA">
        <w:rPr>
          <w:rFonts w:ascii="Calibri" w:hAnsi="Calibri"/>
          <w:szCs w:val="21"/>
        </w:rPr>
        <w:t xml:space="preserve"> strengths and weaknesses and </w:t>
      </w:r>
      <w:r w:rsidR="00805DD8">
        <w:rPr>
          <w:rFonts w:ascii="Calibri" w:hAnsi="Calibri"/>
          <w:szCs w:val="21"/>
        </w:rPr>
        <w:t>can</w:t>
      </w:r>
      <w:r w:rsidR="00D3196D" w:rsidRPr="004858DA">
        <w:rPr>
          <w:rFonts w:ascii="Calibri" w:hAnsi="Calibri"/>
          <w:szCs w:val="21"/>
        </w:rPr>
        <w:t xml:space="preserve"> work well together </w:t>
      </w:r>
      <w:proofErr w:type="gramStart"/>
      <w:r w:rsidR="00D3196D" w:rsidRPr="004858DA">
        <w:rPr>
          <w:rFonts w:ascii="Calibri" w:hAnsi="Calibri"/>
          <w:szCs w:val="21"/>
        </w:rPr>
        <w:t>e.g.</w:t>
      </w:r>
      <w:proofErr w:type="gramEnd"/>
      <w:r w:rsidR="00D3196D" w:rsidRPr="004858DA">
        <w:rPr>
          <w:rFonts w:ascii="Calibri" w:hAnsi="Calibri"/>
          <w:szCs w:val="21"/>
        </w:rPr>
        <w:t xml:space="preserve"> when </w:t>
      </w:r>
      <w:r w:rsidRPr="004858DA">
        <w:rPr>
          <w:rFonts w:ascii="Calibri" w:hAnsi="Calibri"/>
          <w:szCs w:val="21"/>
        </w:rPr>
        <w:t xml:space="preserve">one player </w:t>
      </w:r>
      <w:r w:rsidR="00805DD8">
        <w:rPr>
          <w:rFonts w:ascii="Calibri" w:hAnsi="Calibri"/>
          <w:szCs w:val="21"/>
        </w:rPr>
        <w:t>is</w:t>
      </w:r>
      <w:r w:rsidRPr="004858DA">
        <w:rPr>
          <w:rFonts w:ascii="Calibri" w:hAnsi="Calibri"/>
          <w:szCs w:val="21"/>
        </w:rPr>
        <w:t xml:space="preserve"> free to sh</w:t>
      </w:r>
      <w:r w:rsidR="00805DD8">
        <w:rPr>
          <w:rFonts w:ascii="Calibri" w:hAnsi="Calibri"/>
          <w:szCs w:val="21"/>
        </w:rPr>
        <w:t>o</w:t>
      </w:r>
      <w:r w:rsidRPr="004858DA">
        <w:rPr>
          <w:rFonts w:ascii="Calibri" w:hAnsi="Calibri"/>
          <w:szCs w:val="21"/>
        </w:rPr>
        <w:t>ot</w:t>
      </w:r>
      <w:r w:rsidR="00D3196D" w:rsidRPr="004858DA">
        <w:rPr>
          <w:rFonts w:ascii="Calibri" w:hAnsi="Calibri"/>
          <w:szCs w:val="21"/>
        </w:rPr>
        <w:t xml:space="preserve">, </w:t>
      </w:r>
      <w:r w:rsidRPr="004858DA">
        <w:rPr>
          <w:rFonts w:ascii="Calibri" w:hAnsi="Calibri"/>
          <w:szCs w:val="21"/>
        </w:rPr>
        <w:t>his teammate</w:t>
      </w:r>
      <w:r w:rsidR="00D3196D" w:rsidRPr="004858DA">
        <w:rPr>
          <w:rFonts w:ascii="Calibri" w:hAnsi="Calibri"/>
          <w:szCs w:val="21"/>
        </w:rPr>
        <w:t xml:space="preserve"> </w:t>
      </w:r>
      <w:r w:rsidR="00805DD8">
        <w:rPr>
          <w:rFonts w:ascii="Calibri" w:hAnsi="Calibri"/>
          <w:szCs w:val="21"/>
        </w:rPr>
        <w:t xml:space="preserve">would </w:t>
      </w:r>
      <w:r w:rsidR="00D3196D" w:rsidRPr="004858DA">
        <w:rPr>
          <w:rFonts w:ascii="Calibri" w:hAnsi="Calibri"/>
          <w:szCs w:val="21"/>
        </w:rPr>
        <w:t xml:space="preserve">pass </w:t>
      </w:r>
      <w:r w:rsidRPr="004858DA">
        <w:rPr>
          <w:rFonts w:ascii="Calibri" w:hAnsi="Calibri"/>
          <w:szCs w:val="21"/>
        </w:rPr>
        <w:t xml:space="preserve">the ball </w:t>
      </w:r>
      <w:r w:rsidR="00D3196D" w:rsidRPr="004858DA">
        <w:rPr>
          <w:rFonts w:ascii="Calibri" w:hAnsi="Calibri"/>
          <w:szCs w:val="21"/>
        </w:rPr>
        <w:t xml:space="preserve">to </w:t>
      </w:r>
      <w:r w:rsidRPr="004858DA">
        <w:rPr>
          <w:rFonts w:ascii="Calibri" w:hAnsi="Calibri"/>
          <w:szCs w:val="21"/>
        </w:rPr>
        <w:t>him</w:t>
      </w:r>
      <w:r w:rsidR="00D3196D" w:rsidRPr="004858DA">
        <w:rPr>
          <w:rFonts w:ascii="Calibri" w:hAnsi="Calibri"/>
          <w:szCs w:val="21"/>
        </w:rPr>
        <w:t xml:space="preserve"> in time</w:t>
      </w:r>
      <w:r w:rsidRPr="004858DA">
        <w:rPr>
          <w:rFonts w:ascii="Calibri" w:hAnsi="Calibri"/>
          <w:szCs w:val="21"/>
        </w:rPr>
        <w:t>.</w:t>
      </w:r>
    </w:p>
    <w:p w14:paraId="322F4123" w14:textId="549F2E4D" w:rsidR="00D3196D" w:rsidRPr="004858DA" w:rsidRDefault="003145FB" w:rsidP="005E221B">
      <w:pPr>
        <w:jc w:val="left"/>
        <w:rPr>
          <w:rFonts w:ascii="Calibri" w:hAnsi="Calibri"/>
          <w:szCs w:val="21"/>
        </w:rPr>
      </w:pPr>
      <w:r w:rsidRPr="004858DA">
        <w:rPr>
          <w:rFonts w:ascii="Calibri" w:hAnsi="Calibri"/>
          <w:szCs w:val="21"/>
        </w:rPr>
        <w:t>In this project, the team chemistry will be considered as a</w:t>
      </w:r>
      <w:r w:rsidR="00805DD8">
        <w:rPr>
          <w:rFonts w:ascii="Calibri" w:hAnsi="Calibri"/>
          <w:szCs w:val="21"/>
        </w:rPr>
        <w:t xml:space="preserve"> value, </w:t>
      </w:r>
      <w:r w:rsidRPr="004858DA">
        <w:rPr>
          <w:rFonts w:ascii="Calibri" w:hAnsi="Calibri"/>
          <w:szCs w:val="21"/>
        </w:rPr>
        <w:t xml:space="preserve">and the team rating system will calculate </w:t>
      </w:r>
      <w:r w:rsidR="00805DD8">
        <w:rPr>
          <w:rFonts w:ascii="Calibri" w:hAnsi="Calibri"/>
          <w:szCs w:val="21"/>
        </w:rPr>
        <w:t xml:space="preserve">this </w:t>
      </w:r>
      <w:r w:rsidRPr="004858DA">
        <w:rPr>
          <w:rFonts w:ascii="Calibri" w:hAnsi="Calibri"/>
          <w:szCs w:val="21"/>
        </w:rPr>
        <w:t xml:space="preserve">value. </w:t>
      </w:r>
      <w:r w:rsidR="00805DD8">
        <w:rPr>
          <w:rFonts w:ascii="Calibri" w:hAnsi="Calibri"/>
          <w:szCs w:val="21"/>
        </w:rPr>
        <w:t>T</w:t>
      </w:r>
      <w:r w:rsidRPr="004858DA">
        <w:rPr>
          <w:rFonts w:ascii="Calibri" w:hAnsi="Calibri"/>
          <w:szCs w:val="21"/>
        </w:rPr>
        <w:t xml:space="preserve">he value will be </w:t>
      </w:r>
      <w:proofErr w:type="gramStart"/>
      <w:r w:rsidRPr="004858DA">
        <w:rPr>
          <w:rFonts w:ascii="Calibri" w:hAnsi="Calibri"/>
          <w:szCs w:val="21"/>
        </w:rPr>
        <w:t>taken into account</w:t>
      </w:r>
      <w:proofErr w:type="gramEnd"/>
      <w:r w:rsidRPr="004858DA">
        <w:rPr>
          <w:rFonts w:ascii="Calibri" w:hAnsi="Calibri"/>
          <w:szCs w:val="21"/>
        </w:rPr>
        <w:t xml:space="preserve"> in the final team score.</w:t>
      </w:r>
    </w:p>
    <w:p w14:paraId="28F7EF54" w14:textId="77777777" w:rsidR="00075FB7" w:rsidRPr="004858DA" w:rsidRDefault="00075FB7" w:rsidP="005E221B">
      <w:pPr>
        <w:jc w:val="left"/>
        <w:rPr>
          <w:rFonts w:ascii="Calibri" w:hAnsi="Calibri"/>
          <w:szCs w:val="21"/>
        </w:rPr>
      </w:pPr>
    </w:p>
    <w:p w14:paraId="0CCAC00B" w14:textId="37CD94BE" w:rsidR="00805DD8" w:rsidRDefault="002E4F86" w:rsidP="005E221B">
      <w:pPr>
        <w:jc w:val="left"/>
        <w:rPr>
          <w:rFonts w:ascii="Calibri" w:hAnsi="Calibri"/>
          <w:szCs w:val="21"/>
        </w:rPr>
      </w:pPr>
      <w:r w:rsidRPr="004858DA">
        <w:rPr>
          <w:rFonts w:ascii="Calibri" w:hAnsi="Calibri"/>
          <w:szCs w:val="21"/>
        </w:rPr>
        <w:t xml:space="preserve">This </w:t>
      </w:r>
      <w:r w:rsidR="00805DD8">
        <w:rPr>
          <w:rFonts w:ascii="Calibri" w:hAnsi="Calibri"/>
          <w:szCs w:val="21"/>
        </w:rPr>
        <w:t>document</w:t>
      </w:r>
      <w:r w:rsidRPr="004858DA">
        <w:rPr>
          <w:rFonts w:ascii="Calibri" w:hAnsi="Calibri"/>
          <w:szCs w:val="21"/>
        </w:rPr>
        <w:t xml:space="preserve"> </w:t>
      </w:r>
      <w:r w:rsidR="00805DD8">
        <w:rPr>
          <w:rFonts w:ascii="Calibri" w:hAnsi="Calibri"/>
          <w:szCs w:val="21"/>
        </w:rPr>
        <w:t xml:space="preserve">describes the project </w:t>
      </w:r>
      <w:r w:rsidRPr="004858DA">
        <w:rPr>
          <w:rFonts w:ascii="Calibri" w:hAnsi="Calibri"/>
          <w:szCs w:val="21"/>
        </w:rPr>
        <w:t>in</w:t>
      </w:r>
      <w:r w:rsidR="00B55AC3" w:rsidRPr="004858DA">
        <w:rPr>
          <w:rFonts w:ascii="Calibri" w:hAnsi="Calibri"/>
          <w:szCs w:val="21"/>
        </w:rPr>
        <w:t xml:space="preserve"> </w:t>
      </w:r>
      <w:r w:rsidR="00805DD8">
        <w:rPr>
          <w:rFonts w:ascii="Calibri" w:hAnsi="Calibri"/>
          <w:szCs w:val="21"/>
        </w:rPr>
        <w:t>eight sections</w:t>
      </w:r>
      <w:r w:rsidR="00805DD8">
        <w:rPr>
          <w:rFonts w:ascii="Calibri" w:hAnsi="Calibri" w:hint="eastAsia"/>
          <w:szCs w:val="21"/>
        </w:rPr>
        <w:t>:</w:t>
      </w:r>
    </w:p>
    <w:p w14:paraId="0FE4DFB5" w14:textId="77777777" w:rsidR="00805DD8" w:rsidRPr="004858DA" w:rsidRDefault="00805DD8" w:rsidP="005E221B">
      <w:pPr>
        <w:jc w:val="left"/>
        <w:rPr>
          <w:rFonts w:ascii="Calibri" w:hAnsi="Calibri"/>
          <w:szCs w:val="21"/>
        </w:rPr>
      </w:pPr>
    </w:p>
    <w:p w14:paraId="054D7404" w14:textId="69EB9869" w:rsidR="000D60B4" w:rsidRPr="004858DA" w:rsidRDefault="00805DD8" w:rsidP="005E221B">
      <w:pPr>
        <w:jc w:val="left"/>
        <w:rPr>
          <w:rFonts w:ascii="Calibri" w:hAnsi="Calibri"/>
          <w:szCs w:val="21"/>
        </w:rPr>
      </w:pPr>
      <w:r>
        <w:rPr>
          <w:rFonts w:ascii="Calibri" w:hAnsi="Calibri"/>
          <w:szCs w:val="21"/>
        </w:rPr>
        <w:t xml:space="preserve">Research: this section </w:t>
      </w:r>
      <w:r w:rsidR="000D60B4" w:rsidRPr="004858DA">
        <w:rPr>
          <w:rFonts w:ascii="Calibri" w:hAnsi="Calibri"/>
          <w:szCs w:val="21"/>
        </w:rPr>
        <w:t>details the preliminary research carried out before starting to design the solution. This includes an outline for some of the scoring systems already in place.</w:t>
      </w:r>
    </w:p>
    <w:p w14:paraId="76035E0F" w14:textId="77777777" w:rsidR="000D60B4" w:rsidRPr="004858DA" w:rsidRDefault="000D60B4" w:rsidP="005E221B">
      <w:pPr>
        <w:jc w:val="left"/>
        <w:rPr>
          <w:rFonts w:ascii="Calibri" w:hAnsi="Calibri"/>
          <w:szCs w:val="21"/>
        </w:rPr>
      </w:pPr>
    </w:p>
    <w:p w14:paraId="07687401" w14:textId="6BD1FC2A" w:rsidR="000D60B4" w:rsidRPr="004858DA" w:rsidRDefault="00805DD8" w:rsidP="005E221B">
      <w:pPr>
        <w:jc w:val="left"/>
        <w:rPr>
          <w:rFonts w:ascii="Calibri" w:hAnsi="Calibri"/>
          <w:szCs w:val="21"/>
        </w:rPr>
      </w:pPr>
      <w:r>
        <w:rPr>
          <w:rFonts w:ascii="Calibri" w:hAnsi="Calibri"/>
          <w:szCs w:val="21"/>
        </w:rPr>
        <w:t>P</w:t>
      </w:r>
      <w:r w:rsidR="000D60B4" w:rsidRPr="004858DA">
        <w:rPr>
          <w:rFonts w:ascii="Calibri" w:hAnsi="Calibri"/>
          <w:szCs w:val="21"/>
        </w:rPr>
        <w:t>rofessional considerations</w:t>
      </w:r>
      <w:r>
        <w:rPr>
          <w:rFonts w:ascii="Calibri" w:hAnsi="Calibri"/>
          <w:szCs w:val="21"/>
        </w:rPr>
        <w:t>: this section</w:t>
      </w:r>
      <w:r w:rsidR="000D60B4" w:rsidRPr="004858DA">
        <w:rPr>
          <w:rFonts w:ascii="Calibri" w:hAnsi="Calibri"/>
          <w:szCs w:val="21"/>
        </w:rPr>
        <w:t xml:space="preserve"> includ</w:t>
      </w:r>
      <w:r>
        <w:rPr>
          <w:rFonts w:ascii="Calibri" w:hAnsi="Calibri"/>
          <w:szCs w:val="21"/>
        </w:rPr>
        <w:t>es</w:t>
      </w:r>
      <w:r w:rsidR="000D60B4" w:rsidRPr="004858DA">
        <w:rPr>
          <w:rFonts w:ascii="Calibri" w:hAnsi="Calibri"/>
          <w:szCs w:val="21"/>
        </w:rPr>
        <w:t xml:space="preserve"> how the project will </w:t>
      </w:r>
      <w:proofErr w:type="gramStart"/>
      <w:r w:rsidR="000D60B4" w:rsidRPr="004858DA">
        <w:rPr>
          <w:rFonts w:ascii="Calibri" w:hAnsi="Calibri"/>
          <w:szCs w:val="21"/>
        </w:rPr>
        <w:t>take into account</w:t>
      </w:r>
      <w:proofErr w:type="gramEnd"/>
      <w:r w:rsidR="000D60B4" w:rsidRPr="004858DA">
        <w:rPr>
          <w:rFonts w:ascii="Calibri" w:hAnsi="Calibri"/>
          <w:szCs w:val="21"/>
        </w:rPr>
        <w:t xml:space="preserve"> the public interest, professional competence and integrity, and accountability to relevant authorities.</w:t>
      </w:r>
    </w:p>
    <w:p w14:paraId="4D3706D4" w14:textId="77777777" w:rsidR="000D60B4" w:rsidRPr="004858DA" w:rsidRDefault="000D60B4" w:rsidP="005E221B">
      <w:pPr>
        <w:jc w:val="left"/>
        <w:rPr>
          <w:rFonts w:ascii="Calibri" w:hAnsi="Calibri"/>
          <w:szCs w:val="21"/>
        </w:rPr>
      </w:pPr>
    </w:p>
    <w:p w14:paraId="530DE342" w14:textId="5F603DB9" w:rsidR="000D60B4" w:rsidRPr="004858DA" w:rsidRDefault="00805DD8" w:rsidP="005E221B">
      <w:pPr>
        <w:jc w:val="left"/>
        <w:rPr>
          <w:rFonts w:ascii="Calibri" w:hAnsi="Calibri"/>
          <w:szCs w:val="21"/>
        </w:rPr>
      </w:pPr>
      <w:r>
        <w:rPr>
          <w:rFonts w:ascii="Calibri" w:hAnsi="Calibri"/>
          <w:szCs w:val="21"/>
        </w:rPr>
        <w:t>Requirement analysis: this section</w:t>
      </w:r>
      <w:r w:rsidR="000D60B4" w:rsidRPr="004858DA">
        <w:rPr>
          <w:rFonts w:ascii="Calibri" w:hAnsi="Calibri"/>
          <w:szCs w:val="21"/>
        </w:rPr>
        <w:t xml:space="preserve"> outlines the requirements of the project to determine the size and focus of the anticipated final project. This includes the functional and non-functional requirements of the final system.</w:t>
      </w:r>
    </w:p>
    <w:p w14:paraId="66ADF18C" w14:textId="77777777" w:rsidR="000D60B4" w:rsidRPr="004858DA" w:rsidRDefault="000D60B4" w:rsidP="005E221B">
      <w:pPr>
        <w:jc w:val="left"/>
        <w:rPr>
          <w:rFonts w:ascii="Calibri" w:hAnsi="Calibri"/>
          <w:szCs w:val="21"/>
        </w:rPr>
      </w:pPr>
    </w:p>
    <w:p w14:paraId="268AC122" w14:textId="74A96253" w:rsidR="000D60B4" w:rsidRPr="004858DA" w:rsidRDefault="00805DD8" w:rsidP="005E221B">
      <w:pPr>
        <w:jc w:val="left"/>
        <w:rPr>
          <w:rFonts w:ascii="Calibri" w:hAnsi="Calibri"/>
          <w:szCs w:val="21"/>
        </w:rPr>
      </w:pPr>
      <w:r>
        <w:rPr>
          <w:rFonts w:ascii="Calibri" w:hAnsi="Calibri"/>
          <w:szCs w:val="21"/>
        </w:rPr>
        <w:t>Design: This section</w:t>
      </w:r>
      <w:r w:rsidR="000D60B4" w:rsidRPr="004858DA">
        <w:rPr>
          <w:rFonts w:ascii="Calibri" w:hAnsi="Calibri"/>
          <w:szCs w:val="21"/>
        </w:rPr>
        <w:t xml:space="preserve"> describes the overall game and the design process for the </w:t>
      </w:r>
      <w:r w:rsidR="00912BE0" w:rsidRPr="004858DA">
        <w:rPr>
          <w:rFonts w:ascii="Calibri" w:hAnsi="Calibri"/>
          <w:szCs w:val="21"/>
        </w:rPr>
        <w:t>rating</w:t>
      </w:r>
      <w:r w:rsidR="000D60B4" w:rsidRPr="004858DA">
        <w:rPr>
          <w:rFonts w:ascii="Calibri" w:hAnsi="Calibri"/>
          <w:szCs w:val="21"/>
        </w:rPr>
        <w:t xml:space="preserve"> system. The learning objectives of the project are discussed, as well as the functionality that the </w:t>
      </w:r>
      <w:r w:rsidR="00912BE0" w:rsidRPr="004858DA">
        <w:rPr>
          <w:rFonts w:ascii="Calibri" w:hAnsi="Calibri"/>
          <w:szCs w:val="21"/>
        </w:rPr>
        <w:t>rating</w:t>
      </w:r>
      <w:r w:rsidR="000D60B4" w:rsidRPr="004858DA">
        <w:rPr>
          <w:rFonts w:ascii="Calibri" w:hAnsi="Calibri"/>
          <w:szCs w:val="21"/>
        </w:rPr>
        <w:t xml:space="preserve"> system will have. </w:t>
      </w:r>
      <w:r w:rsidR="00912BE0" w:rsidRPr="004858DA">
        <w:rPr>
          <w:rFonts w:ascii="Calibri" w:hAnsi="Calibri"/>
          <w:szCs w:val="21"/>
        </w:rPr>
        <w:t>Furthermore,</w:t>
      </w:r>
      <w:r w:rsidR="000D60B4" w:rsidRPr="004858DA">
        <w:rPr>
          <w:rFonts w:ascii="Calibri" w:hAnsi="Calibri"/>
          <w:szCs w:val="21"/>
        </w:rPr>
        <w:t xml:space="preserve"> the selection and comparison of models for player data structures</w:t>
      </w:r>
      <w:r w:rsidR="00912BE0" w:rsidRPr="004858DA">
        <w:rPr>
          <w:rFonts w:ascii="Calibri" w:hAnsi="Calibri"/>
          <w:szCs w:val="21"/>
        </w:rPr>
        <w:t xml:space="preserve"> will also be discussed in </w:t>
      </w:r>
      <w:r w:rsidR="00912BE0" w:rsidRPr="004858DA">
        <w:rPr>
          <w:rFonts w:ascii="Calibri" w:hAnsi="Calibri"/>
          <w:szCs w:val="21"/>
        </w:rPr>
        <w:lastRenderedPageBreak/>
        <w:t>this section</w:t>
      </w:r>
      <w:r w:rsidR="000D60B4" w:rsidRPr="004858DA">
        <w:rPr>
          <w:rFonts w:ascii="Calibri" w:hAnsi="Calibri"/>
          <w:szCs w:val="21"/>
        </w:rPr>
        <w:t>. Finally, the creation of the user interface and the explanation of the rules of the game are explained in detail.</w:t>
      </w:r>
    </w:p>
    <w:p w14:paraId="325A7173" w14:textId="77777777" w:rsidR="000D60B4" w:rsidRPr="004858DA" w:rsidRDefault="000D60B4" w:rsidP="005E221B">
      <w:pPr>
        <w:jc w:val="left"/>
        <w:rPr>
          <w:rFonts w:ascii="Calibri" w:hAnsi="Calibri"/>
          <w:szCs w:val="21"/>
        </w:rPr>
      </w:pPr>
    </w:p>
    <w:p w14:paraId="34200081" w14:textId="18EEA3CF" w:rsidR="000D60B4" w:rsidRPr="004858DA" w:rsidRDefault="00805DD8" w:rsidP="005E221B">
      <w:pPr>
        <w:jc w:val="left"/>
        <w:rPr>
          <w:rFonts w:ascii="Calibri" w:hAnsi="Calibri"/>
          <w:szCs w:val="21"/>
        </w:rPr>
      </w:pPr>
      <w:r>
        <w:rPr>
          <w:rFonts w:ascii="Calibri" w:hAnsi="Calibri"/>
          <w:szCs w:val="21"/>
        </w:rPr>
        <w:t>Implementation: this</w:t>
      </w:r>
      <w:r w:rsidR="000D60B4" w:rsidRPr="004858DA">
        <w:rPr>
          <w:rFonts w:ascii="Calibri" w:hAnsi="Calibri"/>
          <w:szCs w:val="21"/>
        </w:rPr>
        <w:t xml:space="preserve"> describes all the problems encountered during the implementation of the project. It outlines the general order in which the problems occurred and how they were dealt with.</w:t>
      </w:r>
    </w:p>
    <w:p w14:paraId="4AC035D2" w14:textId="77777777" w:rsidR="000D60B4" w:rsidRPr="004858DA" w:rsidRDefault="000D60B4" w:rsidP="005E221B">
      <w:pPr>
        <w:jc w:val="left"/>
        <w:rPr>
          <w:rFonts w:ascii="Calibri" w:hAnsi="Calibri"/>
          <w:szCs w:val="21"/>
        </w:rPr>
      </w:pPr>
    </w:p>
    <w:p w14:paraId="6F32FB41" w14:textId="5F3B1403" w:rsidR="00805DD8" w:rsidRDefault="00805DD8" w:rsidP="005E221B">
      <w:pPr>
        <w:jc w:val="left"/>
        <w:rPr>
          <w:rFonts w:ascii="Calibri" w:hAnsi="Calibri"/>
          <w:szCs w:val="21"/>
        </w:rPr>
      </w:pPr>
      <w:r>
        <w:rPr>
          <w:rFonts w:ascii="Calibri" w:hAnsi="Calibri"/>
          <w:szCs w:val="21"/>
        </w:rPr>
        <w:t>Testing: the program is tested using unit tests, integration tests</w:t>
      </w:r>
      <w:r w:rsidR="00DD7EEF">
        <w:rPr>
          <w:rFonts w:ascii="Calibri" w:hAnsi="Calibri"/>
          <w:szCs w:val="21"/>
        </w:rPr>
        <w:t>,</w:t>
      </w:r>
      <w:r>
        <w:rPr>
          <w:rFonts w:ascii="Calibri" w:hAnsi="Calibri"/>
          <w:szCs w:val="21"/>
        </w:rPr>
        <w:t xml:space="preserve"> and system tests.</w:t>
      </w:r>
    </w:p>
    <w:p w14:paraId="05F60C2A" w14:textId="77777777" w:rsidR="00805DD8" w:rsidRDefault="00805DD8" w:rsidP="005E221B">
      <w:pPr>
        <w:jc w:val="left"/>
        <w:rPr>
          <w:rFonts w:ascii="Calibri" w:hAnsi="Calibri"/>
          <w:szCs w:val="21"/>
        </w:rPr>
      </w:pPr>
    </w:p>
    <w:p w14:paraId="31A167D1" w14:textId="70A7E782" w:rsidR="000D60B4" w:rsidRPr="004858DA" w:rsidRDefault="00805DD8" w:rsidP="005E221B">
      <w:pPr>
        <w:jc w:val="left"/>
        <w:rPr>
          <w:rFonts w:ascii="Calibri" w:hAnsi="Calibri"/>
          <w:szCs w:val="21"/>
        </w:rPr>
      </w:pPr>
      <w:r>
        <w:rPr>
          <w:rFonts w:ascii="Calibri" w:hAnsi="Calibri"/>
          <w:szCs w:val="21"/>
        </w:rPr>
        <w:t xml:space="preserve">Evaluation: </w:t>
      </w:r>
      <w:r w:rsidR="00912BE0" w:rsidRPr="004858DA">
        <w:rPr>
          <w:rFonts w:ascii="Calibri" w:hAnsi="Calibri"/>
          <w:szCs w:val="21"/>
        </w:rPr>
        <w:t>It includes a comparison of this scoring system with other scoring systems and an assessment of the accuracy of the project using R-values. It also includes a self-reflection on the overall results of the project and highlights any other outstanding issues with the system.</w:t>
      </w:r>
    </w:p>
    <w:p w14:paraId="15EDAD5F" w14:textId="77777777" w:rsidR="00912BE0" w:rsidRPr="004858DA" w:rsidRDefault="00912BE0" w:rsidP="005E221B">
      <w:pPr>
        <w:jc w:val="left"/>
        <w:rPr>
          <w:rFonts w:ascii="Calibri" w:hAnsi="Calibri"/>
          <w:szCs w:val="21"/>
        </w:rPr>
      </w:pPr>
    </w:p>
    <w:p w14:paraId="47960B00" w14:textId="75767177" w:rsidR="00FD651A" w:rsidRPr="004858DA" w:rsidRDefault="00805DD8" w:rsidP="005E221B">
      <w:pPr>
        <w:widowControl/>
        <w:jc w:val="left"/>
        <w:rPr>
          <w:rFonts w:ascii="Calibri" w:hAnsi="Calibri"/>
          <w:szCs w:val="21"/>
        </w:rPr>
      </w:pPr>
      <w:r>
        <w:rPr>
          <w:rFonts w:ascii="Calibri" w:hAnsi="Calibri"/>
          <w:szCs w:val="21"/>
        </w:rPr>
        <w:t>Conclusion:</w:t>
      </w:r>
      <w:r w:rsidR="00912BE0" w:rsidRPr="004858DA">
        <w:rPr>
          <w:rFonts w:ascii="Calibri" w:hAnsi="Calibri"/>
          <w:szCs w:val="21"/>
        </w:rPr>
        <w:t xml:space="preserve"> which </w:t>
      </w:r>
      <w:r w:rsidR="00125F99" w:rsidRPr="004858DA">
        <w:rPr>
          <w:rFonts w:ascii="Calibri" w:hAnsi="Calibri"/>
          <w:szCs w:val="21"/>
        </w:rPr>
        <w:t>summarizes</w:t>
      </w:r>
      <w:r w:rsidR="00912BE0" w:rsidRPr="004858DA">
        <w:rPr>
          <w:rFonts w:ascii="Calibri" w:hAnsi="Calibri"/>
          <w:szCs w:val="21"/>
        </w:rPr>
        <w:t xml:space="preserve"> all the elements covered in this </w:t>
      </w:r>
      <w:r w:rsidR="00125F99" w:rsidRPr="004858DA">
        <w:rPr>
          <w:rFonts w:ascii="Calibri" w:hAnsi="Calibri"/>
          <w:szCs w:val="21"/>
        </w:rPr>
        <w:t>report. And</w:t>
      </w:r>
      <w:r w:rsidR="00912BE0" w:rsidRPr="004858DA">
        <w:rPr>
          <w:rFonts w:ascii="Calibri" w:hAnsi="Calibri"/>
          <w:szCs w:val="21"/>
        </w:rPr>
        <w:t xml:space="preserve"> discusses further work that could be done on this project in the future, reflecting on the outstanding requirements and explaining how they could be implemented.</w:t>
      </w:r>
      <w:r w:rsidR="00FD651A" w:rsidRPr="004858DA">
        <w:rPr>
          <w:rFonts w:ascii="Calibri" w:hAnsi="Calibri"/>
          <w:szCs w:val="21"/>
        </w:rPr>
        <w:br w:type="page"/>
      </w:r>
      <w:r w:rsidR="006725A5" w:rsidRPr="004858DA">
        <w:rPr>
          <w:rFonts w:ascii="Calibri" w:hAnsi="Calibri"/>
          <w:szCs w:val="21"/>
        </w:rPr>
        <w:lastRenderedPageBreak/>
        <w:t xml:space="preserve"> </w:t>
      </w:r>
    </w:p>
    <w:p w14:paraId="2FD9C47F" w14:textId="01F736A8" w:rsidR="0098106B" w:rsidRPr="004858DA" w:rsidRDefault="0098106B" w:rsidP="00FF4CB8">
      <w:pPr>
        <w:pStyle w:val="Heading1"/>
      </w:pPr>
      <w:bookmarkStart w:id="4" w:name="_Toc69055107"/>
      <w:r w:rsidRPr="004858DA">
        <w:t xml:space="preserve">2.background </w:t>
      </w:r>
      <w:commentRangeStart w:id="5"/>
      <w:r w:rsidRPr="004858DA">
        <w:t>research</w:t>
      </w:r>
      <w:bookmarkEnd w:id="4"/>
      <w:commentRangeEnd w:id="5"/>
      <w:r w:rsidR="004715DE">
        <w:rPr>
          <w:rStyle w:val="CommentReference"/>
          <w:b w:val="0"/>
          <w:bCs w:val="0"/>
          <w:kern w:val="2"/>
        </w:rPr>
        <w:commentReference w:id="5"/>
      </w:r>
    </w:p>
    <w:p w14:paraId="03F86DE0" w14:textId="67B39A16" w:rsidR="007654F5" w:rsidRPr="004858DA" w:rsidRDefault="00D86677" w:rsidP="00FF4CB8">
      <w:pPr>
        <w:pStyle w:val="Heading2"/>
      </w:pPr>
      <w:bookmarkStart w:id="6" w:name="_Toc69055108"/>
      <w:r w:rsidRPr="004858DA">
        <w:t>The team Elo rating system</w:t>
      </w:r>
      <w:bookmarkEnd w:id="6"/>
    </w:p>
    <w:p w14:paraId="38006AB3" w14:textId="0090FFA8" w:rsidR="00B243D7" w:rsidRPr="004858DA" w:rsidRDefault="00B243D7" w:rsidP="005E221B">
      <w:pPr>
        <w:jc w:val="left"/>
        <w:rPr>
          <w:rFonts w:ascii="Calibri" w:hAnsi="Calibri"/>
          <w:szCs w:val="21"/>
        </w:rPr>
      </w:pPr>
      <w:commentRangeStart w:id="7"/>
      <w:r w:rsidRPr="004858DA">
        <w:rPr>
          <w:rFonts w:ascii="Calibri" w:hAnsi="Calibri"/>
          <w:szCs w:val="21"/>
        </w:rPr>
        <w:t xml:space="preserve">Elo </w:t>
      </w:r>
      <w:commentRangeEnd w:id="7"/>
      <w:r w:rsidR="00A96E7F">
        <w:rPr>
          <w:rStyle w:val="CommentReference"/>
        </w:rPr>
        <w:commentReference w:id="7"/>
      </w:r>
      <w:r w:rsidRPr="004858DA">
        <w:rPr>
          <w:rFonts w:ascii="Calibri" w:hAnsi="Calibri"/>
          <w:szCs w:val="21"/>
        </w:rPr>
        <w:t xml:space="preserve">is a simple measure of </w:t>
      </w:r>
      <w:commentRangeStart w:id="8"/>
      <w:r w:rsidRPr="004858DA">
        <w:rPr>
          <w:rFonts w:ascii="Calibri" w:hAnsi="Calibri"/>
          <w:szCs w:val="21"/>
        </w:rPr>
        <w:t xml:space="preserve">strength </w:t>
      </w:r>
      <w:commentRangeEnd w:id="8"/>
      <w:r w:rsidR="005209FF">
        <w:rPr>
          <w:rStyle w:val="CommentReference"/>
        </w:rPr>
        <w:commentReference w:id="8"/>
      </w:r>
      <w:r w:rsidRPr="004858DA">
        <w:rPr>
          <w:rFonts w:ascii="Calibri" w:hAnsi="Calibri"/>
          <w:szCs w:val="21"/>
        </w:rPr>
        <w:t xml:space="preserve">based on game-by-game </w:t>
      </w:r>
      <w:r w:rsidR="00C91B24" w:rsidRPr="004858DA">
        <w:rPr>
          <w:rFonts w:ascii="Calibri" w:hAnsi="Calibri"/>
          <w:szCs w:val="21"/>
        </w:rPr>
        <w:t>results;</w:t>
      </w:r>
      <w:r w:rsidRPr="004858DA">
        <w:rPr>
          <w:rFonts w:ascii="Calibri" w:hAnsi="Calibri"/>
          <w:szCs w:val="21"/>
        </w:rPr>
        <w:t xml:space="preserve"> </w:t>
      </w:r>
      <w:r w:rsidR="00DD7EEF">
        <w:rPr>
          <w:rFonts w:ascii="Calibri" w:hAnsi="Calibri"/>
          <w:szCs w:val="21"/>
        </w:rPr>
        <w:t>it is</w:t>
      </w:r>
      <w:r w:rsidRPr="004858DA">
        <w:rPr>
          <w:rFonts w:ascii="Calibri" w:hAnsi="Calibri"/>
          <w:szCs w:val="21"/>
        </w:rPr>
        <w:t xml:space="preserve"> used to calculate the relative skill level of players </w:t>
      </w:r>
      <w:r w:rsidR="00C91B24" w:rsidRPr="004858DA">
        <w:rPr>
          <w:rFonts w:ascii="Calibri" w:hAnsi="Calibri"/>
          <w:szCs w:val="21"/>
        </w:rPr>
        <w:t>in a</w:t>
      </w:r>
      <w:r w:rsidRPr="004858DA">
        <w:rPr>
          <w:rFonts w:ascii="Calibri" w:hAnsi="Calibri"/>
          <w:szCs w:val="21"/>
        </w:rPr>
        <w:t xml:space="preserve"> zero-sum game. A player's Elo score is expressed as a number, which may vary depending on the outcome of the rated game played. At the end of each game, the winning player receives points from the number of points lost. The difference between the ratings of the winners and losers determines the total number of points gained or lost after the </w:t>
      </w:r>
      <w:commentRangeStart w:id="9"/>
      <w:r w:rsidRPr="004858DA">
        <w:rPr>
          <w:rFonts w:ascii="Calibri" w:hAnsi="Calibri"/>
          <w:szCs w:val="21"/>
        </w:rPr>
        <w:t>game</w:t>
      </w:r>
      <w:commentRangeEnd w:id="9"/>
      <w:r w:rsidR="005558CA">
        <w:rPr>
          <w:rStyle w:val="CommentReference"/>
        </w:rPr>
        <w:commentReference w:id="9"/>
      </w:r>
      <w:r w:rsidRPr="004858DA">
        <w:rPr>
          <w:rFonts w:ascii="Calibri" w:hAnsi="Calibri"/>
          <w:szCs w:val="21"/>
        </w:rPr>
        <w:t>. If the player with the higher rating wins, the player with the lower rating will only gain some rating points. However, if the lower</w:t>
      </w:r>
      <w:r w:rsidR="00DD7EEF">
        <w:rPr>
          <w:rFonts w:ascii="Calibri" w:hAnsi="Calibri"/>
          <w:szCs w:val="21"/>
        </w:rPr>
        <w:t>-</w:t>
      </w:r>
      <w:r w:rsidRPr="004858DA">
        <w:rPr>
          <w:rFonts w:ascii="Calibri" w:hAnsi="Calibri"/>
          <w:szCs w:val="21"/>
        </w:rPr>
        <w:t>rated player gets a losing victory, many rating points will be transferred. In the case of a tie, the lower</w:t>
      </w:r>
      <w:r w:rsidR="00DD7EEF">
        <w:rPr>
          <w:rFonts w:ascii="Calibri" w:hAnsi="Calibri"/>
          <w:szCs w:val="21"/>
        </w:rPr>
        <w:t>-</w:t>
      </w:r>
      <w:r w:rsidRPr="004858DA">
        <w:rPr>
          <w:rFonts w:ascii="Calibri" w:hAnsi="Calibri"/>
          <w:szCs w:val="21"/>
        </w:rPr>
        <w:t>rated player will also gain some points from the higher</w:t>
      </w:r>
      <w:r w:rsidR="00DD7EEF">
        <w:rPr>
          <w:rFonts w:ascii="Calibri" w:hAnsi="Calibri"/>
          <w:szCs w:val="21"/>
        </w:rPr>
        <w:t>-</w:t>
      </w:r>
      <w:r w:rsidRPr="004858DA">
        <w:rPr>
          <w:rFonts w:ascii="Calibri" w:hAnsi="Calibri"/>
          <w:szCs w:val="21"/>
        </w:rPr>
        <w:t>rated player. This means that the rating system is self-correcting. In the long run, players who are rated too low or too high should accordingly perform better or worse than the rating system expects and thus gain or lose rating points before the rating reflects their true strength.</w:t>
      </w:r>
    </w:p>
    <w:p w14:paraId="743F10FC" w14:textId="577FD56A" w:rsidR="00FF7206" w:rsidRPr="004858DA" w:rsidRDefault="00C91B24" w:rsidP="005E221B">
      <w:pPr>
        <w:jc w:val="left"/>
        <w:rPr>
          <w:rFonts w:ascii="Calibri" w:hAnsi="Calibri"/>
          <w:szCs w:val="21"/>
        </w:rPr>
      </w:pPr>
      <w:r w:rsidRPr="004858DA">
        <w:rPr>
          <w:rFonts w:ascii="Calibri" w:hAnsi="Calibri"/>
          <w:szCs w:val="21"/>
        </w:rPr>
        <w:t>So,</w:t>
      </w:r>
      <w:r w:rsidR="00B243D7" w:rsidRPr="004858DA">
        <w:rPr>
          <w:rFonts w:ascii="Calibri" w:hAnsi="Calibri"/>
          <w:szCs w:val="21"/>
        </w:rPr>
        <w:t xml:space="preserve"> in this program, Elo ratings depend only on the final score of each game and the location of the game (home</w:t>
      </w:r>
      <w:r w:rsidR="00DD7EEF">
        <w:rPr>
          <w:rFonts w:ascii="Calibri" w:hAnsi="Calibri"/>
          <w:szCs w:val="21"/>
        </w:rPr>
        <w:t>-</w:t>
      </w:r>
      <w:r w:rsidR="00B243D7" w:rsidRPr="004858DA">
        <w:rPr>
          <w:rFonts w:ascii="Calibri" w:hAnsi="Calibri"/>
          <w:szCs w:val="21"/>
        </w:rPr>
        <w:t>field advantage). They include both regular season and playoff games.</w:t>
      </w:r>
    </w:p>
    <w:p w14:paraId="496FE377" w14:textId="7F308C66" w:rsidR="00FF7206" w:rsidRPr="004858DA" w:rsidRDefault="00FF7206" w:rsidP="005E221B">
      <w:pPr>
        <w:jc w:val="left"/>
        <w:rPr>
          <w:rFonts w:ascii="Calibri" w:hAnsi="Calibri"/>
          <w:szCs w:val="21"/>
        </w:rPr>
      </w:pPr>
      <w:r w:rsidRPr="004858DA">
        <w:rPr>
          <w:rFonts w:ascii="Calibri" w:hAnsi="Calibri"/>
          <w:noProof/>
          <w:szCs w:val="21"/>
        </w:rPr>
        <w:drawing>
          <wp:inline distT="0" distB="0" distL="0" distR="0" wp14:anchorId="04872FFA" wp14:editId="665835C0">
            <wp:extent cx="5731510" cy="2739390"/>
            <wp:effectExtent l="0" t="0" r="0" b="381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截屏2021-04-05 下午5.31.06.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739390"/>
                    </a:xfrm>
                    <a:prstGeom prst="rect">
                      <a:avLst/>
                    </a:prstGeom>
                  </pic:spPr>
                </pic:pic>
              </a:graphicData>
            </a:graphic>
          </wp:inline>
        </w:drawing>
      </w:r>
    </w:p>
    <w:p w14:paraId="5A42DBFA" w14:textId="0E973590" w:rsidR="00D86677" w:rsidRPr="004858DA" w:rsidRDefault="00FF7206" w:rsidP="005E221B">
      <w:pPr>
        <w:jc w:val="left"/>
        <w:rPr>
          <w:rFonts w:ascii="Calibri" w:hAnsi="Calibri"/>
          <w:szCs w:val="21"/>
        </w:rPr>
      </w:pPr>
      <w:commentRangeStart w:id="10"/>
      <w:r w:rsidRPr="004858DA">
        <w:rPr>
          <w:rFonts w:ascii="Calibri" w:hAnsi="Calibri"/>
          <w:szCs w:val="21"/>
        </w:rPr>
        <w:t>-</w:t>
      </w:r>
      <w:r w:rsidR="009322E0" w:rsidRPr="004858DA">
        <w:rPr>
          <w:rFonts w:ascii="Calibri" w:hAnsi="Calibri"/>
          <w:szCs w:val="21"/>
        </w:rPr>
        <w:t xml:space="preserve">Figure1. </w:t>
      </w:r>
      <w:r w:rsidRPr="004858DA">
        <w:rPr>
          <w:rFonts w:ascii="Calibri" w:hAnsi="Calibri"/>
          <w:szCs w:val="21"/>
        </w:rPr>
        <w:t xml:space="preserve">the graph about Los Angeles Lakers team </w:t>
      </w:r>
      <w:proofErr w:type="gramStart"/>
      <w:r w:rsidR="00FE493C" w:rsidRPr="004858DA">
        <w:rPr>
          <w:rFonts w:ascii="Calibri" w:hAnsi="Calibri"/>
          <w:szCs w:val="21"/>
        </w:rPr>
        <w:t>E</w:t>
      </w:r>
      <w:r w:rsidRPr="004858DA">
        <w:rPr>
          <w:rFonts w:ascii="Calibri" w:hAnsi="Calibri"/>
          <w:szCs w:val="21"/>
        </w:rPr>
        <w:t>lo</w:t>
      </w:r>
      <w:r w:rsidR="004858DA" w:rsidRPr="004858DA">
        <w:rPr>
          <w:rFonts w:ascii="Calibri" w:hAnsi="Calibri"/>
          <w:szCs w:val="21"/>
        </w:rPr>
        <w:t>[</w:t>
      </w:r>
      <w:proofErr w:type="gramEnd"/>
      <w:r w:rsidR="004858DA" w:rsidRPr="004858DA">
        <w:rPr>
          <w:rFonts w:ascii="Calibri" w:hAnsi="Calibri"/>
          <w:szCs w:val="21"/>
        </w:rPr>
        <w:t>3]</w:t>
      </w:r>
      <w:commentRangeEnd w:id="10"/>
      <w:r w:rsidR="008E2C9D">
        <w:rPr>
          <w:rStyle w:val="CommentReference"/>
        </w:rPr>
        <w:commentReference w:id="10"/>
      </w:r>
    </w:p>
    <w:p w14:paraId="3D11A8C3" w14:textId="5CF42497" w:rsidR="005324F2" w:rsidRPr="004858DA" w:rsidRDefault="00B11ED6" w:rsidP="005E221B">
      <w:pPr>
        <w:jc w:val="left"/>
        <w:rPr>
          <w:rFonts w:ascii="Calibri" w:hAnsi="Calibri"/>
          <w:szCs w:val="21"/>
        </w:rPr>
      </w:pPr>
      <w:r w:rsidRPr="004858DA">
        <w:rPr>
          <w:rFonts w:ascii="Calibri" w:hAnsi="Calibri"/>
          <w:szCs w:val="21"/>
        </w:rPr>
        <w:t xml:space="preserve">This graph shows the change in Elo scores for the Los Angeles Lakers team from 1950 to the present day, with the scores at each stage and the slope giving a good indication of the overall strength of the team at that time. To work out who would win and who would lose between the two teams, you first </w:t>
      </w:r>
      <w:proofErr w:type="gramStart"/>
      <w:r w:rsidRPr="004858DA">
        <w:rPr>
          <w:rFonts w:ascii="Calibri" w:hAnsi="Calibri"/>
          <w:szCs w:val="21"/>
        </w:rPr>
        <w:t>have to</w:t>
      </w:r>
      <w:proofErr w:type="gramEnd"/>
      <w:r w:rsidRPr="004858DA">
        <w:rPr>
          <w:rFonts w:ascii="Calibri" w:hAnsi="Calibri"/>
          <w:szCs w:val="21"/>
        </w:rPr>
        <w:t xml:space="preserve"> calculate the difference in points between them. </w:t>
      </w:r>
      <w:r w:rsidR="00DD7EEF">
        <w:rPr>
          <w:rFonts w:ascii="Calibri" w:hAnsi="Calibri"/>
          <w:szCs w:val="21"/>
        </w:rPr>
        <w:t>T</w:t>
      </w:r>
      <w:r w:rsidRPr="004858DA">
        <w:rPr>
          <w:rFonts w:ascii="Calibri" w:hAnsi="Calibri"/>
          <w:szCs w:val="21"/>
        </w:rPr>
        <w:t xml:space="preserve">o map this difference into probabilities, Elo is often </w:t>
      </w:r>
      <w:r w:rsidR="00DD7EEF">
        <w:rPr>
          <w:rFonts w:ascii="Calibri" w:hAnsi="Calibri"/>
          <w:szCs w:val="21"/>
        </w:rPr>
        <w:t xml:space="preserve">modelled by </w:t>
      </w:r>
      <w:r w:rsidRPr="004858DA">
        <w:rPr>
          <w:rFonts w:ascii="Calibri" w:hAnsi="Calibri"/>
          <w:szCs w:val="21"/>
        </w:rPr>
        <w:t>the sigmoid function (logistic)</w:t>
      </w:r>
      <w:r w:rsidR="00DD7EEF">
        <w:rPr>
          <w:rFonts w:ascii="Calibri" w:hAnsi="Calibri"/>
          <w:szCs w:val="21"/>
        </w:rPr>
        <w:t>.</w:t>
      </w:r>
      <w:r w:rsidRPr="004858DA">
        <w:rPr>
          <w:rFonts w:ascii="Calibri" w:hAnsi="Calibri"/>
          <w:szCs w:val="21"/>
        </w:rPr>
        <w:t xml:space="preserve"> Specifically, it is a function that maps (</w:t>
      </w:r>
      <w:r w:rsidRPr="004858DA">
        <w:rPr>
          <w:rFonts w:ascii="Calibri" w:hAnsi="Calibri" w:cs="Cambria Math"/>
          <w:szCs w:val="21"/>
        </w:rPr>
        <w:t>−</w:t>
      </w:r>
      <w:proofErr w:type="gramStart"/>
      <w:r w:rsidRPr="004858DA">
        <w:rPr>
          <w:rFonts w:ascii="Calibri" w:hAnsi="Calibri"/>
          <w:szCs w:val="21"/>
        </w:rPr>
        <w:t>∞,+</w:t>
      </w:r>
      <w:proofErr w:type="gramEnd"/>
      <w:r w:rsidRPr="004858DA">
        <w:rPr>
          <w:rFonts w:ascii="Calibri" w:hAnsi="Calibri"/>
          <w:szCs w:val="21"/>
        </w:rPr>
        <w:t>∞)→[0,1], where σ(0)=0.5.</w:t>
      </w:r>
      <w:r w:rsidR="00274553" w:rsidRPr="004858DA">
        <w:rPr>
          <w:rFonts w:ascii="Calibri" w:hAnsi="Calibri"/>
          <w:szCs w:val="21"/>
        </w:rPr>
        <w:t xml:space="preserve"> Elo rating is often used by the sigmoid function (logistic) for statistics and research specifically, it is a function that maps </w:t>
      </w:r>
      <w:r w:rsidR="00FE493C" w:rsidRPr="004858DA">
        <w:rPr>
          <w:rFonts w:ascii="Calibri" w:hAnsi="Calibri"/>
          <w:szCs w:val="21"/>
        </w:rPr>
        <w:t>the difference between Elo rating</w:t>
      </w:r>
      <w:r w:rsidR="00274553" w:rsidRPr="004858DA">
        <w:rPr>
          <w:rFonts w:ascii="Calibri" w:hAnsi="Calibri"/>
          <w:szCs w:val="21"/>
        </w:rPr>
        <w:t>. The sigmoid function is used here to get a better look at the data comparison of a zero-sum game.</w:t>
      </w:r>
    </w:p>
    <w:p w14:paraId="6093ED3E" w14:textId="583B21F3" w:rsidR="0098106B" w:rsidRPr="004858DA" w:rsidRDefault="0098106B" w:rsidP="005E221B">
      <w:pPr>
        <w:widowControl/>
        <w:jc w:val="left"/>
        <w:rPr>
          <w:rFonts w:ascii="Calibri" w:hAnsi="Calibri"/>
          <w:szCs w:val="21"/>
        </w:rPr>
      </w:pPr>
      <w:r w:rsidRPr="004858DA">
        <w:rPr>
          <w:rFonts w:ascii="Calibri" w:hAnsi="Calibri"/>
          <w:szCs w:val="21"/>
        </w:rPr>
        <w:br w:type="page"/>
      </w:r>
      <w:r w:rsidR="00274553" w:rsidRPr="004858DA">
        <w:rPr>
          <w:rFonts w:ascii="Calibri" w:hAnsi="Calibri"/>
          <w:b/>
          <w:bCs/>
          <w:noProof/>
          <w:kern w:val="44"/>
          <w:szCs w:val="21"/>
        </w:rPr>
        <w:lastRenderedPageBreak/>
        <w:drawing>
          <wp:inline distT="0" distB="0" distL="0" distR="0" wp14:anchorId="7224C224" wp14:editId="7A4F88AC">
            <wp:extent cx="4138367" cy="2736751"/>
            <wp:effectExtent l="0" t="0" r="190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截屏2021-04-05 下午6.38.10.png"/>
                    <pic:cNvPicPr/>
                  </pic:nvPicPr>
                  <pic:blipFill>
                    <a:blip r:embed="rId13">
                      <a:extLst>
                        <a:ext uri="{28A0092B-C50C-407E-A947-70E740481C1C}">
                          <a14:useLocalDpi xmlns:a14="http://schemas.microsoft.com/office/drawing/2010/main" val="0"/>
                        </a:ext>
                      </a:extLst>
                    </a:blip>
                    <a:stretch>
                      <a:fillRect/>
                    </a:stretch>
                  </pic:blipFill>
                  <pic:spPr>
                    <a:xfrm>
                      <a:off x="0" y="0"/>
                      <a:ext cx="4145802" cy="2741668"/>
                    </a:xfrm>
                    <a:prstGeom prst="rect">
                      <a:avLst/>
                    </a:prstGeom>
                  </pic:spPr>
                </pic:pic>
              </a:graphicData>
            </a:graphic>
          </wp:inline>
        </w:drawing>
      </w:r>
    </w:p>
    <w:p w14:paraId="6F923DAB" w14:textId="3623388F" w:rsidR="00274553" w:rsidRPr="004858DA" w:rsidRDefault="00274553" w:rsidP="005E221B">
      <w:pPr>
        <w:widowControl/>
        <w:jc w:val="left"/>
        <w:rPr>
          <w:rFonts w:ascii="Calibri" w:hAnsi="Calibri"/>
          <w:b/>
          <w:bCs/>
          <w:kern w:val="44"/>
          <w:szCs w:val="21"/>
        </w:rPr>
      </w:pPr>
      <w:r w:rsidRPr="004858DA">
        <w:rPr>
          <w:rFonts w:ascii="Calibri" w:hAnsi="Calibri"/>
          <w:b/>
          <w:bCs/>
          <w:kern w:val="44"/>
          <w:szCs w:val="21"/>
        </w:rPr>
        <w:t>-</w:t>
      </w:r>
      <w:r w:rsidR="00240356" w:rsidRPr="004858DA">
        <w:rPr>
          <w:rFonts w:ascii="Calibri" w:hAnsi="Calibri"/>
          <w:szCs w:val="21"/>
        </w:rPr>
        <w:t xml:space="preserve"> Figure</w:t>
      </w:r>
      <w:r w:rsidR="00240356" w:rsidRPr="004858DA">
        <w:rPr>
          <w:rFonts w:ascii="Calibri" w:hAnsi="Calibri"/>
          <w:b/>
          <w:bCs/>
          <w:kern w:val="44"/>
          <w:szCs w:val="21"/>
        </w:rPr>
        <w:t xml:space="preserve"> 2. </w:t>
      </w:r>
      <w:r w:rsidRPr="004858DA">
        <w:rPr>
          <w:rFonts w:ascii="Calibri" w:hAnsi="Calibri"/>
          <w:b/>
          <w:bCs/>
          <w:kern w:val="44"/>
          <w:szCs w:val="21"/>
        </w:rPr>
        <w:t xml:space="preserve">sigmoid function </w:t>
      </w:r>
      <w:commentRangeStart w:id="11"/>
      <w:r w:rsidRPr="004858DA">
        <w:rPr>
          <w:rFonts w:ascii="Calibri" w:hAnsi="Calibri"/>
          <w:b/>
          <w:bCs/>
          <w:kern w:val="44"/>
          <w:szCs w:val="21"/>
        </w:rPr>
        <w:t>di</w:t>
      </w:r>
      <w:r w:rsidR="00DD7EEF">
        <w:rPr>
          <w:rFonts w:ascii="Calibri" w:hAnsi="Calibri"/>
          <w:b/>
          <w:bCs/>
          <w:kern w:val="44"/>
          <w:szCs w:val="21"/>
        </w:rPr>
        <w:t>a</w:t>
      </w:r>
      <w:r w:rsidRPr="004858DA">
        <w:rPr>
          <w:rFonts w:ascii="Calibri" w:hAnsi="Calibri"/>
          <w:b/>
          <w:bCs/>
          <w:kern w:val="44"/>
          <w:szCs w:val="21"/>
        </w:rPr>
        <w:t>gram</w:t>
      </w:r>
      <w:commentRangeEnd w:id="11"/>
      <w:r w:rsidR="008E2C9D">
        <w:rPr>
          <w:rStyle w:val="CommentReference"/>
        </w:rPr>
        <w:commentReference w:id="11"/>
      </w:r>
    </w:p>
    <w:p w14:paraId="36255688" w14:textId="77777777" w:rsidR="00391210" w:rsidRPr="004858DA" w:rsidRDefault="00391210" w:rsidP="005E221B">
      <w:pPr>
        <w:widowControl/>
        <w:jc w:val="left"/>
        <w:rPr>
          <w:rFonts w:ascii="Calibri" w:hAnsi="Calibri"/>
          <w:b/>
          <w:bCs/>
          <w:kern w:val="44"/>
          <w:szCs w:val="21"/>
        </w:rPr>
      </w:pPr>
    </w:p>
    <w:p w14:paraId="2F179E86" w14:textId="6200F489" w:rsidR="005F391F" w:rsidRPr="004858DA" w:rsidRDefault="005F391F" w:rsidP="00FF4CB8">
      <w:pPr>
        <w:pStyle w:val="Heading2"/>
        <w:rPr>
          <w:kern w:val="44"/>
        </w:rPr>
      </w:pPr>
      <w:bookmarkStart w:id="12" w:name="_Toc69055109"/>
      <w:r w:rsidRPr="004858DA">
        <w:t>Fibonacci sequence</w:t>
      </w:r>
      <w:r w:rsidRPr="004858DA">
        <w:rPr>
          <w:kern w:val="44"/>
        </w:rPr>
        <w:t xml:space="preserve"> </w:t>
      </w:r>
      <w:r w:rsidR="004858DA" w:rsidRPr="004858DA">
        <w:rPr>
          <w:kern w:val="44"/>
        </w:rPr>
        <w:t>[</w:t>
      </w:r>
      <w:commentRangeStart w:id="13"/>
      <w:r w:rsidR="004858DA" w:rsidRPr="004858DA">
        <w:rPr>
          <w:kern w:val="44"/>
        </w:rPr>
        <w:t>4</w:t>
      </w:r>
      <w:commentRangeEnd w:id="13"/>
      <w:r w:rsidR="00F2635F">
        <w:rPr>
          <w:rStyle w:val="CommentReference"/>
          <w:rFonts w:asciiTheme="minorHAnsi" w:eastAsiaTheme="minorEastAsia" w:hAnsiTheme="minorHAnsi" w:cstheme="minorBidi"/>
          <w:b w:val="0"/>
          <w:bCs w:val="0"/>
        </w:rPr>
        <w:commentReference w:id="13"/>
      </w:r>
      <w:r w:rsidR="004858DA" w:rsidRPr="004858DA">
        <w:rPr>
          <w:kern w:val="44"/>
        </w:rPr>
        <w:t>]</w:t>
      </w:r>
      <w:bookmarkEnd w:id="12"/>
    </w:p>
    <w:p w14:paraId="3C234DEE" w14:textId="3171756F" w:rsidR="005F391F" w:rsidRPr="004858DA" w:rsidRDefault="005F391F" w:rsidP="005E221B">
      <w:pPr>
        <w:widowControl/>
        <w:jc w:val="left"/>
        <w:rPr>
          <w:rFonts w:ascii="Calibri" w:hAnsi="Calibri"/>
          <w:szCs w:val="21"/>
        </w:rPr>
      </w:pPr>
      <w:r w:rsidRPr="004858DA">
        <w:rPr>
          <w:rFonts w:ascii="Calibri" w:hAnsi="Calibri"/>
          <w:szCs w:val="21"/>
        </w:rPr>
        <w:t>Fibonacci sequence is a sequence in which each number is the sum of the first two numbers. The number at a specific position in the Fibonacci sequence can be obtained using recursive methods.</w:t>
      </w:r>
    </w:p>
    <w:p w14:paraId="14DA4FA3" w14:textId="77777777" w:rsidR="005F391F" w:rsidRPr="004858DA" w:rsidRDefault="005F391F" w:rsidP="005E221B">
      <w:pPr>
        <w:jc w:val="left"/>
        <w:rPr>
          <w:rFonts w:ascii="Calibri" w:hAnsi="Calibri"/>
          <w:szCs w:val="21"/>
        </w:rPr>
      </w:pPr>
      <w:r w:rsidRPr="004858DA">
        <w:rPr>
          <w:rFonts w:ascii="Calibri" w:hAnsi="Calibri"/>
          <w:szCs w:val="21"/>
        </w:rPr>
        <w:t>The pseudocode for fib can be conclude as:</w:t>
      </w:r>
    </w:p>
    <w:p w14:paraId="162DCFA6" w14:textId="77777777" w:rsidR="005F391F" w:rsidRPr="004858DA" w:rsidRDefault="005F391F" w:rsidP="005E221B">
      <w:pPr>
        <w:jc w:val="left"/>
        <w:rPr>
          <w:rFonts w:ascii="Calibri" w:hAnsi="Calibri"/>
          <w:szCs w:val="21"/>
        </w:rPr>
      </w:pPr>
      <w:r w:rsidRPr="004858DA">
        <w:rPr>
          <w:rFonts w:ascii="Calibri" w:hAnsi="Calibri"/>
          <w:szCs w:val="21"/>
        </w:rPr>
        <w:t>Define Fib(n)</w:t>
      </w:r>
    </w:p>
    <w:p w14:paraId="7683C5F4" w14:textId="77777777" w:rsidR="005F391F" w:rsidRPr="004858DA" w:rsidRDefault="005F391F" w:rsidP="005E221B">
      <w:pPr>
        <w:jc w:val="left"/>
        <w:rPr>
          <w:rFonts w:ascii="Calibri" w:hAnsi="Calibri"/>
          <w:szCs w:val="21"/>
        </w:rPr>
      </w:pPr>
      <w:r w:rsidRPr="004858DA">
        <w:rPr>
          <w:rFonts w:ascii="Calibri" w:hAnsi="Calibri"/>
          <w:szCs w:val="21"/>
        </w:rPr>
        <w:t xml:space="preserve">If n = 0 </w:t>
      </w:r>
    </w:p>
    <w:p w14:paraId="384E19C0" w14:textId="77777777" w:rsidR="005F391F" w:rsidRPr="004858DA" w:rsidRDefault="005F391F" w:rsidP="005E221B">
      <w:pPr>
        <w:jc w:val="left"/>
        <w:rPr>
          <w:rFonts w:ascii="Calibri" w:hAnsi="Calibri"/>
          <w:szCs w:val="21"/>
        </w:rPr>
      </w:pPr>
      <w:r w:rsidRPr="004858DA">
        <w:rPr>
          <w:rFonts w:ascii="Calibri" w:hAnsi="Calibri"/>
          <w:szCs w:val="21"/>
        </w:rPr>
        <w:t xml:space="preserve">            Return 0</w:t>
      </w:r>
    </w:p>
    <w:p w14:paraId="094138D0" w14:textId="77777777" w:rsidR="005F391F" w:rsidRPr="004858DA" w:rsidRDefault="005F391F" w:rsidP="005E221B">
      <w:pPr>
        <w:jc w:val="left"/>
        <w:rPr>
          <w:rFonts w:ascii="Calibri" w:hAnsi="Calibri"/>
          <w:szCs w:val="21"/>
        </w:rPr>
      </w:pPr>
      <w:r w:rsidRPr="004858DA">
        <w:rPr>
          <w:rFonts w:ascii="Calibri" w:hAnsi="Calibri"/>
          <w:szCs w:val="21"/>
        </w:rPr>
        <w:t>Else</w:t>
      </w:r>
    </w:p>
    <w:p w14:paraId="262D4C65" w14:textId="77777777" w:rsidR="005F391F" w:rsidRPr="004858DA" w:rsidRDefault="005F391F" w:rsidP="005E221B">
      <w:pPr>
        <w:jc w:val="left"/>
        <w:rPr>
          <w:rFonts w:ascii="Calibri" w:hAnsi="Calibri"/>
          <w:szCs w:val="21"/>
        </w:rPr>
      </w:pPr>
      <w:r w:rsidRPr="004858DA">
        <w:rPr>
          <w:rFonts w:ascii="Calibri" w:hAnsi="Calibri"/>
          <w:szCs w:val="21"/>
        </w:rPr>
        <w:t xml:space="preserve">            Return Fib(n-</w:t>
      </w:r>
      <w:proofErr w:type="gramStart"/>
      <w:r w:rsidRPr="004858DA">
        <w:rPr>
          <w:rFonts w:ascii="Calibri" w:hAnsi="Calibri"/>
          <w:szCs w:val="21"/>
        </w:rPr>
        <w:t>1)+</w:t>
      </w:r>
      <w:proofErr w:type="gramEnd"/>
      <w:r w:rsidRPr="004858DA">
        <w:rPr>
          <w:rFonts w:ascii="Calibri" w:hAnsi="Calibri"/>
          <w:szCs w:val="21"/>
        </w:rPr>
        <w:t>Fib(n-2)</w:t>
      </w:r>
    </w:p>
    <w:p w14:paraId="68B2F239" w14:textId="7F72F0CF" w:rsidR="005F391F" w:rsidRPr="004858DA" w:rsidRDefault="005F391F" w:rsidP="005E221B">
      <w:pPr>
        <w:widowControl/>
        <w:jc w:val="left"/>
        <w:rPr>
          <w:rFonts w:ascii="Calibri" w:hAnsi="Calibri"/>
          <w:szCs w:val="21"/>
        </w:rPr>
      </w:pPr>
    </w:p>
    <w:p w14:paraId="5E9BE031" w14:textId="1693B8C0" w:rsidR="005F391F" w:rsidRPr="004858DA" w:rsidRDefault="005F391F" w:rsidP="005E221B">
      <w:pPr>
        <w:widowControl/>
        <w:jc w:val="left"/>
        <w:rPr>
          <w:rFonts w:ascii="Calibri" w:hAnsi="Calibri"/>
          <w:szCs w:val="21"/>
        </w:rPr>
      </w:pPr>
      <w:r w:rsidRPr="004858DA">
        <w:rPr>
          <w:rFonts w:ascii="Calibri" w:hAnsi="Calibri"/>
          <w:b/>
          <w:bCs/>
          <w:noProof/>
          <w:kern w:val="44"/>
          <w:szCs w:val="21"/>
        </w:rPr>
        <w:drawing>
          <wp:inline distT="0" distB="0" distL="0" distR="0" wp14:anchorId="43173FCF" wp14:editId="2C2CF1F9">
            <wp:extent cx="3988550" cy="2730032"/>
            <wp:effectExtent l="0" t="0" r="0" b="63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截屏2021-04-06 上午2.04.44.png"/>
                    <pic:cNvPicPr/>
                  </pic:nvPicPr>
                  <pic:blipFill>
                    <a:blip r:embed="rId14">
                      <a:extLst>
                        <a:ext uri="{28A0092B-C50C-407E-A947-70E740481C1C}">
                          <a14:useLocalDpi xmlns:a14="http://schemas.microsoft.com/office/drawing/2010/main" val="0"/>
                        </a:ext>
                      </a:extLst>
                    </a:blip>
                    <a:stretch>
                      <a:fillRect/>
                    </a:stretch>
                  </pic:blipFill>
                  <pic:spPr>
                    <a:xfrm>
                      <a:off x="0" y="0"/>
                      <a:ext cx="4003303" cy="2740130"/>
                    </a:xfrm>
                    <a:prstGeom prst="rect">
                      <a:avLst/>
                    </a:prstGeom>
                  </pic:spPr>
                </pic:pic>
              </a:graphicData>
            </a:graphic>
          </wp:inline>
        </w:drawing>
      </w:r>
    </w:p>
    <w:p w14:paraId="6F9B4F19" w14:textId="77777777" w:rsidR="00B21F55" w:rsidRPr="004858DA" w:rsidRDefault="005F391F" w:rsidP="005E221B">
      <w:pPr>
        <w:widowControl/>
        <w:jc w:val="left"/>
        <w:rPr>
          <w:rFonts w:ascii="Calibri" w:hAnsi="Calibri"/>
          <w:b/>
          <w:bCs/>
          <w:kern w:val="44"/>
          <w:szCs w:val="21"/>
        </w:rPr>
      </w:pP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r>
      <w:r w:rsidRPr="004858DA">
        <w:rPr>
          <w:rFonts w:ascii="Calibri" w:hAnsi="Calibri"/>
          <w:b/>
          <w:bCs/>
          <w:kern w:val="44"/>
          <w:szCs w:val="21"/>
        </w:rPr>
        <w:tab/>
        <w:t xml:space="preserve">- </w:t>
      </w:r>
      <w:r w:rsidR="00240356" w:rsidRPr="004858DA">
        <w:rPr>
          <w:rFonts w:ascii="Calibri" w:hAnsi="Calibri"/>
          <w:szCs w:val="21"/>
        </w:rPr>
        <w:t>Figure</w:t>
      </w:r>
      <w:r w:rsidR="00240356" w:rsidRPr="004858DA">
        <w:rPr>
          <w:rFonts w:ascii="Calibri" w:hAnsi="Calibri"/>
          <w:b/>
          <w:bCs/>
          <w:kern w:val="44"/>
          <w:szCs w:val="21"/>
        </w:rPr>
        <w:t xml:space="preserve"> 3.</w:t>
      </w:r>
      <w:r w:rsidRPr="004858DA">
        <w:rPr>
          <w:rFonts w:ascii="Calibri" w:hAnsi="Calibri"/>
          <w:b/>
          <w:bCs/>
          <w:kern w:val="44"/>
          <w:szCs w:val="21"/>
        </w:rPr>
        <w:t>the fib diagram</w:t>
      </w:r>
    </w:p>
    <w:p w14:paraId="055D853D" w14:textId="77777777" w:rsidR="00B21F55" w:rsidRPr="004858DA" w:rsidRDefault="00B21F55" w:rsidP="005E221B">
      <w:pPr>
        <w:widowControl/>
        <w:jc w:val="left"/>
        <w:rPr>
          <w:rFonts w:ascii="Calibri" w:hAnsi="Calibri"/>
          <w:b/>
          <w:bCs/>
          <w:kern w:val="44"/>
          <w:szCs w:val="21"/>
        </w:rPr>
      </w:pPr>
    </w:p>
    <w:p w14:paraId="1F1F131F" w14:textId="10E19F1C" w:rsidR="00B21F55" w:rsidRPr="004858DA" w:rsidRDefault="00B21F55" w:rsidP="00FF4CB8">
      <w:pPr>
        <w:pStyle w:val="Heading2"/>
      </w:pPr>
      <w:bookmarkStart w:id="14" w:name="_Toc69055110"/>
      <w:r w:rsidRPr="004858DA">
        <w:lastRenderedPageBreak/>
        <w:t xml:space="preserve">Memorization </w:t>
      </w:r>
      <w:r w:rsidR="004858DA" w:rsidRPr="004858DA">
        <w:t>[</w:t>
      </w:r>
      <w:commentRangeStart w:id="15"/>
      <w:r w:rsidR="004858DA" w:rsidRPr="004858DA">
        <w:t>5</w:t>
      </w:r>
      <w:commentRangeEnd w:id="15"/>
      <w:r w:rsidR="004939BD">
        <w:rPr>
          <w:rStyle w:val="CommentReference"/>
          <w:rFonts w:asciiTheme="minorHAnsi" w:eastAsiaTheme="minorEastAsia" w:hAnsiTheme="minorHAnsi" w:cstheme="minorBidi"/>
          <w:b w:val="0"/>
          <w:bCs w:val="0"/>
        </w:rPr>
        <w:commentReference w:id="15"/>
      </w:r>
      <w:r w:rsidR="004858DA" w:rsidRPr="004858DA">
        <w:t>]</w:t>
      </w:r>
      <w:bookmarkEnd w:id="14"/>
    </w:p>
    <w:p w14:paraId="1F6A884C" w14:textId="41C38B5E" w:rsidR="00651BD5" w:rsidRPr="004858DA" w:rsidRDefault="00B21F55" w:rsidP="005E221B">
      <w:pPr>
        <w:widowControl/>
        <w:jc w:val="left"/>
        <w:rPr>
          <w:rFonts w:ascii="Calibri" w:hAnsi="Calibri"/>
          <w:b/>
          <w:bCs/>
          <w:noProof/>
          <w:kern w:val="44"/>
          <w:szCs w:val="21"/>
        </w:rPr>
      </w:pPr>
      <w:r w:rsidRPr="004858DA">
        <w:rPr>
          <w:rFonts w:ascii="Calibri" w:hAnsi="Calibri"/>
          <w:b/>
          <w:bCs/>
          <w:kern w:val="44"/>
          <w:szCs w:val="21"/>
        </w:rPr>
        <w:t xml:space="preserve">In computing, </w:t>
      </w:r>
      <w:proofErr w:type="spellStart"/>
      <w:r w:rsidRPr="004858DA">
        <w:rPr>
          <w:rFonts w:ascii="Calibri" w:hAnsi="Calibri"/>
          <w:b/>
          <w:bCs/>
          <w:kern w:val="44"/>
          <w:szCs w:val="21"/>
        </w:rPr>
        <w:t>memoi</w:t>
      </w:r>
      <w:r w:rsidR="00DD7EEF">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is an </w:t>
      </w:r>
      <w:proofErr w:type="spellStart"/>
      <w:r w:rsidRPr="004858DA">
        <w:rPr>
          <w:rFonts w:ascii="Calibri" w:hAnsi="Calibri"/>
          <w:b/>
          <w:bCs/>
          <w:kern w:val="44"/>
          <w:szCs w:val="21"/>
        </w:rPr>
        <w:t>optimi</w:t>
      </w:r>
      <w:r w:rsidR="00DD7EEF">
        <w:rPr>
          <w:rFonts w:ascii="Calibri" w:hAnsi="Calibri"/>
          <w:b/>
          <w:bCs/>
          <w:kern w:val="44"/>
          <w:szCs w:val="21"/>
        </w:rPr>
        <w:t>s</w:t>
      </w:r>
      <w:r w:rsidRPr="004858DA">
        <w:rPr>
          <w:rFonts w:ascii="Calibri" w:hAnsi="Calibri"/>
          <w:b/>
          <w:bCs/>
          <w:kern w:val="44"/>
          <w:szCs w:val="21"/>
        </w:rPr>
        <w:t>ation</w:t>
      </w:r>
      <w:proofErr w:type="spellEnd"/>
      <w:r w:rsidRPr="004858DA">
        <w:rPr>
          <w:rFonts w:ascii="Calibri" w:hAnsi="Calibri"/>
          <w:b/>
          <w:bCs/>
          <w:kern w:val="44"/>
          <w:szCs w:val="21"/>
        </w:rPr>
        <w:t xml:space="preserve"> technique that focuses on speeding up computer programs by storing the results of expensive function calls and returning the cached results when the same input occurs again.</w:t>
      </w:r>
      <w:r w:rsidR="00651BD5" w:rsidRPr="004858DA">
        <w:rPr>
          <w:rFonts w:ascii="Calibri" w:hAnsi="Calibri"/>
          <w:szCs w:val="21"/>
        </w:rPr>
        <w:t xml:space="preserve"> </w:t>
      </w:r>
      <w:proofErr w:type="spellStart"/>
      <w:r w:rsidR="00651BD5" w:rsidRPr="004858DA">
        <w:rPr>
          <w:rFonts w:ascii="Calibri" w:hAnsi="Calibri"/>
          <w:b/>
          <w:bCs/>
          <w:kern w:val="44"/>
          <w:szCs w:val="21"/>
        </w:rPr>
        <w:t>memoization</w:t>
      </w:r>
      <w:proofErr w:type="spellEnd"/>
      <w:r w:rsidR="00651BD5" w:rsidRPr="004858DA">
        <w:rPr>
          <w:rFonts w:ascii="Calibri" w:hAnsi="Calibri"/>
          <w:b/>
          <w:bCs/>
          <w:kern w:val="44"/>
          <w:szCs w:val="21"/>
        </w:rPr>
        <w:t xml:space="preserve"> is an optimization of the recursion function. Unlike the fib function, it sets up an object called a cache, which stores all the return values we have obtained, and when the function is </w:t>
      </w:r>
      <w:proofErr w:type="gramStart"/>
      <w:r w:rsidR="00651BD5" w:rsidRPr="004858DA">
        <w:rPr>
          <w:rFonts w:ascii="Calibri" w:hAnsi="Calibri"/>
          <w:b/>
          <w:bCs/>
          <w:kern w:val="44"/>
          <w:szCs w:val="21"/>
        </w:rPr>
        <w:t>executed</w:t>
      </w:r>
      <w:proofErr w:type="gramEnd"/>
      <w:r w:rsidR="00651BD5" w:rsidRPr="004858DA">
        <w:rPr>
          <w:rFonts w:ascii="Calibri" w:hAnsi="Calibri"/>
          <w:b/>
          <w:bCs/>
          <w:kern w:val="44"/>
          <w:szCs w:val="21"/>
        </w:rPr>
        <w:t xml:space="preserve"> it will check whether the cache has the required data, and if it does, it can be called directly, if not, the next calculation will be done, which can effectively reduce the number of </w:t>
      </w:r>
      <w:r w:rsidR="00DD7EEF">
        <w:rPr>
          <w:rFonts w:ascii="Calibri" w:hAnsi="Calibri"/>
          <w:b/>
          <w:bCs/>
          <w:kern w:val="44"/>
          <w:szCs w:val="21"/>
        </w:rPr>
        <w:t>function calls</w:t>
      </w:r>
      <w:r w:rsidR="00651BD5" w:rsidRPr="004858DA">
        <w:rPr>
          <w:rFonts w:ascii="Calibri" w:hAnsi="Calibri"/>
          <w:b/>
          <w:bCs/>
          <w:kern w:val="44"/>
          <w:szCs w:val="21"/>
        </w:rPr>
        <w:t>.</w:t>
      </w:r>
      <w:r w:rsidR="00651BD5" w:rsidRPr="004858DA">
        <w:rPr>
          <w:rFonts w:ascii="Calibri" w:hAnsi="Calibri"/>
          <w:b/>
          <w:bCs/>
          <w:noProof/>
          <w:kern w:val="44"/>
          <w:szCs w:val="21"/>
        </w:rPr>
        <w:t xml:space="preserve"> </w:t>
      </w:r>
    </w:p>
    <w:p w14:paraId="2D6B5E51" w14:textId="4AE38C6F" w:rsidR="00651BD5" w:rsidRPr="004858DA" w:rsidRDefault="00651BD5"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16426556" wp14:editId="5A0F53FC">
            <wp:extent cx="1987826" cy="3600172"/>
            <wp:effectExtent l="0" t="0" r="635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截屏2021-04-07 上午2.56.39.png"/>
                    <pic:cNvPicPr/>
                  </pic:nvPicPr>
                  <pic:blipFill>
                    <a:blip r:embed="rId15">
                      <a:extLst>
                        <a:ext uri="{28A0092B-C50C-407E-A947-70E740481C1C}">
                          <a14:useLocalDpi xmlns:a14="http://schemas.microsoft.com/office/drawing/2010/main" val="0"/>
                        </a:ext>
                      </a:extLst>
                    </a:blip>
                    <a:stretch>
                      <a:fillRect/>
                    </a:stretch>
                  </pic:blipFill>
                  <pic:spPr>
                    <a:xfrm>
                      <a:off x="0" y="0"/>
                      <a:ext cx="2008448" cy="3637520"/>
                    </a:xfrm>
                    <a:prstGeom prst="rect">
                      <a:avLst/>
                    </a:prstGeom>
                  </pic:spPr>
                </pic:pic>
              </a:graphicData>
            </a:graphic>
          </wp:inline>
        </w:drawing>
      </w:r>
    </w:p>
    <w:p w14:paraId="168F61FB" w14:textId="77777777" w:rsidR="007F0F86" w:rsidRPr="004858DA" w:rsidRDefault="007F0F86" w:rsidP="005E221B">
      <w:pPr>
        <w:widowControl/>
        <w:jc w:val="left"/>
        <w:rPr>
          <w:rFonts w:ascii="Calibri" w:hAnsi="Calibri"/>
          <w:b/>
          <w:bCs/>
          <w:kern w:val="44"/>
          <w:szCs w:val="21"/>
        </w:rPr>
      </w:pPr>
    </w:p>
    <w:p w14:paraId="046CA8AF" w14:textId="34276164" w:rsidR="007F0F86" w:rsidRPr="004858DA" w:rsidRDefault="007F0F86" w:rsidP="00FF4CB8">
      <w:pPr>
        <w:pStyle w:val="Heading2"/>
      </w:pPr>
      <w:bookmarkStart w:id="16" w:name="_Toc69055111"/>
      <w:proofErr w:type="gramStart"/>
      <w:r w:rsidRPr="004858DA">
        <w:t>Per(</w:t>
      </w:r>
      <w:proofErr w:type="gramEnd"/>
      <w:r w:rsidRPr="004858DA">
        <w:t xml:space="preserve">Player Efficiency Rating) </w:t>
      </w:r>
      <w:r w:rsidR="004858DA" w:rsidRPr="004858DA">
        <w:t>[6]</w:t>
      </w:r>
      <w:bookmarkEnd w:id="16"/>
    </w:p>
    <w:p w14:paraId="57900383"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Player Efficiency Rating is a per-minute rating developed by John </w:t>
      </w:r>
      <w:proofErr w:type="gramStart"/>
      <w:r w:rsidRPr="004858DA">
        <w:rPr>
          <w:rFonts w:ascii="Calibri" w:eastAsia="SimSun" w:hAnsi="Calibri" w:cs="SimSun"/>
          <w:kern w:val="0"/>
          <w:szCs w:val="21"/>
        </w:rPr>
        <w:t>Hollinger[</w:t>
      </w:r>
      <w:proofErr w:type="gramEnd"/>
      <w:r w:rsidRPr="004858DA">
        <w:rPr>
          <w:rFonts w:ascii="Calibri" w:eastAsia="SimSun" w:hAnsi="Calibri" w:cs="SimSun"/>
          <w:kern w:val="0"/>
          <w:szCs w:val="21"/>
        </w:rPr>
        <w:t xml:space="preserve">6]. In his word. “The PER sums up all a player’s positive accomplishments, subtract the negative accomplishments, and returns a per-minute rating of a player’s performance.” </w:t>
      </w:r>
    </w:p>
    <w:p w14:paraId="62D1DE84"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PER </w:t>
      </w:r>
      <w:proofErr w:type="gramStart"/>
      <w:r w:rsidRPr="004858DA">
        <w:rPr>
          <w:rFonts w:ascii="Calibri" w:eastAsia="SimSun" w:hAnsi="Calibri" w:cs="SimSun"/>
          <w:kern w:val="0"/>
          <w:szCs w:val="21"/>
        </w:rPr>
        <w:t>Benefit;:</w:t>
      </w:r>
      <w:proofErr w:type="gramEnd"/>
      <w:r w:rsidRPr="004858DA">
        <w:rPr>
          <w:rFonts w:ascii="Calibri" w:eastAsia="SimSun" w:hAnsi="Calibri" w:cs="SimSun"/>
          <w:kern w:val="0"/>
          <w:szCs w:val="21"/>
        </w:rPr>
        <w:t xml:space="preserve"> </w:t>
      </w:r>
    </w:p>
    <w:p w14:paraId="28526B76"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It will show the personal average ability especially the offense part due to the huge weight in the algorithm. </w:t>
      </w:r>
    </w:p>
    <w:p w14:paraId="7CF14ADB" w14:textId="77777777" w:rsidR="007F0F86"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PER Limitation: </w:t>
      </w:r>
    </w:p>
    <w:p w14:paraId="4918C201" w14:textId="1CACD0AC" w:rsidR="00161EDE" w:rsidRPr="004858DA" w:rsidRDefault="007F0F86" w:rsidP="005E221B">
      <w:pPr>
        <w:widowControl/>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lastRenderedPageBreak/>
        <w:t xml:space="preserve">But it is irrational to create the team due to the </w:t>
      </w:r>
      <w:proofErr w:type="gramStart"/>
      <w:r w:rsidRPr="004858DA">
        <w:rPr>
          <w:rFonts w:ascii="Calibri" w:eastAsia="SimSun" w:hAnsi="Calibri" w:cs="SimSun"/>
          <w:kern w:val="0"/>
          <w:szCs w:val="21"/>
        </w:rPr>
        <w:t>PER ,</w:t>
      </w:r>
      <w:proofErr w:type="gramEnd"/>
      <w:r w:rsidRPr="004858DA">
        <w:rPr>
          <w:rFonts w:ascii="Calibri" w:eastAsia="SimSun" w:hAnsi="Calibri" w:cs="SimSun"/>
          <w:kern w:val="0"/>
          <w:szCs w:val="21"/>
        </w:rPr>
        <w:t xml:space="preserve"> w</w:t>
      </w:r>
      <w:commentRangeStart w:id="17"/>
      <w:r w:rsidRPr="004858DA">
        <w:rPr>
          <w:rFonts w:ascii="Calibri" w:eastAsia="SimSun" w:hAnsi="Calibri" w:cs="SimSun"/>
          <w:kern w:val="0"/>
          <w:szCs w:val="21"/>
        </w:rPr>
        <w:t>e cannot just choose five players who are in the top PER List</w:t>
      </w:r>
      <w:commentRangeEnd w:id="17"/>
      <w:r w:rsidR="001D3401">
        <w:rPr>
          <w:rStyle w:val="CommentReference"/>
        </w:rPr>
        <w:commentReference w:id="17"/>
      </w:r>
      <w:r w:rsidRPr="004858DA">
        <w:rPr>
          <w:rFonts w:ascii="Calibri" w:eastAsia="SimSun" w:hAnsi="Calibri" w:cs="SimSun"/>
          <w:kern w:val="0"/>
          <w:szCs w:val="21"/>
        </w:rPr>
        <w:t xml:space="preserve">. What is more, the question also pointed by John that the PER always showed that the person who </w:t>
      </w:r>
      <w:r w:rsidR="00DD7EEF">
        <w:rPr>
          <w:rFonts w:ascii="Calibri" w:eastAsia="SimSun" w:hAnsi="Calibri" w:cs="SimSun"/>
          <w:kern w:val="0"/>
          <w:szCs w:val="21"/>
        </w:rPr>
        <w:t>is</w:t>
      </w:r>
      <w:r w:rsidRPr="004858DA">
        <w:rPr>
          <w:rFonts w:ascii="Calibri" w:eastAsia="SimSun" w:hAnsi="Calibri" w:cs="SimSun"/>
          <w:kern w:val="0"/>
          <w:szCs w:val="21"/>
        </w:rPr>
        <w:t xml:space="preserve"> good at the offense part but not the defense part. </w:t>
      </w:r>
    </w:p>
    <w:p w14:paraId="5E96BE99" w14:textId="1FBFB9DE" w:rsidR="0098106B" w:rsidRPr="004858DA" w:rsidRDefault="0098106B" w:rsidP="005E221B">
      <w:pPr>
        <w:pStyle w:val="Heading1"/>
        <w:jc w:val="left"/>
        <w:rPr>
          <w:rFonts w:ascii="Calibri" w:hAnsi="Calibri"/>
          <w:sz w:val="21"/>
          <w:szCs w:val="21"/>
        </w:rPr>
      </w:pPr>
      <w:bookmarkStart w:id="18" w:name="_Toc69055112"/>
      <w:r w:rsidRPr="004858DA">
        <w:rPr>
          <w:rFonts w:ascii="Calibri" w:hAnsi="Calibri"/>
          <w:sz w:val="21"/>
          <w:szCs w:val="21"/>
        </w:rPr>
        <w:t>3.professional considerations</w:t>
      </w:r>
      <w:bookmarkEnd w:id="18"/>
    </w:p>
    <w:p w14:paraId="5F3443D9" w14:textId="55758576" w:rsidR="00BF46D9" w:rsidRPr="004858DA" w:rsidRDefault="00740144" w:rsidP="005E221B">
      <w:pPr>
        <w:pStyle w:val="NormalWeb"/>
        <w:rPr>
          <w:rFonts w:ascii="Calibri" w:hAnsi="Calibri"/>
          <w:sz w:val="21"/>
          <w:szCs w:val="21"/>
        </w:rPr>
      </w:pPr>
      <w:r w:rsidRPr="004858DA">
        <w:rPr>
          <w:rFonts w:ascii="Calibri" w:hAnsi="Calibri"/>
          <w:sz w:val="21"/>
          <w:szCs w:val="21"/>
        </w:rPr>
        <w:t>3</w:t>
      </w:r>
      <w:r w:rsidR="00BF46D9" w:rsidRPr="004858DA">
        <w:rPr>
          <w:rFonts w:ascii="Calibri" w:hAnsi="Calibri"/>
          <w:sz w:val="21"/>
          <w:szCs w:val="21"/>
        </w:rPr>
        <w:t xml:space="preserve">.1. BCS Code of Conduct </w:t>
      </w:r>
    </w:p>
    <w:p w14:paraId="731BCF38"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This is the BCS </w:t>
      </w:r>
      <w:proofErr w:type="gramStart"/>
      <w:r w:rsidRPr="004858DA">
        <w:rPr>
          <w:rFonts w:ascii="Calibri" w:hAnsi="Calibri"/>
          <w:sz w:val="21"/>
          <w:szCs w:val="21"/>
        </w:rPr>
        <w:t>Code]of</w:t>
      </w:r>
      <w:proofErr w:type="gramEnd"/>
      <w:r w:rsidRPr="004858DA">
        <w:rPr>
          <w:rFonts w:ascii="Calibri" w:hAnsi="Calibri"/>
          <w:sz w:val="21"/>
          <w:szCs w:val="21"/>
        </w:rPr>
        <w:t xml:space="preserve"> Conduct[4] which relate to my project: </w:t>
      </w:r>
    </w:p>
    <w:p w14:paraId="0CE98D0F"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1.1 have due regard for public health, privacy, security and wellbeing of others and the </w:t>
      </w:r>
      <w:proofErr w:type="gramStart"/>
      <w:r w:rsidRPr="004858DA">
        <w:rPr>
          <w:rFonts w:ascii="Calibri" w:hAnsi="Calibri"/>
          <w:sz w:val="21"/>
          <w:szCs w:val="21"/>
        </w:rPr>
        <w:t>environment;</w:t>
      </w:r>
      <w:proofErr w:type="gramEnd"/>
      <w:r w:rsidRPr="004858DA">
        <w:rPr>
          <w:rFonts w:ascii="Calibri" w:hAnsi="Calibri"/>
          <w:sz w:val="21"/>
          <w:szCs w:val="21"/>
        </w:rPr>
        <w:t xml:space="preserve"> </w:t>
      </w:r>
    </w:p>
    <w:p w14:paraId="76D539B5"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The game is a team rating game, it will store the data about the name for the team, the member of the player’s ‘fantasy team’ and the final rating for their team when they finished their selection. </w:t>
      </w:r>
      <w:proofErr w:type="gramStart"/>
      <w:r w:rsidRPr="004858DA">
        <w:rPr>
          <w:rFonts w:ascii="Calibri" w:hAnsi="Calibri"/>
          <w:sz w:val="21"/>
          <w:szCs w:val="21"/>
        </w:rPr>
        <w:t>Also</w:t>
      </w:r>
      <w:proofErr w:type="gramEnd"/>
      <w:r w:rsidRPr="004858DA">
        <w:rPr>
          <w:rFonts w:ascii="Calibri" w:hAnsi="Calibri"/>
          <w:sz w:val="21"/>
          <w:szCs w:val="21"/>
        </w:rPr>
        <w:t xml:space="preserve"> the statistical data for the NBA players could be found through the internet. </w:t>
      </w:r>
    </w:p>
    <w:p w14:paraId="6D13DCF9"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1.2have due regard for the legitimate rights of third parties;</w:t>
      </w:r>
      <w:r w:rsidRPr="004858DA">
        <w:rPr>
          <w:rFonts w:ascii="Calibri" w:hAnsi="Calibri"/>
          <w:sz w:val="21"/>
          <w:szCs w:val="21"/>
        </w:rPr>
        <w:br/>
        <w:t xml:space="preserve">Due to the free charge of this </w:t>
      </w:r>
      <w:proofErr w:type="gramStart"/>
      <w:r w:rsidRPr="004858DA">
        <w:rPr>
          <w:rFonts w:ascii="Calibri" w:hAnsi="Calibri"/>
          <w:sz w:val="21"/>
          <w:szCs w:val="21"/>
        </w:rPr>
        <w:t>game ,</w:t>
      </w:r>
      <w:proofErr w:type="gramEnd"/>
      <w:r w:rsidRPr="004858DA">
        <w:rPr>
          <w:rFonts w:ascii="Calibri" w:hAnsi="Calibri"/>
          <w:sz w:val="21"/>
          <w:szCs w:val="21"/>
        </w:rPr>
        <w:t xml:space="preserve"> there will have fewer obligation for the third part. </w:t>
      </w:r>
    </w:p>
    <w:p w14:paraId="2E111EFD" w14:textId="77777777" w:rsidR="00BF46D9" w:rsidRPr="004858DA" w:rsidRDefault="00BF46D9" w:rsidP="005E221B">
      <w:pPr>
        <w:pStyle w:val="NormalWeb"/>
        <w:rPr>
          <w:rFonts w:ascii="Calibri" w:hAnsi="Calibri"/>
          <w:sz w:val="21"/>
          <w:szCs w:val="21"/>
        </w:rPr>
      </w:pPr>
      <w:proofErr w:type="gramStart"/>
      <w:r w:rsidRPr="004858DA">
        <w:rPr>
          <w:rFonts w:ascii="Calibri" w:hAnsi="Calibri"/>
          <w:sz w:val="21"/>
          <w:szCs w:val="21"/>
        </w:rPr>
        <w:t>1.3  conduct</w:t>
      </w:r>
      <w:proofErr w:type="gramEnd"/>
      <w:r w:rsidRPr="004858DA">
        <w:rPr>
          <w:rFonts w:ascii="Calibri" w:hAnsi="Calibri"/>
          <w:sz w:val="21"/>
          <w:szCs w:val="21"/>
        </w:rPr>
        <w:t xml:space="preserve"> your professional activities without discrimination on the grounds of sex, sexual orientation, marital status, nationality, color, race, ethnic origin, religion, age or disability, or of any other condition or requirement; </w:t>
      </w:r>
    </w:p>
    <w:p w14:paraId="61DEA45A" w14:textId="77777777" w:rsidR="00BF46D9" w:rsidRPr="004858DA" w:rsidRDefault="00BF46D9" w:rsidP="005E221B">
      <w:pPr>
        <w:pStyle w:val="NormalWeb"/>
        <w:ind w:firstLine="360"/>
        <w:rPr>
          <w:rFonts w:ascii="Calibri" w:hAnsi="Calibri"/>
          <w:sz w:val="21"/>
          <w:szCs w:val="21"/>
        </w:rPr>
      </w:pPr>
      <w:r w:rsidRPr="004858DA">
        <w:rPr>
          <w:rFonts w:ascii="Calibri" w:hAnsi="Calibri"/>
          <w:sz w:val="21"/>
          <w:szCs w:val="21"/>
        </w:rPr>
        <w:t xml:space="preserve">The game designed for all age group without any discrimination, the older and the children all will be able to enjoy this game, In the process of game the children should be supported by their teacher or parents, which could help them expand their team manager ability to create their own team. </w:t>
      </w:r>
    </w:p>
    <w:p w14:paraId="355405BC" w14:textId="77777777" w:rsidR="00BF46D9" w:rsidRPr="004858DA" w:rsidRDefault="00BF46D9" w:rsidP="005E221B">
      <w:pPr>
        <w:pStyle w:val="NormalWeb"/>
        <w:rPr>
          <w:rFonts w:ascii="Calibri" w:hAnsi="Calibri"/>
          <w:sz w:val="21"/>
          <w:szCs w:val="21"/>
        </w:rPr>
      </w:pPr>
      <w:proofErr w:type="gramStart"/>
      <w:r w:rsidRPr="004858DA">
        <w:rPr>
          <w:rFonts w:ascii="Calibri" w:hAnsi="Calibri"/>
          <w:sz w:val="21"/>
          <w:szCs w:val="21"/>
        </w:rPr>
        <w:t>1.4  promote</w:t>
      </w:r>
      <w:proofErr w:type="gramEnd"/>
      <w:r w:rsidRPr="004858DA">
        <w:rPr>
          <w:rFonts w:ascii="Calibri" w:hAnsi="Calibri"/>
          <w:sz w:val="21"/>
          <w:szCs w:val="21"/>
        </w:rPr>
        <w:t xml:space="preserve"> equal access to the benefits of IT and seek to promote the inclusion of all sectors in society wherever opportunities arise.</w:t>
      </w:r>
      <w:r w:rsidRPr="004858DA">
        <w:rPr>
          <w:rFonts w:ascii="Calibri" w:hAnsi="Calibri"/>
          <w:sz w:val="21"/>
          <w:szCs w:val="21"/>
        </w:rPr>
        <w:br/>
        <w:t xml:space="preserve">This game is a free charge game which means the it will promote the benefit of IT equally. It will not consider anything about economic background. </w:t>
      </w:r>
    </w:p>
    <w:p w14:paraId="736CCC7E"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2.5. respect and value alternative viewpoints and seek, accept and offer honest criticisms of </w:t>
      </w:r>
      <w:proofErr w:type="gramStart"/>
      <w:r w:rsidRPr="004858DA">
        <w:rPr>
          <w:rFonts w:ascii="Calibri" w:hAnsi="Calibri"/>
          <w:sz w:val="21"/>
          <w:szCs w:val="21"/>
        </w:rPr>
        <w:t>work;</w:t>
      </w:r>
      <w:proofErr w:type="gramEnd"/>
      <w:r w:rsidRPr="004858DA">
        <w:rPr>
          <w:rFonts w:ascii="Calibri" w:hAnsi="Calibri"/>
          <w:sz w:val="21"/>
          <w:szCs w:val="21"/>
        </w:rPr>
        <w:t xml:space="preserve"> </w:t>
      </w:r>
    </w:p>
    <w:p w14:paraId="2FEDFDC1"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I will show my biggest respect of </w:t>
      </w:r>
      <w:proofErr w:type="gramStart"/>
      <w:r w:rsidRPr="004858DA">
        <w:rPr>
          <w:rFonts w:ascii="Calibri" w:hAnsi="Calibri"/>
          <w:sz w:val="21"/>
          <w:szCs w:val="21"/>
        </w:rPr>
        <w:t>all of</w:t>
      </w:r>
      <w:proofErr w:type="gramEnd"/>
      <w:r w:rsidRPr="004858DA">
        <w:rPr>
          <w:rFonts w:ascii="Calibri" w:hAnsi="Calibri"/>
          <w:sz w:val="21"/>
          <w:szCs w:val="21"/>
        </w:rPr>
        <w:t xml:space="preserve"> the feedbacks from the user, rather than ignoring these. </w:t>
      </w:r>
    </w:p>
    <w:p w14:paraId="582C91E1"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4.6 encourage and support fellow members in their professional development.</w:t>
      </w:r>
      <w:r w:rsidRPr="004858DA">
        <w:rPr>
          <w:rFonts w:ascii="Calibri" w:hAnsi="Calibri"/>
          <w:sz w:val="21"/>
          <w:szCs w:val="21"/>
        </w:rPr>
        <w:br/>
        <w:t xml:space="preserve">If any of my fellows get any question in their professional development, I will do my best to help and support them. </w:t>
      </w:r>
    </w:p>
    <w:p w14:paraId="40E54A7E"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2.2. Ethical </w:t>
      </w:r>
      <w:proofErr w:type="gramStart"/>
      <w:r w:rsidRPr="004858DA">
        <w:rPr>
          <w:rFonts w:ascii="Calibri" w:hAnsi="Calibri"/>
          <w:sz w:val="21"/>
          <w:szCs w:val="21"/>
        </w:rPr>
        <w:t>Issues[</w:t>
      </w:r>
      <w:proofErr w:type="gramEnd"/>
      <w:r w:rsidRPr="004858DA">
        <w:rPr>
          <w:rFonts w:ascii="Calibri" w:hAnsi="Calibri"/>
          <w:sz w:val="21"/>
          <w:szCs w:val="21"/>
        </w:rPr>
        <w:t xml:space="preserve">5] </w:t>
      </w:r>
    </w:p>
    <w:p w14:paraId="376790E0" w14:textId="77777777"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This project is a specific type of game, so it is necessary to consider the ethical approval </w:t>
      </w:r>
      <w:proofErr w:type="gramStart"/>
      <w:r w:rsidRPr="004858DA">
        <w:rPr>
          <w:rFonts w:ascii="Calibri" w:hAnsi="Calibri"/>
          <w:sz w:val="21"/>
          <w:szCs w:val="21"/>
        </w:rPr>
        <w:t>in order to</w:t>
      </w:r>
      <w:proofErr w:type="gramEnd"/>
      <w:r w:rsidRPr="004858DA">
        <w:rPr>
          <w:rFonts w:ascii="Calibri" w:hAnsi="Calibri"/>
          <w:sz w:val="21"/>
          <w:szCs w:val="21"/>
        </w:rPr>
        <w:t xml:space="preserve"> make sure it will not damage social healthy. This project is only a rating game do not include any feature about </w:t>
      </w:r>
      <w:r w:rsidRPr="004858DA">
        <w:rPr>
          <w:rFonts w:ascii="Calibri" w:hAnsi="Calibri"/>
          <w:sz w:val="21"/>
          <w:szCs w:val="21"/>
        </w:rPr>
        <w:lastRenderedPageBreak/>
        <w:t xml:space="preserve">risk, for the participants will have a try on this rating game and could provide the feedback for this project if they want. Due to this game do not have age limitation, this game will make sure there is nothing harmful to the health of </w:t>
      </w:r>
      <w:proofErr w:type="gramStart"/>
      <w:r w:rsidRPr="004858DA">
        <w:rPr>
          <w:rFonts w:ascii="Calibri" w:hAnsi="Calibri"/>
          <w:sz w:val="21"/>
          <w:szCs w:val="21"/>
        </w:rPr>
        <w:t>minors .</w:t>
      </w:r>
      <w:proofErr w:type="gramEnd"/>
      <w:r w:rsidRPr="004858DA">
        <w:rPr>
          <w:rFonts w:ascii="Calibri" w:hAnsi="Calibri"/>
          <w:sz w:val="21"/>
          <w:szCs w:val="21"/>
        </w:rPr>
        <w:t xml:space="preserve"> The </w:t>
      </w:r>
    </w:p>
    <w:p w14:paraId="43ECE4BB" w14:textId="43974E5B" w:rsidR="00BF46D9" w:rsidRPr="004858DA" w:rsidRDefault="00BF46D9" w:rsidP="005E221B">
      <w:pPr>
        <w:pStyle w:val="NormalWeb"/>
        <w:rPr>
          <w:rFonts w:ascii="Calibri" w:hAnsi="Calibri"/>
          <w:sz w:val="21"/>
          <w:szCs w:val="21"/>
        </w:rPr>
      </w:pPr>
      <w:r w:rsidRPr="004858DA">
        <w:rPr>
          <w:rFonts w:ascii="Calibri" w:hAnsi="Calibri"/>
          <w:sz w:val="21"/>
          <w:szCs w:val="21"/>
        </w:rPr>
        <w:t xml:space="preserve">6 basic rule of the game and the rating of user’s fantasy team will be show in the interface, and the information about their fantasy team only be used after the participants sign the consent form. </w:t>
      </w:r>
      <w:proofErr w:type="gramStart"/>
      <w:r w:rsidRPr="004858DA">
        <w:rPr>
          <w:rFonts w:ascii="Calibri" w:hAnsi="Calibri"/>
          <w:sz w:val="21"/>
          <w:szCs w:val="21"/>
        </w:rPr>
        <w:t>All of</w:t>
      </w:r>
      <w:proofErr w:type="gramEnd"/>
      <w:r w:rsidRPr="004858DA">
        <w:rPr>
          <w:rFonts w:ascii="Calibri" w:hAnsi="Calibri"/>
          <w:sz w:val="21"/>
          <w:szCs w:val="21"/>
        </w:rPr>
        <w:t xml:space="preserve"> the feedback from the participant will be stored in personal laptop which protected by the password </w:t>
      </w:r>
    </w:p>
    <w:p w14:paraId="194A440E" w14:textId="720FB532" w:rsidR="00BF46D9" w:rsidRPr="004858DA" w:rsidRDefault="00BF46D9" w:rsidP="005E221B">
      <w:pPr>
        <w:widowControl/>
        <w:jc w:val="left"/>
        <w:rPr>
          <w:rFonts w:ascii="Calibri" w:hAnsi="Calibri"/>
          <w:szCs w:val="21"/>
        </w:rPr>
      </w:pPr>
      <w:r w:rsidRPr="004858DA">
        <w:rPr>
          <w:rFonts w:ascii="Calibri" w:hAnsi="Calibri"/>
          <w:szCs w:val="21"/>
        </w:rPr>
        <w:br w:type="page"/>
      </w:r>
    </w:p>
    <w:p w14:paraId="5FA72225" w14:textId="77777777" w:rsidR="00BF46D9" w:rsidRPr="004858DA" w:rsidRDefault="00BF46D9" w:rsidP="005E221B">
      <w:pPr>
        <w:jc w:val="left"/>
        <w:rPr>
          <w:rFonts w:ascii="Calibri" w:hAnsi="Calibri"/>
          <w:szCs w:val="21"/>
        </w:rPr>
      </w:pPr>
    </w:p>
    <w:p w14:paraId="5168FAB6" w14:textId="2AF8E000" w:rsidR="0098106B" w:rsidRPr="004858DA" w:rsidRDefault="0098106B" w:rsidP="005E221B">
      <w:pPr>
        <w:pStyle w:val="Heading1"/>
        <w:jc w:val="left"/>
        <w:rPr>
          <w:rFonts w:ascii="Calibri" w:hAnsi="Calibri"/>
          <w:sz w:val="21"/>
          <w:szCs w:val="21"/>
        </w:rPr>
      </w:pPr>
      <w:bookmarkStart w:id="19" w:name="_Toc69055113"/>
      <w:r w:rsidRPr="004858DA">
        <w:rPr>
          <w:rFonts w:ascii="Calibri" w:hAnsi="Calibri"/>
          <w:sz w:val="21"/>
          <w:szCs w:val="21"/>
        </w:rPr>
        <w:t>4.requirement analysis</w:t>
      </w:r>
      <w:bookmarkEnd w:id="19"/>
    </w:p>
    <w:p w14:paraId="28B63891" w14:textId="7B9FD7BC" w:rsidR="00B6564E" w:rsidRPr="004858DA" w:rsidRDefault="008D4DD2" w:rsidP="005E221B">
      <w:pPr>
        <w:jc w:val="left"/>
        <w:rPr>
          <w:rFonts w:ascii="Calibri" w:hAnsi="Calibri"/>
          <w:szCs w:val="21"/>
        </w:rPr>
      </w:pPr>
      <w:r w:rsidRPr="004858DA">
        <w:rPr>
          <w:rFonts w:ascii="Calibri" w:hAnsi="Calibri"/>
          <w:szCs w:val="21"/>
        </w:rPr>
        <w:t>The main use of the scoring system is to allow users to choose as well as match their 'fantasy league' and get feedback.</w:t>
      </w:r>
      <w:r w:rsidR="00912BE0" w:rsidRPr="004858DA">
        <w:rPr>
          <w:rFonts w:ascii="Calibri" w:hAnsi="Calibri"/>
          <w:szCs w:val="21"/>
        </w:rPr>
        <w:t xml:space="preserve"> This part will consider </w:t>
      </w:r>
      <w:proofErr w:type="gramStart"/>
      <w:r w:rsidR="00912BE0" w:rsidRPr="004858DA">
        <w:rPr>
          <w:rFonts w:ascii="Calibri" w:hAnsi="Calibri"/>
          <w:szCs w:val="21"/>
        </w:rPr>
        <w:t>an</w:t>
      </w:r>
      <w:proofErr w:type="gramEnd"/>
      <w:r w:rsidR="00912BE0" w:rsidRPr="004858DA">
        <w:rPr>
          <w:rFonts w:ascii="Calibri" w:hAnsi="Calibri"/>
          <w:szCs w:val="21"/>
        </w:rPr>
        <w:t xml:space="preserve"> rational rating system, which </w:t>
      </w:r>
      <w:r w:rsidR="00B035E5" w:rsidRPr="004858DA">
        <w:rPr>
          <w:rFonts w:ascii="Calibri" w:hAnsi="Calibri"/>
          <w:szCs w:val="21"/>
        </w:rPr>
        <w:t>the functional requirement and non-functional requirement will be outline.</w:t>
      </w:r>
    </w:p>
    <w:p w14:paraId="5B9A0440" w14:textId="3EA1E5C4" w:rsidR="008D4DD2" w:rsidRPr="004858DA" w:rsidRDefault="008D4DD2" w:rsidP="005E221B">
      <w:pPr>
        <w:jc w:val="left"/>
        <w:rPr>
          <w:rFonts w:ascii="Calibri" w:hAnsi="Calibri"/>
          <w:szCs w:val="21"/>
        </w:rPr>
      </w:pPr>
    </w:p>
    <w:p w14:paraId="63F853DD" w14:textId="48B61FF3" w:rsidR="008D4DD2" w:rsidRPr="004858DA" w:rsidRDefault="008D4DD2" w:rsidP="005E221B">
      <w:pPr>
        <w:jc w:val="left"/>
        <w:rPr>
          <w:rFonts w:ascii="Calibri" w:hAnsi="Calibri"/>
          <w:szCs w:val="21"/>
        </w:rPr>
      </w:pPr>
    </w:p>
    <w:p w14:paraId="0DF47EE1" w14:textId="77B429CB" w:rsidR="008D4DD2" w:rsidRPr="004858DA" w:rsidRDefault="008D4DD2" w:rsidP="005E221B">
      <w:pPr>
        <w:jc w:val="left"/>
        <w:rPr>
          <w:rFonts w:ascii="Calibri" w:hAnsi="Calibri"/>
          <w:szCs w:val="21"/>
        </w:rPr>
      </w:pPr>
    </w:p>
    <w:p w14:paraId="55B44974" w14:textId="0072D8F6" w:rsidR="008D4DD2" w:rsidRPr="004858DA" w:rsidRDefault="008D4DD2" w:rsidP="005E221B">
      <w:pPr>
        <w:jc w:val="left"/>
        <w:rPr>
          <w:rFonts w:ascii="Calibri" w:hAnsi="Calibri"/>
          <w:szCs w:val="21"/>
        </w:rPr>
      </w:pPr>
    </w:p>
    <w:p w14:paraId="50FA0578" w14:textId="22B0BDF7" w:rsidR="008D4DD2" w:rsidRPr="004858DA" w:rsidRDefault="008D4DD2" w:rsidP="005E221B">
      <w:pPr>
        <w:jc w:val="left"/>
        <w:rPr>
          <w:rFonts w:ascii="Calibri" w:hAnsi="Calibri"/>
          <w:szCs w:val="21"/>
        </w:rPr>
      </w:pPr>
    </w:p>
    <w:p w14:paraId="717464D9" w14:textId="194DDAE9" w:rsidR="008D4DD2" w:rsidRPr="004858DA" w:rsidRDefault="008D4DD2" w:rsidP="005E221B">
      <w:pPr>
        <w:jc w:val="left"/>
        <w:rPr>
          <w:rFonts w:ascii="Calibri" w:hAnsi="Calibri"/>
          <w:szCs w:val="21"/>
        </w:rPr>
      </w:pPr>
    </w:p>
    <w:p w14:paraId="62B8C503" w14:textId="15F2A070" w:rsidR="008D4DD2" w:rsidRPr="004858DA" w:rsidRDefault="008D4DD2" w:rsidP="00FF4CB8">
      <w:pPr>
        <w:pStyle w:val="Heading2"/>
      </w:pPr>
      <w:bookmarkStart w:id="20" w:name="_Toc69055114"/>
      <w:r w:rsidRPr="004858DA">
        <w:t>Functional requirements</w:t>
      </w:r>
      <w:bookmarkEnd w:id="20"/>
    </w:p>
    <w:p w14:paraId="0F9F3AB4" w14:textId="023968B9" w:rsidR="008D4DD2" w:rsidRPr="004858DA" w:rsidRDefault="008D4DD2" w:rsidP="005E221B">
      <w:pPr>
        <w:jc w:val="left"/>
        <w:rPr>
          <w:rFonts w:ascii="Calibri" w:hAnsi="Calibri"/>
          <w:szCs w:val="21"/>
        </w:rPr>
      </w:pPr>
      <w:r w:rsidRPr="004858DA">
        <w:rPr>
          <w:rFonts w:ascii="Calibri" w:hAnsi="Calibri"/>
          <w:szCs w:val="21"/>
        </w:rPr>
        <w:t>Here are the List for Functional requirements:</w:t>
      </w:r>
    </w:p>
    <w:p w14:paraId="6F733714" w14:textId="37452A8F" w:rsidR="008D4DD2" w:rsidRPr="004858DA" w:rsidRDefault="008D4DD2"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project shall be </w:t>
      </w:r>
      <w:r w:rsidR="00383618" w:rsidRPr="004858DA">
        <w:rPr>
          <w:rFonts w:ascii="Calibri" w:hAnsi="Calibri"/>
          <w:szCs w:val="21"/>
        </w:rPr>
        <w:t xml:space="preserve">playable by two </w:t>
      </w:r>
      <w:proofErr w:type="gramStart"/>
      <w:r w:rsidR="00383618" w:rsidRPr="004858DA">
        <w:rPr>
          <w:rFonts w:ascii="Calibri" w:hAnsi="Calibri"/>
          <w:szCs w:val="21"/>
        </w:rPr>
        <w:t>player</w:t>
      </w:r>
      <w:proofErr w:type="gramEnd"/>
      <w:r w:rsidR="00383618" w:rsidRPr="004858DA">
        <w:rPr>
          <w:rFonts w:ascii="Calibri" w:hAnsi="Calibri"/>
          <w:szCs w:val="21"/>
        </w:rPr>
        <w:t xml:space="preserve"> on one computer</w:t>
      </w:r>
    </w:p>
    <w:p w14:paraId="6B29536A" w14:textId="58879BBC"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user will be able to input their </w:t>
      </w:r>
      <w:proofErr w:type="gramStart"/>
      <w:r w:rsidRPr="004858DA">
        <w:rPr>
          <w:rFonts w:ascii="Calibri" w:hAnsi="Calibri"/>
          <w:szCs w:val="21"/>
        </w:rPr>
        <w:t>team</w:t>
      </w:r>
      <w:proofErr w:type="gramEnd"/>
      <w:r w:rsidRPr="004858DA">
        <w:rPr>
          <w:rFonts w:ascii="Calibri" w:hAnsi="Calibri"/>
          <w:szCs w:val="21"/>
        </w:rPr>
        <w:t xml:space="preserve"> name </w:t>
      </w:r>
    </w:p>
    <w:p w14:paraId="656E592E" w14:textId="2CA76062"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system should provide the user the order of pick </w:t>
      </w:r>
    </w:p>
    <w:p w14:paraId="3F5BF15F" w14:textId="239D6196"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Users will be able to choose the player from the random set</w:t>
      </w:r>
    </w:p>
    <w:p w14:paraId="472FDA3B" w14:textId="1712AC91"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Users will be able to see the information and image of the player</w:t>
      </w:r>
    </w:p>
    <w:p w14:paraId="4272FCCF" w14:textId="01A6514C" w:rsidR="00320329" w:rsidRPr="004858DA" w:rsidRDefault="00320329" w:rsidP="005E221B">
      <w:pPr>
        <w:pStyle w:val="ListParagraph"/>
        <w:numPr>
          <w:ilvl w:val="0"/>
          <w:numId w:val="2"/>
        </w:numPr>
        <w:ind w:firstLineChars="0"/>
        <w:jc w:val="left"/>
        <w:rPr>
          <w:rFonts w:ascii="Calibri" w:hAnsi="Calibri"/>
          <w:szCs w:val="21"/>
        </w:rPr>
      </w:pPr>
      <w:r w:rsidRPr="004858DA">
        <w:rPr>
          <w:rFonts w:ascii="Calibri" w:hAnsi="Calibri"/>
          <w:szCs w:val="21"/>
        </w:rPr>
        <w:t xml:space="preserve">The system should rate </w:t>
      </w:r>
      <w:r w:rsidR="00512140" w:rsidRPr="004858DA">
        <w:rPr>
          <w:rFonts w:ascii="Calibri" w:hAnsi="Calibri"/>
          <w:szCs w:val="21"/>
        </w:rPr>
        <w:t>the team fairly</w:t>
      </w:r>
    </w:p>
    <w:p w14:paraId="5445298F" w14:textId="77777777"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system should determine the winner </w:t>
      </w:r>
    </w:p>
    <w:p w14:paraId="0362DF76" w14:textId="6853A145"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system should remind the user about total cost and the rest of the cost after they chose </w:t>
      </w:r>
      <w:proofErr w:type="gramStart"/>
      <w:r w:rsidRPr="004858DA">
        <w:rPr>
          <w:rFonts w:ascii="Calibri" w:eastAsia="SimSun" w:hAnsi="Calibri" w:cs="SimSun"/>
          <w:kern w:val="0"/>
          <w:szCs w:val="21"/>
        </w:rPr>
        <w:t>a</w:t>
      </w:r>
      <w:proofErr w:type="gramEnd"/>
      <w:r w:rsidRPr="004858DA">
        <w:rPr>
          <w:rFonts w:ascii="Calibri" w:eastAsia="SimSun" w:hAnsi="Calibri" w:cs="SimSun"/>
          <w:kern w:val="0"/>
          <w:szCs w:val="21"/>
        </w:rPr>
        <w:t xml:space="preserve"> NBA player </w:t>
      </w:r>
    </w:p>
    <w:p w14:paraId="648994CB" w14:textId="4CE12372" w:rsidR="007F0F86" w:rsidRPr="004858DA" w:rsidRDefault="007F0F86" w:rsidP="005E221B">
      <w:pPr>
        <w:widowControl/>
        <w:numPr>
          <w:ilvl w:val="0"/>
          <w:numId w:val="2"/>
        </w:numPr>
        <w:spacing w:before="100" w:beforeAutospacing="1" w:after="100" w:afterAutospacing="1"/>
        <w:jc w:val="left"/>
        <w:rPr>
          <w:rFonts w:ascii="Calibri" w:eastAsia="SimSun" w:hAnsi="Calibri" w:cs="SimSun"/>
          <w:kern w:val="0"/>
          <w:szCs w:val="21"/>
        </w:rPr>
      </w:pPr>
      <w:r w:rsidRPr="004858DA">
        <w:rPr>
          <w:rFonts w:ascii="Calibri" w:eastAsia="SimSun" w:hAnsi="Calibri" w:cs="SimSun"/>
          <w:kern w:val="0"/>
          <w:szCs w:val="21"/>
        </w:rPr>
        <w:t xml:space="preserve">The game should show the 20 random player’s information </w:t>
      </w:r>
      <w:proofErr w:type="gramStart"/>
      <w:r w:rsidRPr="004858DA">
        <w:rPr>
          <w:rFonts w:ascii="Calibri" w:eastAsia="SimSun" w:hAnsi="Calibri" w:cs="SimSun"/>
          <w:kern w:val="0"/>
          <w:szCs w:val="21"/>
        </w:rPr>
        <w:t>clearly(</w:t>
      </w:r>
      <w:proofErr w:type="gramEnd"/>
      <w:r w:rsidRPr="004858DA">
        <w:rPr>
          <w:rFonts w:ascii="Calibri" w:eastAsia="SimSun" w:hAnsi="Calibri" w:cs="SimSun"/>
          <w:kern w:val="0"/>
          <w:szCs w:val="21"/>
        </w:rPr>
        <w:t xml:space="preserve">include their name, and their cost) </w:t>
      </w:r>
    </w:p>
    <w:p w14:paraId="7CBB493C" w14:textId="09D7E1DB" w:rsidR="00512140" w:rsidRPr="004858DA" w:rsidRDefault="00512140" w:rsidP="005E221B">
      <w:pPr>
        <w:jc w:val="left"/>
        <w:rPr>
          <w:rFonts w:ascii="Calibri" w:hAnsi="Calibri"/>
          <w:szCs w:val="21"/>
        </w:rPr>
      </w:pPr>
    </w:p>
    <w:p w14:paraId="3A004362" w14:textId="77777777" w:rsidR="00B40B28" w:rsidRPr="004858DA" w:rsidRDefault="00B40B28" w:rsidP="005E221B">
      <w:pPr>
        <w:jc w:val="left"/>
        <w:rPr>
          <w:rFonts w:ascii="Calibri" w:hAnsi="Calibri"/>
          <w:szCs w:val="21"/>
        </w:rPr>
      </w:pPr>
    </w:p>
    <w:p w14:paraId="57A92B29" w14:textId="20FEA94D" w:rsidR="00512140" w:rsidRPr="004858DA" w:rsidRDefault="00512140" w:rsidP="00FF4CB8">
      <w:pPr>
        <w:pStyle w:val="Heading2"/>
      </w:pPr>
      <w:bookmarkStart w:id="21" w:name="_Toc69055115"/>
      <w:r w:rsidRPr="004858DA">
        <w:t>Non-functional requirements</w:t>
      </w:r>
      <w:bookmarkEnd w:id="21"/>
    </w:p>
    <w:p w14:paraId="64B1BB79" w14:textId="7C1B6AAE" w:rsidR="00512140" w:rsidRPr="004858DA" w:rsidRDefault="00512140" w:rsidP="005E221B">
      <w:pPr>
        <w:jc w:val="left"/>
        <w:rPr>
          <w:rFonts w:ascii="Calibri" w:hAnsi="Calibri"/>
          <w:szCs w:val="21"/>
        </w:rPr>
      </w:pPr>
      <w:r w:rsidRPr="004858DA">
        <w:rPr>
          <w:rFonts w:ascii="Calibri" w:hAnsi="Calibri"/>
          <w:szCs w:val="21"/>
        </w:rPr>
        <w:t>Here are the List of Non-Functional Requirements</w:t>
      </w:r>
    </w:p>
    <w:p w14:paraId="42D8962A" w14:textId="69ACD1F2"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The project will be developed using Python and Python Graphical User Interface</w:t>
      </w:r>
    </w:p>
    <w:p w14:paraId="25FF1C83" w14:textId="6189F649"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 xml:space="preserve">The User could go through the user interface easily </w:t>
      </w:r>
    </w:p>
    <w:p w14:paraId="3A05067A" w14:textId="2E55717D" w:rsidR="00512140" w:rsidRPr="004858DA" w:rsidRDefault="00512140" w:rsidP="005E221B">
      <w:pPr>
        <w:pStyle w:val="ListParagraph"/>
        <w:numPr>
          <w:ilvl w:val="0"/>
          <w:numId w:val="3"/>
        </w:numPr>
        <w:ind w:firstLineChars="0"/>
        <w:jc w:val="left"/>
        <w:rPr>
          <w:rFonts w:ascii="Calibri" w:hAnsi="Calibri"/>
          <w:szCs w:val="21"/>
        </w:rPr>
      </w:pPr>
      <w:r w:rsidRPr="004858DA">
        <w:rPr>
          <w:rFonts w:ascii="Calibri" w:hAnsi="Calibri"/>
          <w:szCs w:val="21"/>
        </w:rPr>
        <w:t xml:space="preserve">The project </w:t>
      </w:r>
      <w:proofErr w:type="gramStart"/>
      <w:r w:rsidRPr="004858DA">
        <w:rPr>
          <w:rFonts w:ascii="Calibri" w:hAnsi="Calibri"/>
          <w:szCs w:val="21"/>
        </w:rPr>
        <w:t>will</w:t>
      </w:r>
      <w:proofErr w:type="gramEnd"/>
      <w:r w:rsidRPr="004858DA">
        <w:rPr>
          <w:rFonts w:ascii="Calibri" w:hAnsi="Calibri"/>
          <w:szCs w:val="21"/>
        </w:rPr>
        <w:t xml:space="preserve"> compatible on desktop device</w:t>
      </w:r>
    </w:p>
    <w:p w14:paraId="79A79D96" w14:textId="77777777" w:rsidR="00512140" w:rsidRPr="004858DA" w:rsidRDefault="00512140" w:rsidP="005E221B">
      <w:pPr>
        <w:ind w:left="57"/>
        <w:jc w:val="left"/>
        <w:rPr>
          <w:rFonts w:ascii="Calibri" w:hAnsi="Calibri"/>
          <w:szCs w:val="21"/>
        </w:rPr>
      </w:pPr>
    </w:p>
    <w:p w14:paraId="472055D8" w14:textId="3E8A2645" w:rsidR="008D4DD2" w:rsidRPr="004858DA" w:rsidRDefault="008D4DD2" w:rsidP="005E221B">
      <w:pPr>
        <w:jc w:val="left"/>
        <w:rPr>
          <w:rFonts w:ascii="Calibri" w:hAnsi="Calibri"/>
          <w:szCs w:val="21"/>
        </w:rPr>
      </w:pPr>
    </w:p>
    <w:p w14:paraId="54EB06FF" w14:textId="57784DFC" w:rsidR="008D4DD2" w:rsidRPr="004858DA" w:rsidRDefault="008D4DD2" w:rsidP="005E221B">
      <w:pPr>
        <w:jc w:val="left"/>
        <w:rPr>
          <w:rFonts w:ascii="Calibri" w:hAnsi="Calibri"/>
          <w:szCs w:val="21"/>
        </w:rPr>
      </w:pPr>
    </w:p>
    <w:p w14:paraId="113C01BE" w14:textId="1D2C8DCC" w:rsidR="0098106B" w:rsidRPr="004858DA" w:rsidRDefault="0098106B" w:rsidP="005E221B">
      <w:pPr>
        <w:widowControl/>
        <w:jc w:val="left"/>
        <w:rPr>
          <w:rFonts w:ascii="Calibri" w:hAnsi="Calibri"/>
          <w:b/>
          <w:bCs/>
          <w:kern w:val="44"/>
          <w:szCs w:val="21"/>
        </w:rPr>
      </w:pPr>
    </w:p>
    <w:p w14:paraId="005C3A23" w14:textId="2DA34DE8" w:rsidR="0098106B" w:rsidRPr="004858DA" w:rsidRDefault="0098106B" w:rsidP="00FF4CB8">
      <w:pPr>
        <w:pStyle w:val="Heading1"/>
      </w:pPr>
      <w:bookmarkStart w:id="22" w:name="_Toc69055116"/>
      <w:r w:rsidRPr="004858DA">
        <w:lastRenderedPageBreak/>
        <w:t>5.system design</w:t>
      </w:r>
      <w:bookmarkEnd w:id="22"/>
    </w:p>
    <w:p w14:paraId="6CF087C3" w14:textId="1EFBBA69" w:rsidR="000A0266" w:rsidRPr="004858DA" w:rsidRDefault="00A47622" w:rsidP="00FF4CB8">
      <w:pPr>
        <w:pStyle w:val="Heading2"/>
      </w:pPr>
      <w:bookmarkStart w:id="23" w:name="_Toc69055117"/>
      <w:r w:rsidRPr="004858DA">
        <w:t>5.1 learning objectives</w:t>
      </w:r>
      <w:bookmarkEnd w:id="23"/>
    </w:p>
    <w:p w14:paraId="3A2B0405" w14:textId="2C721DE7"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Explore and figure out the most suitable model for players data</w:t>
      </w:r>
      <w:r w:rsidR="00213385" w:rsidRPr="004858DA">
        <w:rPr>
          <w:rFonts w:ascii="Calibri" w:hAnsi="Calibri"/>
          <w:szCs w:val="21"/>
        </w:rPr>
        <w:t xml:space="preserve"> structure</w:t>
      </w:r>
    </w:p>
    <w:p w14:paraId="5F0A6F85" w14:textId="77777777"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Strength python knowledge</w:t>
      </w:r>
    </w:p>
    <w:p w14:paraId="21BA6434" w14:textId="0A2353DB" w:rsidR="00A47622" w:rsidRPr="004858DA" w:rsidRDefault="00A47622" w:rsidP="005E221B">
      <w:pPr>
        <w:pStyle w:val="ListParagraph"/>
        <w:numPr>
          <w:ilvl w:val="0"/>
          <w:numId w:val="4"/>
        </w:numPr>
        <w:ind w:firstLineChars="0"/>
        <w:jc w:val="left"/>
        <w:rPr>
          <w:rFonts w:ascii="Calibri" w:hAnsi="Calibri"/>
          <w:szCs w:val="21"/>
        </w:rPr>
      </w:pPr>
      <w:r w:rsidRPr="004858DA">
        <w:rPr>
          <w:rFonts w:ascii="Calibri" w:hAnsi="Calibri"/>
          <w:szCs w:val="21"/>
        </w:rPr>
        <w:t xml:space="preserve">Learn to build the User Interface by Python </w:t>
      </w:r>
      <w:proofErr w:type="spellStart"/>
      <w:r w:rsidRPr="004858DA">
        <w:rPr>
          <w:rFonts w:ascii="Calibri" w:hAnsi="Calibri"/>
          <w:szCs w:val="21"/>
        </w:rPr>
        <w:t>Tkinter</w:t>
      </w:r>
      <w:proofErr w:type="spellEnd"/>
      <w:r w:rsidRPr="004858DA">
        <w:rPr>
          <w:rFonts w:ascii="Calibri" w:hAnsi="Calibri"/>
          <w:szCs w:val="21"/>
        </w:rPr>
        <w:t xml:space="preserve"> library</w:t>
      </w:r>
    </w:p>
    <w:p w14:paraId="0854BE52" w14:textId="2A391EC3" w:rsidR="00213385" w:rsidRPr="004858DA" w:rsidRDefault="00213385" w:rsidP="005E221B">
      <w:pPr>
        <w:pStyle w:val="ListParagraph"/>
        <w:numPr>
          <w:ilvl w:val="0"/>
          <w:numId w:val="4"/>
        </w:numPr>
        <w:ind w:firstLineChars="0"/>
        <w:jc w:val="left"/>
        <w:rPr>
          <w:rFonts w:ascii="Calibri" w:hAnsi="Calibri"/>
          <w:szCs w:val="21"/>
        </w:rPr>
      </w:pPr>
      <w:r w:rsidRPr="004858DA">
        <w:rPr>
          <w:rFonts w:ascii="Calibri" w:hAnsi="Calibri"/>
          <w:szCs w:val="21"/>
        </w:rPr>
        <w:t xml:space="preserve">Explore </w:t>
      </w:r>
      <w:r w:rsidR="002653DD" w:rsidRPr="004858DA">
        <w:rPr>
          <w:rFonts w:ascii="Calibri" w:hAnsi="Calibri"/>
          <w:szCs w:val="21"/>
        </w:rPr>
        <w:t xml:space="preserve">how to calculate the value of </w:t>
      </w:r>
      <w:r w:rsidR="00DD7EEF">
        <w:rPr>
          <w:rFonts w:ascii="Calibri" w:hAnsi="Calibri"/>
          <w:szCs w:val="21"/>
        </w:rPr>
        <w:t xml:space="preserve">the </w:t>
      </w:r>
      <w:r w:rsidR="002653DD" w:rsidRPr="004858DA">
        <w:rPr>
          <w:rFonts w:ascii="Calibri" w:hAnsi="Calibri"/>
          <w:szCs w:val="21"/>
        </w:rPr>
        <w:t xml:space="preserve">relationship and </w:t>
      </w:r>
      <w:r w:rsidRPr="004858DA">
        <w:rPr>
          <w:rFonts w:ascii="Calibri" w:hAnsi="Calibri"/>
          <w:szCs w:val="21"/>
        </w:rPr>
        <w:t>how the player relation will impact the final rating</w:t>
      </w:r>
    </w:p>
    <w:p w14:paraId="1F2FDEDA" w14:textId="6A4F9566" w:rsidR="00A47622" w:rsidRPr="004858DA" w:rsidRDefault="00213385" w:rsidP="005E221B">
      <w:pPr>
        <w:pStyle w:val="ListParagraph"/>
        <w:numPr>
          <w:ilvl w:val="0"/>
          <w:numId w:val="4"/>
        </w:numPr>
        <w:ind w:firstLineChars="0"/>
        <w:jc w:val="left"/>
        <w:rPr>
          <w:rFonts w:ascii="Calibri" w:hAnsi="Calibri"/>
          <w:szCs w:val="21"/>
        </w:rPr>
      </w:pPr>
      <w:r w:rsidRPr="004858DA">
        <w:rPr>
          <w:rFonts w:ascii="Calibri" w:hAnsi="Calibri"/>
          <w:szCs w:val="21"/>
        </w:rPr>
        <w:t>Come up with a reasonable function to rate the player group</w:t>
      </w:r>
      <w:r w:rsidR="00A47622" w:rsidRPr="004858DA">
        <w:rPr>
          <w:rFonts w:ascii="Calibri" w:hAnsi="Calibri"/>
          <w:szCs w:val="21"/>
        </w:rPr>
        <w:t xml:space="preserve"> </w:t>
      </w:r>
    </w:p>
    <w:p w14:paraId="2A8B7C9D" w14:textId="43F5BEEE" w:rsidR="00213385" w:rsidRPr="004858DA" w:rsidRDefault="00213385" w:rsidP="005E221B">
      <w:pPr>
        <w:widowControl/>
        <w:jc w:val="left"/>
        <w:rPr>
          <w:rFonts w:ascii="Calibri" w:hAnsi="Calibri"/>
          <w:szCs w:val="21"/>
        </w:rPr>
      </w:pPr>
    </w:p>
    <w:p w14:paraId="45AA91B8" w14:textId="6C5DD54F" w:rsidR="00213385" w:rsidRPr="004858DA" w:rsidRDefault="00A66977" w:rsidP="005E221B">
      <w:pPr>
        <w:widowControl/>
        <w:jc w:val="left"/>
        <w:rPr>
          <w:rFonts w:ascii="Calibri" w:hAnsi="Calibri"/>
          <w:szCs w:val="21"/>
        </w:rPr>
      </w:pPr>
      <w:r w:rsidRPr="004858DA">
        <w:rPr>
          <w:rFonts w:ascii="Calibri" w:hAnsi="Calibri"/>
          <w:szCs w:val="21"/>
        </w:rPr>
        <w:t xml:space="preserve">The main learning objectives of this project were to learn and find the most suitable model for the player data structure and to build a team scoring system by finding the core of the relational ability values between players. As the final form of the project will be a game, it was necessary to find a suitable framework library. The last and most important part of the project is to find a suitable scoring method for the players. </w:t>
      </w:r>
      <w:r w:rsidR="00EB697B" w:rsidRPr="004858DA">
        <w:rPr>
          <w:rFonts w:ascii="Calibri" w:hAnsi="Calibri"/>
          <w:szCs w:val="21"/>
        </w:rPr>
        <w:t xml:space="preserve">I </w:t>
      </w:r>
      <w:r w:rsidRPr="004858DA">
        <w:rPr>
          <w:rFonts w:ascii="Calibri" w:hAnsi="Calibri"/>
          <w:szCs w:val="21"/>
        </w:rPr>
        <w:t xml:space="preserve">found that </w:t>
      </w:r>
      <w:proofErr w:type="spellStart"/>
      <w:r w:rsidRPr="004858DA">
        <w:rPr>
          <w:rFonts w:ascii="Calibri" w:hAnsi="Calibri"/>
          <w:szCs w:val="21"/>
        </w:rPr>
        <w:t>memoization</w:t>
      </w:r>
      <w:proofErr w:type="spellEnd"/>
      <w:r w:rsidRPr="004858DA">
        <w:rPr>
          <w:rFonts w:ascii="Calibri" w:hAnsi="Calibri"/>
          <w:szCs w:val="21"/>
        </w:rPr>
        <w:t xml:space="preserve"> is the easiest and most efficient way to </w:t>
      </w:r>
      <w:r w:rsidR="007654F5" w:rsidRPr="004858DA">
        <w:rPr>
          <w:rFonts w:ascii="Calibri" w:hAnsi="Calibri"/>
          <w:szCs w:val="21"/>
        </w:rPr>
        <w:t xml:space="preserve">Implement and integrate </w:t>
      </w:r>
      <w:r w:rsidR="00DD7EEF">
        <w:rPr>
          <w:rFonts w:ascii="Calibri" w:hAnsi="Calibri"/>
          <w:szCs w:val="21"/>
        </w:rPr>
        <w:t xml:space="preserve">the </w:t>
      </w:r>
      <w:r w:rsidR="007654F5" w:rsidRPr="004858DA">
        <w:rPr>
          <w:rFonts w:ascii="Calibri" w:hAnsi="Calibri"/>
          <w:szCs w:val="21"/>
        </w:rPr>
        <w:t>results rating of each team</w:t>
      </w:r>
      <w:r w:rsidRPr="004858DA">
        <w:rPr>
          <w:rFonts w:ascii="Calibri" w:hAnsi="Calibri"/>
          <w:szCs w:val="21"/>
        </w:rPr>
        <w:t xml:space="preserve">, so understanding how to use </w:t>
      </w:r>
      <w:proofErr w:type="spellStart"/>
      <w:r w:rsidRPr="004858DA">
        <w:rPr>
          <w:rFonts w:ascii="Calibri" w:hAnsi="Calibri"/>
          <w:szCs w:val="21"/>
        </w:rPr>
        <w:t>memoization</w:t>
      </w:r>
      <w:proofErr w:type="spellEnd"/>
      <w:r w:rsidRPr="004858DA">
        <w:rPr>
          <w:rFonts w:ascii="Calibri" w:hAnsi="Calibri"/>
          <w:szCs w:val="21"/>
        </w:rPr>
        <w:t xml:space="preserve"> became another learning objective. </w:t>
      </w:r>
      <w:r w:rsidR="00784BA1" w:rsidRPr="004858DA">
        <w:rPr>
          <w:rFonts w:ascii="Calibri" w:hAnsi="Calibri"/>
          <w:szCs w:val="21"/>
        </w:rPr>
        <w:t>The last</w:t>
      </w:r>
      <w:r w:rsidRPr="004858DA">
        <w:rPr>
          <w:rFonts w:ascii="Calibri" w:hAnsi="Calibri"/>
          <w:szCs w:val="21"/>
        </w:rPr>
        <w:t xml:space="preserve"> learning objective was to learn more about the use of the python library and to increase proficiency in python. The choice of programming language for this project was simple as python is simple and easy to understand with many libraries for data analysis and statistics.</w:t>
      </w:r>
    </w:p>
    <w:p w14:paraId="69FB35FA" w14:textId="30C7B7E9" w:rsidR="009C7D07" w:rsidRPr="004858DA" w:rsidRDefault="009C7D07" w:rsidP="00FF4CB8">
      <w:pPr>
        <w:pStyle w:val="Heading3"/>
      </w:pPr>
      <w:bookmarkStart w:id="24" w:name="_Toc69055118"/>
      <w:r w:rsidRPr="004858DA">
        <w:t>Modules</w:t>
      </w:r>
      <w:bookmarkEnd w:id="24"/>
    </w:p>
    <w:p w14:paraId="057EBBE7" w14:textId="20476C5D" w:rsidR="009C7D07" w:rsidRPr="004858DA" w:rsidRDefault="00FB10C7" w:rsidP="005E221B">
      <w:pPr>
        <w:widowControl/>
        <w:jc w:val="left"/>
        <w:rPr>
          <w:rFonts w:ascii="Calibri" w:hAnsi="Calibri"/>
          <w:szCs w:val="21"/>
        </w:rPr>
      </w:pPr>
      <w:r w:rsidRPr="004858DA">
        <w:rPr>
          <w:rFonts w:ascii="Calibri" w:hAnsi="Calibri"/>
          <w:noProof/>
          <w:szCs w:val="21"/>
        </w:rPr>
        <w:drawing>
          <wp:inline distT="0" distB="0" distL="0" distR="0" wp14:anchorId="0FAE43F5" wp14:editId="2FC128CF">
            <wp:extent cx="5731510" cy="2889885"/>
            <wp:effectExtent l="0" t="0" r="0" b="571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截屏2021-04-10 下午6.33.37.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2889885"/>
                    </a:xfrm>
                    <a:prstGeom prst="rect">
                      <a:avLst/>
                    </a:prstGeom>
                  </pic:spPr>
                </pic:pic>
              </a:graphicData>
            </a:graphic>
          </wp:inline>
        </w:drawing>
      </w:r>
    </w:p>
    <w:p w14:paraId="6F14EA1F" w14:textId="6B5F605D" w:rsidR="00FB10C7" w:rsidRPr="00DD7EEF" w:rsidRDefault="00DD7EEF" w:rsidP="00DD7EEF">
      <w:pPr>
        <w:pStyle w:val="ListParagraph"/>
        <w:widowControl/>
        <w:numPr>
          <w:ilvl w:val="0"/>
          <w:numId w:val="13"/>
        </w:numPr>
        <w:ind w:firstLineChars="0"/>
        <w:jc w:val="center"/>
        <w:rPr>
          <w:rFonts w:ascii="Calibri" w:hAnsi="Calibri"/>
          <w:szCs w:val="21"/>
        </w:rPr>
      </w:pPr>
      <w:r>
        <w:rPr>
          <w:rFonts w:ascii="Calibri" w:hAnsi="Calibri"/>
          <w:szCs w:val="21"/>
        </w:rPr>
        <w:t>d</w:t>
      </w:r>
      <w:r w:rsidRPr="00DD7EEF">
        <w:rPr>
          <w:rFonts w:ascii="Calibri" w:hAnsi="Calibri"/>
          <w:szCs w:val="21"/>
        </w:rPr>
        <w:t>ata flow diagram</w:t>
      </w:r>
    </w:p>
    <w:p w14:paraId="1EC8F74E" w14:textId="0F0FDD58" w:rsidR="00FB10C7" w:rsidRPr="004858DA" w:rsidRDefault="00FB10C7" w:rsidP="00FB10C7">
      <w:pPr>
        <w:widowControl/>
        <w:jc w:val="left"/>
        <w:rPr>
          <w:rFonts w:ascii="Calibri" w:hAnsi="Calibri"/>
          <w:szCs w:val="21"/>
        </w:rPr>
      </w:pPr>
      <w:r w:rsidRPr="004858DA">
        <w:rPr>
          <w:rFonts w:ascii="Calibri" w:hAnsi="Calibri"/>
          <w:szCs w:val="21"/>
        </w:rPr>
        <w:t>The picture above shows how the whole system works and how each part interacts with each other</w:t>
      </w:r>
      <w:r w:rsidRPr="004858DA">
        <w:rPr>
          <w:rFonts w:ascii="Calibri" w:hAnsi="Calibri"/>
          <w:szCs w:val="21"/>
        </w:rPr>
        <w:t>，</w:t>
      </w:r>
      <w:r w:rsidRPr="004858DA">
        <w:rPr>
          <w:rFonts w:ascii="Calibri" w:hAnsi="Calibri"/>
          <w:szCs w:val="21"/>
        </w:rPr>
        <w:t xml:space="preserve">As this project </w:t>
      </w:r>
      <w:r w:rsidR="00DD7EEF">
        <w:rPr>
          <w:rFonts w:ascii="Calibri" w:hAnsi="Calibri"/>
          <w:szCs w:val="21"/>
        </w:rPr>
        <w:t xml:space="preserve">would eventually </w:t>
      </w:r>
      <w:r w:rsidRPr="004858DA">
        <w:rPr>
          <w:rFonts w:ascii="Calibri" w:hAnsi="Calibri"/>
          <w:szCs w:val="21"/>
        </w:rPr>
        <w:t xml:space="preserve">be presented as a game. </w:t>
      </w:r>
      <w:proofErr w:type="gramStart"/>
      <w:r w:rsidRPr="004858DA">
        <w:rPr>
          <w:rFonts w:ascii="Calibri" w:hAnsi="Calibri"/>
          <w:szCs w:val="21"/>
        </w:rPr>
        <w:t>Firstly</w:t>
      </w:r>
      <w:proofErr w:type="gramEnd"/>
      <w:r w:rsidRPr="004858DA">
        <w:rPr>
          <w:rFonts w:ascii="Calibri" w:hAnsi="Calibri"/>
          <w:szCs w:val="21"/>
        </w:rPr>
        <w:t xml:space="preserve"> the overall flow of the rating system, the </w:t>
      </w:r>
      <w:r w:rsidRPr="004858DA">
        <w:rPr>
          <w:rFonts w:ascii="Calibri" w:hAnsi="Calibri"/>
          <w:szCs w:val="21"/>
        </w:rPr>
        <w:lastRenderedPageBreak/>
        <w:t>player information</w:t>
      </w:r>
      <w:r w:rsidR="00DD7EEF">
        <w:rPr>
          <w:rFonts w:ascii="Calibri" w:hAnsi="Calibri"/>
          <w:szCs w:val="21"/>
        </w:rPr>
        <w:t>,</w:t>
      </w:r>
      <w:r w:rsidRPr="004858DA">
        <w:rPr>
          <w:rFonts w:ascii="Calibri" w:hAnsi="Calibri"/>
          <w:szCs w:val="21"/>
        </w:rPr>
        <w:t xml:space="preserve"> and the team Elo rating are the main data used to calculate the final team rating. Player rating and team Elo rating are used to calculate the team chemistry value, which is the main goal of the project. The resulting team chemistry value</w:t>
      </w:r>
      <w:r w:rsidR="00DD7EEF">
        <w:rPr>
          <w:rFonts w:ascii="Calibri" w:hAnsi="Calibri"/>
          <w:szCs w:val="21"/>
        </w:rPr>
        <w:t>s</w:t>
      </w:r>
      <w:r w:rsidRPr="004858DA">
        <w:rPr>
          <w:rFonts w:ascii="Calibri" w:hAnsi="Calibri"/>
          <w:szCs w:val="21"/>
        </w:rPr>
        <w:t xml:space="preserve"> are </w:t>
      </w:r>
      <w:r w:rsidR="00DD7EEF">
        <w:rPr>
          <w:rFonts w:ascii="Calibri" w:hAnsi="Calibri"/>
          <w:szCs w:val="21"/>
        </w:rPr>
        <w:t xml:space="preserve">stored </w:t>
      </w:r>
      <w:r w:rsidRPr="004858DA">
        <w:rPr>
          <w:rFonts w:ascii="Calibri" w:hAnsi="Calibri"/>
          <w:szCs w:val="21"/>
        </w:rPr>
        <w:t>in the Data memo, which provide</w:t>
      </w:r>
      <w:r w:rsidR="00DD7EEF">
        <w:rPr>
          <w:rFonts w:ascii="Calibri" w:hAnsi="Calibri"/>
          <w:szCs w:val="21"/>
        </w:rPr>
        <w:t>s</w:t>
      </w:r>
      <w:r w:rsidRPr="004858DA">
        <w:rPr>
          <w:rFonts w:ascii="Calibri" w:hAnsi="Calibri"/>
          <w:szCs w:val="21"/>
        </w:rPr>
        <w:t xml:space="preserve"> some information to the Strength function.</w:t>
      </w:r>
    </w:p>
    <w:p w14:paraId="045E9894" w14:textId="51821A32" w:rsidR="00FB10C7" w:rsidRPr="004858DA" w:rsidRDefault="00FB10C7" w:rsidP="00FB10C7">
      <w:pPr>
        <w:widowControl/>
        <w:jc w:val="left"/>
        <w:rPr>
          <w:rFonts w:ascii="Calibri" w:hAnsi="Calibri"/>
          <w:szCs w:val="21"/>
        </w:rPr>
      </w:pPr>
      <w:r w:rsidRPr="004858DA">
        <w:rPr>
          <w:rFonts w:ascii="Calibri" w:hAnsi="Calibri"/>
          <w:szCs w:val="21"/>
        </w:rPr>
        <w:t xml:space="preserve">The UI is indispensable as the project will eventually be presented as a game, the overall presentation of the UI is dependent on the rules of the game, the player will select 5 players to form a team </w:t>
      </w:r>
      <w:r w:rsidR="00DD7EEF">
        <w:rPr>
          <w:rFonts w:ascii="Calibri" w:hAnsi="Calibri"/>
          <w:szCs w:val="21"/>
        </w:rPr>
        <w:t xml:space="preserve">through </w:t>
      </w:r>
      <w:r w:rsidRPr="004858DA">
        <w:rPr>
          <w:rFonts w:ascii="Calibri" w:hAnsi="Calibri"/>
          <w:szCs w:val="21"/>
        </w:rPr>
        <w:t xml:space="preserve">the UI and receive a score feedback, when </w:t>
      </w:r>
      <w:r w:rsidR="00DD7EEF">
        <w:rPr>
          <w:rFonts w:ascii="Calibri" w:hAnsi="Calibri"/>
          <w:szCs w:val="21"/>
        </w:rPr>
        <w:t>each</w:t>
      </w:r>
      <w:r w:rsidRPr="004858DA">
        <w:rPr>
          <w:rFonts w:ascii="Calibri" w:hAnsi="Calibri"/>
          <w:szCs w:val="21"/>
        </w:rPr>
        <w:t xml:space="preserve"> </w:t>
      </w:r>
      <w:r w:rsidR="00DD7EEF">
        <w:rPr>
          <w:rFonts w:ascii="Calibri" w:hAnsi="Calibri"/>
          <w:szCs w:val="21"/>
        </w:rPr>
        <w:t xml:space="preserve">of the two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has selected </w:t>
      </w:r>
      <w:r w:rsidR="00DD7EEF">
        <w:rPr>
          <w:rFonts w:ascii="Calibri" w:hAnsi="Calibri"/>
          <w:szCs w:val="21"/>
        </w:rPr>
        <w:t xml:space="preserve">a </w:t>
      </w:r>
      <w:r w:rsidRPr="004858DA">
        <w:rPr>
          <w:rFonts w:ascii="Calibri" w:hAnsi="Calibri"/>
          <w:szCs w:val="21"/>
        </w:rPr>
        <w:t>team</w:t>
      </w:r>
      <w:r w:rsidR="00DD7EEF">
        <w:rPr>
          <w:rFonts w:ascii="Calibri" w:hAnsi="Calibri"/>
          <w:szCs w:val="21"/>
        </w:rPr>
        <w:t xml:space="preserve"> </w:t>
      </w:r>
      <w:r w:rsidRPr="004858DA">
        <w:rPr>
          <w:rFonts w:ascii="Calibri" w:hAnsi="Calibri"/>
          <w:szCs w:val="21"/>
        </w:rPr>
        <w:t xml:space="preserve">the selection data will be sent to the Strength function. Then Strength function will calculate the final team scores from the </w:t>
      </w:r>
      <w:r w:rsidR="00DD7EEF">
        <w:rPr>
          <w:rFonts w:ascii="Calibri" w:hAnsi="Calibri"/>
          <w:szCs w:val="21"/>
        </w:rPr>
        <w:t xml:space="preserve">data </w:t>
      </w:r>
      <w:r w:rsidRPr="004858DA">
        <w:rPr>
          <w:rFonts w:ascii="Calibri" w:hAnsi="Calibri"/>
          <w:szCs w:val="21"/>
        </w:rPr>
        <w:t>in the Data memo.</w:t>
      </w:r>
    </w:p>
    <w:p w14:paraId="4F2E8AC2" w14:textId="77777777" w:rsidR="00D20BF5" w:rsidRPr="004858DA" w:rsidRDefault="00D20BF5" w:rsidP="005E221B">
      <w:pPr>
        <w:widowControl/>
        <w:jc w:val="left"/>
        <w:rPr>
          <w:rFonts w:ascii="Calibri" w:hAnsi="Calibri"/>
          <w:szCs w:val="21"/>
        </w:rPr>
      </w:pPr>
    </w:p>
    <w:p w14:paraId="603DB732" w14:textId="7103E1B8" w:rsidR="00433AC4" w:rsidRPr="004858DA" w:rsidRDefault="001A0275" w:rsidP="00FF4CB8">
      <w:pPr>
        <w:pStyle w:val="Heading3"/>
      </w:pPr>
      <w:bookmarkStart w:id="25" w:name="_Toc69055119"/>
      <w:r w:rsidRPr="004858DA">
        <w:t xml:space="preserve">Modelling team </w:t>
      </w:r>
      <w:commentRangeStart w:id="26"/>
      <w:r w:rsidRPr="004858DA">
        <w:t>chemistry</w:t>
      </w:r>
      <w:bookmarkEnd w:id="25"/>
      <w:commentRangeEnd w:id="26"/>
      <w:r w:rsidR="001200C1">
        <w:rPr>
          <w:rStyle w:val="CommentReference"/>
          <w:b w:val="0"/>
          <w:bCs w:val="0"/>
        </w:rPr>
        <w:commentReference w:id="26"/>
      </w:r>
    </w:p>
    <w:p w14:paraId="3CF73645" w14:textId="3C0A82C3" w:rsidR="00C33E53" w:rsidRPr="004858DA" w:rsidRDefault="00DD7EEF" w:rsidP="005E221B">
      <w:pPr>
        <w:jc w:val="left"/>
        <w:rPr>
          <w:rFonts w:ascii="Calibri" w:hAnsi="Calibri"/>
          <w:szCs w:val="21"/>
        </w:rPr>
      </w:pPr>
      <w:r>
        <w:rPr>
          <w:rFonts w:ascii="Calibri" w:hAnsi="Calibri"/>
          <w:szCs w:val="21"/>
        </w:rPr>
        <w:t xml:space="preserve">The model for team chemistry has evolved through three stages. </w:t>
      </w:r>
    </w:p>
    <w:p w14:paraId="5C0A085B" w14:textId="77777777" w:rsidR="00C33E53" w:rsidRPr="004858DA" w:rsidRDefault="00C33E53" w:rsidP="005E221B">
      <w:pPr>
        <w:jc w:val="left"/>
        <w:rPr>
          <w:rFonts w:ascii="Calibri" w:hAnsi="Calibri"/>
          <w:szCs w:val="21"/>
        </w:rPr>
      </w:pPr>
    </w:p>
    <w:p w14:paraId="19EC5820" w14:textId="3900DFF8" w:rsidR="00C33E53" w:rsidRPr="004858DA" w:rsidRDefault="00DD7EEF" w:rsidP="005E221B">
      <w:pPr>
        <w:jc w:val="left"/>
        <w:rPr>
          <w:rFonts w:ascii="Calibri" w:hAnsi="Calibri"/>
          <w:szCs w:val="21"/>
        </w:rPr>
      </w:pPr>
      <w:r>
        <w:rPr>
          <w:rFonts w:ascii="Calibri" w:hAnsi="Calibri"/>
          <w:szCs w:val="21"/>
        </w:rPr>
        <w:t xml:space="preserve">Initially, the model </w:t>
      </w:r>
      <w:r w:rsidR="00C33E53" w:rsidRPr="004858DA">
        <w:rPr>
          <w:rFonts w:ascii="Calibri" w:hAnsi="Calibri"/>
          <w:szCs w:val="21"/>
        </w:rPr>
        <w:t>only consider</w:t>
      </w:r>
      <w:r>
        <w:rPr>
          <w:rFonts w:ascii="Calibri" w:hAnsi="Calibri"/>
          <w:szCs w:val="21"/>
        </w:rPr>
        <w:t>ed</w:t>
      </w:r>
      <w:r w:rsidR="00C33E53" w:rsidRPr="004858DA">
        <w:rPr>
          <w:rFonts w:ascii="Calibri" w:hAnsi="Calibri"/>
          <w:szCs w:val="21"/>
        </w:rPr>
        <w:t xml:space="preserve"> the relationship between </w:t>
      </w:r>
      <w:r>
        <w:rPr>
          <w:rFonts w:ascii="Calibri" w:hAnsi="Calibri"/>
          <w:szCs w:val="21"/>
        </w:rPr>
        <w:t>individual team members.</w:t>
      </w:r>
    </w:p>
    <w:p w14:paraId="0C497BBC" w14:textId="5AFC3DE7" w:rsidR="00C33E53" w:rsidRPr="004858DA" w:rsidRDefault="00092669" w:rsidP="00092669">
      <w:pPr>
        <w:jc w:val="center"/>
        <w:rPr>
          <w:rFonts w:ascii="Calibri" w:hAnsi="Calibri"/>
          <w:szCs w:val="21"/>
        </w:rPr>
      </w:pPr>
      <w:r>
        <w:rPr>
          <w:rFonts w:ascii="Calibri" w:hAnsi="Calibri"/>
          <w:noProof/>
          <w:szCs w:val="21"/>
        </w:rPr>
        <w:drawing>
          <wp:inline distT="0" distB="0" distL="0" distR="0" wp14:anchorId="19DFB25E" wp14:editId="1DD58B9A">
            <wp:extent cx="2618509" cy="2455296"/>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7">
                      <a:extLst>
                        <a:ext uri="{28A0092B-C50C-407E-A947-70E740481C1C}">
                          <a14:useLocalDpi xmlns:a14="http://schemas.microsoft.com/office/drawing/2010/main" val="0"/>
                        </a:ext>
                      </a:extLst>
                    </a:blip>
                    <a:stretch>
                      <a:fillRect/>
                    </a:stretch>
                  </pic:blipFill>
                  <pic:spPr>
                    <a:xfrm>
                      <a:off x="0" y="0"/>
                      <a:ext cx="2627395" cy="2463628"/>
                    </a:xfrm>
                    <a:prstGeom prst="rect">
                      <a:avLst/>
                    </a:prstGeom>
                  </pic:spPr>
                </pic:pic>
              </a:graphicData>
            </a:graphic>
          </wp:inline>
        </w:drawing>
      </w:r>
    </w:p>
    <w:p w14:paraId="00B17CE5" w14:textId="16E2005B" w:rsidR="005E5AED" w:rsidRPr="004858DA" w:rsidRDefault="005E5AED"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Figure4. </w:t>
      </w:r>
      <w:r w:rsidRPr="004858DA">
        <w:rPr>
          <w:rFonts w:ascii="Calibri" w:hAnsi="Calibri"/>
          <w:szCs w:val="21"/>
        </w:rPr>
        <w:t>the player chemistry relation display</w:t>
      </w:r>
    </w:p>
    <w:p w14:paraId="5AEF6AF4" w14:textId="739B3F7C" w:rsidR="00E24656" w:rsidRPr="004858DA" w:rsidRDefault="00E24656" w:rsidP="005E221B">
      <w:pPr>
        <w:jc w:val="left"/>
        <w:rPr>
          <w:rFonts w:ascii="Calibri" w:hAnsi="Calibri"/>
          <w:szCs w:val="21"/>
        </w:rPr>
      </w:pPr>
      <w:r w:rsidRPr="004858DA">
        <w:rPr>
          <w:rFonts w:ascii="Calibri" w:hAnsi="Calibri"/>
          <w:szCs w:val="21"/>
        </w:rPr>
        <w:t xml:space="preserve">As shown in the picture, the lines between each player represent their relationship and the value on each </w:t>
      </w:r>
      <w:commentRangeStart w:id="27"/>
      <w:r w:rsidRPr="004858DA">
        <w:rPr>
          <w:rFonts w:ascii="Calibri" w:hAnsi="Calibri"/>
          <w:szCs w:val="21"/>
        </w:rPr>
        <w:t xml:space="preserve">line represents the level of chemistry </w:t>
      </w:r>
      <w:commentRangeEnd w:id="27"/>
      <w:r w:rsidR="001200C1">
        <w:rPr>
          <w:rStyle w:val="CommentReference"/>
        </w:rPr>
        <w:commentReference w:id="27"/>
      </w:r>
      <w:r w:rsidRPr="004858DA">
        <w:rPr>
          <w:rFonts w:ascii="Calibri" w:hAnsi="Calibri"/>
          <w:szCs w:val="21"/>
        </w:rPr>
        <w:t xml:space="preserve">between the players, the higher the value the higher the chemistry between the players, in other words the higher the value the better the relationship between the players, which makes it easier for the players to produce good results. And this is where the </w:t>
      </w:r>
      <w:proofErr w:type="gramStart"/>
      <w:r w:rsidRPr="004858DA">
        <w:rPr>
          <w:rFonts w:ascii="Calibri" w:hAnsi="Calibri"/>
          <w:szCs w:val="21"/>
        </w:rPr>
        <w:t>main focus</w:t>
      </w:r>
      <w:proofErr w:type="gramEnd"/>
      <w:r w:rsidRPr="004858DA">
        <w:rPr>
          <w:rFonts w:ascii="Calibri" w:hAnsi="Calibri"/>
          <w:szCs w:val="21"/>
        </w:rPr>
        <w:t xml:space="preserve"> of this project will be.</w:t>
      </w:r>
    </w:p>
    <w:p w14:paraId="25DF6751" w14:textId="77777777" w:rsidR="00186FE2" w:rsidRPr="004858DA" w:rsidRDefault="00186FE2" w:rsidP="005E221B">
      <w:pPr>
        <w:jc w:val="left"/>
        <w:rPr>
          <w:rFonts w:ascii="Calibri" w:hAnsi="Calibri"/>
          <w:szCs w:val="21"/>
        </w:rPr>
      </w:pPr>
    </w:p>
    <w:p w14:paraId="6075EB29" w14:textId="33E3E32D" w:rsidR="005F391F" w:rsidRPr="004858DA" w:rsidRDefault="00DD7EEF" w:rsidP="005E221B">
      <w:pPr>
        <w:jc w:val="left"/>
        <w:rPr>
          <w:rFonts w:ascii="Calibri" w:hAnsi="Calibri"/>
          <w:szCs w:val="21"/>
        </w:rPr>
      </w:pPr>
      <w:r>
        <w:rPr>
          <w:rFonts w:ascii="Calibri" w:hAnsi="Calibri"/>
          <w:szCs w:val="21"/>
        </w:rPr>
        <w:t xml:space="preserve">The previous model was refined to also </w:t>
      </w:r>
      <w:r w:rsidR="00D72BF6" w:rsidRPr="004858DA">
        <w:rPr>
          <w:rFonts w:ascii="Calibri" w:hAnsi="Calibri"/>
          <w:szCs w:val="21"/>
        </w:rPr>
        <w:t>consider the relationship between</w:t>
      </w:r>
      <w:r>
        <w:rPr>
          <w:rFonts w:ascii="Calibri" w:hAnsi="Calibri"/>
          <w:szCs w:val="21"/>
        </w:rPr>
        <w:t xml:space="preserve"> groups of people or in</w:t>
      </w:r>
      <w:r w:rsidR="00291FE6">
        <w:rPr>
          <w:rFonts w:ascii="Calibri" w:hAnsi="Calibri"/>
          <w:szCs w:val="21"/>
        </w:rPr>
        <w:t>dividuals</w:t>
      </w:r>
    </w:p>
    <w:p w14:paraId="46FDFC7B" w14:textId="534D0DCF" w:rsidR="00C33E53" w:rsidRPr="004858DA" w:rsidRDefault="00092669" w:rsidP="00092669">
      <w:pPr>
        <w:jc w:val="center"/>
        <w:rPr>
          <w:rFonts w:ascii="Calibri" w:hAnsi="Calibri"/>
          <w:szCs w:val="21"/>
        </w:rPr>
      </w:pPr>
      <w:r>
        <w:rPr>
          <w:rFonts w:ascii="Calibri" w:hAnsi="Calibri"/>
          <w:noProof/>
          <w:szCs w:val="21"/>
        </w:rPr>
        <w:lastRenderedPageBreak/>
        <w:drawing>
          <wp:inline distT="0" distB="0" distL="0" distR="0" wp14:anchorId="10555A0B" wp14:editId="570DFF7E">
            <wp:extent cx="3253212" cy="251460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截屏2021-04-11 下午6.50.30.png"/>
                    <pic:cNvPicPr/>
                  </pic:nvPicPr>
                  <pic:blipFill>
                    <a:blip r:embed="rId18">
                      <a:extLst>
                        <a:ext uri="{28A0092B-C50C-407E-A947-70E740481C1C}">
                          <a14:useLocalDpi xmlns:a14="http://schemas.microsoft.com/office/drawing/2010/main" val="0"/>
                        </a:ext>
                      </a:extLst>
                    </a:blip>
                    <a:stretch>
                      <a:fillRect/>
                    </a:stretch>
                  </pic:blipFill>
                  <pic:spPr>
                    <a:xfrm>
                      <a:off x="0" y="0"/>
                      <a:ext cx="3259139" cy="2519181"/>
                    </a:xfrm>
                    <a:prstGeom prst="rect">
                      <a:avLst/>
                    </a:prstGeom>
                  </pic:spPr>
                </pic:pic>
              </a:graphicData>
            </a:graphic>
          </wp:inline>
        </w:drawing>
      </w:r>
    </w:p>
    <w:p w14:paraId="59DC6E6D" w14:textId="0513B02B" w:rsidR="00E062FF" w:rsidRPr="004858DA" w:rsidRDefault="00D72BF6"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Figure5. </w:t>
      </w:r>
      <w:r w:rsidRPr="004858DA">
        <w:rPr>
          <w:rFonts w:ascii="Calibri" w:hAnsi="Calibri"/>
          <w:szCs w:val="21"/>
        </w:rPr>
        <w:t>the relation</w:t>
      </w:r>
      <w:r w:rsidR="00DD7EEF">
        <w:rPr>
          <w:rFonts w:ascii="Calibri" w:hAnsi="Calibri"/>
          <w:szCs w:val="21"/>
        </w:rPr>
        <w:t>ship graph between groups</w:t>
      </w:r>
    </w:p>
    <w:p w14:paraId="2A0DA7ED" w14:textId="2514805D" w:rsidR="00E062FF" w:rsidRPr="004858DA" w:rsidRDefault="00E062FF" w:rsidP="005E221B">
      <w:pPr>
        <w:jc w:val="left"/>
        <w:rPr>
          <w:rFonts w:ascii="Calibri" w:hAnsi="Calibri"/>
          <w:szCs w:val="21"/>
        </w:rPr>
      </w:pPr>
      <w:r w:rsidRPr="004858DA">
        <w:rPr>
          <w:rFonts w:ascii="Calibri" w:hAnsi="Calibri"/>
          <w:szCs w:val="21"/>
        </w:rPr>
        <w:t xml:space="preserve">Unlike the first type, the second type is an evolution of the first type, which describe the relationship between groups and individuals, as expressed in the diagram, where player A and player B are a combination, and player C is </w:t>
      </w:r>
      <w:commentRangeStart w:id="28"/>
      <w:r w:rsidRPr="004858DA">
        <w:rPr>
          <w:rFonts w:ascii="Calibri" w:hAnsi="Calibri"/>
          <w:szCs w:val="21"/>
        </w:rPr>
        <w:t>associated with this combination in some way</w:t>
      </w:r>
      <w:commentRangeEnd w:id="28"/>
      <w:r w:rsidR="008B406C">
        <w:rPr>
          <w:rStyle w:val="CommentReference"/>
        </w:rPr>
        <w:commentReference w:id="28"/>
      </w:r>
      <w:r w:rsidRPr="004858DA">
        <w:rPr>
          <w:rFonts w:ascii="Calibri" w:hAnsi="Calibri"/>
          <w:szCs w:val="21"/>
        </w:rPr>
        <w:t>, and the addition of player C will potentially make the combination stronger</w:t>
      </w:r>
    </w:p>
    <w:p w14:paraId="1E8D3CAA" w14:textId="77777777" w:rsidR="00186FE2" w:rsidRPr="004858DA" w:rsidRDefault="00186FE2" w:rsidP="005E221B">
      <w:pPr>
        <w:jc w:val="left"/>
        <w:rPr>
          <w:rFonts w:ascii="Calibri" w:hAnsi="Calibri"/>
          <w:szCs w:val="21"/>
        </w:rPr>
      </w:pPr>
    </w:p>
    <w:p w14:paraId="1905D3AC" w14:textId="54231CC0" w:rsidR="00186FE2" w:rsidRPr="004858DA" w:rsidRDefault="00DD7EEF" w:rsidP="005E221B">
      <w:pPr>
        <w:jc w:val="left"/>
        <w:rPr>
          <w:rFonts w:ascii="Calibri" w:hAnsi="Calibri"/>
          <w:szCs w:val="21"/>
        </w:rPr>
      </w:pPr>
      <w:r>
        <w:rPr>
          <w:rFonts w:ascii="Calibri" w:hAnsi="Calibri"/>
          <w:szCs w:val="21"/>
        </w:rPr>
        <w:t>Because the relationship between large groups within an encompassing group will generate many chemistry values without adding extra information, the model was changed to evaluate the strength of each subset of the players.</w:t>
      </w:r>
    </w:p>
    <w:p w14:paraId="7EB6F9CD" w14:textId="650A535D" w:rsidR="002B4063" w:rsidRPr="004858DA" w:rsidRDefault="00092669" w:rsidP="00092669">
      <w:pPr>
        <w:jc w:val="center"/>
        <w:rPr>
          <w:rFonts w:ascii="Calibri" w:hAnsi="Calibri"/>
          <w:szCs w:val="21"/>
        </w:rPr>
      </w:pPr>
      <w:r>
        <w:rPr>
          <w:rFonts w:ascii="Calibri" w:hAnsi="Calibri"/>
          <w:noProof/>
          <w:szCs w:val="21"/>
        </w:rPr>
        <w:drawing>
          <wp:inline distT="0" distB="0" distL="0" distR="0" wp14:anchorId="6B6AD507" wp14:editId="7F15DB00">
            <wp:extent cx="3636818" cy="2860419"/>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截屏2021-04-11 下午6.52.56.png"/>
                    <pic:cNvPicPr/>
                  </pic:nvPicPr>
                  <pic:blipFill>
                    <a:blip r:embed="rId19">
                      <a:extLst>
                        <a:ext uri="{28A0092B-C50C-407E-A947-70E740481C1C}">
                          <a14:useLocalDpi xmlns:a14="http://schemas.microsoft.com/office/drawing/2010/main" val="0"/>
                        </a:ext>
                      </a:extLst>
                    </a:blip>
                    <a:stretch>
                      <a:fillRect/>
                    </a:stretch>
                  </pic:blipFill>
                  <pic:spPr>
                    <a:xfrm>
                      <a:off x="0" y="0"/>
                      <a:ext cx="3644726" cy="2866639"/>
                    </a:xfrm>
                    <a:prstGeom prst="rect">
                      <a:avLst/>
                    </a:prstGeom>
                  </pic:spPr>
                </pic:pic>
              </a:graphicData>
            </a:graphic>
          </wp:inline>
        </w:drawing>
      </w:r>
    </w:p>
    <w:p w14:paraId="263ED7D0" w14:textId="10A9A2B3" w:rsidR="00916807" w:rsidRPr="004858DA" w:rsidRDefault="00916807" w:rsidP="00092669">
      <w:pPr>
        <w:jc w:val="center"/>
        <w:rPr>
          <w:rFonts w:ascii="Calibri" w:hAnsi="Calibri"/>
          <w:szCs w:val="21"/>
        </w:rPr>
      </w:pPr>
      <w:r w:rsidRPr="004858DA">
        <w:rPr>
          <w:rFonts w:ascii="Calibri" w:hAnsi="Calibri"/>
          <w:szCs w:val="21"/>
        </w:rPr>
        <w:t>-</w:t>
      </w:r>
      <w:r w:rsidR="00240356" w:rsidRPr="004858DA">
        <w:rPr>
          <w:rFonts w:ascii="Calibri" w:hAnsi="Calibri"/>
          <w:szCs w:val="21"/>
        </w:rPr>
        <w:t xml:space="preserve"> Figure6. </w:t>
      </w:r>
      <w:r w:rsidRPr="004858DA">
        <w:rPr>
          <w:rFonts w:ascii="Calibri" w:hAnsi="Calibri"/>
          <w:szCs w:val="21"/>
        </w:rPr>
        <w:t xml:space="preserve">the graph </w:t>
      </w:r>
      <w:proofErr w:type="gramStart"/>
      <w:r w:rsidRPr="004858DA">
        <w:rPr>
          <w:rFonts w:ascii="Calibri" w:hAnsi="Calibri"/>
          <w:szCs w:val="21"/>
        </w:rPr>
        <w:t>show</w:t>
      </w:r>
      <w:proofErr w:type="gramEnd"/>
      <w:r w:rsidRPr="004858DA">
        <w:rPr>
          <w:rFonts w:ascii="Calibri" w:hAnsi="Calibri"/>
          <w:szCs w:val="21"/>
        </w:rPr>
        <w:t xml:space="preserve"> the final type</w:t>
      </w:r>
    </w:p>
    <w:p w14:paraId="70157C4E" w14:textId="55CEC563" w:rsidR="00A01428" w:rsidRPr="004858DA" w:rsidRDefault="00867133" w:rsidP="005E221B">
      <w:pPr>
        <w:jc w:val="left"/>
        <w:rPr>
          <w:rFonts w:ascii="Calibri" w:hAnsi="Calibri"/>
          <w:szCs w:val="21"/>
        </w:rPr>
      </w:pPr>
      <w:r w:rsidRPr="004858DA">
        <w:rPr>
          <w:rFonts w:ascii="Calibri" w:hAnsi="Calibri"/>
          <w:szCs w:val="21"/>
        </w:rPr>
        <w:t xml:space="preserve">The final team chemistry design will show the relationship between groups. As the diagram above shows, player A is a group with player B, and player A is a group with player E. When group AB is combined with group AE, </w:t>
      </w:r>
      <w:r w:rsidR="00DD7EEF">
        <w:rPr>
          <w:rFonts w:ascii="Calibri" w:hAnsi="Calibri"/>
          <w:szCs w:val="21"/>
        </w:rPr>
        <w:t>the</w:t>
      </w:r>
      <w:r w:rsidRPr="004858DA">
        <w:rPr>
          <w:rFonts w:ascii="Calibri" w:hAnsi="Calibri"/>
          <w:szCs w:val="21"/>
        </w:rPr>
        <w:t xml:space="preserve"> effect this ha</w:t>
      </w:r>
      <w:r w:rsidR="00DD7EEF">
        <w:rPr>
          <w:rFonts w:ascii="Calibri" w:hAnsi="Calibri"/>
          <w:szCs w:val="21"/>
        </w:rPr>
        <w:t>s</w:t>
      </w:r>
      <w:r w:rsidRPr="004858DA">
        <w:rPr>
          <w:rFonts w:ascii="Calibri" w:hAnsi="Calibri"/>
          <w:szCs w:val="21"/>
        </w:rPr>
        <w:t xml:space="preserve"> on th</w:t>
      </w:r>
      <w:r w:rsidR="00DD7EEF">
        <w:rPr>
          <w:rFonts w:ascii="Calibri" w:hAnsi="Calibri"/>
          <w:szCs w:val="21"/>
        </w:rPr>
        <w:t>e group ABE is modelled in the value of the group ABE</w:t>
      </w:r>
      <w:r w:rsidRPr="004858DA">
        <w:rPr>
          <w:rFonts w:ascii="Calibri" w:hAnsi="Calibri"/>
          <w:szCs w:val="21"/>
        </w:rPr>
        <w:t>.</w:t>
      </w:r>
    </w:p>
    <w:p w14:paraId="0F7EC3E0" w14:textId="0D2D3481" w:rsidR="000C1744" w:rsidRPr="004858DA" w:rsidRDefault="000C1744" w:rsidP="005E221B">
      <w:pPr>
        <w:jc w:val="left"/>
        <w:rPr>
          <w:rFonts w:ascii="Calibri" w:hAnsi="Calibri"/>
          <w:szCs w:val="21"/>
        </w:rPr>
      </w:pPr>
    </w:p>
    <w:p w14:paraId="627386D3" w14:textId="5F970136" w:rsidR="00216E61" w:rsidRPr="00291FE6" w:rsidRDefault="000C1744" w:rsidP="00291FE6">
      <w:pPr>
        <w:pStyle w:val="Heading3"/>
      </w:pPr>
      <w:bookmarkStart w:id="29" w:name="_Toc69055120"/>
      <w:r w:rsidRPr="004858DA">
        <w:lastRenderedPageBreak/>
        <w:t xml:space="preserve">The function </w:t>
      </w:r>
      <w:r w:rsidR="00DD7EEF">
        <w:t>to calculate the strength of groups of players</w:t>
      </w:r>
      <w:bookmarkEnd w:id="29"/>
    </w:p>
    <w:p w14:paraId="23079A2D" w14:textId="14E38BB2" w:rsidR="00291FE6" w:rsidRDefault="00291FE6" w:rsidP="005E221B">
      <w:pPr>
        <w:jc w:val="left"/>
        <w:rPr>
          <w:rFonts w:ascii="Calibri" w:hAnsi="Calibri"/>
          <w:szCs w:val="21"/>
        </w:rPr>
      </w:pPr>
      <w:commentRangeStart w:id="30"/>
      <w:r>
        <w:rPr>
          <w:rFonts w:ascii="Calibri" w:hAnsi="Calibri" w:hint="eastAsia"/>
          <w:szCs w:val="21"/>
        </w:rPr>
        <w:t>T</w:t>
      </w:r>
      <w:r>
        <w:rPr>
          <w:rFonts w:ascii="Calibri" w:hAnsi="Calibri"/>
          <w:szCs w:val="21"/>
        </w:rPr>
        <w:t xml:space="preserve">he function to calculate the strength of groups of players is </w:t>
      </w:r>
      <w:proofErr w:type="gramStart"/>
      <w:r>
        <w:rPr>
          <w:rFonts w:ascii="Calibri" w:hAnsi="Calibri"/>
          <w:szCs w:val="21"/>
        </w:rPr>
        <w:t>attempt</w:t>
      </w:r>
      <w:proofErr w:type="gramEnd"/>
      <w:r>
        <w:rPr>
          <w:rFonts w:ascii="Calibri" w:hAnsi="Calibri"/>
          <w:szCs w:val="21"/>
        </w:rPr>
        <w:t xml:space="preserve"> to use the pure recursion, which is mentioned in the background research. </w:t>
      </w:r>
      <w:r w:rsidRPr="00291FE6">
        <w:rPr>
          <w:rFonts w:ascii="Calibri" w:hAnsi="Calibri"/>
          <w:szCs w:val="21"/>
        </w:rPr>
        <w:t>We can draw on fib recursion to design our strength function</w:t>
      </w:r>
      <w:r>
        <w:rPr>
          <w:rFonts w:ascii="Calibri" w:hAnsi="Calibri"/>
          <w:szCs w:val="21"/>
        </w:rPr>
        <w:t>.</w:t>
      </w:r>
      <w:commentRangeEnd w:id="30"/>
      <w:r w:rsidR="00022041">
        <w:rPr>
          <w:rStyle w:val="CommentReference"/>
        </w:rPr>
        <w:commentReference w:id="30"/>
      </w:r>
    </w:p>
    <w:p w14:paraId="78566AA2" w14:textId="77777777" w:rsidR="00291FE6" w:rsidRPr="004858DA" w:rsidRDefault="00291FE6" w:rsidP="005E221B">
      <w:pPr>
        <w:jc w:val="left"/>
        <w:rPr>
          <w:rFonts w:ascii="Calibri" w:hAnsi="Calibri"/>
          <w:szCs w:val="21"/>
        </w:rPr>
      </w:pPr>
    </w:p>
    <w:p w14:paraId="63605875" w14:textId="2FD061D8" w:rsidR="00216E61" w:rsidRPr="004858DA" w:rsidRDefault="00216E61" w:rsidP="005E221B">
      <w:pPr>
        <w:jc w:val="left"/>
        <w:rPr>
          <w:rFonts w:ascii="Calibri" w:hAnsi="Calibri"/>
          <w:szCs w:val="21"/>
        </w:rPr>
      </w:pPr>
      <w:r w:rsidRPr="004858DA">
        <w:rPr>
          <w:rFonts w:ascii="Calibri" w:hAnsi="Calibri"/>
          <w:noProof/>
          <w:szCs w:val="21"/>
        </w:rPr>
        <w:drawing>
          <wp:inline distT="0" distB="0" distL="0" distR="0" wp14:anchorId="689A9398" wp14:editId="0D1D158C">
            <wp:extent cx="5270500" cy="1355725"/>
            <wp:effectExtent l="0" t="0" r="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屏幕快照 2021-03-07 上午9.46.40.png"/>
                    <pic:cNvPicPr/>
                  </pic:nvPicPr>
                  <pic:blipFill>
                    <a:blip r:embed="rId20">
                      <a:extLst>
                        <a:ext uri="{28A0092B-C50C-407E-A947-70E740481C1C}">
                          <a14:useLocalDpi xmlns:a14="http://schemas.microsoft.com/office/drawing/2010/main" val="0"/>
                        </a:ext>
                      </a:extLst>
                    </a:blip>
                    <a:stretch>
                      <a:fillRect/>
                    </a:stretch>
                  </pic:blipFill>
                  <pic:spPr>
                    <a:xfrm>
                      <a:off x="0" y="0"/>
                      <a:ext cx="5270500" cy="1355725"/>
                    </a:xfrm>
                    <a:prstGeom prst="rect">
                      <a:avLst/>
                    </a:prstGeom>
                  </pic:spPr>
                </pic:pic>
              </a:graphicData>
            </a:graphic>
          </wp:inline>
        </w:drawing>
      </w:r>
    </w:p>
    <w:p w14:paraId="684667F8" w14:textId="4F3726EE" w:rsidR="00216E61" w:rsidRPr="004858DA" w:rsidRDefault="00240356" w:rsidP="00291FE6">
      <w:pPr>
        <w:jc w:val="center"/>
        <w:rPr>
          <w:rFonts w:ascii="Calibri" w:hAnsi="Calibri"/>
          <w:szCs w:val="21"/>
        </w:rPr>
      </w:pPr>
      <w:r w:rsidRPr="004858DA">
        <w:rPr>
          <w:rFonts w:ascii="Calibri" w:hAnsi="Calibri"/>
          <w:szCs w:val="21"/>
        </w:rPr>
        <w:t xml:space="preserve">Figure7. </w:t>
      </w:r>
      <w:r w:rsidR="00216E61" w:rsidRPr="004858DA">
        <w:rPr>
          <w:rFonts w:ascii="Calibri" w:hAnsi="Calibri"/>
          <w:szCs w:val="21"/>
        </w:rPr>
        <w:t xml:space="preserve">The player rating </w:t>
      </w:r>
      <w:proofErr w:type="gramStart"/>
      <w:r w:rsidR="00216E61" w:rsidRPr="004858DA">
        <w:rPr>
          <w:rFonts w:ascii="Calibri" w:hAnsi="Calibri"/>
          <w:szCs w:val="21"/>
        </w:rPr>
        <w:t>implement</w:t>
      </w:r>
      <w:proofErr w:type="gramEnd"/>
      <w:r w:rsidR="00216E61" w:rsidRPr="004858DA">
        <w:rPr>
          <w:rFonts w:ascii="Calibri" w:hAnsi="Calibri"/>
          <w:szCs w:val="21"/>
        </w:rPr>
        <w:t xml:space="preserve"> by fib method</w:t>
      </w:r>
    </w:p>
    <w:p w14:paraId="3812C711" w14:textId="2EC36385" w:rsidR="00216E61" w:rsidRPr="004858DA" w:rsidRDefault="005D5F7A" w:rsidP="005E221B">
      <w:pPr>
        <w:jc w:val="left"/>
        <w:rPr>
          <w:rFonts w:ascii="Calibri" w:hAnsi="Calibri"/>
          <w:szCs w:val="21"/>
        </w:rPr>
      </w:pPr>
      <w:r w:rsidRPr="004858DA">
        <w:rPr>
          <w:rFonts w:ascii="Calibri" w:hAnsi="Calibri"/>
          <w:szCs w:val="21"/>
        </w:rPr>
        <w:t xml:space="preserve">As the diagram above shows, the objective is to try to obtain the rating of a team of three players (Player1,2,3). In order to calculate the rating of this team, firstly we need to obtain the individual values of each player, and </w:t>
      </w:r>
      <w:proofErr w:type="gramStart"/>
      <w:r w:rsidRPr="004858DA">
        <w:rPr>
          <w:rFonts w:ascii="Calibri" w:hAnsi="Calibri"/>
          <w:szCs w:val="21"/>
        </w:rPr>
        <w:t>secondly</w:t>
      </w:r>
      <w:proofErr w:type="gramEnd"/>
      <w:r w:rsidRPr="004858DA">
        <w:rPr>
          <w:rFonts w:ascii="Calibri" w:hAnsi="Calibri"/>
          <w:szCs w:val="21"/>
        </w:rPr>
        <w:t xml:space="preserve"> we need to take into account the possibility that each two of the three players will be combined together, as shown in the second row of the diagram above. In simple terms, the strength of the second row is the </w:t>
      </w:r>
      <w:commentRangeStart w:id="31"/>
      <w:r w:rsidRPr="004858DA">
        <w:rPr>
          <w:rFonts w:ascii="Calibri" w:hAnsi="Calibri"/>
          <w:szCs w:val="21"/>
        </w:rPr>
        <w:t xml:space="preserve">strength </w:t>
      </w:r>
      <w:commentRangeEnd w:id="31"/>
      <w:r w:rsidR="009B7203">
        <w:rPr>
          <w:rStyle w:val="CommentReference"/>
        </w:rPr>
        <w:commentReference w:id="31"/>
      </w:r>
      <w:r w:rsidRPr="004858DA">
        <w:rPr>
          <w:rFonts w:ascii="Calibri" w:hAnsi="Calibri"/>
          <w:szCs w:val="21"/>
        </w:rPr>
        <w:t xml:space="preserve">of the third row plus k, e.g. (player 1,2) = strength (player 1) + strength (player 2) + k, and so on. The formula given in formula 1 is the recursion made by this method, so that the final team </w:t>
      </w:r>
      <w:r w:rsidR="00FE3010" w:rsidRPr="004858DA">
        <w:rPr>
          <w:rFonts w:ascii="Calibri" w:hAnsi="Calibri"/>
          <w:szCs w:val="21"/>
        </w:rPr>
        <w:t>rating</w:t>
      </w:r>
      <w:r w:rsidRPr="004858DA">
        <w:rPr>
          <w:rFonts w:ascii="Calibri" w:hAnsi="Calibri"/>
          <w:szCs w:val="21"/>
        </w:rPr>
        <w:t xml:space="preserve"> can be derived.</w:t>
      </w:r>
    </w:p>
    <w:p w14:paraId="3B975E73" w14:textId="77777777" w:rsidR="00216E61" w:rsidRPr="004858DA" w:rsidRDefault="00216E61" w:rsidP="005E221B">
      <w:pPr>
        <w:jc w:val="left"/>
        <w:rPr>
          <w:rFonts w:ascii="Calibri" w:hAnsi="Calibri"/>
          <w:szCs w:val="21"/>
        </w:rPr>
      </w:pPr>
    </w:p>
    <w:p w14:paraId="3B7488BF" w14:textId="3BE8C9F7" w:rsidR="00216E61" w:rsidRPr="004858DA" w:rsidRDefault="00216E61" w:rsidP="005E221B">
      <w:pPr>
        <w:jc w:val="left"/>
        <w:rPr>
          <w:rFonts w:ascii="Calibri" w:hAnsi="Calibri"/>
          <w:szCs w:val="21"/>
        </w:rPr>
      </w:pPr>
      <w:r w:rsidRPr="004858DA">
        <w:rPr>
          <w:rFonts w:ascii="Calibri" w:hAnsi="Calibri"/>
          <w:szCs w:val="21"/>
        </w:rPr>
        <w:t xml:space="preserve">Here the Strength </w:t>
      </w:r>
      <w:r w:rsidR="00A350D7" w:rsidRPr="004858DA">
        <w:rPr>
          <w:rFonts w:ascii="Calibri" w:hAnsi="Calibri"/>
          <w:szCs w:val="21"/>
        </w:rPr>
        <w:t xml:space="preserve">function </w:t>
      </w:r>
      <w:r w:rsidRPr="004858DA">
        <w:rPr>
          <w:rFonts w:ascii="Calibri" w:hAnsi="Calibri"/>
          <w:szCs w:val="21"/>
        </w:rPr>
        <w:t xml:space="preserve">is used to describe the rating of a player or team, S is the total number of the player and t is the player which is </w:t>
      </w:r>
      <w:proofErr w:type="gramStart"/>
      <w:r w:rsidRPr="004858DA">
        <w:rPr>
          <w:rFonts w:ascii="Calibri" w:hAnsi="Calibri"/>
          <w:szCs w:val="21"/>
        </w:rPr>
        <w:t>a number of</w:t>
      </w:r>
      <w:proofErr w:type="gramEnd"/>
      <w:r w:rsidRPr="004858DA">
        <w:rPr>
          <w:rFonts w:ascii="Calibri" w:hAnsi="Calibri"/>
          <w:szCs w:val="21"/>
        </w:rPr>
        <w:t xml:space="preserve"> T. </w:t>
      </w:r>
    </w:p>
    <w:p w14:paraId="68D83781" w14:textId="77777777" w:rsidR="00216E61" w:rsidRPr="004858DA" w:rsidRDefault="00216E61" w:rsidP="005E221B">
      <w:pPr>
        <w:jc w:val="left"/>
        <w:rPr>
          <w:rFonts w:ascii="Calibri" w:hAnsi="Calibri"/>
          <w:szCs w:val="21"/>
        </w:rPr>
      </w:pPr>
    </w:p>
    <w:p w14:paraId="2E085EA7" w14:textId="5BA24B95" w:rsidR="000C1744" w:rsidRPr="004858DA" w:rsidRDefault="000C1744" w:rsidP="005E221B">
      <w:pPr>
        <w:jc w:val="left"/>
        <w:rPr>
          <w:rFonts w:ascii="Calibri" w:hAnsi="Calibri"/>
          <w:szCs w:val="21"/>
        </w:rPr>
      </w:pPr>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d>
          <m:dPr>
            <m:ctrlPr>
              <w:rPr>
                <w:rFonts w:ascii="Cambria Math" w:hAnsi="Cambria Math"/>
                <w:i/>
                <w:szCs w:val="21"/>
              </w:rPr>
            </m:ctrlPr>
          </m:dPr>
          <m:e>
            <m:nary>
              <m:naryPr>
                <m:chr m:val="∑"/>
                <m:limLoc m:val="undOvr"/>
                <m:subHide m:val="1"/>
                <m:supHide m:val="1"/>
                <m:ctrlPr>
                  <w:rPr>
                    <w:rFonts w:ascii="Cambria Math" w:hAnsi="Cambria Math"/>
                    <w:i/>
                    <w:szCs w:val="21"/>
                  </w:rPr>
                </m:ctrlPr>
              </m:naryP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r>
                  <m:rPr>
                    <m:lit/>
                  </m:rPr>
                  <w:rPr>
                    <w:rFonts w:ascii="Cambria Math" w:hAnsi="Cambria Math"/>
                    <w:szCs w:val="21"/>
                  </w:rPr>
                  <m:t>/</m:t>
                </m:r>
                <m:r>
                  <w:rPr>
                    <w:rFonts w:ascii="Cambria Math" w:hAnsi="Cambria Math"/>
                    <w:szCs w:val="21"/>
                  </w:rPr>
                  <m:t>st.T∈Powerset</m:t>
                </m:r>
                <m:d>
                  <m:dPr>
                    <m:ctrlPr>
                      <w:rPr>
                        <w:rFonts w:ascii="Cambria Math" w:hAnsi="Cambria Math"/>
                        <w:i/>
                        <w:szCs w:val="21"/>
                      </w:rPr>
                    </m:ctrlPr>
                  </m:dPr>
                  <m:e>
                    <m:r>
                      <w:rPr>
                        <w:rFonts w:ascii="Cambria Math" w:hAnsi="Cambria Math"/>
                        <w:szCs w:val="21"/>
                      </w:rPr>
                      <m:t>Players</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T</m:t>
                    </m:r>
                  </m:e>
                </m:d>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r>
                  <w:rPr>
                    <w:rFonts w:ascii="Cambria Math" w:hAnsi="Cambria Math"/>
                    <w:szCs w:val="21"/>
                  </w:rPr>
                  <m:t>-1∧T⊂S</m:t>
                </m:r>
              </m:e>
            </m:nary>
          </m:e>
        </m:d>
        <m:r>
          <m:rPr>
            <m:lit/>
          </m:rPr>
          <w:rPr>
            <w:rFonts w:ascii="Cambria Math" w:hAnsi="Cambria Math"/>
            <w:szCs w:val="21"/>
          </w:rPr>
          <m:t>/</m:t>
        </m:r>
        <m:r>
          <w:rPr>
            <w:rFonts w:ascii="Cambria Math" w:hAnsi="Cambria Math"/>
            <w:szCs w:val="21"/>
          </w:rPr>
          <m:t>Cardinality</m:t>
        </m:r>
        <m:d>
          <m:dPr>
            <m:ctrlPr>
              <w:rPr>
                <w:rFonts w:ascii="Cambria Math" w:hAnsi="Cambria Math"/>
                <w:i/>
                <w:szCs w:val="21"/>
              </w:rPr>
            </m:ctrlPr>
          </m:dPr>
          <m:e>
            <m:r>
              <w:rPr>
                <w:rFonts w:ascii="Cambria Math" w:hAnsi="Cambria Math"/>
                <w:szCs w:val="21"/>
              </w:rPr>
              <m:t>S</m:t>
            </m:r>
          </m:e>
        </m:d>
      </m:oMath>
      <w:r w:rsidR="00216E61" w:rsidRPr="004858DA">
        <w:rPr>
          <w:rFonts w:ascii="Calibri" w:hAnsi="Calibri"/>
          <w:szCs w:val="21"/>
        </w:rPr>
        <w:t xml:space="preserve"> </w:t>
      </w:r>
      <w:r w:rsidR="00240356" w:rsidRPr="004858DA">
        <w:rPr>
          <w:rFonts w:ascii="Calibri" w:hAnsi="Calibri"/>
          <w:szCs w:val="21"/>
        </w:rPr>
        <w:t xml:space="preserve">           formula 1</w:t>
      </w:r>
      <w:r w:rsidR="00216E61" w:rsidRPr="004858DA">
        <w:rPr>
          <w:rFonts w:ascii="Calibri" w:hAnsi="Calibri"/>
          <w:szCs w:val="21"/>
        </w:rPr>
        <w:t xml:space="preserve"> </w:t>
      </w:r>
      <m:oMath>
        <m:r>
          <m:rPr>
            <m:sty m:val="p"/>
          </m:rPr>
          <w:rPr>
            <w:rFonts w:ascii="Cambria Math" w:hAnsi="Cambria Math"/>
            <w:szCs w:val="21"/>
          </w:rPr>
          <w:br/>
        </m:r>
      </m:oMath>
      <m:oMathPara>
        <m:oMath>
          <m:r>
            <w:rPr>
              <w:rFonts w:ascii="Cambria Math" w:hAnsi="Cambria Math"/>
              <w:szCs w:val="21"/>
            </w:rPr>
            <m:t>S∈Powerset</m:t>
          </m:r>
          <m:d>
            <m:dPr>
              <m:ctrlPr>
                <w:rPr>
                  <w:rFonts w:ascii="Cambria Math" w:hAnsi="Cambria Math"/>
                  <w:i/>
                  <w:szCs w:val="21"/>
                </w:rPr>
              </m:ctrlPr>
            </m:dPr>
            <m:e>
              <m:r>
                <w:rPr>
                  <w:rFonts w:ascii="Cambria Math" w:hAnsi="Cambria Math"/>
                  <w:szCs w:val="21"/>
                </w:rPr>
                <m:t>Players</m:t>
              </m:r>
            </m:e>
          </m:d>
        </m:oMath>
      </m:oMathPara>
    </w:p>
    <w:p w14:paraId="13E0B518" w14:textId="2E0B2E53" w:rsidR="00216E61" w:rsidRPr="00291FE6" w:rsidRDefault="00216E61" w:rsidP="005E221B">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7DFCF14D" w14:textId="77777777" w:rsidR="00291FE6" w:rsidRPr="00291FE6" w:rsidRDefault="00291FE6" w:rsidP="005E221B">
      <w:pPr>
        <w:jc w:val="left"/>
        <w:rPr>
          <w:rFonts w:ascii="Calibri" w:hAnsi="Calibri"/>
          <w:i/>
          <w:szCs w:val="21"/>
        </w:rPr>
      </w:pPr>
    </w:p>
    <w:p w14:paraId="7DEDB4B8" w14:textId="731D836B" w:rsidR="00291FE6" w:rsidRDefault="00291FE6" w:rsidP="00D67F4B">
      <w:pPr>
        <w:jc w:val="left"/>
        <w:rPr>
          <w:rFonts w:ascii="Calibri" w:hAnsi="Calibri"/>
          <w:szCs w:val="21"/>
        </w:rPr>
      </w:pPr>
      <w:r>
        <w:rPr>
          <w:rFonts w:ascii="Calibri" w:hAnsi="Calibri" w:hint="eastAsia"/>
          <w:szCs w:val="21"/>
        </w:rPr>
        <w:t>I</w:t>
      </w:r>
      <w:r>
        <w:rPr>
          <w:rFonts w:ascii="Calibri" w:hAnsi="Calibri"/>
          <w:szCs w:val="21"/>
        </w:rPr>
        <w:t xml:space="preserve">n the function, the recursion will consider and go through the powerset of the groups of </w:t>
      </w:r>
      <w:proofErr w:type="gramStart"/>
      <w:r>
        <w:rPr>
          <w:rFonts w:ascii="Calibri" w:hAnsi="Calibri"/>
          <w:szCs w:val="21"/>
        </w:rPr>
        <w:t>player</w:t>
      </w:r>
      <w:proofErr w:type="gramEnd"/>
      <w:r>
        <w:rPr>
          <w:rFonts w:ascii="Calibri" w:hAnsi="Calibri"/>
          <w:szCs w:val="21"/>
        </w:rPr>
        <w:t xml:space="preserve">. </w:t>
      </w:r>
      <w:r w:rsidR="00D67F4B" w:rsidRPr="00D67F4B">
        <w:rPr>
          <w:rFonts w:ascii="Calibri" w:hAnsi="Calibri"/>
          <w:szCs w:val="21"/>
        </w:rPr>
        <w:t>If we want to get the overall strength values of the group</w:t>
      </w:r>
      <w:r w:rsidR="00D67F4B">
        <w:rPr>
          <w:rFonts w:ascii="Calibri" w:hAnsi="Calibri"/>
          <w:szCs w:val="21"/>
        </w:rPr>
        <w:t>, e</w:t>
      </w:r>
      <w:r w:rsidR="00D67F4B" w:rsidRPr="00D67F4B">
        <w:rPr>
          <w:rFonts w:ascii="Calibri" w:hAnsi="Calibri" w:hint="eastAsia"/>
          <w:szCs w:val="21"/>
        </w:rPr>
        <w:t>x</w:t>
      </w:r>
      <w:r w:rsidR="00D67F4B" w:rsidRPr="00D67F4B">
        <w:rPr>
          <w:rFonts w:ascii="Calibri" w:hAnsi="Calibri"/>
          <w:szCs w:val="21"/>
        </w:rPr>
        <w:t>ploring the strength values between players and players is an indispensable step</w:t>
      </w:r>
    </w:p>
    <w:p w14:paraId="39C1B542" w14:textId="77777777" w:rsidR="00291FE6" w:rsidRPr="00291FE6" w:rsidRDefault="00291FE6" w:rsidP="005E221B">
      <w:pPr>
        <w:jc w:val="left"/>
        <w:rPr>
          <w:rFonts w:ascii="Calibri" w:hAnsi="Calibri"/>
          <w:szCs w:val="21"/>
        </w:rPr>
      </w:pPr>
    </w:p>
    <w:p w14:paraId="659CA2F9" w14:textId="4C320AF5" w:rsidR="00916807" w:rsidRPr="004858DA" w:rsidRDefault="00916807" w:rsidP="00FF4CB8">
      <w:pPr>
        <w:pStyle w:val="Heading3"/>
      </w:pPr>
      <w:bookmarkStart w:id="32" w:name="_Toc69055121"/>
      <w:r w:rsidRPr="004858DA">
        <w:t xml:space="preserve">The function </w:t>
      </w:r>
      <w:r w:rsidR="00DD7EEF">
        <w:t>to</w:t>
      </w:r>
      <w:r w:rsidRPr="004858DA">
        <w:t xml:space="preserve"> calculate the team chemistry</w:t>
      </w:r>
      <w:bookmarkEnd w:id="32"/>
    </w:p>
    <w:p w14:paraId="7A610586" w14:textId="57D8868D" w:rsidR="000F6FE7" w:rsidRPr="004858DA" w:rsidRDefault="004875CC" w:rsidP="005E221B">
      <w:pPr>
        <w:jc w:val="left"/>
        <w:rPr>
          <w:rFonts w:ascii="Calibri" w:hAnsi="Calibri"/>
          <w:szCs w:val="21"/>
        </w:rPr>
      </w:pPr>
      <w:r w:rsidRPr="004858DA">
        <w:rPr>
          <w:rFonts w:ascii="Calibri" w:hAnsi="Calibri"/>
          <w:szCs w:val="21"/>
        </w:rPr>
        <w:t xml:space="preserve">In the background research, we found </w:t>
      </w:r>
      <w:commentRangeStart w:id="33"/>
      <w:r w:rsidRPr="004858DA">
        <w:rPr>
          <w:rFonts w:ascii="Calibri" w:hAnsi="Calibri"/>
          <w:szCs w:val="21"/>
        </w:rPr>
        <w:t xml:space="preserve">the Elo rating could be a good way to represent the strength of each team. </w:t>
      </w:r>
      <w:r w:rsidR="000F6FE7" w:rsidRPr="004858DA">
        <w:rPr>
          <w:rFonts w:ascii="Calibri" w:hAnsi="Calibri"/>
          <w:szCs w:val="21"/>
        </w:rPr>
        <w:t xml:space="preserve">I </w:t>
      </w:r>
      <w:commentRangeEnd w:id="33"/>
      <w:r w:rsidR="00B77E40">
        <w:rPr>
          <w:rStyle w:val="CommentReference"/>
        </w:rPr>
        <w:commentReference w:id="33"/>
      </w:r>
      <w:r w:rsidR="000F6FE7" w:rsidRPr="004858DA">
        <w:rPr>
          <w:rFonts w:ascii="Calibri" w:hAnsi="Calibri"/>
          <w:szCs w:val="21"/>
        </w:rPr>
        <w:t xml:space="preserve">searched the Elo ratings of the 14 teams and selected the highest Elo rating </w:t>
      </w:r>
      <w:r w:rsidR="00DD7EEF">
        <w:rPr>
          <w:rFonts w:ascii="Calibri" w:hAnsi="Calibri"/>
          <w:szCs w:val="21"/>
        </w:rPr>
        <w:t xml:space="preserve">when the players were all in this team to </w:t>
      </w:r>
      <w:r w:rsidR="000F6FE7" w:rsidRPr="004858DA">
        <w:rPr>
          <w:rFonts w:ascii="Calibri" w:hAnsi="Calibri"/>
          <w:szCs w:val="21"/>
        </w:rPr>
        <w:t xml:space="preserve">calculating the team chemistry value </w:t>
      </w:r>
      <w:r w:rsidR="00DD7EEF">
        <w:rPr>
          <w:rFonts w:ascii="Calibri" w:hAnsi="Calibri"/>
          <w:szCs w:val="21"/>
        </w:rPr>
        <w:t xml:space="preserve">because </w:t>
      </w:r>
      <w:r w:rsidR="000F6FE7" w:rsidRPr="004858DA">
        <w:rPr>
          <w:rFonts w:ascii="Calibri" w:hAnsi="Calibri"/>
          <w:szCs w:val="21"/>
        </w:rPr>
        <w:t>14 outstanding teams were selected for this project.</w:t>
      </w:r>
    </w:p>
    <w:p w14:paraId="6051D764" w14:textId="640DEBC3" w:rsidR="000F6FE7" w:rsidRPr="004858DA" w:rsidRDefault="000F6FE7" w:rsidP="005E221B">
      <w:pPr>
        <w:jc w:val="left"/>
        <w:rPr>
          <w:rFonts w:ascii="Calibri" w:hAnsi="Calibri"/>
          <w:szCs w:val="21"/>
        </w:rPr>
      </w:pPr>
      <w:commentRangeStart w:id="34"/>
      <w:r w:rsidRPr="004858DA">
        <w:rPr>
          <w:rFonts w:ascii="Calibri" w:hAnsi="Calibri"/>
          <w:noProof/>
          <w:szCs w:val="21"/>
        </w:rPr>
        <w:lastRenderedPageBreak/>
        <w:drawing>
          <wp:inline distT="0" distB="0" distL="0" distR="0" wp14:anchorId="72B836D7" wp14:editId="4F55F4AB">
            <wp:extent cx="3056873" cy="2292824"/>
            <wp:effectExtent l="0" t="0" r="4445" b="635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e_2.png"/>
                    <pic:cNvPicPr/>
                  </pic:nvPicPr>
                  <pic:blipFill>
                    <a:blip r:embed="rId21">
                      <a:extLst>
                        <a:ext uri="{28A0092B-C50C-407E-A947-70E740481C1C}">
                          <a14:useLocalDpi xmlns:a14="http://schemas.microsoft.com/office/drawing/2010/main" val="0"/>
                        </a:ext>
                      </a:extLst>
                    </a:blip>
                    <a:stretch>
                      <a:fillRect/>
                    </a:stretch>
                  </pic:blipFill>
                  <pic:spPr>
                    <a:xfrm>
                      <a:off x="0" y="0"/>
                      <a:ext cx="3109985" cy="2332661"/>
                    </a:xfrm>
                    <a:prstGeom prst="rect">
                      <a:avLst/>
                    </a:prstGeom>
                  </pic:spPr>
                </pic:pic>
              </a:graphicData>
            </a:graphic>
          </wp:inline>
        </w:drawing>
      </w:r>
      <w:commentRangeEnd w:id="34"/>
      <w:r w:rsidR="00191110">
        <w:rPr>
          <w:rStyle w:val="CommentReference"/>
        </w:rPr>
        <w:commentReference w:id="34"/>
      </w:r>
    </w:p>
    <w:p w14:paraId="051A80BE" w14:textId="5BABCA1B" w:rsidR="000F6FE7" w:rsidRPr="004858DA" w:rsidRDefault="000F6FE7" w:rsidP="005E221B">
      <w:pPr>
        <w:jc w:val="left"/>
        <w:rPr>
          <w:rFonts w:ascii="Calibri" w:hAnsi="Calibri"/>
          <w:szCs w:val="21"/>
        </w:rPr>
      </w:pPr>
      <w:r w:rsidRPr="004858DA">
        <w:rPr>
          <w:rFonts w:ascii="Calibri" w:hAnsi="Calibri"/>
          <w:szCs w:val="21"/>
        </w:rPr>
        <w:t>-team Elo histogram</w:t>
      </w:r>
    </w:p>
    <w:p w14:paraId="687551B0" w14:textId="2823A7E8" w:rsidR="000F6FE7" w:rsidRPr="004858DA" w:rsidRDefault="000F6FE7" w:rsidP="005E221B">
      <w:pPr>
        <w:jc w:val="left"/>
        <w:rPr>
          <w:rFonts w:ascii="Calibri" w:hAnsi="Calibri"/>
          <w:szCs w:val="21"/>
        </w:rPr>
      </w:pPr>
      <w:r w:rsidRPr="004858DA">
        <w:rPr>
          <w:rFonts w:ascii="Calibri" w:hAnsi="Calibri"/>
          <w:szCs w:val="21"/>
        </w:rPr>
        <w:t xml:space="preserve">As the graph shows, </w:t>
      </w:r>
      <w:commentRangeStart w:id="35"/>
      <w:r w:rsidRPr="004858DA">
        <w:rPr>
          <w:rFonts w:ascii="Calibri" w:hAnsi="Calibri"/>
          <w:szCs w:val="21"/>
        </w:rPr>
        <w:t xml:space="preserve">most of the teams have </w:t>
      </w:r>
      <w:commentRangeEnd w:id="35"/>
      <w:r w:rsidR="00191110">
        <w:rPr>
          <w:rStyle w:val="CommentReference"/>
        </w:rPr>
        <w:commentReference w:id="35"/>
      </w:r>
      <w:r w:rsidRPr="004858DA">
        <w:rPr>
          <w:rFonts w:ascii="Calibri" w:hAnsi="Calibri"/>
          <w:szCs w:val="21"/>
        </w:rPr>
        <w:t xml:space="preserve">an Elo score between </w:t>
      </w:r>
      <w:r w:rsidR="00DD7EEF">
        <w:rPr>
          <w:rFonts w:ascii="Calibri" w:hAnsi="Calibri"/>
          <w:szCs w:val="21"/>
        </w:rPr>
        <w:t>1750</w:t>
      </w:r>
      <w:r w:rsidRPr="004858DA">
        <w:rPr>
          <w:rFonts w:ascii="Calibri" w:hAnsi="Calibri"/>
          <w:szCs w:val="21"/>
        </w:rPr>
        <w:t xml:space="preserve"> and</w:t>
      </w:r>
      <w:r w:rsidR="00DD7EEF">
        <w:rPr>
          <w:rFonts w:ascii="Calibri" w:hAnsi="Calibri"/>
          <w:szCs w:val="21"/>
        </w:rPr>
        <w:t xml:space="preserve"> 1800</w:t>
      </w:r>
      <w:r w:rsidRPr="004858DA">
        <w:rPr>
          <w:rFonts w:ascii="Calibri" w:hAnsi="Calibri"/>
          <w:szCs w:val="21"/>
        </w:rPr>
        <w:t xml:space="preserve">, which ensures that these teams are </w:t>
      </w:r>
      <w:commentRangeStart w:id="36"/>
      <w:r w:rsidRPr="004858DA">
        <w:rPr>
          <w:rFonts w:ascii="Calibri" w:hAnsi="Calibri"/>
          <w:szCs w:val="21"/>
        </w:rPr>
        <w:t>very strong</w:t>
      </w:r>
      <w:commentRangeEnd w:id="36"/>
      <w:r w:rsidR="00191110">
        <w:rPr>
          <w:rStyle w:val="CommentReference"/>
        </w:rPr>
        <w:commentReference w:id="36"/>
      </w:r>
      <w:r w:rsidRPr="004858DA">
        <w:rPr>
          <w:rFonts w:ascii="Calibri" w:hAnsi="Calibri"/>
          <w:szCs w:val="21"/>
        </w:rPr>
        <w:t xml:space="preserve">, as the initial Elo score is 1500. </w:t>
      </w:r>
      <w:proofErr w:type="gramStart"/>
      <w:r w:rsidRPr="004858DA">
        <w:rPr>
          <w:rFonts w:ascii="Calibri" w:hAnsi="Calibri"/>
          <w:szCs w:val="21"/>
        </w:rPr>
        <w:t>For the purpose of</w:t>
      </w:r>
      <w:proofErr w:type="gramEnd"/>
      <w:r w:rsidRPr="004858DA">
        <w:rPr>
          <w:rFonts w:ascii="Calibri" w:hAnsi="Calibri"/>
          <w:szCs w:val="21"/>
        </w:rPr>
        <w:t xml:space="preserve"> this project, we need to find the team chemistry values of the best combinations from these 14 teams. Each of the 14 teams will have several role players in addition to the famous combinations. The chart below summarizes the information on all players, including the famous combinations, which will be used to calculate the </w:t>
      </w:r>
      <w:r w:rsidR="00DD7EEF">
        <w:rPr>
          <w:rFonts w:ascii="Calibri" w:hAnsi="Calibri"/>
          <w:szCs w:val="21"/>
        </w:rPr>
        <w:t>chemistry value</w:t>
      </w:r>
      <w:r w:rsidRPr="004858DA">
        <w:rPr>
          <w:rFonts w:ascii="Calibri" w:hAnsi="Calibri"/>
          <w:szCs w:val="21"/>
        </w:rPr>
        <w:t>.</w:t>
      </w:r>
    </w:p>
    <w:p w14:paraId="55AC6156" w14:textId="05AA1E56" w:rsidR="00FE493C" w:rsidRPr="004858DA" w:rsidRDefault="00FE493C" w:rsidP="005E221B">
      <w:pPr>
        <w:jc w:val="left"/>
        <w:rPr>
          <w:rFonts w:ascii="Calibri" w:hAnsi="Calibri"/>
          <w:szCs w:val="21"/>
        </w:rPr>
      </w:pPr>
      <w:r w:rsidRPr="004858DA">
        <w:rPr>
          <w:rFonts w:ascii="Calibri" w:hAnsi="Calibri"/>
          <w:noProof/>
          <w:szCs w:val="21"/>
        </w:rPr>
        <w:drawing>
          <wp:inline distT="0" distB="0" distL="0" distR="0" wp14:anchorId="7E6E8236" wp14:editId="193E1BB5">
            <wp:extent cx="3398931" cy="2549387"/>
            <wp:effectExtent l="0" t="0" r="5080" b="381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e_1.png"/>
                    <pic:cNvPicPr/>
                  </pic:nvPicPr>
                  <pic:blipFill>
                    <a:blip r:embed="rId22">
                      <a:extLst>
                        <a:ext uri="{28A0092B-C50C-407E-A947-70E740481C1C}">
                          <a14:useLocalDpi xmlns:a14="http://schemas.microsoft.com/office/drawing/2010/main" val="0"/>
                        </a:ext>
                      </a:extLst>
                    </a:blip>
                    <a:stretch>
                      <a:fillRect/>
                    </a:stretch>
                  </pic:blipFill>
                  <pic:spPr>
                    <a:xfrm>
                      <a:off x="0" y="0"/>
                      <a:ext cx="3411266" cy="2558639"/>
                    </a:xfrm>
                    <a:prstGeom prst="rect">
                      <a:avLst/>
                    </a:prstGeom>
                  </pic:spPr>
                </pic:pic>
              </a:graphicData>
            </a:graphic>
          </wp:inline>
        </w:drawing>
      </w:r>
    </w:p>
    <w:p w14:paraId="6A5A7140" w14:textId="4B22AAA1" w:rsidR="00B14E2B" w:rsidRPr="004858DA" w:rsidRDefault="00B14E2B" w:rsidP="005E221B">
      <w:pPr>
        <w:jc w:val="left"/>
        <w:rPr>
          <w:rFonts w:ascii="Calibri" w:hAnsi="Calibri"/>
          <w:szCs w:val="21"/>
        </w:rPr>
      </w:pPr>
      <w:r w:rsidRPr="004858DA">
        <w:rPr>
          <w:rFonts w:ascii="Calibri" w:hAnsi="Calibri"/>
          <w:szCs w:val="21"/>
        </w:rPr>
        <w:t xml:space="preserve">-the player </w:t>
      </w:r>
      <w:r w:rsidR="006E2FB5" w:rsidRPr="004858DA">
        <w:rPr>
          <w:rFonts w:ascii="Calibri" w:hAnsi="Calibri"/>
          <w:szCs w:val="21"/>
        </w:rPr>
        <w:t>rating information histogram</w:t>
      </w:r>
    </w:p>
    <w:p w14:paraId="7A636162" w14:textId="5792B75A" w:rsidR="006E2FB5" w:rsidRPr="004858DA" w:rsidRDefault="006E2FB5" w:rsidP="005E221B">
      <w:pPr>
        <w:jc w:val="left"/>
        <w:rPr>
          <w:rFonts w:ascii="Calibri" w:hAnsi="Calibri"/>
          <w:szCs w:val="21"/>
        </w:rPr>
      </w:pPr>
      <w:commentRangeStart w:id="37"/>
      <w:r w:rsidRPr="004858DA">
        <w:rPr>
          <w:rFonts w:ascii="Calibri" w:hAnsi="Calibri"/>
          <w:szCs w:val="21"/>
        </w:rPr>
        <w:t>The mean for player rating is 79.188.</w:t>
      </w:r>
      <w:commentRangeEnd w:id="37"/>
      <w:r w:rsidR="00036BCE">
        <w:rPr>
          <w:rStyle w:val="CommentReference"/>
        </w:rPr>
        <w:commentReference w:id="37"/>
      </w:r>
    </w:p>
    <w:p w14:paraId="62CE690D" w14:textId="77777777" w:rsidR="00FE493C" w:rsidRPr="004858DA" w:rsidRDefault="00FE493C" w:rsidP="005E221B">
      <w:pPr>
        <w:jc w:val="left"/>
        <w:rPr>
          <w:rFonts w:ascii="Calibri" w:hAnsi="Calibri"/>
          <w:szCs w:val="21"/>
        </w:rPr>
      </w:pPr>
    </w:p>
    <w:p w14:paraId="58B0A897" w14:textId="0F4D7E4F" w:rsidR="000F6FE7" w:rsidRPr="004858DA" w:rsidRDefault="00FE493C" w:rsidP="005E221B">
      <w:pPr>
        <w:jc w:val="left"/>
        <w:rPr>
          <w:rFonts w:ascii="Calibri" w:hAnsi="Calibri"/>
          <w:szCs w:val="21"/>
        </w:rPr>
      </w:pPr>
      <w:r w:rsidRPr="004858DA">
        <w:rPr>
          <w:rFonts w:ascii="Calibri" w:hAnsi="Calibri"/>
          <w:szCs w:val="21"/>
        </w:rPr>
        <w:t>According to the background research, Elo rating is often used by the sigmoid function (logistic) for statistics and research, so we can conclude that Elo ratings are a logistic distribution.</w:t>
      </w:r>
      <w:r w:rsidR="006E2FB5" w:rsidRPr="004858DA">
        <w:rPr>
          <w:rFonts w:ascii="Calibri" w:hAnsi="Calibri"/>
          <w:szCs w:val="21"/>
        </w:rPr>
        <w:t xml:space="preserve"> However, it is hard to find a distribution that fits the player's rating.</w:t>
      </w:r>
      <w:r w:rsidR="00403C30" w:rsidRPr="004858DA">
        <w:rPr>
          <w:rFonts w:ascii="Calibri" w:hAnsi="Calibri"/>
          <w:szCs w:val="21"/>
        </w:rPr>
        <w:t xml:space="preserve"> For simplicity and ease in computations, I assume that both player ratings and ELO ratings can be normally distributed.</w:t>
      </w:r>
    </w:p>
    <w:p w14:paraId="3631F956" w14:textId="363716F5" w:rsidR="00264292" w:rsidRPr="004858DA" w:rsidRDefault="00264292" w:rsidP="005E221B">
      <w:pPr>
        <w:jc w:val="left"/>
        <w:rPr>
          <w:rFonts w:ascii="Calibri" w:hAnsi="Calibri"/>
          <w:szCs w:val="21"/>
        </w:rPr>
      </w:pPr>
    </w:p>
    <w:p w14:paraId="7A78901D" w14:textId="58D5EB39" w:rsidR="00264292" w:rsidRPr="004858DA" w:rsidRDefault="00264292" w:rsidP="005E221B">
      <w:pPr>
        <w:jc w:val="left"/>
        <w:rPr>
          <w:rFonts w:ascii="Calibri" w:hAnsi="Calibri"/>
          <w:szCs w:val="21"/>
        </w:rPr>
      </w:pPr>
      <w:r w:rsidRPr="004858DA">
        <w:rPr>
          <w:rFonts w:ascii="Calibri" w:hAnsi="Calibri"/>
          <w:szCs w:val="21"/>
        </w:rPr>
        <w:t xml:space="preserve">Here is the </w:t>
      </w:r>
      <w:commentRangeStart w:id="38"/>
      <w:r w:rsidRPr="004858DA">
        <w:rPr>
          <w:rFonts w:ascii="Calibri" w:hAnsi="Calibri"/>
          <w:szCs w:val="21"/>
        </w:rPr>
        <w:t xml:space="preserve">formula to calculate </w:t>
      </w:r>
      <w:commentRangeEnd w:id="38"/>
      <w:r w:rsidR="00AE548C">
        <w:rPr>
          <w:rStyle w:val="CommentReference"/>
        </w:rPr>
        <w:commentReference w:id="38"/>
      </w:r>
      <w:r w:rsidRPr="004858DA">
        <w:rPr>
          <w:rFonts w:ascii="Calibri" w:hAnsi="Calibri"/>
          <w:szCs w:val="21"/>
        </w:rPr>
        <w:t>the team chemistry value:</w:t>
      </w:r>
    </w:p>
    <w:p w14:paraId="339CB1E6" w14:textId="77777777" w:rsidR="00264292" w:rsidRPr="004858DA" w:rsidRDefault="00264292" w:rsidP="005E221B">
      <w:pPr>
        <w:jc w:val="left"/>
        <w:rPr>
          <w:rFonts w:ascii="Calibri" w:hAnsi="Calibri"/>
          <w:szCs w:val="21"/>
        </w:rPr>
      </w:pPr>
      <m:oMathPara>
        <m:oMath>
          <m:r>
            <w:rPr>
              <w:rFonts w:ascii="Cambria Math" w:hAnsi="Cambria Math"/>
              <w:szCs w:val="21"/>
            </w:rPr>
            <m:t>α=</m:t>
          </m:r>
          <m:f>
            <m:fPr>
              <m:ctrlPr>
                <w:rPr>
                  <w:rFonts w:ascii="Cambria Math" w:hAnsi="Cambria Math"/>
                  <w:i/>
                  <w:szCs w:val="21"/>
                </w:rPr>
              </m:ctrlPr>
            </m:fPr>
            <m:num>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m</m:t>
                  </m:r>
                </m:sup>
                <m:e>
                  <m:r>
                    <w:rPr>
                      <w:rFonts w:ascii="Cambria Math" w:hAnsi="Cambria Math"/>
                      <w:szCs w:val="21"/>
                    </w:rPr>
                    <m:t>TeamElo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t</m:t>
                          </m:r>
                        </m:e>
                        <m:sub>
                          <m:r>
                            <w:rPr>
                              <w:rFonts w:ascii="Cambria Math" w:hAnsi="Cambria Math"/>
                              <w:szCs w:val="21"/>
                            </w:rPr>
                            <m:t>i</m:t>
                          </m:r>
                        </m:sub>
                      </m:sSub>
                    </m:e>
                  </m:d>
                </m:e>
              </m:nary>
            </m:num>
            <m:den>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e>
                  </m:d>
                </m:e>
              </m:nary>
            </m:den>
          </m:f>
          <m:r>
            <w:rPr>
              <w:rFonts w:ascii="Cambria Math" w:hAnsi="Cambria Math"/>
              <w:szCs w:val="21"/>
            </w:rPr>
            <m:t>×</m:t>
          </m:r>
          <m:f>
            <m:fPr>
              <m:ctrlPr>
                <w:rPr>
                  <w:rFonts w:ascii="Cambria Math" w:hAnsi="Cambria Math"/>
                  <w:i/>
                  <w:szCs w:val="21"/>
                </w:rPr>
              </m:ctrlPr>
            </m:fPr>
            <m:num>
              <m:r>
                <w:rPr>
                  <w:rFonts w:ascii="Cambria Math" w:hAnsi="Cambria Math"/>
                  <w:szCs w:val="21"/>
                </w:rPr>
                <m:t>n</m:t>
              </m:r>
            </m:num>
            <m:den>
              <m:r>
                <w:rPr>
                  <w:rFonts w:ascii="Cambria Math" w:hAnsi="Cambria Math"/>
                  <w:szCs w:val="21"/>
                </w:rPr>
                <m:t>m</m:t>
              </m:r>
            </m:den>
          </m:f>
          <m:r>
            <w:rPr>
              <w:rFonts w:ascii="Cambria Math" w:hAnsi="Cambria Math"/>
              <w:szCs w:val="21"/>
            </w:rPr>
            <m:t xml:space="preserve"> </m:t>
          </m:r>
        </m:oMath>
      </m:oMathPara>
    </w:p>
    <w:p w14:paraId="4FCCAF13" w14:textId="1D618EBC" w:rsidR="000F6FE7" w:rsidRPr="004858DA" w:rsidRDefault="00264292" w:rsidP="005E221B">
      <w:pPr>
        <w:jc w:val="left"/>
        <w:rPr>
          <w:rFonts w:ascii="Calibri" w:hAnsi="Calibri"/>
          <w:szCs w:val="21"/>
        </w:rPr>
      </w:pPr>
      <m:oMathPara>
        <m:oMath>
          <m:r>
            <w:rPr>
              <w:rFonts w:ascii="Cambria Math" w:hAnsi="Cambria Math"/>
              <w:szCs w:val="21"/>
            </w:rPr>
            <w:lastRenderedPageBreak/>
            <m:t>T</m:t>
          </m:r>
          <m:d>
            <m:dPr>
              <m:ctrlPr>
                <w:rPr>
                  <w:rFonts w:ascii="Cambria Math" w:hAnsi="Cambria Math"/>
                  <w:i/>
                  <w:szCs w:val="21"/>
                </w:rPr>
              </m:ctrlPr>
            </m:dPr>
            <m:e>
              <m:r>
                <w:rPr>
                  <w:rFonts w:ascii="Cambria Math" w:hAnsi="Cambria Math"/>
                  <w:szCs w:val="21"/>
                </w:rPr>
                <m:t>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m:t>
          </m:r>
          <m:f>
            <m:fPr>
              <m:ctrlPr>
                <w:rPr>
                  <w:rFonts w:ascii="Cambria Math" w:hAnsi="Cambria Math"/>
                  <w:i/>
                  <w:szCs w:val="21"/>
                </w:rPr>
              </m:ctrlPr>
            </m:fPr>
            <m:num>
              <m:d>
                <m:dPr>
                  <m:ctrlPr>
                    <w:rPr>
                      <w:rFonts w:ascii="Cambria Math" w:hAnsi="Cambria Math"/>
                      <w:i/>
                      <w:szCs w:val="21"/>
                    </w:rPr>
                  </m:ctrlPr>
                </m:dPr>
                <m:e>
                  <m:f>
                    <m:fPr>
                      <m:ctrlPr>
                        <w:rPr>
                          <w:rFonts w:ascii="Cambria Math" w:hAnsi="Cambria Math"/>
                          <w:i/>
                          <w:szCs w:val="21"/>
                        </w:rPr>
                      </m:ctrlPr>
                    </m:fPr>
                    <m:num>
                      <m:r>
                        <w:rPr>
                          <w:rFonts w:ascii="Cambria Math" w:hAnsi="Cambria Math"/>
                          <w:szCs w:val="21"/>
                        </w:rPr>
                        <m:t>TeamElo</m:t>
                      </m:r>
                      <m:d>
                        <m:dPr>
                          <m:ctrlPr>
                            <w:rPr>
                              <w:rFonts w:ascii="Cambria Math" w:hAnsi="Cambria Math"/>
                              <w:i/>
                              <w:szCs w:val="21"/>
                            </w:rPr>
                          </m:ctrlPr>
                        </m:dPr>
                        <m:e>
                          <m:r>
                            <w:rPr>
                              <w:rFonts w:ascii="Cambria Math" w:hAnsi="Cambria Math"/>
                              <w:szCs w:val="21"/>
                            </w:rPr>
                            <m:t>t</m:t>
                          </m:r>
                        </m:e>
                      </m:d>
                    </m:num>
                    <m:den>
                      <m:r>
                        <w:rPr>
                          <w:rFonts w:ascii="Cambria Math" w:hAnsi="Cambria Math"/>
                          <w:szCs w:val="21"/>
                        </w:rPr>
                        <m:t>α</m:t>
                      </m:r>
                    </m:den>
                  </m:f>
                  <m:r>
                    <w:rPr>
                      <w:rFonts w:ascii="Cambria Math" w:hAnsi="Cambria Math"/>
                      <w:szCs w:val="21"/>
                    </w:rPr>
                    <m:t>×NumberOfPlayers(t)-</m:t>
                  </m:r>
                  <m:nary>
                    <m:naryPr>
                      <m:chr m:val="∑"/>
                      <m:limLoc m:val="undOvr"/>
                      <m:supHide m:val="1"/>
                      <m:ctrlPr>
                        <w:rPr>
                          <w:rFonts w:ascii="Cambria Math" w:hAnsi="Cambria Math"/>
                          <w:i/>
                          <w:szCs w:val="21"/>
                        </w:rPr>
                      </m:ctrlPr>
                    </m:naryPr>
                    <m:sub>
                      <m:r>
                        <w:rPr>
                          <w:rFonts w:ascii="Cambria Math" w:hAnsi="Cambria Math"/>
                          <w:szCs w:val="21"/>
                        </w:rPr>
                        <m:t>p=t-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sub>
                    <m:sup/>
                    <m:e>
                      <m:r>
                        <w:rPr>
                          <w:rFonts w:ascii="Cambria Math" w:hAnsi="Cambria Math"/>
                          <w:szCs w:val="21"/>
                        </w:rPr>
                        <m:t>PlayerElo</m:t>
                      </m:r>
                      <m:d>
                        <m:dPr>
                          <m:ctrlPr>
                            <w:rPr>
                              <w:rFonts w:ascii="Cambria Math" w:hAnsi="Cambria Math"/>
                              <w:i/>
                              <w:szCs w:val="21"/>
                            </w:rPr>
                          </m:ctrlPr>
                        </m:dPr>
                        <m:e>
                          <m:r>
                            <w:rPr>
                              <w:rFonts w:ascii="Cambria Math" w:hAnsi="Cambria Math"/>
                              <w:szCs w:val="21"/>
                            </w:rPr>
                            <m:t>p</m:t>
                          </m:r>
                        </m:e>
                      </m:d>
                    </m:e>
                  </m:nary>
                </m:e>
              </m:d>
            </m:num>
            <m:den>
              <m:r>
                <w:rPr>
                  <w:rFonts w:ascii="Cambria Math" w:hAnsi="Cambria Math"/>
                  <w:szCs w:val="21"/>
                </w:rPr>
                <m:t>n</m:t>
              </m:r>
            </m:den>
          </m:f>
        </m:oMath>
      </m:oMathPara>
    </w:p>
    <w:p w14:paraId="131AF478" w14:textId="77777777" w:rsidR="00264292" w:rsidRPr="004858DA" w:rsidRDefault="00264292" w:rsidP="005E221B">
      <w:pPr>
        <w:jc w:val="left"/>
        <w:rPr>
          <w:rFonts w:ascii="Calibri" w:hAnsi="Calibri"/>
          <w:szCs w:val="21"/>
        </w:rPr>
      </w:pPr>
      <m:oMathPara>
        <m:oMath>
          <m:r>
            <w:rPr>
              <w:rFonts w:ascii="Cambria Math" w:hAnsi="Cambria Math"/>
              <w:szCs w:val="21"/>
            </w:rPr>
            <m:t>Chemistry</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=Strength</m:t>
          </m:r>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p</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n</m:t>
                  </m:r>
                </m:sub>
              </m:sSub>
            </m:e>
          </m:d>
          <m:r>
            <w:rPr>
              <w:rFonts w:ascii="Cambria Math" w:hAnsi="Cambria Math"/>
              <w:szCs w:val="21"/>
            </w:rPr>
            <m:t>×n-</m:t>
          </m:r>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PlayerElo(</m:t>
              </m:r>
              <m:sSub>
                <m:sSubPr>
                  <m:ctrlPr>
                    <w:rPr>
                      <w:rFonts w:ascii="Cambria Math" w:hAnsi="Cambria Math"/>
                      <w:i/>
                      <w:szCs w:val="21"/>
                    </w:rPr>
                  </m:ctrlPr>
                </m:sSubPr>
                <m:e>
                  <m:r>
                    <w:rPr>
                      <w:rFonts w:ascii="Cambria Math" w:hAnsi="Cambria Math"/>
                      <w:szCs w:val="21"/>
                    </w:rPr>
                    <m:t>p</m:t>
                  </m:r>
                </m:e>
                <m:sub>
                  <m:r>
                    <w:rPr>
                      <w:rFonts w:ascii="Cambria Math" w:hAnsi="Cambria Math"/>
                      <w:szCs w:val="21"/>
                    </w:rPr>
                    <m:t>i</m:t>
                  </m:r>
                </m:sub>
              </m:sSub>
              <m:r>
                <w:rPr>
                  <w:rFonts w:ascii="Cambria Math" w:hAnsi="Cambria Math"/>
                  <w:szCs w:val="21"/>
                </w:rPr>
                <m:t>)</m:t>
              </m:r>
            </m:e>
          </m:nary>
        </m:oMath>
      </m:oMathPara>
    </w:p>
    <w:p w14:paraId="69690A23" w14:textId="086E4559" w:rsidR="00264292" w:rsidRPr="004858DA" w:rsidRDefault="00264292" w:rsidP="005E221B">
      <w:pPr>
        <w:jc w:val="left"/>
        <w:rPr>
          <w:rFonts w:ascii="Calibri" w:hAnsi="Calibri"/>
          <w:szCs w:val="21"/>
        </w:rPr>
      </w:pPr>
      <w:r w:rsidRPr="004858DA">
        <w:rPr>
          <w:rFonts w:ascii="Calibri" w:hAnsi="Calibri"/>
          <w:szCs w:val="21"/>
        </w:rPr>
        <w:t>In this project both</w:t>
      </w:r>
      <w:r w:rsidR="00DD7EEF">
        <w:rPr>
          <w:rFonts w:ascii="Calibri" w:hAnsi="Calibri"/>
          <w:szCs w:val="21"/>
        </w:rPr>
        <w:t xml:space="preserve"> </w:t>
      </w:r>
      <w:r w:rsidRPr="004858DA">
        <w:rPr>
          <w:rFonts w:ascii="Calibri" w:hAnsi="Calibri"/>
          <w:szCs w:val="21"/>
        </w:rPr>
        <w:t xml:space="preserve">player rating and Team Elo are considered </w:t>
      </w:r>
      <w:r w:rsidR="00DD7EEF">
        <w:rPr>
          <w:rFonts w:ascii="Calibri" w:hAnsi="Calibri"/>
          <w:szCs w:val="21"/>
        </w:rPr>
        <w:t>to follow</w:t>
      </w:r>
      <w:r w:rsidRPr="004858DA">
        <w:rPr>
          <w:rFonts w:ascii="Calibri" w:hAnsi="Calibri"/>
          <w:szCs w:val="21"/>
        </w:rPr>
        <w:t xml:space="preserve"> </w:t>
      </w:r>
      <w:commentRangeStart w:id="39"/>
      <w:r w:rsidRPr="004858DA">
        <w:rPr>
          <w:rFonts w:ascii="Calibri" w:hAnsi="Calibri"/>
          <w:szCs w:val="21"/>
        </w:rPr>
        <w:t>normal distribution</w:t>
      </w:r>
      <w:commentRangeEnd w:id="39"/>
      <w:r w:rsidR="00A736E3">
        <w:rPr>
          <w:rStyle w:val="CommentReference"/>
        </w:rPr>
        <w:commentReference w:id="39"/>
      </w:r>
      <w:r w:rsidRPr="004858DA">
        <w:rPr>
          <w:rFonts w:ascii="Calibri" w:hAnsi="Calibri"/>
          <w:szCs w:val="21"/>
        </w:rPr>
        <w:t xml:space="preserve">, so we could find a specific ratio by </w:t>
      </w:r>
      <w:r w:rsidR="00B21F55" w:rsidRPr="004858DA">
        <w:rPr>
          <w:rFonts w:ascii="Calibri" w:hAnsi="Calibri"/>
          <w:szCs w:val="21"/>
        </w:rPr>
        <w:t>the mean of team Elo/ the mean of player rating.</w:t>
      </w:r>
      <w:r w:rsidR="008F4AD3" w:rsidRPr="004858DA">
        <w:rPr>
          <w:rFonts w:ascii="Calibri" w:hAnsi="Calibri"/>
          <w:szCs w:val="21"/>
        </w:rPr>
        <w:t xml:space="preserve"> This formula uses this ratio value and all the information about the team at the time to calculate the team chemistry value of the best combination within that team.</w:t>
      </w:r>
    </w:p>
    <w:p w14:paraId="708AA64E" w14:textId="6FDB98D7" w:rsidR="00161EDE" w:rsidRPr="004858DA" w:rsidRDefault="00161EDE" w:rsidP="005E221B">
      <w:pPr>
        <w:jc w:val="left"/>
        <w:rPr>
          <w:rFonts w:ascii="Calibri" w:hAnsi="Calibri"/>
          <w:szCs w:val="21"/>
        </w:rPr>
      </w:pPr>
    </w:p>
    <w:p w14:paraId="2545789A" w14:textId="62CEF4CE" w:rsidR="00D20BF5" w:rsidRPr="004858DA" w:rsidRDefault="00D20BF5" w:rsidP="00FF4CB8">
      <w:pPr>
        <w:pStyle w:val="Heading3"/>
      </w:pPr>
      <w:bookmarkStart w:id="40" w:name="_Toc69055122"/>
      <w:r w:rsidRPr="004858DA">
        <w:t>Data memo function</w:t>
      </w:r>
      <w:bookmarkEnd w:id="40"/>
    </w:p>
    <w:p w14:paraId="01ED65E6" w14:textId="3C2AD73E" w:rsidR="00D20BF5" w:rsidRPr="004858DA" w:rsidRDefault="00D20BF5" w:rsidP="005E221B">
      <w:pPr>
        <w:jc w:val="left"/>
        <w:rPr>
          <w:rFonts w:ascii="Calibri" w:hAnsi="Calibri"/>
          <w:szCs w:val="21"/>
        </w:rPr>
      </w:pPr>
      <w:r w:rsidRPr="004858DA">
        <w:rPr>
          <w:rFonts w:ascii="Calibri" w:hAnsi="Calibri"/>
          <w:szCs w:val="21"/>
        </w:rPr>
        <w:t>As mentioned in the module above, class set for powerset and team chemistry are used to integrate and calculate some information which will be used in the class Strength. class team chemistry is used to calculate the team relation value k.</w:t>
      </w:r>
    </w:p>
    <w:p w14:paraId="579A1D3F" w14:textId="22338066" w:rsidR="00D20BF5" w:rsidRPr="004858DA" w:rsidRDefault="00D20BF5" w:rsidP="005E221B">
      <w:pPr>
        <w:jc w:val="left"/>
        <w:rPr>
          <w:rFonts w:ascii="Calibri" w:hAnsi="Calibri"/>
          <w:szCs w:val="21"/>
        </w:rPr>
      </w:pPr>
      <w:r w:rsidRPr="004858DA">
        <w:rPr>
          <w:rFonts w:ascii="Calibri" w:hAnsi="Calibri"/>
          <w:szCs w:val="21"/>
        </w:rPr>
        <w:t xml:space="preserve">As mentioned earlier, the Strength function is implemented and </w:t>
      </w:r>
      <w:r w:rsidR="00DD7EEF">
        <w:rPr>
          <w:rFonts w:ascii="Calibri" w:hAnsi="Calibri"/>
          <w:szCs w:val="21"/>
        </w:rPr>
        <w:t>calculates</w:t>
      </w:r>
      <w:r w:rsidRPr="004858DA">
        <w:rPr>
          <w:rFonts w:ascii="Calibri" w:hAnsi="Calibri"/>
          <w:szCs w:val="21"/>
        </w:rPr>
        <w:t xml:space="preserve"> team scores using </w:t>
      </w:r>
      <w:proofErr w:type="spellStart"/>
      <w:r w:rsidRPr="004858DA">
        <w:rPr>
          <w:rFonts w:ascii="Calibri" w:hAnsi="Calibri"/>
          <w:szCs w:val="21"/>
        </w:rPr>
        <w:t>memoization</w:t>
      </w:r>
      <w:proofErr w:type="spellEnd"/>
      <w:r w:rsidRPr="004858DA">
        <w:rPr>
          <w:rFonts w:ascii="Calibri" w:hAnsi="Calibri"/>
          <w:szCs w:val="21"/>
        </w:rPr>
        <w:t xml:space="preserve">. The main feature of </w:t>
      </w:r>
      <w:proofErr w:type="spellStart"/>
      <w:r w:rsidRPr="004858DA">
        <w:rPr>
          <w:rFonts w:ascii="Calibri" w:hAnsi="Calibri"/>
          <w:szCs w:val="21"/>
        </w:rPr>
        <w:t>memoization</w:t>
      </w:r>
      <w:proofErr w:type="spellEnd"/>
      <w:r w:rsidRPr="004858DA">
        <w:rPr>
          <w:rFonts w:ascii="Calibri" w:hAnsi="Calibri"/>
          <w:szCs w:val="21"/>
        </w:rPr>
        <w:t xml:space="preserve"> is that there is a cache object, which is used to store some of the computed data. While the recursion is in progress, the data can be used directly, if the required data can be found directly in the cache. In this project</w:t>
      </w:r>
      <w:r w:rsidR="00DD7EEF">
        <w:rPr>
          <w:rFonts w:ascii="Calibri" w:hAnsi="Calibri"/>
          <w:szCs w:val="21"/>
        </w:rPr>
        <w:t>,</w:t>
      </w:r>
      <w:r w:rsidRPr="004858DA">
        <w:rPr>
          <w:rFonts w:ascii="Calibri" w:hAnsi="Calibri"/>
          <w:szCs w:val="21"/>
        </w:rPr>
        <w:t xml:space="preserve"> the data memo function can be understood as a cache function. the parameter of the data memo function is a set.</w:t>
      </w:r>
      <w:r w:rsidR="00DD7EEF">
        <w:rPr>
          <w:rFonts w:ascii="Calibri" w:hAnsi="Calibri"/>
          <w:szCs w:val="21"/>
        </w:rPr>
        <w:t xml:space="preserve"> </w:t>
      </w:r>
      <w:r w:rsidRPr="004858DA">
        <w:rPr>
          <w:rFonts w:ascii="Calibri" w:hAnsi="Calibri"/>
          <w:szCs w:val="21"/>
        </w:rPr>
        <w:t xml:space="preserve">This set is obtained </w:t>
      </w:r>
      <w:r w:rsidR="00DD7EEF">
        <w:rPr>
          <w:rFonts w:ascii="Calibri" w:hAnsi="Calibri"/>
          <w:szCs w:val="21"/>
        </w:rPr>
        <w:t>using</w:t>
      </w:r>
      <w:r w:rsidRPr="004858DA">
        <w:rPr>
          <w:rFonts w:ascii="Calibri" w:hAnsi="Calibri"/>
          <w:szCs w:val="21"/>
        </w:rPr>
        <w:t xml:space="preserve"> the powerset function, which gives all the possibilities for grouping players. The data memo function uses the team chemistry value to score and store each grouping.</w:t>
      </w:r>
    </w:p>
    <w:p w14:paraId="38B546D1" w14:textId="1F5F3F1D" w:rsidR="00D20BF5" w:rsidRPr="004858DA" w:rsidRDefault="00D20BF5" w:rsidP="005E221B">
      <w:pPr>
        <w:jc w:val="left"/>
        <w:rPr>
          <w:rFonts w:ascii="Calibri" w:hAnsi="Calibri"/>
          <w:szCs w:val="21"/>
        </w:rPr>
      </w:pPr>
      <w:r w:rsidRPr="004858DA">
        <w:rPr>
          <w:rFonts w:ascii="Calibri" w:hAnsi="Calibri"/>
          <w:szCs w:val="21"/>
        </w:rPr>
        <w:t>Here is the pseudocode of Data memo:</w:t>
      </w:r>
    </w:p>
    <w:p w14:paraId="2404EEB7" w14:textId="77777777" w:rsidR="00D20BF5" w:rsidRPr="004858DA" w:rsidRDefault="00D20BF5" w:rsidP="005E221B">
      <w:pPr>
        <w:jc w:val="left"/>
        <w:rPr>
          <w:rFonts w:ascii="Calibri" w:hAnsi="Calibri"/>
          <w:szCs w:val="21"/>
        </w:rPr>
      </w:pPr>
    </w:p>
    <w:p w14:paraId="66C175CA" w14:textId="0A8EC968" w:rsidR="00D20BF5" w:rsidRPr="004858DA" w:rsidRDefault="00D20BF5" w:rsidP="005E221B">
      <w:pPr>
        <w:jc w:val="left"/>
        <w:rPr>
          <w:rFonts w:ascii="Calibri" w:hAnsi="Calibri"/>
          <w:szCs w:val="21"/>
        </w:rPr>
      </w:pPr>
      <w:r w:rsidRPr="004858DA">
        <w:rPr>
          <w:rFonts w:ascii="Calibri" w:hAnsi="Calibri"/>
          <w:szCs w:val="21"/>
        </w:rPr>
        <w:t xml:space="preserve">Def </w:t>
      </w:r>
      <w:proofErr w:type="spellStart"/>
      <w:r w:rsidRPr="004858DA">
        <w:rPr>
          <w:rFonts w:ascii="Calibri" w:hAnsi="Calibri"/>
          <w:szCs w:val="21"/>
        </w:rPr>
        <w:t>Data_memo</w:t>
      </w:r>
      <w:proofErr w:type="spellEnd"/>
      <w:r w:rsidRPr="004858DA">
        <w:rPr>
          <w:rFonts w:ascii="Calibri" w:hAnsi="Calibri"/>
          <w:szCs w:val="21"/>
        </w:rPr>
        <w:t>(set):</w:t>
      </w:r>
    </w:p>
    <w:p w14:paraId="22D14D49" w14:textId="6910CCF7" w:rsidR="00D20BF5" w:rsidRPr="004858DA" w:rsidRDefault="00D20BF5" w:rsidP="005E221B">
      <w:pPr>
        <w:jc w:val="left"/>
        <w:rPr>
          <w:rFonts w:ascii="Calibri" w:hAnsi="Calibri"/>
          <w:szCs w:val="21"/>
        </w:rPr>
      </w:pPr>
      <w:r w:rsidRPr="004858DA">
        <w:rPr>
          <w:rFonts w:ascii="Calibri" w:hAnsi="Calibri"/>
          <w:szCs w:val="21"/>
        </w:rPr>
        <w:t>New Memo</w:t>
      </w:r>
      <w:proofErr w:type="gramStart"/>
      <w:r w:rsidRPr="004858DA">
        <w:rPr>
          <w:rFonts w:ascii="Calibri" w:hAnsi="Calibri"/>
          <w:szCs w:val="21"/>
        </w:rPr>
        <w:t>={ }</w:t>
      </w:r>
      <w:proofErr w:type="gramEnd"/>
    </w:p>
    <w:p w14:paraId="29FEAC7F" w14:textId="44D5FFC2" w:rsidR="00D20BF5" w:rsidRPr="004858DA" w:rsidRDefault="00D20BF5" w:rsidP="005E221B">
      <w:pPr>
        <w:jc w:val="left"/>
        <w:rPr>
          <w:rFonts w:ascii="Calibri" w:hAnsi="Calibri"/>
          <w:szCs w:val="21"/>
        </w:rPr>
      </w:pPr>
      <w:r w:rsidRPr="004858DA">
        <w:rPr>
          <w:rFonts w:ascii="Calibri" w:hAnsi="Calibri"/>
          <w:szCs w:val="21"/>
        </w:rPr>
        <w:tab/>
        <w:t>For set in set:</w:t>
      </w:r>
    </w:p>
    <w:p w14:paraId="60C18C51" w14:textId="5195383D"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(set)==1:</w:t>
      </w:r>
    </w:p>
    <w:p w14:paraId="649B4BF5" w14:textId="263FDE8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player rating</w:t>
      </w:r>
    </w:p>
    <w:p w14:paraId="4D8C4912" w14:textId="2653D9D5"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(set)==2:</w:t>
      </w:r>
    </w:p>
    <w:p w14:paraId="79D881F0" w14:textId="3A1807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182DE722" w14:textId="06054549"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t xml:space="preserve">If </w:t>
      </w:r>
      <w:proofErr w:type="spellStart"/>
      <w:r w:rsidRPr="004858DA">
        <w:rPr>
          <w:rFonts w:ascii="Calibri" w:hAnsi="Calibri"/>
          <w:szCs w:val="21"/>
        </w:rPr>
        <w:t>len</w:t>
      </w:r>
      <w:proofErr w:type="spellEnd"/>
      <w:r w:rsidRPr="004858DA">
        <w:rPr>
          <w:rFonts w:ascii="Calibri" w:hAnsi="Calibri"/>
          <w:szCs w:val="21"/>
        </w:rPr>
        <w:t>(set)==3:</w:t>
      </w:r>
    </w:p>
    <w:p w14:paraId="3408C4FD" w14:textId="0B092677" w:rsidR="00D20BF5" w:rsidRPr="004858DA" w:rsidRDefault="00D20BF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New memo[set] = team chemistry value + team</w:t>
      </w:r>
    </w:p>
    <w:p w14:paraId="79156312" w14:textId="6DF65D1E" w:rsidR="00D20BF5" w:rsidRPr="004858DA" w:rsidRDefault="00D20BF5" w:rsidP="005E221B">
      <w:pPr>
        <w:jc w:val="left"/>
        <w:rPr>
          <w:rFonts w:ascii="Calibri" w:hAnsi="Calibri"/>
          <w:szCs w:val="21"/>
        </w:rPr>
      </w:pPr>
      <w:r w:rsidRPr="004858DA">
        <w:rPr>
          <w:rFonts w:ascii="Calibri" w:hAnsi="Calibri"/>
          <w:szCs w:val="21"/>
        </w:rPr>
        <w:tab/>
        <w:t>Return New Memo</w:t>
      </w:r>
    </w:p>
    <w:p w14:paraId="62D22483" w14:textId="63F71001" w:rsidR="00D20BF5" w:rsidRPr="004858DA" w:rsidRDefault="00D20BF5" w:rsidP="005E221B">
      <w:pPr>
        <w:jc w:val="left"/>
        <w:rPr>
          <w:rFonts w:ascii="Calibri" w:hAnsi="Calibri"/>
          <w:szCs w:val="21"/>
        </w:rPr>
      </w:pPr>
    </w:p>
    <w:p w14:paraId="3BD51365" w14:textId="6DD92123" w:rsidR="00D20BF5" w:rsidRPr="004858DA" w:rsidRDefault="00D20BF5" w:rsidP="005E221B">
      <w:pPr>
        <w:jc w:val="left"/>
        <w:rPr>
          <w:rFonts w:ascii="Calibri" w:hAnsi="Calibri"/>
          <w:szCs w:val="21"/>
        </w:rPr>
      </w:pPr>
      <w:r w:rsidRPr="004858DA">
        <w:rPr>
          <w:rFonts w:ascii="Calibri" w:hAnsi="Calibri"/>
          <w:szCs w:val="21"/>
        </w:rPr>
        <w:t>The powerset size is set to a maximum of three, which means that the maximum possible combination is three players per set, as shown above. The reasons for this are explained in part 6.</w:t>
      </w:r>
    </w:p>
    <w:p w14:paraId="452A61F9" w14:textId="52DAFB80" w:rsidR="00161EDE" w:rsidRPr="004858DA" w:rsidRDefault="00161EDE" w:rsidP="00FF4CB8">
      <w:pPr>
        <w:pStyle w:val="Heading3"/>
      </w:pPr>
      <w:bookmarkStart w:id="41" w:name="_Toc69055123"/>
      <w:proofErr w:type="spellStart"/>
      <w:r w:rsidRPr="004858DA">
        <w:t>Tkinter</w:t>
      </w:r>
      <w:proofErr w:type="spellEnd"/>
      <w:r w:rsidRPr="004858DA">
        <w:t xml:space="preserve"> library </w:t>
      </w:r>
      <w:r w:rsidR="004858DA" w:rsidRPr="004858DA">
        <w:t>[8]</w:t>
      </w:r>
      <w:bookmarkEnd w:id="41"/>
    </w:p>
    <w:p w14:paraId="1C0FE685" w14:textId="2CD199AE" w:rsidR="009733C7" w:rsidRPr="004858DA" w:rsidRDefault="00161EDE" w:rsidP="005E221B">
      <w:pPr>
        <w:jc w:val="left"/>
        <w:rPr>
          <w:rFonts w:ascii="Calibri" w:hAnsi="Calibri"/>
          <w:szCs w:val="21"/>
        </w:rPr>
      </w:pPr>
      <w:r w:rsidRPr="004858DA">
        <w:rPr>
          <w:rFonts w:ascii="Calibri" w:hAnsi="Calibri"/>
          <w:szCs w:val="21"/>
        </w:rPr>
        <w:t xml:space="preserve">For methods of making UIs, </w:t>
      </w:r>
      <w:proofErr w:type="spellStart"/>
      <w:r w:rsidRPr="004858DA">
        <w:rPr>
          <w:rFonts w:ascii="Calibri" w:hAnsi="Calibri"/>
          <w:szCs w:val="21"/>
        </w:rPr>
        <w:t>Tkinter</w:t>
      </w:r>
      <w:proofErr w:type="spellEnd"/>
      <w:r w:rsidRPr="004858DA">
        <w:rPr>
          <w:rFonts w:ascii="Calibri" w:hAnsi="Calibri"/>
          <w:szCs w:val="21"/>
        </w:rPr>
        <w:t xml:space="preserve"> (reference) is the most common library for developing GUIs (graphical </w:t>
      </w:r>
      <w:r w:rsidRPr="004858DA">
        <w:rPr>
          <w:rFonts w:ascii="Calibri" w:hAnsi="Calibri"/>
          <w:szCs w:val="21"/>
        </w:rPr>
        <w:lastRenderedPageBreak/>
        <w:t xml:space="preserve">user interfaces) in Python. It is a standard Python interface that provides a toolkit for making UIs. The main language used for this project is python, and </w:t>
      </w:r>
      <w:proofErr w:type="spellStart"/>
      <w:r w:rsidRPr="004858DA">
        <w:rPr>
          <w:rFonts w:ascii="Calibri" w:hAnsi="Calibri"/>
          <w:szCs w:val="21"/>
        </w:rPr>
        <w:t>Tkinter</w:t>
      </w:r>
      <w:proofErr w:type="spellEnd"/>
      <w:r w:rsidRPr="004858DA">
        <w:rPr>
          <w:rFonts w:ascii="Calibri" w:hAnsi="Calibri"/>
          <w:szCs w:val="21"/>
        </w:rPr>
        <w:t xml:space="preserve"> is more accessible and efficient, so finally</w:t>
      </w:r>
      <w:r w:rsidR="00DD7EEF">
        <w:rPr>
          <w:rFonts w:ascii="Calibri" w:hAnsi="Calibri"/>
          <w:szCs w:val="21"/>
        </w:rPr>
        <w:t>,</w:t>
      </w:r>
      <w:r w:rsidRPr="004858DA">
        <w:rPr>
          <w:rFonts w:ascii="Calibri" w:hAnsi="Calibri"/>
          <w:szCs w:val="21"/>
        </w:rPr>
        <w:t xml:space="preserve"> </w:t>
      </w:r>
      <w:proofErr w:type="spellStart"/>
      <w:r w:rsidRPr="004858DA">
        <w:rPr>
          <w:rFonts w:ascii="Calibri" w:hAnsi="Calibri"/>
          <w:szCs w:val="21"/>
        </w:rPr>
        <w:t>Tkinter</w:t>
      </w:r>
      <w:proofErr w:type="spellEnd"/>
      <w:r w:rsidRPr="004858DA">
        <w:rPr>
          <w:rFonts w:ascii="Calibri" w:hAnsi="Calibri"/>
          <w:szCs w:val="21"/>
        </w:rPr>
        <w:t xml:space="preserve"> was chosen to build the user interface</w:t>
      </w:r>
    </w:p>
    <w:p w14:paraId="0262F6F0" w14:textId="4DD99174" w:rsidR="00D07185" w:rsidRPr="004858DA" w:rsidRDefault="00D07185" w:rsidP="00FF4CB8">
      <w:pPr>
        <w:pStyle w:val="Heading3"/>
      </w:pPr>
      <w:bookmarkStart w:id="42" w:name="_Toc69055124"/>
      <w:r w:rsidRPr="004858DA">
        <w:t>UI design</w:t>
      </w:r>
      <w:bookmarkEnd w:id="42"/>
    </w:p>
    <w:p w14:paraId="2EADF007" w14:textId="3F83C7DB" w:rsidR="007402AD" w:rsidRPr="004858DA" w:rsidRDefault="007402AD" w:rsidP="007402AD">
      <w:pPr>
        <w:rPr>
          <w:rFonts w:ascii="Calibri" w:hAnsi="Calibri"/>
          <w:szCs w:val="21"/>
        </w:rPr>
      </w:pPr>
      <w:r w:rsidRPr="004858DA">
        <w:rPr>
          <w:rFonts w:ascii="Calibri" w:hAnsi="Calibri"/>
          <w:noProof/>
          <w:szCs w:val="21"/>
        </w:rPr>
        <w:drawing>
          <wp:inline distT="0" distB="0" distL="0" distR="0" wp14:anchorId="697DD0DC" wp14:editId="6029D2AB">
            <wp:extent cx="5731510" cy="2901315"/>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31618072965_.pic.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2901315"/>
                    </a:xfrm>
                    <a:prstGeom prst="rect">
                      <a:avLst/>
                    </a:prstGeom>
                  </pic:spPr>
                </pic:pic>
              </a:graphicData>
            </a:graphic>
          </wp:inline>
        </w:drawing>
      </w:r>
    </w:p>
    <w:p w14:paraId="3D96FF51" w14:textId="734097B0" w:rsidR="007402AD" w:rsidRPr="004858DA" w:rsidRDefault="007402AD" w:rsidP="007402AD">
      <w:pPr>
        <w:jc w:val="center"/>
        <w:rPr>
          <w:rFonts w:ascii="Calibri" w:hAnsi="Calibri"/>
          <w:szCs w:val="21"/>
        </w:rPr>
      </w:pPr>
      <w:r w:rsidRPr="004858DA">
        <w:rPr>
          <w:rFonts w:ascii="Calibri" w:hAnsi="Calibri"/>
          <w:szCs w:val="21"/>
        </w:rPr>
        <w:t>-the front page for UI</w:t>
      </w:r>
    </w:p>
    <w:p w14:paraId="10082138" w14:textId="51B6A31F" w:rsidR="007402AD" w:rsidRPr="004858DA" w:rsidRDefault="007402AD" w:rsidP="007402AD">
      <w:pPr>
        <w:jc w:val="left"/>
        <w:rPr>
          <w:rFonts w:ascii="Calibri" w:hAnsi="Calibri"/>
          <w:szCs w:val="21"/>
        </w:rPr>
      </w:pPr>
      <w:r w:rsidRPr="004858DA">
        <w:rPr>
          <w:rFonts w:ascii="Calibri" w:hAnsi="Calibri"/>
          <w:szCs w:val="21"/>
        </w:rPr>
        <w:t xml:space="preserve">This is the starting page for the game, </w:t>
      </w:r>
      <w:proofErr w:type="gramStart"/>
      <w:r w:rsidRPr="004858DA">
        <w:rPr>
          <w:rFonts w:ascii="Calibri" w:hAnsi="Calibri"/>
          <w:szCs w:val="21"/>
        </w:rPr>
        <w:t>both of the players</w:t>
      </w:r>
      <w:proofErr w:type="gramEnd"/>
      <w:r w:rsidRPr="004858DA">
        <w:rPr>
          <w:rFonts w:ascii="Calibri" w:hAnsi="Calibri"/>
          <w:szCs w:val="21"/>
        </w:rPr>
        <w:t xml:space="preserve"> could type the name they prefer to their team, and start the game, the question mark </w:t>
      </w:r>
      <w:r w:rsidR="00DD7EEF">
        <w:rPr>
          <w:rFonts w:ascii="Calibri" w:hAnsi="Calibri"/>
          <w:szCs w:val="21"/>
        </w:rPr>
        <w:t>at</w:t>
      </w:r>
      <w:r w:rsidRPr="004858DA">
        <w:rPr>
          <w:rFonts w:ascii="Calibri" w:hAnsi="Calibri"/>
          <w:szCs w:val="21"/>
        </w:rPr>
        <w:t xml:space="preserve"> the bottom is used to show the rule and gameplay of this game.</w:t>
      </w:r>
    </w:p>
    <w:p w14:paraId="0EF519BA" w14:textId="77777777" w:rsidR="007379D5" w:rsidRPr="004858DA" w:rsidRDefault="007379D5" w:rsidP="005E221B">
      <w:pPr>
        <w:jc w:val="left"/>
        <w:rPr>
          <w:rFonts w:ascii="Calibri" w:hAnsi="Calibri"/>
          <w:szCs w:val="21"/>
        </w:rPr>
      </w:pPr>
    </w:p>
    <w:p w14:paraId="6231C740" w14:textId="0B842D0B" w:rsidR="00D07185" w:rsidRPr="004858DA" w:rsidRDefault="00D07185" w:rsidP="007402AD">
      <w:pPr>
        <w:jc w:val="center"/>
        <w:rPr>
          <w:rFonts w:ascii="Calibri" w:hAnsi="Calibri"/>
          <w:szCs w:val="21"/>
        </w:rPr>
      </w:pPr>
      <w:r w:rsidRPr="004858DA">
        <w:rPr>
          <w:rFonts w:ascii="Calibri" w:hAnsi="Calibri"/>
          <w:noProof/>
          <w:szCs w:val="21"/>
        </w:rPr>
        <w:drawing>
          <wp:inline distT="0" distB="0" distL="0" distR="0" wp14:anchorId="69801E6F" wp14:editId="2DCB5DC5">
            <wp:extent cx="5006217" cy="3614614"/>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071617718911_.pic_hd.jpg"/>
                    <pic:cNvPicPr/>
                  </pic:nvPicPr>
                  <pic:blipFill>
                    <a:blip r:embed="rId24">
                      <a:extLst>
                        <a:ext uri="{28A0092B-C50C-407E-A947-70E740481C1C}">
                          <a14:useLocalDpi xmlns:a14="http://schemas.microsoft.com/office/drawing/2010/main" val="0"/>
                        </a:ext>
                      </a:extLst>
                    </a:blip>
                    <a:stretch>
                      <a:fillRect/>
                    </a:stretch>
                  </pic:blipFill>
                  <pic:spPr>
                    <a:xfrm>
                      <a:off x="0" y="0"/>
                      <a:ext cx="5056048" cy="3650593"/>
                    </a:xfrm>
                    <a:prstGeom prst="rect">
                      <a:avLst/>
                    </a:prstGeom>
                  </pic:spPr>
                </pic:pic>
              </a:graphicData>
            </a:graphic>
          </wp:inline>
        </w:drawing>
      </w:r>
    </w:p>
    <w:p w14:paraId="68C0BE29" w14:textId="7F9ADDEC" w:rsidR="00D07185" w:rsidRPr="004858DA" w:rsidRDefault="007402AD" w:rsidP="007402AD">
      <w:pPr>
        <w:ind w:firstLine="420"/>
        <w:jc w:val="center"/>
        <w:rPr>
          <w:rFonts w:ascii="Calibri" w:hAnsi="Calibri"/>
          <w:szCs w:val="21"/>
        </w:rPr>
      </w:pPr>
      <w:r w:rsidRPr="004858DA">
        <w:rPr>
          <w:rFonts w:ascii="Calibri" w:hAnsi="Calibri"/>
          <w:szCs w:val="21"/>
        </w:rPr>
        <w:lastRenderedPageBreak/>
        <w:t xml:space="preserve">-Main </w:t>
      </w:r>
      <w:r w:rsidR="00D07185" w:rsidRPr="004858DA">
        <w:rPr>
          <w:rFonts w:ascii="Calibri" w:hAnsi="Calibri"/>
          <w:szCs w:val="21"/>
        </w:rPr>
        <w:t>UI diagram</w:t>
      </w:r>
    </w:p>
    <w:p w14:paraId="0543B72E" w14:textId="40F7D740" w:rsidR="00161EDE" w:rsidRPr="004858DA" w:rsidRDefault="00161EDE" w:rsidP="005E221B">
      <w:pPr>
        <w:widowControl/>
        <w:jc w:val="left"/>
        <w:rPr>
          <w:rFonts w:ascii="Calibri" w:hAnsi="Calibri"/>
          <w:szCs w:val="21"/>
        </w:rPr>
      </w:pPr>
      <w:r w:rsidRPr="004858DA">
        <w:rPr>
          <w:rFonts w:ascii="Calibri" w:hAnsi="Calibri"/>
          <w:szCs w:val="21"/>
        </w:rPr>
        <w:t xml:space="preserve">The final user interface has been partially simplified and compared to the initial prototype it shows less detailed information about the players, such as their abilities and base positions. The overall layout of the UI depends mainly on the rules and gameplay of the game. </w:t>
      </w:r>
      <w:r w:rsidR="00821F12" w:rsidRPr="004858DA">
        <w:rPr>
          <w:rFonts w:ascii="Calibri" w:hAnsi="Calibri"/>
          <w:szCs w:val="21"/>
        </w:rPr>
        <w:t xml:space="preserve">Before the game start, the player will give the name </w:t>
      </w:r>
      <w:r w:rsidR="00DD7EEF">
        <w:rPr>
          <w:rFonts w:ascii="Calibri" w:hAnsi="Calibri"/>
          <w:szCs w:val="21"/>
        </w:rPr>
        <w:t>of</w:t>
      </w:r>
      <w:r w:rsidR="00821F12" w:rsidRPr="004858DA">
        <w:rPr>
          <w:rFonts w:ascii="Calibri" w:hAnsi="Calibri"/>
          <w:szCs w:val="21"/>
        </w:rPr>
        <w:t xml:space="preserve"> their team and given the order by rolling the dice. </w:t>
      </w:r>
      <w:r w:rsidR="00DC3D1B" w:rsidRPr="004858DA">
        <w:rPr>
          <w:rFonts w:ascii="Calibri" w:hAnsi="Calibri"/>
          <w:szCs w:val="21"/>
        </w:rPr>
        <w:t>The player could choose five player</w:t>
      </w:r>
      <w:r w:rsidR="00DD7EEF">
        <w:rPr>
          <w:rFonts w:ascii="Calibri" w:hAnsi="Calibri"/>
          <w:szCs w:val="21"/>
        </w:rPr>
        <w:t>s</w:t>
      </w:r>
      <w:r w:rsidR="00DC3D1B" w:rsidRPr="004858DA">
        <w:rPr>
          <w:rFonts w:ascii="Calibri" w:hAnsi="Calibri"/>
          <w:szCs w:val="21"/>
        </w:rPr>
        <w:t xml:space="preserve"> which </w:t>
      </w:r>
      <w:r w:rsidR="00DD7EEF">
        <w:rPr>
          <w:rFonts w:ascii="Calibri" w:hAnsi="Calibri"/>
          <w:szCs w:val="21"/>
        </w:rPr>
        <w:t>would be displayed with images</w:t>
      </w:r>
      <w:r w:rsidR="00DC3D1B" w:rsidRPr="004858DA">
        <w:rPr>
          <w:rFonts w:ascii="Calibri" w:hAnsi="Calibri"/>
          <w:szCs w:val="21"/>
        </w:rPr>
        <w:t xml:space="preserve"> and combine their fantasy league team</w:t>
      </w:r>
      <w:r w:rsidRPr="004858DA">
        <w:rPr>
          <w:rFonts w:ascii="Calibri" w:hAnsi="Calibri"/>
          <w:szCs w:val="21"/>
        </w:rPr>
        <w:t>. When the player has selected the final player, they will be taken to the final scoring page, which will show the final winner and the scoring of their respective team. From this page, players will be informed of the reasons for the high and low ratings.</w:t>
      </w:r>
      <w:r w:rsidR="00FB10C7" w:rsidRPr="004858DA">
        <w:rPr>
          <w:rFonts w:ascii="Calibri" w:hAnsi="Calibri"/>
          <w:szCs w:val="21"/>
        </w:rPr>
        <w:t xml:space="preserve"> Which is shown below:</w:t>
      </w:r>
    </w:p>
    <w:p w14:paraId="2BAA9BB5" w14:textId="347B13DE" w:rsidR="00D07185" w:rsidRPr="004858DA" w:rsidRDefault="00D07185" w:rsidP="005E221B">
      <w:pPr>
        <w:widowControl/>
        <w:jc w:val="left"/>
        <w:rPr>
          <w:rFonts w:ascii="Calibri" w:hAnsi="Calibri"/>
          <w:szCs w:val="21"/>
        </w:rPr>
      </w:pPr>
    </w:p>
    <w:p w14:paraId="39A53946" w14:textId="19C8D604" w:rsidR="003E546B" w:rsidRPr="004858DA" w:rsidRDefault="008700E7" w:rsidP="005E221B">
      <w:pPr>
        <w:jc w:val="left"/>
        <w:rPr>
          <w:rFonts w:ascii="Calibri" w:hAnsi="Calibri"/>
          <w:szCs w:val="21"/>
        </w:rPr>
      </w:pPr>
      <w:r w:rsidRPr="004858DA">
        <w:rPr>
          <w:rFonts w:ascii="Calibri" w:hAnsi="Calibri"/>
          <w:noProof/>
          <w:szCs w:val="21"/>
        </w:rPr>
        <w:drawing>
          <wp:inline distT="0" distB="0" distL="0" distR="0" wp14:anchorId="3483E9B9" wp14:editId="17420AE4">
            <wp:extent cx="5731510" cy="289687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441618073003_.pi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2896870"/>
                    </a:xfrm>
                    <a:prstGeom prst="rect">
                      <a:avLst/>
                    </a:prstGeom>
                  </pic:spPr>
                </pic:pic>
              </a:graphicData>
            </a:graphic>
          </wp:inline>
        </w:drawing>
      </w:r>
    </w:p>
    <w:p w14:paraId="69B4B33A" w14:textId="1B664836" w:rsidR="00FB10C7" w:rsidRPr="004858DA" w:rsidRDefault="00FB10C7" w:rsidP="00FB10C7">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End </w:t>
      </w:r>
      <w:proofErr w:type="gramStart"/>
      <w:r w:rsidRPr="004858DA">
        <w:rPr>
          <w:rFonts w:ascii="Calibri" w:hAnsi="Calibri"/>
          <w:szCs w:val="21"/>
        </w:rPr>
        <w:t>page</w:t>
      </w:r>
      <w:proofErr w:type="gramEnd"/>
    </w:p>
    <w:p w14:paraId="3DED05D3" w14:textId="696F912F" w:rsidR="00FB10C7" w:rsidRPr="004858DA" w:rsidRDefault="00FB10C7" w:rsidP="00FB10C7">
      <w:pPr>
        <w:jc w:val="left"/>
        <w:rPr>
          <w:rFonts w:ascii="Calibri" w:hAnsi="Calibri"/>
          <w:szCs w:val="21"/>
        </w:rPr>
      </w:pPr>
    </w:p>
    <w:p w14:paraId="7821991A" w14:textId="77777777" w:rsidR="00FB10C7" w:rsidRPr="004858DA" w:rsidRDefault="00FB10C7" w:rsidP="00FB10C7">
      <w:pPr>
        <w:jc w:val="left"/>
        <w:rPr>
          <w:rFonts w:ascii="Calibri" w:hAnsi="Calibri"/>
          <w:szCs w:val="21"/>
        </w:rPr>
      </w:pPr>
    </w:p>
    <w:p w14:paraId="6C038B62" w14:textId="26955BAB" w:rsidR="00FB10C7" w:rsidRPr="004858DA" w:rsidRDefault="00FB10C7" w:rsidP="00FF4CB8">
      <w:pPr>
        <w:pStyle w:val="Heading3"/>
      </w:pPr>
      <w:bookmarkStart w:id="43" w:name="_Toc69055125"/>
      <w:r w:rsidRPr="004858DA">
        <w:t>Game rule</w:t>
      </w:r>
      <w:bookmarkEnd w:id="43"/>
      <w:r w:rsidRPr="004858DA">
        <w:t xml:space="preserve"> </w:t>
      </w:r>
    </w:p>
    <w:p w14:paraId="650A6177" w14:textId="52BC13CA" w:rsidR="00FB10C7" w:rsidRPr="004858DA" w:rsidRDefault="00FB10C7" w:rsidP="00FB10C7">
      <w:pPr>
        <w:jc w:val="left"/>
        <w:rPr>
          <w:rFonts w:ascii="Calibri" w:hAnsi="Calibri"/>
          <w:szCs w:val="21"/>
        </w:rPr>
      </w:pPr>
      <w:r w:rsidRPr="004858DA">
        <w:rPr>
          <w:rFonts w:ascii="Calibri" w:hAnsi="Calibri"/>
          <w:szCs w:val="21"/>
        </w:rPr>
        <w:t xml:space="preserve">For the rules of the game, the order of the players is determined by rolling the dice. </w:t>
      </w:r>
      <w:r w:rsidR="00DD7EEF">
        <w:rPr>
          <w:rFonts w:ascii="Calibri" w:hAnsi="Calibri"/>
          <w:szCs w:val="21"/>
        </w:rPr>
        <w:t>T</w:t>
      </w:r>
      <w:r w:rsidRPr="004858DA">
        <w:rPr>
          <w:rFonts w:ascii="Calibri" w:hAnsi="Calibri"/>
          <w:szCs w:val="21"/>
        </w:rPr>
        <w:t xml:space="preserve">o ensure the competitiveness of the game, the players are selected in a fixed order, but the players are free to mix and match and to use the order </w:t>
      </w:r>
      <w:r w:rsidR="00DD7EEF">
        <w:rPr>
          <w:rFonts w:ascii="Calibri" w:hAnsi="Calibri"/>
          <w:szCs w:val="21"/>
        </w:rPr>
        <w:t>rationall</w:t>
      </w:r>
      <w:r w:rsidRPr="004858DA">
        <w:rPr>
          <w:rFonts w:ascii="Calibri" w:hAnsi="Calibri"/>
          <w:szCs w:val="21"/>
        </w:rPr>
        <w:t>y, for example</w:t>
      </w:r>
      <w:r w:rsidR="00DD7EEF">
        <w:rPr>
          <w:rFonts w:ascii="Calibri" w:hAnsi="Calibri"/>
          <w:szCs w:val="21"/>
        </w:rPr>
        <w:t>,</w:t>
      </w:r>
      <w:r w:rsidRPr="004858DA">
        <w:rPr>
          <w:rFonts w:ascii="Calibri" w:hAnsi="Calibri"/>
          <w:szCs w:val="21"/>
        </w:rPr>
        <w:t xml:space="preserve"> to break up the opponents' upcoming combinations. The order in which players are selected is shown in figure xxx. </w:t>
      </w:r>
      <w:r w:rsidR="00DD7EEF">
        <w:rPr>
          <w:rFonts w:ascii="Calibri" w:hAnsi="Calibri"/>
          <w:szCs w:val="21"/>
        </w:rPr>
        <w:t>T</w:t>
      </w:r>
      <w:r w:rsidRPr="004858DA">
        <w:rPr>
          <w:rFonts w:ascii="Calibri" w:hAnsi="Calibri"/>
          <w:szCs w:val="21"/>
        </w:rPr>
        <w:t xml:space="preserve">o add interest to the game, we set and filter the players in the player pool in different tiers, all players with a rating of 80 or more will be selected as data, while the final reality is 20 players selected randomly from the data, and the players are divided into 5 tiers, tier 1 players with </w:t>
      </w:r>
      <w:commentRangeStart w:id="44"/>
      <w:r w:rsidRPr="004858DA">
        <w:rPr>
          <w:rFonts w:ascii="Calibri" w:hAnsi="Calibri"/>
          <w:szCs w:val="21"/>
        </w:rPr>
        <w:t xml:space="preserve">a rating </w:t>
      </w:r>
      <w:commentRangeEnd w:id="44"/>
      <w:r w:rsidR="00AF6AE2">
        <w:rPr>
          <w:rStyle w:val="CommentReference"/>
        </w:rPr>
        <w:commentReference w:id="44"/>
      </w:r>
      <w:r w:rsidRPr="004858DA">
        <w:rPr>
          <w:rFonts w:ascii="Calibri" w:hAnsi="Calibri"/>
          <w:szCs w:val="21"/>
        </w:rPr>
        <w:t>of 96-100, tier 2 players with a rating of 92-96, and Tier 3 players are rated 88-92, tier 4 players are rated 84-88, tier 5 players are rated 80-84. Different salaries are set for each tier, for example</w:t>
      </w:r>
      <w:r w:rsidR="00DD7EEF">
        <w:rPr>
          <w:rFonts w:ascii="Calibri" w:hAnsi="Calibri"/>
          <w:szCs w:val="21"/>
        </w:rPr>
        <w:t>,</w:t>
      </w:r>
      <w:r w:rsidRPr="004858DA">
        <w:rPr>
          <w:rFonts w:ascii="Calibri" w:hAnsi="Calibri"/>
          <w:szCs w:val="21"/>
        </w:rPr>
        <w:t xml:space="preserve"> tier 1 players are paid 5 coin</w:t>
      </w:r>
      <w:r w:rsidR="00DD7EEF">
        <w:rPr>
          <w:rFonts w:ascii="Calibri" w:hAnsi="Calibri"/>
          <w:szCs w:val="21"/>
        </w:rPr>
        <w:t>s</w:t>
      </w:r>
      <w:r w:rsidRPr="004858DA">
        <w:rPr>
          <w:rFonts w:ascii="Calibri" w:hAnsi="Calibri"/>
          <w:szCs w:val="21"/>
        </w:rPr>
        <w:t>, tier 2 players are paid 4 coin</w:t>
      </w:r>
      <w:r w:rsidR="00DD7EEF">
        <w:rPr>
          <w:rFonts w:ascii="Calibri" w:hAnsi="Calibri"/>
          <w:szCs w:val="21"/>
        </w:rPr>
        <w:t>s</w:t>
      </w:r>
      <w:r w:rsidRPr="004858DA">
        <w:rPr>
          <w:rFonts w:ascii="Calibri" w:hAnsi="Calibri"/>
          <w:szCs w:val="21"/>
        </w:rPr>
        <w:t>, and so on. To make it more challenging to build a team, we give each player 19 coins</w:t>
      </w:r>
      <w:r w:rsidR="00291FE6">
        <w:rPr>
          <w:rFonts w:ascii="Calibri" w:hAnsi="Calibri"/>
          <w:szCs w:val="21"/>
        </w:rPr>
        <w:t>,</w:t>
      </w:r>
      <w:r w:rsidRPr="004858DA">
        <w:rPr>
          <w:rFonts w:ascii="Calibri" w:hAnsi="Calibri"/>
          <w:szCs w:val="21"/>
        </w:rPr>
        <w:t xml:space="preserve"> </w:t>
      </w:r>
      <w:proofErr w:type="gramStart"/>
      <w:r w:rsidR="00EE7210">
        <w:rPr>
          <w:rFonts w:ascii="Calibri" w:hAnsi="Calibri" w:hint="eastAsia"/>
          <w:szCs w:val="21"/>
        </w:rPr>
        <w:t>I</w:t>
      </w:r>
      <w:r w:rsidR="00EE7210" w:rsidRPr="00EE7210">
        <w:rPr>
          <w:rFonts w:ascii="Calibri" w:hAnsi="Calibri"/>
          <w:szCs w:val="21"/>
        </w:rPr>
        <w:t>n</w:t>
      </w:r>
      <w:proofErr w:type="gramEnd"/>
      <w:r w:rsidR="00EE7210" w:rsidRPr="00EE7210">
        <w:rPr>
          <w:rFonts w:ascii="Calibri" w:hAnsi="Calibri"/>
          <w:szCs w:val="21"/>
        </w:rPr>
        <w:t xml:space="preserve"> general, each player will choose two tier 1 NBA players, so they will both be left with 9 coins, which will test the player's ability to match and make trade-offs. For example, if player choose two 4 coins cards, then he can only choose one more 1 </w:t>
      </w:r>
      <w:proofErr w:type="gramStart"/>
      <w:r w:rsidR="00EE7210" w:rsidRPr="00EE7210">
        <w:rPr>
          <w:rFonts w:ascii="Calibri" w:hAnsi="Calibri"/>
          <w:szCs w:val="21"/>
        </w:rPr>
        <w:t>coins</w:t>
      </w:r>
      <w:proofErr w:type="gramEnd"/>
      <w:r w:rsidR="00EE7210" w:rsidRPr="00EE7210">
        <w:rPr>
          <w:rFonts w:ascii="Calibri" w:hAnsi="Calibri"/>
          <w:szCs w:val="21"/>
        </w:rPr>
        <w:t xml:space="preserve"> card.</w:t>
      </w:r>
      <w:r w:rsidR="00EE7210">
        <w:rPr>
          <w:rFonts w:ascii="Calibri" w:hAnsi="Calibri"/>
          <w:szCs w:val="21"/>
        </w:rPr>
        <w:t xml:space="preserve"> </w:t>
      </w:r>
      <w:r w:rsidRPr="004858DA">
        <w:rPr>
          <w:rFonts w:ascii="Calibri" w:hAnsi="Calibri"/>
          <w:szCs w:val="21"/>
        </w:rPr>
        <w:t xml:space="preserve">and the player </w:t>
      </w:r>
      <w:proofErr w:type="gramStart"/>
      <w:r w:rsidRPr="004858DA">
        <w:rPr>
          <w:rFonts w:ascii="Calibri" w:hAnsi="Calibri"/>
          <w:szCs w:val="21"/>
        </w:rPr>
        <w:t>has to</w:t>
      </w:r>
      <w:proofErr w:type="gramEnd"/>
      <w:r w:rsidRPr="004858DA">
        <w:rPr>
          <w:rFonts w:ascii="Calibri" w:hAnsi="Calibri"/>
          <w:szCs w:val="21"/>
        </w:rPr>
        <w:t xml:space="preserve"> use a limited number of coins to build a team.</w:t>
      </w:r>
    </w:p>
    <w:p w14:paraId="4EC49383" w14:textId="7DC480F8" w:rsidR="007379D5" w:rsidRPr="004858DA" w:rsidRDefault="007379D5" w:rsidP="005E221B">
      <w:pPr>
        <w:jc w:val="left"/>
        <w:rPr>
          <w:rFonts w:ascii="Calibri" w:hAnsi="Calibri"/>
          <w:szCs w:val="21"/>
        </w:rPr>
      </w:pPr>
      <w:r w:rsidRPr="004858DA">
        <w:rPr>
          <w:rFonts w:ascii="Calibri" w:hAnsi="Calibri"/>
          <w:noProof/>
          <w:szCs w:val="21"/>
        </w:rPr>
        <w:lastRenderedPageBreak/>
        <w:drawing>
          <wp:inline distT="0" distB="0" distL="0" distR="0" wp14:anchorId="36C222B9" wp14:editId="1521879E">
            <wp:extent cx="2869158" cy="8358554"/>
            <wp:effectExtent l="0" t="0" r="127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截屏2021-04-08 下午2.09.50.png"/>
                    <pic:cNvPicPr/>
                  </pic:nvPicPr>
                  <pic:blipFill>
                    <a:blip r:embed="rId26">
                      <a:extLst>
                        <a:ext uri="{28A0092B-C50C-407E-A947-70E740481C1C}">
                          <a14:useLocalDpi xmlns:a14="http://schemas.microsoft.com/office/drawing/2010/main" val="0"/>
                        </a:ext>
                      </a:extLst>
                    </a:blip>
                    <a:stretch>
                      <a:fillRect/>
                    </a:stretch>
                  </pic:blipFill>
                  <pic:spPr>
                    <a:xfrm flipH="1">
                      <a:off x="0" y="0"/>
                      <a:ext cx="2916109" cy="8495333"/>
                    </a:xfrm>
                    <a:prstGeom prst="rect">
                      <a:avLst/>
                    </a:prstGeom>
                  </pic:spPr>
                </pic:pic>
              </a:graphicData>
            </a:graphic>
          </wp:inline>
        </w:drawing>
      </w:r>
    </w:p>
    <w:p w14:paraId="65C8787E" w14:textId="4D345E38" w:rsidR="007379D5" w:rsidRPr="004858DA" w:rsidRDefault="007379D5" w:rsidP="005E221B">
      <w:pPr>
        <w:jc w:val="left"/>
        <w:rPr>
          <w:rFonts w:ascii="Calibri" w:hAnsi="Calibri"/>
          <w:szCs w:val="21"/>
        </w:rPr>
      </w:pPr>
      <w:r w:rsidRPr="004858DA">
        <w:rPr>
          <w:rFonts w:ascii="Calibri" w:hAnsi="Calibri"/>
          <w:szCs w:val="21"/>
        </w:rPr>
        <w:t xml:space="preserve">Figure 6 -the order for </w:t>
      </w:r>
      <w:r w:rsidR="00DD7EEF">
        <w:rPr>
          <w:rFonts w:ascii="Calibri" w:hAnsi="Calibri"/>
          <w:szCs w:val="21"/>
        </w:rPr>
        <w:t xml:space="preserve">the </w:t>
      </w:r>
      <w:r w:rsidRPr="004858DA">
        <w:rPr>
          <w:rFonts w:ascii="Calibri" w:hAnsi="Calibri"/>
          <w:szCs w:val="21"/>
        </w:rPr>
        <w:t>player</w:t>
      </w:r>
      <w:r w:rsidR="00DD7EEF">
        <w:rPr>
          <w:rFonts w:ascii="Calibri" w:hAnsi="Calibri"/>
          <w:szCs w:val="21"/>
        </w:rPr>
        <w:t>s</w:t>
      </w:r>
      <w:r w:rsidRPr="004858DA">
        <w:rPr>
          <w:rFonts w:ascii="Calibri" w:hAnsi="Calibri"/>
          <w:szCs w:val="21"/>
        </w:rPr>
        <w:t xml:space="preserve"> to choose </w:t>
      </w:r>
      <w:r w:rsidR="00DD7EEF">
        <w:rPr>
          <w:rFonts w:ascii="Calibri" w:hAnsi="Calibri"/>
          <w:szCs w:val="21"/>
        </w:rPr>
        <w:t>from a pool of basketball players</w:t>
      </w:r>
    </w:p>
    <w:p w14:paraId="0AB8AE71" w14:textId="5A4FE57F" w:rsidR="0098106B" w:rsidRPr="004858DA" w:rsidRDefault="0098106B" w:rsidP="00FF4CB8">
      <w:pPr>
        <w:pStyle w:val="Heading1"/>
      </w:pPr>
      <w:bookmarkStart w:id="45" w:name="_Toc69055126"/>
      <w:r w:rsidRPr="004858DA">
        <w:lastRenderedPageBreak/>
        <w:t>6.implementation</w:t>
      </w:r>
      <w:bookmarkEnd w:id="45"/>
    </w:p>
    <w:p w14:paraId="4B0C0D5F" w14:textId="64C38BFF" w:rsidR="001A0275" w:rsidRDefault="001A0275" w:rsidP="00FF4CB8">
      <w:pPr>
        <w:pStyle w:val="Heading2"/>
      </w:pPr>
      <w:bookmarkStart w:id="46" w:name="_Toc69055127"/>
      <w:commentRangeStart w:id="47"/>
      <w:r w:rsidRPr="004858DA">
        <w:t>Explore the suitable model for data structure</w:t>
      </w:r>
      <w:bookmarkEnd w:id="46"/>
      <w:commentRangeEnd w:id="47"/>
      <w:r w:rsidR="00544677">
        <w:rPr>
          <w:rStyle w:val="CommentReference"/>
          <w:rFonts w:asciiTheme="minorHAnsi" w:eastAsiaTheme="minorEastAsia" w:hAnsiTheme="minorHAnsi" w:cstheme="minorBidi"/>
          <w:b w:val="0"/>
          <w:bCs w:val="0"/>
        </w:rPr>
        <w:commentReference w:id="47"/>
      </w:r>
    </w:p>
    <w:p w14:paraId="3CDE9F83" w14:textId="21F66461" w:rsidR="00EE7210" w:rsidRPr="00EE7210" w:rsidRDefault="00EE7210" w:rsidP="00EE7210">
      <w:r w:rsidRPr="00EE7210">
        <w:t>For the basic setting of the data, the main objective of this project was to explore and calculate the tacit values of the relationships between players (team chemistry</w:t>
      </w:r>
      <w:commentRangeStart w:id="48"/>
      <w:r w:rsidRPr="00EE7210">
        <w:t xml:space="preserve">). Based on the background research, I selected 14 famous combinations and compiled their team and teammate </w:t>
      </w:r>
      <w:proofErr w:type="gramStart"/>
      <w:r w:rsidRPr="00EE7210">
        <w:t>data  for</w:t>
      </w:r>
      <w:proofErr w:type="gramEnd"/>
      <w:r w:rsidRPr="00EE7210">
        <w:t xml:space="preserve"> this project</w:t>
      </w:r>
      <w:commentRangeEnd w:id="48"/>
      <w:r w:rsidR="00773EEA">
        <w:rPr>
          <w:rStyle w:val="CommentReference"/>
        </w:rPr>
        <w:commentReference w:id="48"/>
      </w:r>
      <w:r w:rsidRPr="00EE7210">
        <w:t>.</w:t>
      </w:r>
    </w:p>
    <w:p w14:paraId="0F1FF9E0" w14:textId="27AEDF95" w:rsidR="001A0275" w:rsidRPr="004858DA" w:rsidRDefault="00DE45D3" w:rsidP="005E221B">
      <w:pPr>
        <w:widowControl/>
        <w:jc w:val="left"/>
        <w:rPr>
          <w:rFonts w:ascii="Calibri" w:hAnsi="Calibri"/>
          <w:szCs w:val="21"/>
        </w:rPr>
      </w:pPr>
      <w:r w:rsidRPr="00DE45D3">
        <w:rPr>
          <w:rFonts w:ascii="Calibri" w:hAnsi="Calibri"/>
          <w:szCs w:val="21"/>
        </w:rPr>
        <w:t xml:space="preserve">The initial stage of the model is considering which method to use to present the </w:t>
      </w:r>
      <w:r>
        <w:rPr>
          <w:rFonts w:ascii="Calibri" w:hAnsi="Calibri" w:hint="eastAsia"/>
          <w:szCs w:val="21"/>
        </w:rPr>
        <w:t>graph</w:t>
      </w:r>
      <w:r>
        <w:rPr>
          <w:rFonts w:ascii="Calibri" w:hAnsi="Calibri"/>
          <w:noProof/>
          <w:szCs w:val="21"/>
        </w:rPr>
        <w:drawing>
          <wp:inline distT="0" distB="0" distL="0" distR="0" wp14:anchorId="7AC43071" wp14:editId="341CF867">
            <wp:extent cx="2050102" cy="192231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截屏2021-04-11 下午6.48.11.png"/>
                    <pic:cNvPicPr/>
                  </pic:nvPicPr>
                  <pic:blipFill>
                    <a:blip r:embed="rId17">
                      <a:extLst>
                        <a:ext uri="{28A0092B-C50C-407E-A947-70E740481C1C}">
                          <a14:useLocalDpi xmlns:a14="http://schemas.microsoft.com/office/drawing/2010/main" val="0"/>
                        </a:ext>
                      </a:extLst>
                    </a:blip>
                    <a:stretch>
                      <a:fillRect/>
                    </a:stretch>
                  </pic:blipFill>
                  <pic:spPr>
                    <a:xfrm>
                      <a:off x="0" y="0"/>
                      <a:ext cx="2062950" cy="1934365"/>
                    </a:xfrm>
                    <a:prstGeom prst="rect">
                      <a:avLst/>
                    </a:prstGeom>
                  </pic:spPr>
                </pic:pic>
              </a:graphicData>
            </a:graphic>
          </wp:inline>
        </w:drawing>
      </w:r>
    </w:p>
    <w:p w14:paraId="58C1CEAE" w14:textId="7DC4C76E" w:rsidR="001A0275" w:rsidRPr="004858DA" w:rsidRDefault="001A0275" w:rsidP="005E221B">
      <w:pPr>
        <w:widowControl/>
        <w:jc w:val="left"/>
        <w:rPr>
          <w:rFonts w:ascii="Calibri" w:hAnsi="Calibri"/>
          <w:szCs w:val="21"/>
        </w:rPr>
      </w:pPr>
      <w:r w:rsidRPr="004858DA">
        <w:rPr>
          <w:rFonts w:ascii="Calibri" w:hAnsi="Calibri"/>
          <w:szCs w:val="21"/>
        </w:rPr>
        <w:t xml:space="preserve">-The </w:t>
      </w:r>
      <w:r w:rsidR="00821F12" w:rsidRPr="004858DA">
        <w:rPr>
          <w:rFonts w:ascii="Calibri" w:hAnsi="Calibri"/>
          <w:szCs w:val="21"/>
        </w:rPr>
        <w:t>player relation</w:t>
      </w:r>
      <w:r w:rsidRPr="004858DA">
        <w:rPr>
          <w:rFonts w:ascii="Calibri" w:hAnsi="Calibri"/>
          <w:szCs w:val="21"/>
        </w:rPr>
        <w:t xml:space="preserve"> model</w:t>
      </w:r>
    </w:p>
    <w:p w14:paraId="1E22DC49" w14:textId="77777777" w:rsidR="001A0275" w:rsidRPr="004858DA" w:rsidRDefault="001A0275" w:rsidP="005E221B">
      <w:pPr>
        <w:widowControl/>
        <w:jc w:val="left"/>
        <w:rPr>
          <w:rFonts w:ascii="Calibri" w:hAnsi="Calibri"/>
          <w:szCs w:val="21"/>
        </w:rPr>
      </w:pPr>
    </w:p>
    <w:p w14:paraId="3A6997DD" w14:textId="368FBA46" w:rsidR="001A0275" w:rsidRPr="004858DA" w:rsidRDefault="001A0275" w:rsidP="005E221B">
      <w:pPr>
        <w:widowControl/>
        <w:jc w:val="left"/>
        <w:rPr>
          <w:rFonts w:ascii="Calibri" w:hAnsi="Calibri"/>
          <w:szCs w:val="21"/>
        </w:rPr>
      </w:pPr>
      <w:r w:rsidRPr="004858DA">
        <w:rPr>
          <w:rFonts w:ascii="Calibri" w:hAnsi="Calibri"/>
          <w:szCs w:val="21"/>
        </w:rPr>
        <w:t xml:space="preserve">This image shows how the relationships between players can be represented by the adjacency </w:t>
      </w:r>
      <w:proofErr w:type="gramStart"/>
      <w:r w:rsidRPr="004858DA">
        <w:rPr>
          <w:rFonts w:ascii="Calibri" w:hAnsi="Calibri"/>
          <w:szCs w:val="21"/>
        </w:rPr>
        <w:t>list</w:t>
      </w:r>
      <w:r w:rsidR="004858DA" w:rsidRPr="004858DA">
        <w:rPr>
          <w:rFonts w:ascii="Calibri" w:hAnsi="Calibri"/>
          <w:szCs w:val="21"/>
        </w:rPr>
        <w:t>[</w:t>
      </w:r>
      <w:proofErr w:type="gramEnd"/>
      <w:r w:rsidR="004858DA" w:rsidRPr="004858DA">
        <w:rPr>
          <w:rFonts w:ascii="Calibri" w:hAnsi="Calibri"/>
          <w:szCs w:val="21"/>
        </w:rPr>
        <w:t>9]</w:t>
      </w:r>
      <w:r w:rsidRPr="004858DA">
        <w:rPr>
          <w:rFonts w:ascii="Calibri" w:hAnsi="Calibri"/>
          <w:szCs w:val="21"/>
        </w:rPr>
        <w:t>.</w:t>
      </w:r>
    </w:p>
    <w:p w14:paraId="7FF3CDBA" w14:textId="27835F1C" w:rsidR="001A0275" w:rsidRPr="004858DA" w:rsidRDefault="001A0275" w:rsidP="005E221B">
      <w:pPr>
        <w:widowControl/>
        <w:jc w:val="left"/>
        <w:rPr>
          <w:rFonts w:ascii="Calibri" w:hAnsi="Calibri"/>
          <w:szCs w:val="21"/>
        </w:rPr>
      </w:pPr>
      <w:r w:rsidRPr="004858DA">
        <w:rPr>
          <w:rFonts w:ascii="Calibri" w:hAnsi="Calibri"/>
          <w:szCs w:val="21"/>
        </w:rPr>
        <w:t>the adjacency list is a chain structure of the graph it will have the vector, states, and a line connect</w:t>
      </w:r>
      <w:r w:rsidR="00DD7EEF">
        <w:rPr>
          <w:rFonts w:ascii="Calibri" w:hAnsi="Calibri"/>
          <w:szCs w:val="21"/>
        </w:rPr>
        <w:t>ing</w:t>
      </w:r>
      <w:r w:rsidRPr="004858DA">
        <w:rPr>
          <w:rFonts w:ascii="Calibri" w:hAnsi="Calibri"/>
          <w:szCs w:val="21"/>
        </w:rPr>
        <w:t xml:space="preserve"> the state. In this diagram, Player A connect</w:t>
      </w:r>
      <w:r w:rsidR="00DD7EEF">
        <w:rPr>
          <w:rFonts w:ascii="Calibri" w:hAnsi="Calibri"/>
          <w:szCs w:val="21"/>
        </w:rPr>
        <w:t>s</w:t>
      </w:r>
      <w:r w:rsidRPr="004858DA">
        <w:rPr>
          <w:rFonts w:ascii="Calibri" w:hAnsi="Calibri"/>
          <w:szCs w:val="21"/>
        </w:rPr>
        <w:t xml:space="preserve"> to Player B, </w:t>
      </w:r>
      <w:r w:rsidR="00DD7EEF">
        <w:rPr>
          <w:rFonts w:ascii="Calibri" w:hAnsi="Calibri"/>
          <w:szCs w:val="21"/>
        </w:rPr>
        <w:t>which</w:t>
      </w:r>
      <w:r w:rsidRPr="004858DA">
        <w:rPr>
          <w:rFonts w:ascii="Calibri" w:hAnsi="Calibri"/>
          <w:szCs w:val="21"/>
        </w:rPr>
        <w:t xml:space="preserve"> means Player A ha</w:t>
      </w:r>
      <w:r w:rsidR="00DD7EEF">
        <w:rPr>
          <w:rFonts w:ascii="Calibri" w:hAnsi="Calibri"/>
          <w:szCs w:val="21"/>
        </w:rPr>
        <w:t>s</w:t>
      </w:r>
      <w:r w:rsidRPr="004858DA">
        <w:rPr>
          <w:rFonts w:ascii="Calibri" w:hAnsi="Calibri"/>
          <w:szCs w:val="21"/>
        </w:rPr>
        <w:t xml:space="preserve"> a relationship with Player B. And the result for </w:t>
      </w:r>
      <w:r w:rsidR="00DD7EEF">
        <w:rPr>
          <w:rFonts w:ascii="Calibri" w:hAnsi="Calibri"/>
          <w:szCs w:val="21"/>
        </w:rPr>
        <w:t xml:space="preserve">the </w:t>
      </w:r>
      <w:r w:rsidRPr="004858DA">
        <w:rPr>
          <w:rFonts w:ascii="Calibri" w:hAnsi="Calibri"/>
          <w:szCs w:val="21"/>
        </w:rPr>
        <w:t xml:space="preserve">adjacency list is easy to represent Here </w:t>
      </w:r>
      <w:r w:rsidR="00DD7EEF">
        <w:rPr>
          <w:rFonts w:ascii="Calibri" w:hAnsi="Calibri"/>
          <w:szCs w:val="21"/>
        </w:rPr>
        <w:t>is</w:t>
      </w:r>
      <w:r w:rsidRPr="004858DA">
        <w:rPr>
          <w:rFonts w:ascii="Calibri" w:hAnsi="Calibri"/>
          <w:szCs w:val="21"/>
        </w:rPr>
        <w:t xml:space="preserve"> the graph to show the relation result:</w:t>
      </w:r>
    </w:p>
    <w:p w14:paraId="47284D9C" w14:textId="39C6EA9C" w:rsidR="001A0275" w:rsidRPr="004858DA" w:rsidRDefault="001A0275" w:rsidP="005E221B">
      <w:pPr>
        <w:widowControl/>
        <w:jc w:val="left"/>
        <w:rPr>
          <w:rFonts w:ascii="Calibri" w:hAnsi="Calibri"/>
          <w:szCs w:val="21"/>
        </w:rPr>
      </w:pPr>
      <w:r w:rsidRPr="004858DA">
        <w:rPr>
          <w:rFonts w:ascii="Calibri" w:hAnsi="Calibri"/>
          <w:noProof/>
          <w:szCs w:val="21"/>
        </w:rPr>
        <w:drawing>
          <wp:inline distT="0" distB="0" distL="0" distR="0" wp14:anchorId="3CFEEF2C" wp14:editId="46AEC4F6">
            <wp:extent cx="4194322" cy="2507485"/>
            <wp:effectExtent l="0" t="0" r="0" b="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941617502320_.pic.jpg"/>
                    <pic:cNvPicPr/>
                  </pic:nvPicPr>
                  <pic:blipFill>
                    <a:blip r:embed="rId27">
                      <a:extLst>
                        <a:ext uri="{28A0092B-C50C-407E-A947-70E740481C1C}">
                          <a14:useLocalDpi xmlns:a14="http://schemas.microsoft.com/office/drawing/2010/main" val="0"/>
                        </a:ext>
                      </a:extLst>
                    </a:blip>
                    <a:stretch>
                      <a:fillRect/>
                    </a:stretch>
                  </pic:blipFill>
                  <pic:spPr>
                    <a:xfrm>
                      <a:off x="0" y="0"/>
                      <a:ext cx="4214004" cy="2519251"/>
                    </a:xfrm>
                    <a:prstGeom prst="rect">
                      <a:avLst/>
                    </a:prstGeom>
                  </pic:spPr>
                </pic:pic>
              </a:graphicData>
            </a:graphic>
          </wp:inline>
        </w:drawing>
      </w:r>
    </w:p>
    <w:p w14:paraId="1F2322F6" w14:textId="5699310A" w:rsidR="00821F12" w:rsidRPr="004858DA" w:rsidRDefault="00821F12" w:rsidP="005E221B">
      <w:pPr>
        <w:widowControl/>
        <w:jc w:val="left"/>
        <w:rPr>
          <w:rFonts w:ascii="Calibri" w:hAnsi="Calibri"/>
          <w:szCs w:val="21"/>
        </w:rPr>
      </w:pPr>
      <w:r w:rsidRPr="004858DA">
        <w:rPr>
          <w:rFonts w:ascii="Calibri" w:hAnsi="Calibri"/>
          <w:szCs w:val="21"/>
        </w:rPr>
        <w:t>-adjacency list to show the relationship</w:t>
      </w:r>
    </w:p>
    <w:p w14:paraId="70362905" w14:textId="7E10D69E" w:rsidR="001A0275" w:rsidRPr="004858DA" w:rsidRDefault="001A0275" w:rsidP="005E221B">
      <w:pPr>
        <w:widowControl/>
        <w:jc w:val="left"/>
        <w:rPr>
          <w:rFonts w:ascii="Calibri" w:hAnsi="Calibri"/>
          <w:szCs w:val="21"/>
        </w:rPr>
      </w:pPr>
      <w:r w:rsidRPr="004858DA">
        <w:rPr>
          <w:rFonts w:ascii="Calibri" w:hAnsi="Calibri"/>
          <w:szCs w:val="21"/>
        </w:rPr>
        <w:t>However</w:t>
      </w:r>
      <w:r w:rsidR="00DD7EEF">
        <w:rPr>
          <w:rFonts w:ascii="Calibri" w:hAnsi="Calibri"/>
          <w:szCs w:val="21"/>
        </w:rPr>
        <w:t>,</w:t>
      </w:r>
      <w:r w:rsidRPr="004858DA">
        <w:rPr>
          <w:rFonts w:ascii="Calibri" w:hAnsi="Calibri"/>
          <w:szCs w:val="21"/>
        </w:rPr>
        <w:t xml:space="preserve"> there are other way</w:t>
      </w:r>
      <w:r w:rsidR="00DD7EEF">
        <w:rPr>
          <w:rFonts w:ascii="Calibri" w:hAnsi="Calibri"/>
          <w:szCs w:val="21"/>
        </w:rPr>
        <w:t>s</w:t>
      </w:r>
      <w:r w:rsidRPr="004858DA">
        <w:rPr>
          <w:rFonts w:ascii="Calibri" w:hAnsi="Calibri"/>
          <w:szCs w:val="21"/>
        </w:rPr>
        <w:t xml:space="preserve"> to represent the</w:t>
      </w:r>
      <w:r w:rsidR="00DD7EEF">
        <w:rPr>
          <w:rFonts w:ascii="Calibri" w:hAnsi="Calibri"/>
          <w:szCs w:val="21"/>
        </w:rPr>
        <w:t xml:space="preserve"> relation between players</w:t>
      </w:r>
      <w:r w:rsidRPr="004858DA">
        <w:rPr>
          <w:rFonts w:ascii="Calibri" w:hAnsi="Calibri"/>
          <w:szCs w:val="21"/>
        </w:rPr>
        <w:t>.</w:t>
      </w:r>
    </w:p>
    <w:p w14:paraId="68D08C5D" w14:textId="77777777" w:rsidR="001A0275" w:rsidRPr="004858DA" w:rsidRDefault="001A0275" w:rsidP="005E221B">
      <w:pPr>
        <w:widowControl/>
        <w:jc w:val="left"/>
        <w:rPr>
          <w:rFonts w:ascii="Calibri" w:hAnsi="Calibri"/>
          <w:szCs w:val="21"/>
        </w:rPr>
      </w:pPr>
      <w:r w:rsidRPr="004858DA">
        <w:rPr>
          <w:rFonts w:ascii="Calibri" w:hAnsi="Calibri"/>
          <w:szCs w:val="21"/>
        </w:rPr>
        <w:t>Adjacency list can also be represented as arrays:</w:t>
      </w:r>
    </w:p>
    <w:p w14:paraId="23A5CD30" w14:textId="77777777" w:rsidR="001A0275" w:rsidRPr="004858DA" w:rsidRDefault="001A0275" w:rsidP="005E221B">
      <w:pPr>
        <w:widowControl/>
        <w:jc w:val="left"/>
        <w:rPr>
          <w:rFonts w:ascii="Calibri" w:hAnsi="Calibri"/>
          <w:szCs w:val="21"/>
        </w:rPr>
      </w:pPr>
      <w:r w:rsidRPr="004858DA">
        <w:rPr>
          <w:rFonts w:ascii="Calibri" w:hAnsi="Calibri"/>
          <w:noProof/>
          <w:szCs w:val="21"/>
        </w:rPr>
        <w:lastRenderedPageBreak/>
        <w:drawing>
          <wp:inline distT="0" distB="0" distL="0" distR="0" wp14:anchorId="411D7320" wp14:editId="21D66101">
            <wp:extent cx="4597637" cy="2943736"/>
            <wp:effectExtent l="0" t="0" r="0" b="317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951617502948_.pic.jpg"/>
                    <pic:cNvPicPr/>
                  </pic:nvPicPr>
                  <pic:blipFill>
                    <a:blip r:embed="rId28">
                      <a:extLst>
                        <a:ext uri="{28A0092B-C50C-407E-A947-70E740481C1C}">
                          <a14:useLocalDpi xmlns:a14="http://schemas.microsoft.com/office/drawing/2010/main" val="0"/>
                        </a:ext>
                      </a:extLst>
                    </a:blip>
                    <a:stretch>
                      <a:fillRect/>
                    </a:stretch>
                  </pic:blipFill>
                  <pic:spPr>
                    <a:xfrm>
                      <a:off x="0" y="0"/>
                      <a:ext cx="4611944" cy="2952897"/>
                    </a:xfrm>
                    <a:prstGeom prst="rect">
                      <a:avLst/>
                    </a:prstGeom>
                  </pic:spPr>
                </pic:pic>
              </a:graphicData>
            </a:graphic>
          </wp:inline>
        </w:drawing>
      </w:r>
    </w:p>
    <w:p w14:paraId="2ABD7884" w14:textId="60B9DC1D" w:rsidR="001A0275"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-The </w:t>
      </w:r>
      <w:r w:rsidR="00DD7EEF">
        <w:rPr>
          <w:rFonts w:ascii="Calibri" w:hAnsi="Calibri"/>
          <w:szCs w:val="21"/>
        </w:rPr>
        <w:t>a</w:t>
      </w:r>
      <w:r w:rsidRPr="004858DA">
        <w:rPr>
          <w:rFonts w:ascii="Calibri" w:hAnsi="Calibri"/>
          <w:szCs w:val="21"/>
        </w:rPr>
        <w:t xml:space="preserve">djacency </w:t>
      </w:r>
      <w:proofErr w:type="gramStart"/>
      <w:r w:rsidR="00DD7EEF">
        <w:rPr>
          <w:rFonts w:ascii="Calibri" w:hAnsi="Calibri"/>
          <w:szCs w:val="21"/>
        </w:rPr>
        <w:t>array</w:t>
      </w:r>
      <w:proofErr w:type="gramEnd"/>
      <w:r w:rsidRPr="004858DA">
        <w:rPr>
          <w:rFonts w:ascii="Calibri" w:hAnsi="Calibri"/>
          <w:szCs w:val="21"/>
        </w:rPr>
        <w:t xml:space="preserve"> </w:t>
      </w:r>
    </w:p>
    <w:p w14:paraId="41C51DC5" w14:textId="553E2B7C" w:rsidR="001A0275" w:rsidRPr="004858DA" w:rsidRDefault="001A0275" w:rsidP="005E221B">
      <w:pPr>
        <w:widowControl/>
        <w:jc w:val="left"/>
        <w:rPr>
          <w:rFonts w:ascii="Calibri" w:hAnsi="Calibri"/>
          <w:szCs w:val="21"/>
        </w:rPr>
      </w:pPr>
      <w:r w:rsidRPr="004858DA">
        <w:rPr>
          <w:rFonts w:ascii="Calibri" w:hAnsi="Calibri"/>
          <w:szCs w:val="21"/>
        </w:rPr>
        <w:t>In this table</w:t>
      </w:r>
      <w:r w:rsidR="00DD7EEF">
        <w:rPr>
          <w:rFonts w:ascii="Calibri" w:hAnsi="Calibri"/>
          <w:szCs w:val="21"/>
        </w:rPr>
        <w:t>,</w:t>
      </w:r>
      <w:r w:rsidRPr="004858DA">
        <w:rPr>
          <w:rFonts w:ascii="Calibri" w:hAnsi="Calibri"/>
          <w:szCs w:val="21"/>
        </w:rPr>
        <w:t xml:space="preserve"> the horizontal rows represent the number of connections of that point and the vertical columns represent each unit, with column 0 indicating how many connections there are.</w:t>
      </w:r>
    </w:p>
    <w:p w14:paraId="4213E2C9" w14:textId="77777777" w:rsidR="001A0275" w:rsidRPr="004858DA" w:rsidRDefault="001A0275" w:rsidP="005E221B">
      <w:pPr>
        <w:widowControl/>
        <w:jc w:val="left"/>
        <w:rPr>
          <w:rFonts w:ascii="Calibri" w:hAnsi="Calibri"/>
          <w:szCs w:val="21"/>
        </w:rPr>
      </w:pPr>
    </w:p>
    <w:p w14:paraId="0FF01928" w14:textId="77777777" w:rsidR="001A0275" w:rsidRPr="004858DA" w:rsidRDefault="001A0275" w:rsidP="005E221B">
      <w:pPr>
        <w:widowControl/>
        <w:jc w:val="left"/>
        <w:rPr>
          <w:rFonts w:ascii="Calibri" w:hAnsi="Calibri"/>
          <w:szCs w:val="21"/>
        </w:rPr>
      </w:pPr>
    </w:p>
    <w:p w14:paraId="0901C8BC" w14:textId="38B42685" w:rsidR="001A0275" w:rsidRPr="004858DA" w:rsidRDefault="001A0275" w:rsidP="005E221B">
      <w:pPr>
        <w:widowControl/>
        <w:jc w:val="left"/>
        <w:rPr>
          <w:rFonts w:ascii="Calibri" w:hAnsi="Calibri"/>
          <w:szCs w:val="21"/>
        </w:rPr>
      </w:pPr>
      <w:r w:rsidRPr="004858DA">
        <w:rPr>
          <w:rFonts w:ascii="Calibri" w:hAnsi="Calibri"/>
          <w:szCs w:val="21"/>
        </w:rPr>
        <w:t xml:space="preserve">The graph is used to be design as the model to show the relationship combine between each player. A Graph is a non-linear data structure consisting of nodes and edges. The nodes are sometimes also referred to as vertices and the edges are lines or arcs that connect any two nodes in the graph. And it is consists of a finite set of </w:t>
      </w:r>
      <w:proofErr w:type="gramStart"/>
      <w:r w:rsidRPr="004858DA">
        <w:rPr>
          <w:rFonts w:ascii="Calibri" w:hAnsi="Calibri"/>
          <w:szCs w:val="21"/>
        </w:rPr>
        <w:t>vertices(</w:t>
      </w:r>
      <w:proofErr w:type="gramEnd"/>
      <w:r w:rsidRPr="004858DA">
        <w:rPr>
          <w:rFonts w:ascii="Calibri" w:hAnsi="Calibri"/>
          <w:szCs w:val="21"/>
        </w:rPr>
        <w:t>or nodes) and set of Edges which connect a pair of nodes .The Adjacency Matrix is the main factor which give us a way to represent our player relation graph in an efficient and structured procedure. It is easy to represent nodes and edges by creating a matrix table as the graph show below:</w:t>
      </w:r>
    </w:p>
    <w:p w14:paraId="24F7CAEE" w14:textId="5EAA0FE1" w:rsidR="001A0275" w:rsidRPr="004858DA" w:rsidRDefault="001A0275" w:rsidP="005E221B">
      <w:pPr>
        <w:widowControl/>
        <w:jc w:val="left"/>
        <w:rPr>
          <w:rFonts w:ascii="Calibri" w:hAnsi="Calibri"/>
          <w:szCs w:val="21"/>
        </w:rPr>
      </w:pPr>
    </w:p>
    <w:p w14:paraId="48E9957D" w14:textId="77777777" w:rsidR="0035237B" w:rsidRPr="004858DA" w:rsidRDefault="001A0275" w:rsidP="005E221B">
      <w:pPr>
        <w:widowControl/>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0035237B" w:rsidRPr="004858DA">
        <w:rPr>
          <w:rFonts w:ascii="Calibri" w:hAnsi="Calibri"/>
          <w:noProof/>
          <w:szCs w:val="21"/>
        </w:rPr>
        <w:drawing>
          <wp:inline distT="0" distB="0" distL="0" distR="0" wp14:anchorId="4E3C383E" wp14:editId="77469310">
            <wp:extent cx="3780430" cy="2574091"/>
            <wp:effectExtent l="0" t="0" r="4445" b="444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041617648430_.pic.jpg"/>
                    <pic:cNvPicPr/>
                  </pic:nvPicPr>
                  <pic:blipFill>
                    <a:blip r:embed="rId29">
                      <a:extLst>
                        <a:ext uri="{28A0092B-C50C-407E-A947-70E740481C1C}">
                          <a14:useLocalDpi xmlns:a14="http://schemas.microsoft.com/office/drawing/2010/main" val="0"/>
                        </a:ext>
                      </a:extLst>
                    </a:blip>
                    <a:stretch>
                      <a:fillRect/>
                    </a:stretch>
                  </pic:blipFill>
                  <pic:spPr>
                    <a:xfrm>
                      <a:off x="0" y="0"/>
                      <a:ext cx="3794860" cy="2583917"/>
                    </a:xfrm>
                    <a:prstGeom prst="rect">
                      <a:avLst/>
                    </a:prstGeom>
                  </pic:spPr>
                </pic:pic>
              </a:graphicData>
            </a:graphic>
          </wp:inline>
        </w:drawing>
      </w:r>
    </w:p>
    <w:p w14:paraId="112B949E" w14:textId="3534E2B2" w:rsidR="0035237B" w:rsidRPr="004858DA" w:rsidRDefault="0035237B" w:rsidP="00DE45D3">
      <w:pPr>
        <w:widowControl/>
        <w:jc w:val="center"/>
        <w:rPr>
          <w:rFonts w:ascii="Calibri" w:hAnsi="Calibri"/>
          <w:szCs w:val="21"/>
        </w:rPr>
      </w:pPr>
      <w:r w:rsidRPr="004858DA">
        <w:rPr>
          <w:rFonts w:ascii="Calibri" w:hAnsi="Calibri"/>
          <w:szCs w:val="21"/>
        </w:rPr>
        <w:t xml:space="preserve">-adjacency matrix graph </w:t>
      </w:r>
      <w:proofErr w:type="gramStart"/>
      <w:r w:rsidRPr="004858DA">
        <w:rPr>
          <w:rFonts w:ascii="Calibri" w:hAnsi="Calibri"/>
          <w:szCs w:val="21"/>
        </w:rPr>
        <w:t>show</w:t>
      </w:r>
      <w:proofErr w:type="gramEnd"/>
      <w:r w:rsidRPr="004858DA">
        <w:rPr>
          <w:rFonts w:ascii="Calibri" w:hAnsi="Calibri"/>
          <w:szCs w:val="21"/>
        </w:rPr>
        <w:t xml:space="preserve"> the value</w:t>
      </w:r>
    </w:p>
    <w:p w14:paraId="657CE408" w14:textId="77777777" w:rsidR="0035237B" w:rsidRPr="004858DA" w:rsidRDefault="0035237B" w:rsidP="005E221B">
      <w:pPr>
        <w:widowControl/>
        <w:jc w:val="left"/>
        <w:rPr>
          <w:rFonts w:ascii="Calibri" w:hAnsi="Calibri"/>
          <w:szCs w:val="21"/>
        </w:rPr>
      </w:pPr>
    </w:p>
    <w:p w14:paraId="1AB8A71C" w14:textId="097D21F1" w:rsidR="00DE45D3" w:rsidRDefault="00BC6761" w:rsidP="005E221B">
      <w:pPr>
        <w:widowControl/>
        <w:jc w:val="left"/>
        <w:rPr>
          <w:rFonts w:ascii="Calibri" w:hAnsi="Calibri"/>
          <w:szCs w:val="21"/>
        </w:rPr>
      </w:pPr>
      <w:r w:rsidRPr="00BC6761">
        <w:rPr>
          <w:rFonts w:ascii="Calibri" w:hAnsi="Calibri"/>
          <w:szCs w:val="21"/>
        </w:rPr>
        <w:lastRenderedPageBreak/>
        <w:t xml:space="preserve">Adjacency list memory usage depends more on the number of edges (rather than the number of nodes), if the data is sparse, using an adjacency list will save a lot of space compared to an adjacency matrix, but the data in this project is </w:t>
      </w:r>
      <w:proofErr w:type="gramStart"/>
      <w:r w:rsidRPr="00BC6761">
        <w:rPr>
          <w:rFonts w:ascii="Calibri" w:hAnsi="Calibri"/>
          <w:szCs w:val="21"/>
        </w:rPr>
        <w:t>more dense</w:t>
      </w:r>
      <w:proofErr w:type="gramEnd"/>
      <w:r w:rsidRPr="00BC6761">
        <w:rPr>
          <w:rFonts w:ascii="Calibri" w:hAnsi="Calibri"/>
          <w:szCs w:val="21"/>
        </w:rPr>
        <w:t>, so the adjacency matrix is the better choice. In addition, the adjacency matrix can be used to find and check the values of specific edges more quickly, which is important for getting the team chemistry values.</w:t>
      </w:r>
    </w:p>
    <w:p w14:paraId="626430E2" w14:textId="77777777" w:rsidR="00DE45D3" w:rsidRPr="004858DA" w:rsidRDefault="00DE45D3" w:rsidP="005E221B">
      <w:pPr>
        <w:widowControl/>
        <w:jc w:val="left"/>
        <w:rPr>
          <w:rFonts w:ascii="Calibri" w:hAnsi="Calibri"/>
          <w:szCs w:val="21"/>
        </w:rPr>
      </w:pPr>
    </w:p>
    <w:p w14:paraId="09985AFF" w14:textId="77777777" w:rsidR="001A0275" w:rsidRPr="00DE45D3" w:rsidRDefault="001A0275" w:rsidP="005E221B">
      <w:pPr>
        <w:widowControl/>
        <w:jc w:val="left"/>
        <w:rPr>
          <w:rFonts w:ascii="Calibri" w:hAnsi="Calibri"/>
          <w:szCs w:val="21"/>
        </w:rPr>
      </w:pPr>
    </w:p>
    <w:p w14:paraId="34E7A7CD" w14:textId="53F1D3E5" w:rsidR="001A0275" w:rsidRPr="004858DA" w:rsidRDefault="001A0275" w:rsidP="005E221B">
      <w:pPr>
        <w:widowControl/>
        <w:jc w:val="left"/>
        <w:rPr>
          <w:rFonts w:ascii="Calibri" w:hAnsi="Calibri"/>
          <w:szCs w:val="21"/>
        </w:rPr>
      </w:pPr>
      <w:r w:rsidRPr="004858DA">
        <w:rPr>
          <w:rFonts w:ascii="Calibri" w:hAnsi="Calibri"/>
          <w:szCs w:val="21"/>
        </w:rPr>
        <w:t>Finally, the power set model is set up, which not only identifies relationships between individuals and groups but also between groups and groups</w:t>
      </w:r>
    </w:p>
    <w:p w14:paraId="0D766F85" w14:textId="58D97A09" w:rsidR="0035237B" w:rsidRPr="004858DA" w:rsidRDefault="004875CC" w:rsidP="005E221B">
      <w:pPr>
        <w:widowControl/>
        <w:jc w:val="left"/>
        <w:rPr>
          <w:rFonts w:ascii="Calibri" w:hAnsi="Calibri"/>
          <w:szCs w:val="21"/>
        </w:rPr>
      </w:pPr>
      <w:r w:rsidRPr="004858DA">
        <w:rPr>
          <w:rFonts w:ascii="Calibri" w:hAnsi="Calibri"/>
          <w:noProof/>
          <w:szCs w:val="21"/>
        </w:rPr>
        <w:drawing>
          <wp:inline distT="0" distB="0" distL="0" distR="0" wp14:anchorId="05A95379" wp14:editId="68D1EF62">
            <wp:extent cx="3975100" cy="26416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091617727551_.pic.jpg"/>
                    <pic:cNvPicPr/>
                  </pic:nvPicPr>
                  <pic:blipFill>
                    <a:blip r:embed="rId30">
                      <a:extLst>
                        <a:ext uri="{28A0092B-C50C-407E-A947-70E740481C1C}">
                          <a14:useLocalDpi xmlns:a14="http://schemas.microsoft.com/office/drawing/2010/main" val="0"/>
                        </a:ext>
                      </a:extLst>
                    </a:blip>
                    <a:stretch>
                      <a:fillRect/>
                    </a:stretch>
                  </pic:blipFill>
                  <pic:spPr>
                    <a:xfrm>
                      <a:off x="0" y="0"/>
                      <a:ext cx="3975100" cy="2641600"/>
                    </a:xfrm>
                    <a:prstGeom prst="rect">
                      <a:avLst/>
                    </a:prstGeom>
                  </pic:spPr>
                </pic:pic>
              </a:graphicData>
            </a:graphic>
          </wp:inline>
        </w:drawing>
      </w:r>
    </w:p>
    <w:p w14:paraId="7B8A6F92" w14:textId="79E887D7" w:rsidR="00A01428" w:rsidRPr="004858DA" w:rsidRDefault="00A01428" w:rsidP="005E221B">
      <w:pPr>
        <w:widowControl/>
        <w:jc w:val="left"/>
        <w:rPr>
          <w:rFonts w:ascii="Calibri" w:hAnsi="Calibri"/>
          <w:szCs w:val="21"/>
        </w:rPr>
      </w:pPr>
      <w:r w:rsidRPr="004858DA">
        <w:rPr>
          <w:rFonts w:ascii="Calibri" w:hAnsi="Calibri"/>
          <w:szCs w:val="21"/>
        </w:rPr>
        <w:t xml:space="preserve">-adjacency matrix graph </w:t>
      </w:r>
      <w:proofErr w:type="gramStart"/>
      <w:r w:rsidRPr="004858DA">
        <w:rPr>
          <w:rFonts w:ascii="Calibri" w:hAnsi="Calibri"/>
          <w:szCs w:val="21"/>
        </w:rPr>
        <w:t>show</w:t>
      </w:r>
      <w:proofErr w:type="gramEnd"/>
      <w:r w:rsidRPr="004858DA">
        <w:rPr>
          <w:rFonts w:ascii="Calibri" w:hAnsi="Calibri"/>
          <w:szCs w:val="21"/>
        </w:rPr>
        <w:t xml:space="preserve"> the value between power set and power set</w:t>
      </w:r>
    </w:p>
    <w:p w14:paraId="167CC0FE" w14:textId="77777777" w:rsidR="006908C0" w:rsidRPr="004858DA" w:rsidRDefault="006908C0" w:rsidP="005E221B">
      <w:pPr>
        <w:widowControl/>
        <w:jc w:val="left"/>
        <w:rPr>
          <w:rFonts w:ascii="Calibri" w:hAnsi="Calibri"/>
          <w:szCs w:val="21"/>
        </w:rPr>
      </w:pPr>
    </w:p>
    <w:p w14:paraId="361D4208" w14:textId="7F5AEA27" w:rsidR="001A0275" w:rsidRPr="004858DA" w:rsidRDefault="005F391F" w:rsidP="005E221B">
      <w:pPr>
        <w:widowControl/>
        <w:jc w:val="left"/>
        <w:rPr>
          <w:rFonts w:ascii="Calibri" w:hAnsi="Calibri"/>
          <w:szCs w:val="21"/>
        </w:rPr>
      </w:pPr>
      <w:r w:rsidRPr="004858DA">
        <w:rPr>
          <w:rFonts w:ascii="Calibri" w:hAnsi="Calibri"/>
          <w:szCs w:val="21"/>
        </w:rPr>
        <w:t>In the final stage, both horizontal and vertical nodes will be power sets, which represent the possibility of all player combinations and the function represented can be shown as P(p) * P(p) = Graph. And edges are used in this project to show the relationship between each power group, if there is no relationship between the groups then the edge will be entered as null, otherwise</w:t>
      </w:r>
      <w:r w:rsidR="00DD7EEF">
        <w:rPr>
          <w:rFonts w:ascii="Calibri" w:hAnsi="Calibri"/>
          <w:szCs w:val="21"/>
        </w:rPr>
        <w:t>,</w:t>
      </w:r>
      <w:r w:rsidRPr="004858DA">
        <w:rPr>
          <w:rFonts w:ascii="Calibri" w:hAnsi="Calibri"/>
          <w:szCs w:val="21"/>
        </w:rPr>
        <w:t xml:space="preserve"> the actual value will be entered and saved in the table to show that a relationship does exist between the selected power groups.</w:t>
      </w:r>
    </w:p>
    <w:p w14:paraId="2C76C33E" w14:textId="632CE33C" w:rsidR="00065ABD" w:rsidRPr="004858DA" w:rsidRDefault="00065ABD" w:rsidP="005E221B">
      <w:pPr>
        <w:widowControl/>
        <w:jc w:val="left"/>
        <w:rPr>
          <w:rFonts w:ascii="Calibri" w:hAnsi="Calibri"/>
          <w:szCs w:val="21"/>
        </w:rPr>
      </w:pPr>
    </w:p>
    <w:p w14:paraId="6853733D" w14:textId="7391B542" w:rsidR="00291FE6" w:rsidRPr="00291FE6" w:rsidRDefault="00065ABD" w:rsidP="00291FE6">
      <w:pPr>
        <w:pStyle w:val="Heading3"/>
      </w:pPr>
      <w:bookmarkStart w:id="49" w:name="_Toc69055128"/>
      <w:r w:rsidRPr="004858DA">
        <w:t>The rating implement method change</w:t>
      </w:r>
      <w:bookmarkEnd w:id="49"/>
      <w:r w:rsidRPr="004858DA">
        <w:t xml:space="preserve"> </w:t>
      </w:r>
    </w:p>
    <w:p w14:paraId="530367B1" w14:textId="2572F0F7" w:rsidR="00291FE6" w:rsidRDefault="00AD64CC" w:rsidP="00065ABD">
      <w:pPr>
        <w:rPr>
          <w:rFonts w:ascii="Calibri" w:hAnsi="Calibri"/>
          <w:szCs w:val="21"/>
        </w:rPr>
      </w:pPr>
      <w:r w:rsidRPr="004858DA">
        <w:rPr>
          <w:rFonts w:ascii="Calibri" w:hAnsi="Calibri"/>
          <w:szCs w:val="21"/>
        </w:rPr>
        <w:t>The project initially used pure recursion to implement the final scoring of the integrated teams, but during the run, it was found that the program took a long time to run using pure recursion</w:t>
      </w:r>
      <w:del w:id="50" w:author="Warrick Roseboom" w:date="2021-04-15T17:03:00Z">
        <w:r w:rsidRPr="004858DA" w:rsidDel="00BB3706">
          <w:rPr>
            <w:rFonts w:ascii="Calibri" w:hAnsi="Calibri"/>
            <w:szCs w:val="21"/>
          </w:rPr>
          <w:delText>. However, during the run, it was found that the program took a long time to run using pure recursion</w:delText>
        </w:r>
      </w:del>
      <w:r w:rsidRPr="004858DA">
        <w:rPr>
          <w:rFonts w:ascii="Calibri" w:hAnsi="Calibri"/>
          <w:szCs w:val="21"/>
        </w:rPr>
        <w:t>, and when testing with larger data, it was found that there was a Stack overflow situation.</w:t>
      </w:r>
    </w:p>
    <w:p w14:paraId="13F6B3D4" w14:textId="77777777" w:rsidR="00291FE6" w:rsidRPr="00291FE6" w:rsidRDefault="00291FE6" w:rsidP="00291FE6">
      <w:pPr>
        <w:jc w:val="left"/>
        <w:rPr>
          <w:rFonts w:ascii="Calibri" w:hAnsi="Calibri"/>
          <w:i/>
          <w:szCs w:val="21"/>
        </w:rPr>
      </w:pPr>
      <m:oMathPara>
        <m:oMath>
          <m:r>
            <w:rPr>
              <w:rFonts w:ascii="Cambria Math" w:hAnsi="Cambria Math"/>
              <w:szCs w:val="21"/>
            </w:rPr>
            <m:t>Strength</m:t>
          </m:r>
          <m:d>
            <m:dPr>
              <m:ctrlPr>
                <w:rPr>
                  <w:rFonts w:ascii="Cambria Math" w:hAnsi="Cambria Math"/>
                  <w:i/>
                  <w:szCs w:val="21"/>
                </w:rPr>
              </m:ctrlPr>
            </m:dPr>
            <m:e>
              <m:r>
                <w:rPr>
                  <w:rFonts w:ascii="Cambria Math" w:hAnsi="Cambria Math"/>
                  <w:szCs w:val="21"/>
                </w:rPr>
                <m:t>S</m:t>
              </m:r>
            </m:e>
          </m:d>
          <m:r>
            <w:rPr>
              <w:rFonts w:ascii="Cambria Math" w:hAnsi="Cambria Math"/>
              <w:szCs w:val="21"/>
            </w:rPr>
            <m:t>=</m:t>
          </m:r>
          <m:f>
            <m:fPr>
              <m:ctrlPr>
                <w:rPr>
                  <w:rFonts w:ascii="Cambria Math" w:hAnsi="Cambria Math"/>
                  <w:i/>
                  <w:szCs w:val="21"/>
                </w:rPr>
              </m:ctrlPr>
            </m:fPr>
            <m:num>
              <m:nary>
                <m:naryPr>
                  <m:chr m:val="∑"/>
                  <m:limLoc m:val="undOvr"/>
                  <m:supHide m:val="1"/>
                  <m:ctrlPr>
                    <w:rPr>
                      <w:rFonts w:ascii="Cambria Math" w:hAnsi="Cambria Math"/>
                      <w:i/>
                      <w:szCs w:val="21"/>
                    </w:rPr>
                  </m:ctrlPr>
                </m:naryPr>
                <m:sub>
                  <m:d>
                    <m:dPr>
                      <m:begChr m:val="|"/>
                      <m:endChr m:val="|"/>
                      <m:ctrlPr>
                        <w:rPr>
                          <w:rFonts w:ascii="Cambria Math" w:hAnsi="Cambria Math"/>
                          <w:i/>
                          <w:szCs w:val="21"/>
                        </w:rPr>
                      </m:ctrlPr>
                    </m:dPr>
                    <m:e>
                      <m:r>
                        <w:rPr>
                          <w:rFonts w:ascii="Cambria Math" w:hAnsi="Cambria Math"/>
                          <w:szCs w:val="21"/>
                        </w:rPr>
                        <m:t>T</m:t>
                      </m:r>
                    </m:e>
                  </m:d>
                  <m:r>
                    <w:rPr>
                      <w:rFonts w:ascii="Cambria Math" w:hAnsi="Cambria Math"/>
                      <w:szCs w:val="21"/>
                    </w:rPr>
                    <m:t>=</m:t>
                  </m:r>
                  <m:d>
                    <m:dPr>
                      <m:begChr m:val="|"/>
                      <m:endChr m:val="|"/>
                      <m:ctrlPr>
                        <w:rPr>
                          <w:rFonts w:ascii="Cambria Math" w:hAnsi="Cambria Math"/>
                          <w:i/>
                          <w:szCs w:val="21"/>
                        </w:rPr>
                      </m:ctrlPr>
                    </m:dPr>
                    <m:e>
                      <m:r>
                        <w:rPr>
                          <w:rFonts w:ascii="Cambria Math" w:hAnsi="Cambria Math"/>
                          <w:szCs w:val="21"/>
                        </w:rPr>
                        <m:t>S</m:t>
                      </m:r>
                    </m:e>
                  </m:d>
                  <m:r>
                    <w:rPr>
                      <w:rFonts w:ascii="Cambria Math" w:eastAsia="MS Gothic" w:hAnsi="Cambria Math" w:cs="MS Gothic"/>
                      <w:szCs w:val="21"/>
                    </w:rPr>
                    <m:t>-</m:t>
                  </m:r>
                  <m:r>
                    <w:rPr>
                      <w:rFonts w:ascii="Cambria Math" w:hAnsi="Cambria Math"/>
                      <w:szCs w:val="21"/>
                    </w:rPr>
                    <m:t>1</m:t>
                  </m:r>
                </m:sub>
                <m:sup/>
                <m:e>
                  <m:r>
                    <w:rPr>
                      <w:rFonts w:ascii="Cambria Math" w:hAnsi="Cambria Math"/>
                      <w:szCs w:val="21"/>
                    </w:rPr>
                    <m:t>Strength</m:t>
                  </m:r>
                  <m:d>
                    <m:dPr>
                      <m:ctrlPr>
                        <w:rPr>
                          <w:rFonts w:ascii="Cambria Math" w:hAnsi="Cambria Math"/>
                          <w:i/>
                          <w:szCs w:val="21"/>
                        </w:rPr>
                      </m:ctrlPr>
                    </m:dPr>
                    <m:e>
                      <m:r>
                        <w:rPr>
                          <w:rFonts w:ascii="Cambria Math" w:hAnsi="Cambria Math"/>
                          <w:szCs w:val="21"/>
                        </w:rPr>
                        <m:t>T</m:t>
                      </m:r>
                    </m:e>
                  </m:d>
                </m:e>
              </m:nary>
            </m:num>
            <m:den>
              <m:d>
                <m:dPr>
                  <m:begChr m:val="|"/>
                  <m:endChr m:val="|"/>
                  <m:ctrlPr>
                    <w:rPr>
                      <w:rFonts w:ascii="Cambria Math" w:hAnsi="Cambria Math"/>
                      <w:i/>
                      <w:szCs w:val="21"/>
                    </w:rPr>
                  </m:ctrlPr>
                </m:dPr>
                <m:e>
                  <m:r>
                    <w:rPr>
                      <w:rFonts w:ascii="Cambria Math" w:hAnsi="Cambria Math"/>
                      <w:szCs w:val="21"/>
                    </w:rPr>
                    <m:t>S</m:t>
                  </m:r>
                </m:e>
              </m:d>
            </m:den>
          </m:f>
          <m:r>
            <w:rPr>
              <w:rFonts w:ascii="Cambria Math" w:hAnsi="Cambria Math"/>
              <w:szCs w:val="21"/>
            </w:rPr>
            <m:t>where S⊆Players T⊆S</m:t>
          </m:r>
        </m:oMath>
      </m:oMathPara>
    </w:p>
    <w:p w14:paraId="5A039980" w14:textId="0BC7E0AC" w:rsidR="00291FE6" w:rsidRDefault="00291FE6" w:rsidP="00065ABD">
      <w:pPr>
        <w:rPr>
          <w:rFonts w:ascii="Calibri" w:hAnsi="Calibri"/>
          <w:szCs w:val="21"/>
        </w:rPr>
      </w:pPr>
      <w:commentRangeStart w:id="51"/>
      <w:r>
        <w:rPr>
          <w:rFonts w:ascii="Calibri" w:hAnsi="Calibri"/>
          <w:szCs w:val="21"/>
        </w:rPr>
        <w:t>Here is the function of Strength method.</w:t>
      </w:r>
      <w:commentRangeEnd w:id="51"/>
      <w:r w:rsidR="00544677">
        <w:rPr>
          <w:rStyle w:val="CommentReference"/>
        </w:rPr>
        <w:commentReference w:id="51"/>
      </w:r>
    </w:p>
    <w:p w14:paraId="4724E8F4" w14:textId="460A8AE0" w:rsidR="00291FE6" w:rsidRPr="004858DA" w:rsidRDefault="00291FE6" w:rsidP="00291FE6">
      <w:pPr>
        <w:jc w:val="left"/>
        <w:rPr>
          <w:rFonts w:ascii="Calibri" w:hAnsi="Calibri"/>
          <w:szCs w:val="21"/>
        </w:rPr>
      </w:pPr>
      <w:r w:rsidRPr="004858DA">
        <w:rPr>
          <w:rFonts w:ascii="Calibri" w:hAnsi="Calibri"/>
          <w:szCs w:val="21"/>
        </w:rPr>
        <w:t xml:space="preserve">The pseudocode code for this function by using recursion is shown below, </w:t>
      </w:r>
      <w:proofErr w:type="gramStart"/>
      <w:r w:rsidRPr="004858DA">
        <w:rPr>
          <w:rFonts w:ascii="Calibri" w:hAnsi="Calibri"/>
          <w:szCs w:val="21"/>
        </w:rPr>
        <w:t>As</w:t>
      </w:r>
      <w:proofErr w:type="gramEnd"/>
      <w:r w:rsidRPr="004858DA">
        <w:rPr>
          <w:rFonts w:ascii="Calibri" w:hAnsi="Calibri"/>
          <w:szCs w:val="21"/>
        </w:rPr>
        <w:t xml:space="preserve"> it is rely on the way of recursion, it is necessary to set up the base case, so for this project’s </w:t>
      </w:r>
      <w:r w:rsidRPr="00291FE6">
        <w:rPr>
          <w:rFonts w:ascii="Calibri" w:hAnsi="Calibri"/>
          <w:color w:val="000000" w:themeColor="text1"/>
          <w:szCs w:val="21"/>
        </w:rPr>
        <w:t>pure</w:t>
      </w:r>
      <w:r w:rsidRPr="004858DA">
        <w:rPr>
          <w:rFonts w:ascii="Calibri" w:hAnsi="Calibri"/>
          <w:color w:val="FF0000"/>
          <w:szCs w:val="21"/>
        </w:rPr>
        <w:t xml:space="preserve"> </w:t>
      </w:r>
      <w:r w:rsidRPr="004858DA">
        <w:rPr>
          <w:rFonts w:ascii="Calibri" w:hAnsi="Calibri"/>
          <w:szCs w:val="21"/>
        </w:rPr>
        <w:t>recursion is if the number of set one, it will straight return that player’s rating.</w:t>
      </w:r>
    </w:p>
    <w:p w14:paraId="6E09AB0F" w14:textId="77777777" w:rsidR="00291FE6" w:rsidRPr="004858DA" w:rsidRDefault="00291FE6" w:rsidP="00291FE6">
      <w:pPr>
        <w:jc w:val="left"/>
        <w:rPr>
          <w:rFonts w:ascii="Calibri" w:hAnsi="Calibri"/>
          <w:szCs w:val="21"/>
        </w:rPr>
      </w:pPr>
      <w:r w:rsidRPr="004858DA">
        <w:rPr>
          <w:rFonts w:ascii="Calibri" w:hAnsi="Calibri"/>
          <w:szCs w:val="21"/>
        </w:rPr>
        <w:lastRenderedPageBreak/>
        <w:t>Define Strength(set)</w:t>
      </w:r>
    </w:p>
    <w:p w14:paraId="03F4572A" w14:textId="77777777" w:rsidR="00291FE6" w:rsidRPr="004858DA" w:rsidRDefault="00291FE6" w:rsidP="00291FE6">
      <w:pPr>
        <w:jc w:val="left"/>
        <w:rPr>
          <w:rFonts w:ascii="Calibri" w:hAnsi="Calibri"/>
          <w:szCs w:val="21"/>
        </w:rPr>
      </w:pPr>
      <w:r w:rsidRPr="004858DA">
        <w:rPr>
          <w:rFonts w:ascii="Calibri" w:hAnsi="Calibri"/>
          <w:szCs w:val="21"/>
        </w:rPr>
        <w:t>If num == 1</w:t>
      </w:r>
    </w:p>
    <w:p w14:paraId="4FC08B59"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w:t>
      </w:r>
      <w:proofErr w:type="gramStart"/>
      <w:r w:rsidRPr="004858DA">
        <w:rPr>
          <w:rFonts w:ascii="Calibri" w:hAnsi="Calibri"/>
          <w:szCs w:val="21"/>
        </w:rPr>
        <w:t>set[</w:t>
      </w:r>
      <w:proofErr w:type="gramEnd"/>
      <w:r w:rsidRPr="004858DA">
        <w:rPr>
          <w:rFonts w:ascii="Calibri" w:hAnsi="Calibri"/>
          <w:szCs w:val="21"/>
        </w:rPr>
        <w:t>0])</w:t>
      </w:r>
    </w:p>
    <w:p w14:paraId="28AEABCD" w14:textId="77777777" w:rsidR="00291FE6" w:rsidRPr="004858DA" w:rsidRDefault="00291FE6" w:rsidP="00291FE6">
      <w:pPr>
        <w:jc w:val="left"/>
        <w:rPr>
          <w:rFonts w:ascii="Calibri" w:hAnsi="Calibri"/>
          <w:szCs w:val="21"/>
        </w:rPr>
      </w:pPr>
      <w:r w:rsidRPr="004858DA">
        <w:rPr>
          <w:rFonts w:ascii="Calibri" w:hAnsi="Calibri"/>
          <w:szCs w:val="21"/>
        </w:rPr>
        <w:t>Else</w:t>
      </w:r>
    </w:p>
    <w:p w14:paraId="5001A27A"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gramStart"/>
      <w:r w:rsidRPr="004858DA">
        <w:rPr>
          <w:rFonts w:ascii="Calibri" w:hAnsi="Calibri"/>
          <w:szCs w:val="21"/>
        </w:rPr>
        <w:t>0;</w:t>
      </w:r>
      <w:proofErr w:type="gramEnd"/>
    </w:p>
    <w:p w14:paraId="69C2F557"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proofErr w:type="gramStart"/>
      <w:r w:rsidRPr="004858DA">
        <w:rPr>
          <w:rFonts w:ascii="Calibri" w:hAnsi="Calibri"/>
          <w:szCs w:val="21"/>
        </w:rPr>
        <w:t>itertools.combination</w:t>
      </w:r>
      <w:proofErr w:type="spellEnd"/>
      <w:proofErr w:type="gram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774AEE5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10A62A05"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(set))</w:t>
      </w:r>
    </w:p>
    <w:p w14:paraId="51A6AE19" w14:textId="77777777" w:rsidR="00291FE6" w:rsidRPr="004858DA" w:rsidRDefault="00291FE6" w:rsidP="00291FE6">
      <w:pPr>
        <w:jc w:val="left"/>
        <w:rPr>
          <w:rFonts w:ascii="Calibri" w:hAnsi="Calibri"/>
          <w:szCs w:val="21"/>
        </w:rPr>
      </w:pPr>
      <w:r w:rsidRPr="004858DA">
        <w:rPr>
          <w:rFonts w:ascii="Calibri" w:hAnsi="Calibri"/>
          <w:szCs w:val="21"/>
        </w:rPr>
        <w:t xml:space="preserve">            Return </w:t>
      </w:r>
      <w:proofErr w:type="gramStart"/>
      <w:r w:rsidRPr="004858DA">
        <w:rPr>
          <w:rFonts w:ascii="Calibri" w:hAnsi="Calibri"/>
          <w:szCs w:val="21"/>
        </w:rPr>
        <w:t>Strength(</w:t>
      </w:r>
      <w:proofErr w:type="gramEnd"/>
      <w:r w:rsidRPr="004858DA">
        <w:rPr>
          <w:rFonts w:ascii="Calibri" w:hAnsi="Calibri"/>
          <w:szCs w:val="21"/>
        </w:rPr>
        <w:t xml:space="preserve">) </w:t>
      </w:r>
    </w:p>
    <w:p w14:paraId="0271DC56" w14:textId="77777777" w:rsidR="00291FE6" w:rsidRPr="004858DA" w:rsidRDefault="00291FE6" w:rsidP="00291FE6">
      <w:pPr>
        <w:jc w:val="left"/>
        <w:rPr>
          <w:rFonts w:ascii="Calibri" w:hAnsi="Calibri"/>
          <w:szCs w:val="21"/>
        </w:rPr>
      </w:pPr>
    </w:p>
    <w:p w14:paraId="651E8E41" w14:textId="063B5E57" w:rsidR="00291FE6" w:rsidRPr="004858DA" w:rsidRDefault="00291FE6" w:rsidP="00291FE6">
      <w:pPr>
        <w:jc w:val="left"/>
        <w:rPr>
          <w:rFonts w:ascii="Calibri" w:hAnsi="Calibri"/>
          <w:szCs w:val="21"/>
        </w:rPr>
      </w:pPr>
      <w:r>
        <w:rPr>
          <w:rFonts w:ascii="Calibri" w:hAnsi="Calibri"/>
          <w:szCs w:val="21"/>
        </w:rPr>
        <w:t>I</w:t>
      </w:r>
      <w:r w:rsidRPr="004858DA">
        <w:rPr>
          <w:rFonts w:ascii="Calibri" w:hAnsi="Calibri"/>
          <w:szCs w:val="21"/>
        </w:rPr>
        <w:t xml:space="preserve">t will cause stack overflow condition, which is the program uses more memory space than is available on the call </w:t>
      </w:r>
      <w:proofErr w:type="gramStart"/>
      <w:r w:rsidRPr="004858DA">
        <w:rPr>
          <w:rFonts w:ascii="Calibri" w:hAnsi="Calibri"/>
          <w:szCs w:val="21"/>
        </w:rPr>
        <w:t>stack,  for</w:t>
      </w:r>
      <w:proofErr w:type="gramEnd"/>
      <w:r w:rsidRPr="004858DA">
        <w:rPr>
          <w:rFonts w:ascii="Calibri" w:hAnsi="Calibri"/>
          <w:szCs w:val="21"/>
        </w:rPr>
        <w:t xml:space="preserve"> example like the graph to calculate the overall rating of (player1,player2,player3). The algorithm will calculate the rating of (player1,player2) and (player1,player3) and (player2,player3) then combine their rating to get the rating of three player, if there are request to rating a player of 4 group it will do a recursion until find all factor it need to calculate which will be explained in detail in the implement part, In this case, the recursion will do a lot of redundant work and have a low efficiency. </w:t>
      </w:r>
      <w:proofErr w:type="gramStart"/>
      <w:r w:rsidRPr="004858DA">
        <w:rPr>
          <w:rFonts w:ascii="Calibri" w:hAnsi="Calibri"/>
          <w:szCs w:val="21"/>
        </w:rPr>
        <w:t>So</w:t>
      </w:r>
      <w:proofErr w:type="gramEnd"/>
      <w:r w:rsidRPr="004858DA">
        <w:rPr>
          <w:rFonts w:ascii="Calibri" w:hAnsi="Calibri"/>
          <w:szCs w:val="21"/>
        </w:rPr>
        <w:t xml:space="preserve"> I try to find the more efficient way to solve the calculation (improve the fib recursion), which is the </w:t>
      </w:r>
      <w:proofErr w:type="spellStart"/>
      <w:r w:rsidRPr="004858DA">
        <w:rPr>
          <w:rFonts w:ascii="Calibri" w:hAnsi="Calibri"/>
          <w:szCs w:val="21"/>
        </w:rPr>
        <w:t>Memoization</w:t>
      </w:r>
      <w:proofErr w:type="spellEnd"/>
      <w:r w:rsidRPr="004858DA">
        <w:rPr>
          <w:rFonts w:ascii="Calibri" w:hAnsi="Calibri"/>
          <w:szCs w:val="21"/>
        </w:rPr>
        <w:t xml:space="preserve">, the basic idea for </w:t>
      </w:r>
      <w:proofErr w:type="spellStart"/>
      <w:r w:rsidRPr="004858DA">
        <w:rPr>
          <w:rFonts w:ascii="Calibri" w:hAnsi="Calibri"/>
          <w:szCs w:val="21"/>
        </w:rPr>
        <w:t>memoization</w:t>
      </w:r>
      <w:proofErr w:type="spellEnd"/>
      <w:r w:rsidRPr="004858DA">
        <w:rPr>
          <w:rFonts w:ascii="Calibri" w:hAnsi="Calibri"/>
          <w:szCs w:val="21"/>
        </w:rPr>
        <w:t>, is attempt to save all of the result that obtain from the recursion. And take out the result directly when we use it to calculate further information. Therefore, an array is defined to store the calculated data, and then query from the array when needed, which will save unnecessary calculations and improve the efficiency of the program.</w:t>
      </w:r>
    </w:p>
    <w:p w14:paraId="1651E10D" w14:textId="77777777" w:rsidR="00291FE6" w:rsidRDefault="00291FE6" w:rsidP="00065ABD">
      <w:pPr>
        <w:rPr>
          <w:rFonts w:ascii="Calibri" w:hAnsi="Calibri"/>
          <w:szCs w:val="21"/>
        </w:rPr>
      </w:pPr>
    </w:p>
    <w:p w14:paraId="48C73534" w14:textId="4495DDE3" w:rsidR="00AD64CC" w:rsidRPr="004858DA" w:rsidRDefault="00AD64CC" w:rsidP="00065ABD">
      <w:pPr>
        <w:rPr>
          <w:rFonts w:ascii="Calibri" w:hAnsi="Calibri"/>
          <w:szCs w:val="21"/>
        </w:rPr>
      </w:pPr>
      <w:r w:rsidRPr="004858DA">
        <w:rPr>
          <w:rFonts w:ascii="Calibri" w:hAnsi="Calibri"/>
          <w:noProof/>
          <w:szCs w:val="21"/>
        </w:rPr>
        <w:drawing>
          <wp:inline distT="0" distB="0" distL="0" distR="0" wp14:anchorId="7595B504" wp14:editId="19FE1C71">
            <wp:extent cx="5731510" cy="3083560"/>
            <wp:effectExtent l="0" t="0" r="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截屏2021-04-10 下午6.03.21.png"/>
                    <pic:cNvPicPr/>
                  </pic:nvPicPr>
                  <pic:blipFill>
                    <a:blip r:embed="rId31">
                      <a:extLst>
                        <a:ext uri="{28A0092B-C50C-407E-A947-70E740481C1C}">
                          <a14:useLocalDpi xmlns:a14="http://schemas.microsoft.com/office/drawing/2010/main" val="0"/>
                        </a:ext>
                      </a:extLst>
                    </a:blip>
                    <a:stretch>
                      <a:fillRect/>
                    </a:stretch>
                  </pic:blipFill>
                  <pic:spPr>
                    <a:xfrm>
                      <a:off x="0" y="0"/>
                      <a:ext cx="5731510" cy="3083560"/>
                    </a:xfrm>
                    <a:prstGeom prst="rect">
                      <a:avLst/>
                    </a:prstGeom>
                  </pic:spPr>
                </pic:pic>
              </a:graphicData>
            </a:graphic>
          </wp:inline>
        </w:drawing>
      </w:r>
    </w:p>
    <w:p w14:paraId="446E2834" w14:textId="3B3E8D76" w:rsidR="00AD64CC" w:rsidRDefault="00AD64CC" w:rsidP="00065ABD">
      <w:pPr>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 xml:space="preserve">-how to implement the </w:t>
      </w:r>
      <w:proofErr w:type="spellStart"/>
      <w:r w:rsidRPr="004858DA">
        <w:rPr>
          <w:rFonts w:ascii="Calibri" w:hAnsi="Calibri"/>
          <w:szCs w:val="21"/>
        </w:rPr>
        <w:t>memoization</w:t>
      </w:r>
      <w:proofErr w:type="spellEnd"/>
      <w:r w:rsidRPr="004858DA">
        <w:rPr>
          <w:rFonts w:ascii="Calibri" w:hAnsi="Calibri"/>
          <w:szCs w:val="21"/>
        </w:rPr>
        <w:t xml:space="preserve"> in this project</w:t>
      </w:r>
    </w:p>
    <w:p w14:paraId="69C5AF0C" w14:textId="77777777" w:rsidR="00FF4CB8" w:rsidRPr="004858DA" w:rsidRDefault="00FF4CB8" w:rsidP="00065ABD">
      <w:pPr>
        <w:rPr>
          <w:rFonts w:ascii="Calibri" w:hAnsi="Calibri"/>
          <w:szCs w:val="21"/>
        </w:rPr>
      </w:pPr>
    </w:p>
    <w:p w14:paraId="038F3AE5" w14:textId="491F66DD" w:rsidR="00AD64CC" w:rsidRDefault="00AD64CC" w:rsidP="00FF4CB8">
      <w:r w:rsidRPr="004858DA">
        <w:t xml:space="preserve">The data in the green part of the image can be used without calculation, because </w:t>
      </w:r>
      <w:proofErr w:type="spellStart"/>
      <w:r w:rsidRPr="004858DA">
        <w:t>memoization</w:t>
      </w:r>
      <w:proofErr w:type="spellEnd"/>
      <w:r w:rsidRPr="004858DA">
        <w:t xml:space="preserve"> defines a cache to store the calculated data, which can be used if the same data is needed again during a loop, which is not possible with pure recursion.</w:t>
      </w:r>
    </w:p>
    <w:p w14:paraId="6CF1F267" w14:textId="77777777" w:rsidR="00291FE6" w:rsidRPr="004858DA" w:rsidRDefault="00291FE6" w:rsidP="00291FE6">
      <w:pPr>
        <w:jc w:val="left"/>
        <w:rPr>
          <w:rFonts w:ascii="Calibri" w:hAnsi="Calibri"/>
          <w:szCs w:val="21"/>
        </w:rPr>
      </w:pPr>
    </w:p>
    <w:p w14:paraId="18ED488A" w14:textId="77777777" w:rsidR="00291FE6" w:rsidRPr="004858DA" w:rsidRDefault="00291FE6" w:rsidP="00291FE6">
      <w:pPr>
        <w:jc w:val="left"/>
        <w:rPr>
          <w:rFonts w:ascii="Calibri" w:hAnsi="Calibri"/>
          <w:szCs w:val="21"/>
        </w:rPr>
      </w:pPr>
      <w:r w:rsidRPr="004858DA">
        <w:rPr>
          <w:rFonts w:ascii="Calibri" w:hAnsi="Calibri"/>
          <w:szCs w:val="21"/>
        </w:rPr>
        <w:lastRenderedPageBreak/>
        <w:t xml:space="preserve">Here is the pseudocode for </w:t>
      </w:r>
      <w:proofErr w:type="spellStart"/>
      <w:r w:rsidRPr="004858DA">
        <w:rPr>
          <w:rFonts w:ascii="Calibri" w:hAnsi="Calibri"/>
          <w:szCs w:val="21"/>
        </w:rPr>
        <w:t>Memoization</w:t>
      </w:r>
      <w:proofErr w:type="spellEnd"/>
      <w:r w:rsidRPr="004858DA">
        <w:rPr>
          <w:rFonts w:ascii="Calibri" w:hAnsi="Calibri"/>
          <w:szCs w:val="21"/>
        </w:rPr>
        <w:t>:</w:t>
      </w:r>
    </w:p>
    <w:p w14:paraId="620497FE" w14:textId="77777777" w:rsidR="00291FE6" w:rsidRPr="004858DA" w:rsidRDefault="00291FE6" w:rsidP="00291FE6">
      <w:pPr>
        <w:jc w:val="left"/>
        <w:rPr>
          <w:rFonts w:ascii="Calibri" w:hAnsi="Calibri"/>
          <w:szCs w:val="21"/>
        </w:rPr>
      </w:pPr>
      <w:r w:rsidRPr="004858DA">
        <w:rPr>
          <w:rFonts w:ascii="Calibri" w:hAnsi="Calibri"/>
          <w:szCs w:val="21"/>
        </w:rPr>
        <w:t>Define Strength(set)</w:t>
      </w:r>
    </w:p>
    <w:p w14:paraId="6547DE83" w14:textId="77777777" w:rsidR="00291FE6" w:rsidRPr="004858DA" w:rsidRDefault="00291FE6" w:rsidP="00291FE6">
      <w:pPr>
        <w:jc w:val="left"/>
        <w:rPr>
          <w:rFonts w:ascii="Calibri" w:hAnsi="Calibri"/>
          <w:szCs w:val="21"/>
        </w:rPr>
      </w:pPr>
      <w:r w:rsidRPr="004858DA">
        <w:rPr>
          <w:rFonts w:ascii="Calibri" w:hAnsi="Calibri"/>
          <w:szCs w:val="21"/>
        </w:rPr>
        <w:t xml:space="preserve">Memo = </w:t>
      </w:r>
      <w:proofErr w:type="gramStart"/>
      <w:r w:rsidRPr="004858DA">
        <w:rPr>
          <w:rFonts w:ascii="Calibri" w:hAnsi="Calibri"/>
          <w:szCs w:val="21"/>
        </w:rPr>
        <w:t>keys:powerset</w:t>
      </w:r>
      <w:proofErr w:type="gramEnd"/>
      <w:r w:rsidRPr="004858DA">
        <w:rPr>
          <w:rFonts w:ascii="Calibri" w:hAnsi="Calibri"/>
          <w:szCs w:val="21"/>
        </w:rPr>
        <w:t>5 -&gt; values: zeros(</w:t>
      </w:r>
      <w:proofErr w:type="spellStart"/>
      <w:r w:rsidRPr="004858DA">
        <w:rPr>
          <w:rFonts w:ascii="Calibri" w:hAnsi="Calibri"/>
          <w:szCs w:val="21"/>
        </w:rPr>
        <w:t>len</w:t>
      </w:r>
      <w:proofErr w:type="spellEnd"/>
      <w:r w:rsidRPr="004858DA">
        <w:rPr>
          <w:rFonts w:ascii="Calibri" w:hAnsi="Calibri"/>
          <w:szCs w:val="21"/>
        </w:rPr>
        <w:t>(powerset5(players)))</w:t>
      </w:r>
    </w:p>
    <w:p w14:paraId="11302F5E" w14:textId="77777777" w:rsidR="00291FE6" w:rsidRPr="004858DA" w:rsidRDefault="00291FE6" w:rsidP="00291FE6">
      <w:pPr>
        <w:jc w:val="left"/>
        <w:rPr>
          <w:rFonts w:ascii="Calibri" w:hAnsi="Calibri"/>
          <w:szCs w:val="21"/>
        </w:rPr>
      </w:pPr>
      <w:r w:rsidRPr="004858DA">
        <w:rPr>
          <w:rFonts w:ascii="Calibri" w:hAnsi="Calibri"/>
          <w:szCs w:val="21"/>
        </w:rPr>
        <w:t>If num == 1</w:t>
      </w:r>
    </w:p>
    <w:p w14:paraId="0095F295" w14:textId="77777777" w:rsidR="00291FE6" w:rsidRPr="004858DA" w:rsidRDefault="00291FE6" w:rsidP="00291FE6">
      <w:pPr>
        <w:jc w:val="left"/>
        <w:rPr>
          <w:rFonts w:ascii="Calibri" w:hAnsi="Calibri"/>
          <w:szCs w:val="21"/>
        </w:rPr>
      </w:pPr>
      <w:r w:rsidRPr="004858DA">
        <w:rPr>
          <w:rFonts w:ascii="Calibri" w:hAnsi="Calibri"/>
          <w:szCs w:val="21"/>
        </w:rPr>
        <w:t xml:space="preserve">            Memo[set] = Rating(</w:t>
      </w:r>
      <w:proofErr w:type="gramStart"/>
      <w:r w:rsidRPr="004858DA">
        <w:rPr>
          <w:rFonts w:ascii="Calibri" w:hAnsi="Calibri"/>
          <w:szCs w:val="21"/>
        </w:rPr>
        <w:t>set[</w:t>
      </w:r>
      <w:proofErr w:type="gramEnd"/>
      <w:r w:rsidRPr="004858DA">
        <w:rPr>
          <w:rFonts w:ascii="Calibri" w:hAnsi="Calibri"/>
          <w:szCs w:val="21"/>
        </w:rPr>
        <w:t>0])</w:t>
      </w:r>
    </w:p>
    <w:p w14:paraId="1387F1E8" w14:textId="77777777" w:rsidR="00291FE6" w:rsidRPr="004858DA" w:rsidRDefault="00291FE6" w:rsidP="00291FE6">
      <w:pPr>
        <w:jc w:val="left"/>
        <w:rPr>
          <w:rFonts w:ascii="Calibri" w:hAnsi="Calibri"/>
          <w:szCs w:val="21"/>
        </w:rPr>
      </w:pPr>
      <w:r w:rsidRPr="004858DA">
        <w:rPr>
          <w:rFonts w:ascii="Calibri" w:hAnsi="Calibri"/>
          <w:szCs w:val="21"/>
        </w:rPr>
        <w:t xml:space="preserve">            Return Rating(</w:t>
      </w:r>
      <w:proofErr w:type="gramStart"/>
      <w:r w:rsidRPr="004858DA">
        <w:rPr>
          <w:rFonts w:ascii="Calibri" w:hAnsi="Calibri"/>
          <w:szCs w:val="21"/>
        </w:rPr>
        <w:t>set[</w:t>
      </w:r>
      <w:proofErr w:type="gramEnd"/>
      <w:r w:rsidRPr="004858DA">
        <w:rPr>
          <w:rFonts w:ascii="Calibri" w:hAnsi="Calibri"/>
          <w:szCs w:val="21"/>
        </w:rPr>
        <w:t>0])</w:t>
      </w:r>
    </w:p>
    <w:p w14:paraId="61581876" w14:textId="77777777" w:rsidR="00291FE6" w:rsidRPr="004858DA" w:rsidRDefault="00291FE6" w:rsidP="00291FE6">
      <w:pPr>
        <w:jc w:val="left"/>
        <w:rPr>
          <w:rFonts w:ascii="Calibri" w:hAnsi="Calibri"/>
          <w:szCs w:val="21"/>
        </w:rPr>
      </w:pPr>
      <w:r w:rsidRPr="004858DA">
        <w:rPr>
          <w:rFonts w:ascii="Calibri" w:hAnsi="Calibri"/>
          <w:szCs w:val="21"/>
        </w:rPr>
        <w:t>Else</w:t>
      </w:r>
    </w:p>
    <w:p w14:paraId="0BAF61A4" w14:textId="77777777" w:rsidR="00291FE6" w:rsidRPr="004858DA" w:rsidRDefault="00291FE6" w:rsidP="00291FE6">
      <w:pPr>
        <w:jc w:val="left"/>
        <w:rPr>
          <w:rFonts w:ascii="Calibri" w:hAnsi="Calibri"/>
          <w:szCs w:val="21"/>
        </w:rPr>
      </w:pPr>
      <w:r w:rsidRPr="004858DA">
        <w:rPr>
          <w:rFonts w:ascii="Calibri" w:hAnsi="Calibri"/>
          <w:szCs w:val="21"/>
        </w:rPr>
        <w:t xml:space="preserve">            If (Memo[set] == 0)</w:t>
      </w:r>
    </w:p>
    <w:p w14:paraId="6241889F"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gramStart"/>
      <w:r w:rsidRPr="004858DA">
        <w:rPr>
          <w:rFonts w:ascii="Calibri" w:hAnsi="Calibri"/>
          <w:szCs w:val="21"/>
        </w:rPr>
        <w:t>0;</w:t>
      </w:r>
      <w:proofErr w:type="gramEnd"/>
    </w:p>
    <w:p w14:paraId="072336DF" w14:textId="77777777" w:rsidR="00291FE6" w:rsidRPr="004858DA" w:rsidRDefault="00291FE6" w:rsidP="00291FE6">
      <w:pPr>
        <w:jc w:val="left"/>
        <w:rPr>
          <w:rFonts w:ascii="Calibri" w:hAnsi="Calibri"/>
          <w:szCs w:val="21"/>
        </w:rPr>
      </w:pPr>
      <w:r w:rsidRPr="004858DA">
        <w:rPr>
          <w:rFonts w:ascii="Calibri" w:hAnsi="Calibri"/>
          <w:szCs w:val="21"/>
        </w:rPr>
        <w:t xml:space="preserve">                        For each subset in </w:t>
      </w:r>
      <w:proofErr w:type="spellStart"/>
      <w:proofErr w:type="gramStart"/>
      <w:r w:rsidRPr="004858DA">
        <w:rPr>
          <w:rFonts w:ascii="Calibri" w:hAnsi="Calibri"/>
          <w:szCs w:val="21"/>
        </w:rPr>
        <w:t>itertools.combination</w:t>
      </w:r>
      <w:proofErr w:type="spellEnd"/>
      <w:proofErr w:type="gramEnd"/>
      <w:r w:rsidRPr="004858DA">
        <w:rPr>
          <w:rFonts w:ascii="Calibri" w:hAnsi="Calibri"/>
          <w:szCs w:val="21"/>
        </w:rPr>
        <w:t xml:space="preserve">(set, </w:t>
      </w:r>
      <w:proofErr w:type="spellStart"/>
      <w:r w:rsidRPr="004858DA">
        <w:rPr>
          <w:rFonts w:ascii="Calibri" w:hAnsi="Calibri"/>
          <w:szCs w:val="21"/>
        </w:rPr>
        <w:t>len</w:t>
      </w:r>
      <w:proofErr w:type="spellEnd"/>
      <w:r w:rsidRPr="004858DA">
        <w:rPr>
          <w:rFonts w:ascii="Calibri" w:hAnsi="Calibri"/>
          <w:szCs w:val="21"/>
        </w:rPr>
        <w:t>(set)-1)</w:t>
      </w:r>
    </w:p>
    <w:p w14:paraId="6CFCCD32" w14:textId="77777777" w:rsidR="00291FE6" w:rsidRPr="004858DA" w:rsidRDefault="00291FE6" w:rsidP="00291FE6">
      <w:pPr>
        <w:jc w:val="left"/>
        <w:rPr>
          <w:rFonts w:ascii="Calibri" w:hAnsi="Calibri"/>
          <w:szCs w:val="21"/>
        </w:rPr>
      </w:pPr>
      <w:r w:rsidRPr="004858DA">
        <w:rPr>
          <w:rFonts w:ascii="Calibri" w:hAnsi="Calibri"/>
          <w:szCs w:val="21"/>
        </w:rPr>
        <w:t xml:space="preserve">                                    strength += Strength(subset)</w:t>
      </w:r>
    </w:p>
    <w:p w14:paraId="3958DC3E" w14:textId="77777777" w:rsidR="00291FE6" w:rsidRPr="004858DA" w:rsidRDefault="00291FE6" w:rsidP="00291FE6">
      <w:pPr>
        <w:jc w:val="left"/>
        <w:rPr>
          <w:rFonts w:ascii="Calibri" w:hAnsi="Calibri"/>
          <w:szCs w:val="21"/>
        </w:rPr>
      </w:pPr>
      <w:r w:rsidRPr="004858DA">
        <w:rPr>
          <w:rFonts w:ascii="Calibri" w:hAnsi="Calibri"/>
          <w:szCs w:val="21"/>
        </w:rPr>
        <w:t xml:space="preserve">                        strength / (</w:t>
      </w:r>
      <w:proofErr w:type="spellStart"/>
      <w:r w:rsidRPr="004858DA">
        <w:rPr>
          <w:rFonts w:ascii="Calibri" w:hAnsi="Calibri"/>
          <w:szCs w:val="21"/>
        </w:rPr>
        <w:t>len</w:t>
      </w:r>
      <w:proofErr w:type="spellEnd"/>
      <w:r w:rsidRPr="004858DA">
        <w:rPr>
          <w:rFonts w:ascii="Calibri" w:hAnsi="Calibri"/>
          <w:szCs w:val="21"/>
        </w:rPr>
        <w:t xml:space="preserve">(set))                </w:t>
      </w:r>
    </w:p>
    <w:p w14:paraId="210611B7" w14:textId="77777777" w:rsidR="00291FE6" w:rsidRPr="004858DA" w:rsidRDefault="00291FE6" w:rsidP="00291FE6">
      <w:pPr>
        <w:jc w:val="left"/>
        <w:rPr>
          <w:rFonts w:ascii="Calibri" w:hAnsi="Calibri"/>
          <w:szCs w:val="21"/>
        </w:rPr>
      </w:pPr>
      <w:r w:rsidRPr="004858DA">
        <w:rPr>
          <w:rFonts w:ascii="Calibri" w:hAnsi="Calibri"/>
          <w:szCs w:val="21"/>
        </w:rPr>
        <w:t xml:space="preserve">                        Memo[set] = strength</w:t>
      </w:r>
    </w:p>
    <w:p w14:paraId="00E24F22" w14:textId="77777777" w:rsidR="00291FE6" w:rsidRPr="004858DA" w:rsidRDefault="00291FE6" w:rsidP="00291FE6">
      <w:pPr>
        <w:jc w:val="left"/>
        <w:rPr>
          <w:rFonts w:ascii="Calibri" w:hAnsi="Calibri"/>
          <w:szCs w:val="21"/>
        </w:rPr>
      </w:pPr>
      <w:r w:rsidRPr="004858DA">
        <w:rPr>
          <w:rFonts w:ascii="Calibri" w:hAnsi="Calibri"/>
          <w:szCs w:val="21"/>
        </w:rPr>
        <w:t xml:space="preserve">            Return Memo[set]</w:t>
      </w:r>
    </w:p>
    <w:p w14:paraId="050280EE" w14:textId="77777777" w:rsidR="00291FE6" w:rsidRPr="004858DA" w:rsidRDefault="00291FE6" w:rsidP="00291FE6">
      <w:pPr>
        <w:jc w:val="left"/>
        <w:rPr>
          <w:rFonts w:ascii="Calibri" w:hAnsi="Calibri"/>
          <w:szCs w:val="21"/>
        </w:rPr>
      </w:pPr>
    </w:p>
    <w:p w14:paraId="4C18D911" w14:textId="34D93172" w:rsidR="00291FE6" w:rsidRPr="004858DA" w:rsidRDefault="00291FE6" w:rsidP="00291FE6">
      <w:pPr>
        <w:jc w:val="left"/>
        <w:rPr>
          <w:rFonts w:ascii="Calibri" w:hAnsi="Calibri"/>
          <w:szCs w:val="21"/>
        </w:rPr>
      </w:pPr>
      <w:r w:rsidRPr="004858DA">
        <w:rPr>
          <w:rFonts w:ascii="Calibri" w:hAnsi="Calibri"/>
          <w:szCs w:val="21"/>
        </w:rPr>
        <w:t xml:space="preserve">In the pseudocode, the function will always check the Set and do the recursion which will always check all of the powerset of </w:t>
      </w:r>
      <w:proofErr w:type="spellStart"/>
      <w:r w:rsidRPr="004858DA">
        <w:rPr>
          <w:rFonts w:ascii="Calibri" w:hAnsi="Calibri"/>
          <w:szCs w:val="21"/>
        </w:rPr>
        <w:t>len</w:t>
      </w:r>
      <w:proofErr w:type="spellEnd"/>
      <w:r w:rsidRPr="004858DA">
        <w:rPr>
          <w:rFonts w:ascii="Calibri" w:hAnsi="Calibri"/>
          <w:szCs w:val="21"/>
        </w:rPr>
        <w:t xml:space="preserve"> (set), until it find the personal rating, however, as the method mentioned before, the formula to calculate a group rating is Strength(</w:t>
      </w:r>
      <w:proofErr w:type="spellStart"/>
      <w:r w:rsidRPr="004858DA">
        <w:rPr>
          <w:rFonts w:ascii="Calibri" w:hAnsi="Calibri"/>
          <w:szCs w:val="21"/>
        </w:rPr>
        <w:t>player</w:t>
      </w:r>
      <w:r>
        <w:rPr>
          <w:rFonts w:ascii="Calibri" w:hAnsi="Calibri"/>
          <w:szCs w:val="21"/>
        </w:rPr>
        <w:t>A</w:t>
      </w:r>
      <w:r w:rsidRPr="004858DA">
        <w:rPr>
          <w:rFonts w:ascii="Calibri" w:hAnsi="Calibri"/>
          <w:szCs w:val="21"/>
        </w:rPr>
        <w:t>,</w:t>
      </w:r>
      <w:r>
        <w:rPr>
          <w:rFonts w:ascii="Calibri" w:hAnsi="Calibri"/>
          <w:szCs w:val="21"/>
        </w:rPr>
        <w:t>B</w:t>
      </w:r>
      <w:proofErr w:type="spellEnd"/>
      <w:r w:rsidRPr="004858DA">
        <w:rPr>
          <w:rFonts w:ascii="Calibri" w:hAnsi="Calibri"/>
          <w:szCs w:val="21"/>
        </w:rPr>
        <w:t>)= Strength(</w:t>
      </w:r>
      <w:proofErr w:type="spellStart"/>
      <w:r w:rsidRPr="004858DA">
        <w:rPr>
          <w:rFonts w:ascii="Calibri" w:hAnsi="Calibri"/>
          <w:szCs w:val="21"/>
        </w:rPr>
        <w:t>player</w:t>
      </w:r>
      <w:r>
        <w:rPr>
          <w:rFonts w:ascii="Calibri" w:hAnsi="Calibri"/>
          <w:szCs w:val="21"/>
        </w:rPr>
        <w:t>A</w:t>
      </w:r>
      <w:proofErr w:type="spellEnd"/>
      <w:r w:rsidRPr="004858DA">
        <w:rPr>
          <w:rFonts w:ascii="Calibri" w:hAnsi="Calibri"/>
          <w:szCs w:val="21"/>
        </w:rPr>
        <w:t>)+Strength(</w:t>
      </w:r>
      <w:proofErr w:type="spellStart"/>
      <w:r w:rsidRPr="004858DA">
        <w:rPr>
          <w:rFonts w:ascii="Calibri" w:hAnsi="Calibri"/>
          <w:szCs w:val="21"/>
        </w:rPr>
        <w:t>player</w:t>
      </w:r>
      <w:r>
        <w:rPr>
          <w:rFonts w:ascii="Calibri" w:hAnsi="Calibri"/>
          <w:szCs w:val="21"/>
        </w:rPr>
        <w:t>B</w:t>
      </w:r>
      <w:proofErr w:type="spellEnd"/>
      <w:r w:rsidRPr="004858DA">
        <w:rPr>
          <w:rFonts w:ascii="Calibri" w:hAnsi="Calibri"/>
          <w:szCs w:val="21"/>
        </w:rPr>
        <w:t xml:space="preserve">)+K, K is the major factor influence the total rating of a group combine.it is a process in which new players and previous players go from strange to familiar, as well as the formation of team play and mutual cooperation. </w:t>
      </w:r>
      <w:proofErr w:type="gramStart"/>
      <w:r w:rsidRPr="004858DA">
        <w:rPr>
          <w:rFonts w:ascii="Calibri" w:hAnsi="Calibri"/>
          <w:szCs w:val="21"/>
        </w:rPr>
        <w:t>So</w:t>
      </w:r>
      <w:proofErr w:type="gramEnd"/>
      <w:r w:rsidRPr="004858DA">
        <w:rPr>
          <w:rFonts w:ascii="Calibri" w:hAnsi="Calibri"/>
          <w:szCs w:val="21"/>
        </w:rPr>
        <w:t xml:space="preserve"> if the two player have a good relationship their combine K will be a large number, vice versa.</w:t>
      </w:r>
    </w:p>
    <w:p w14:paraId="54B9F929" w14:textId="77777777" w:rsidR="00291FE6" w:rsidRPr="00291FE6" w:rsidRDefault="00291FE6" w:rsidP="00FF4CB8">
      <w:pPr>
        <w:rPr>
          <w:b/>
          <w:bCs/>
        </w:rPr>
      </w:pPr>
    </w:p>
    <w:p w14:paraId="52D9A650" w14:textId="1CC3187D" w:rsidR="00821F12" w:rsidRPr="004858DA" w:rsidRDefault="00821F12" w:rsidP="00FF4CB8">
      <w:pPr>
        <w:pStyle w:val="Heading3"/>
      </w:pPr>
      <w:bookmarkStart w:id="52" w:name="_Toc69055129"/>
      <w:r w:rsidRPr="004858DA">
        <w:t>Implementation issue</w:t>
      </w:r>
      <w:bookmarkEnd w:id="52"/>
    </w:p>
    <w:p w14:paraId="348989D2" w14:textId="1872BFB6" w:rsidR="00821F12" w:rsidRPr="004858DA" w:rsidRDefault="00821F12" w:rsidP="005E221B">
      <w:pPr>
        <w:jc w:val="left"/>
        <w:rPr>
          <w:rFonts w:ascii="Calibri" w:hAnsi="Calibri"/>
          <w:szCs w:val="21"/>
        </w:rPr>
      </w:pPr>
      <w:r w:rsidRPr="004858DA">
        <w:rPr>
          <w:rFonts w:ascii="Calibri" w:hAnsi="Calibri"/>
          <w:szCs w:val="21"/>
        </w:rPr>
        <w:t>During the development of the project some problems were encountered, mainly due to the availability of player data. The initial set-up was to use the most famous combinations of players, but the rating system was built to require more data, so the data size and entry method was changed.</w:t>
      </w:r>
    </w:p>
    <w:p w14:paraId="1B79163B" w14:textId="4B0B7CAF" w:rsidR="00821F12" w:rsidRPr="004858DA" w:rsidRDefault="00821F12" w:rsidP="005E221B">
      <w:pPr>
        <w:jc w:val="left"/>
        <w:rPr>
          <w:rFonts w:ascii="Calibri" w:hAnsi="Calibri"/>
          <w:szCs w:val="21"/>
        </w:rPr>
      </w:pPr>
      <w:r w:rsidRPr="004858DA">
        <w:rPr>
          <w:rFonts w:ascii="Calibri" w:hAnsi="Calibri"/>
          <w:szCs w:val="21"/>
        </w:rPr>
        <w:t xml:space="preserve">The data was initially set to be small, so it was entered manually, but team Elo was used to calculate the team chemistry value when the project was underway, as the team Elo rating was based on the strength of the team based on everyone in the team, but only the team Elo rating was used to This revealed that the data was not comprehensive enough and that it would be very difficult to add more information manually. </w:t>
      </w:r>
      <w:del w:id="53" w:author="Warrick Roseboom" w:date="2021-04-15T17:04:00Z">
        <w:r w:rsidRPr="004858DA" w:rsidDel="000B46C7">
          <w:rPr>
            <w:rFonts w:ascii="Calibri" w:hAnsi="Calibri"/>
            <w:szCs w:val="21"/>
          </w:rPr>
          <w:delText xml:space="preserve">This revealed that the data was not comprehensive enough and more information had to be added manually. </w:delText>
        </w:r>
      </w:del>
      <w:r w:rsidRPr="004858DA">
        <w:rPr>
          <w:rFonts w:ascii="Calibri" w:hAnsi="Calibri"/>
          <w:szCs w:val="21"/>
        </w:rPr>
        <w:t>Therefore, we chose to expand the overall data by searching for all players in the 14 teams and adding them to the csv, using the csv to store and modify the data.</w:t>
      </w:r>
    </w:p>
    <w:p w14:paraId="3458E792" w14:textId="32E8E41C" w:rsidR="009733C7" w:rsidRPr="004858DA" w:rsidRDefault="009733C7" w:rsidP="005E221B">
      <w:pPr>
        <w:jc w:val="left"/>
        <w:rPr>
          <w:rFonts w:ascii="Calibri" w:hAnsi="Calibri"/>
          <w:szCs w:val="21"/>
        </w:rPr>
      </w:pPr>
    </w:p>
    <w:p w14:paraId="0F56A037" w14:textId="090B1FFC" w:rsidR="00821F12" w:rsidRPr="004858DA" w:rsidRDefault="009733C7" w:rsidP="005E221B">
      <w:pPr>
        <w:jc w:val="left"/>
        <w:rPr>
          <w:rFonts w:ascii="Calibri" w:hAnsi="Calibri"/>
          <w:szCs w:val="21"/>
        </w:rPr>
      </w:pPr>
      <w:r w:rsidRPr="004858DA">
        <w:rPr>
          <w:rFonts w:ascii="Calibri" w:hAnsi="Calibri"/>
          <w:szCs w:val="21"/>
        </w:rPr>
        <w:t>Another problem arose during the testing of the Data memo when several teams ended up with values that differed significantly from the true value, and it was thought that there might be a problem with the application of the algorithm. However, after doing the most basic calculation of the average player ability values, the problem was discovered. As the project selected 14 teams with a good mix of players at different times, some players were present in several teams at the same time, and the final ability value of the player depended on the last team entered, which led to errors in the scores of several teams.</w:t>
      </w:r>
    </w:p>
    <w:p w14:paraId="0AD6C45E" w14:textId="6C37F801" w:rsidR="009733C7" w:rsidRPr="004858DA" w:rsidRDefault="009733C7" w:rsidP="005E221B">
      <w:pPr>
        <w:jc w:val="left"/>
        <w:rPr>
          <w:rFonts w:ascii="Calibri" w:hAnsi="Calibri"/>
          <w:szCs w:val="21"/>
        </w:rPr>
      </w:pPr>
    </w:p>
    <w:p w14:paraId="770958A8" w14:textId="77777777" w:rsidR="009733C7" w:rsidRPr="004858DA" w:rsidRDefault="009733C7" w:rsidP="005E221B">
      <w:pPr>
        <w:jc w:val="left"/>
        <w:rPr>
          <w:rFonts w:ascii="Calibri" w:hAnsi="Calibri"/>
          <w:szCs w:val="21"/>
        </w:rPr>
      </w:pPr>
      <w:r w:rsidRPr="004858DA">
        <w:rPr>
          <w:rFonts w:ascii="Calibri" w:hAnsi="Calibri"/>
          <w:szCs w:val="21"/>
        </w:rPr>
        <w:lastRenderedPageBreak/>
        <w:t>When designing the relationships between players, the final choice was to use the powerset to find the relationship values between players. Initially the maximum size of the powerset was set to 4.</w:t>
      </w:r>
    </w:p>
    <w:p w14:paraId="3A321E7F" w14:textId="3C9B0C35" w:rsidR="009733C7" w:rsidRPr="004858DA" w:rsidRDefault="009733C7" w:rsidP="005E221B">
      <w:pPr>
        <w:jc w:val="left"/>
        <w:rPr>
          <w:rFonts w:ascii="Calibri" w:hAnsi="Calibri"/>
          <w:szCs w:val="21"/>
        </w:rPr>
      </w:pPr>
      <w:r w:rsidRPr="004858DA">
        <w:rPr>
          <w:rFonts w:ascii="Calibri" w:hAnsi="Calibri"/>
          <w:szCs w:val="21"/>
        </w:rPr>
        <w:t>As the team combination is four, we will get millions of possibilities, which will seriously affect the running time of the program, and as a large part of the data used is from combinations of two to three players, it was decided to reduce the maximum size to 3.</w:t>
      </w:r>
    </w:p>
    <w:p w14:paraId="0D299978" w14:textId="6556887F" w:rsidR="00821F12" w:rsidRPr="004858DA" w:rsidRDefault="00821F12" w:rsidP="005E221B">
      <w:pPr>
        <w:jc w:val="left"/>
        <w:rPr>
          <w:rFonts w:ascii="Calibri" w:hAnsi="Calibri"/>
          <w:szCs w:val="21"/>
        </w:rPr>
      </w:pPr>
    </w:p>
    <w:p w14:paraId="1B7B0F97" w14:textId="77777777" w:rsidR="001A0275" w:rsidRPr="004858DA" w:rsidRDefault="001A0275" w:rsidP="005E221B">
      <w:pPr>
        <w:widowControl/>
        <w:jc w:val="left"/>
        <w:rPr>
          <w:rFonts w:ascii="Calibri" w:hAnsi="Calibri"/>
          <w:b/>
          <w:bCs/>
          <w:kern w:val="44"/>
          <w:szCs w:val="21"/>
        </w:rPr>
      </w:pPr>
      <w:r w:rsidRPr="004858DA">
        <w:rPr>
          <w:rFonts w:ascii="Calibri" w:hAnsi="Calibri"/>
          <w:b/>
          <w:bCs/>
          <w:kern w:val="44"/>
          <w:szCs w:val="21"/>
        </w:rPr>
        <w:br w:type="page"/>
      </w:r>
    </w:p>
    <w:p w14:paraId="078F666A" w14:textId="23E4E15A" w:rsidR="000E39C9" w:rsidRPr="004858DA" w:rsidRDefault="000E39C9" w:rsidP="00FF4CB8">
      <w:pPr>
        <w:pStyle w:val="Heading1"/>
      </w:pPr>
      <w:bookmarkStart w:id="54" w:name="_Toc69055130"/>
      <w:r w:rsidRPr="004858DA">
        <w:lastRenderedPageBreak/>
        <w:t>7.testing</w:t>
      </w:r>
      <w:bookmarkEnd w:id="54"/>
    </w:p>
    <w:p w14:paraId="60882BA2" w14:textId="10285242" w:rsidR="000E39C9" w:rsidRPr="004858DA" w:rsidRDefault="000E39C9" w:rsidP="00FF4CB8">
      <w:pPr>
        <w:pStyle w:val="Heading2"/>
      </w:pPr>
      <w:bookmarkStart w:id="55" w:name="_Toc69055131"/>
      <w:r w:rsidRPr="004858DA">
        <w:t>Unit test</w:t>
      </w:r>
      <w:bookmarkEnd w:id="55"/>
    </w:p>
    <w:tbl>
      <w:tblPr>
        <w:tblStyle w:val="TableGrid"/>
        <w:tblW w:w="0" w:type="auto"/>
        <w:tblLook w:val="04A0" w:firstRow="1" w:lastRow="0" w:firstColumn="1" w:lastColumn="0" w:noHBand="0" w:noVBand="1"/>
      </w:tblPr>
      <w:tblGrid>
        <w:gridCol w:w="1392"/>
        <w:gridCol w:w="1276"/>
        <w:gridCol w:w="1273"/>
        <w:gridCol w:w="1261"/>
        <w:gridCol w:w="1270"/>
        <w:gridCol w:w="1271"/>
        <w:gridCol w:w="1273"/>
      </w:tblGrid>
      <w:tr w:rsidR="00FE6053" w:rsidRPr="004858DA" w14:paraId="0AC21838" w14:textId="77777777" w:rsidTr="00065ABD">
        <w:tc>
          <w:tcPr>
            <w:tcW w:w="1392" w:type="dxa"/>
            <w:vMerge w:val="restart"/>
          </w:tcPr>
          <w:p w14:paraId="32D7F6FD" w14:textId="51C70108" w:rsidR="00F97729" w:rsidRPr="004858DA" w:rsidRDefault="00F97729" w:rsidP="005E221B">
            <w:pPr>
              <w:jc w:val="left"/>
              <w:rPr>
                <w:rFonts w:ascii="Calibri" w:hAnsi="Calibri"/>
                <w:szCs w:val="21"/>
              </w:rPr>
            </w:pPr>
            <w:r w:rsidRPr="004858DA">
              <w:rPr>
                <w:rFonts w:ascii="Calibri" w:hAnsi="Calibri"/>
                <w:szCs w:val="21"/>
              </w:rPr>
              <w:t>Module</w:t>
            </w:r>
          </w:p>
        </w:tc>
        <w:tc>
          <w:tcPr>
            <w:tcW w:w="2549" w:type="dxa"/>
            <w:gridSpan w:val="2"/>
          </w:tcPr>
          <w:p w14:paraId="675F4699" w14:textId="37B93DA0" w:rsidR="00F97729" w:rsidRPr="004858DA" w:rsidRDefault="00F97729" w:rsidP="005E221B">
            <w:pPr>
              <w:jc w:val="left"/>
              <w:rPr>
                <w:rFonts w:ascii="Calibri" w:hAnsi="Calibri"/>
                <w:szCs w:val="21"/>
              </w:rPr>
            </w:pPr>
            <w:r w:rsidRPr="004858DA">
              <w:rPr>
                <w:rFonts w:ascii="Calibri" w:hAnsi="Calibri"/>
                <w:szCs w:val="21"/>
              </w:rPr>
              <w:t>Normal Value</w:t>
            </w:r>
          </w:p>
        </w:tc>
        <w:tc>
          <w:tcPr>
            <w:tcW w:w="2531" w:type="dxa"/>
            <w:gridSpan w:val="2"/>
          </w:tcPr>
          <w:p w14:paraId="04F955AE" w14:textId="12FE6E2D" w:rsidR="00F97729" w:rsidRPr="004858DA" w:rsidRDefault="00F97729" w:rsidP="005E221B">
            <w:pPr>
              <w:jc w:val="left"/>
              <w:rPr>
                <w:rFonts w:ascii="Calibri" w:hAnsi="Calibri"/>
                <w:szCs w:val="21"/>
              </w:rPr>
            </w:pPr>
            <w:r w:rsidRPr="004858DA">
              <w:rPr>
                <w:rFonts w:ascii="Calibri" w:hAnsi="Calibri"/>
                <w:szCs w:val="21"/>
              </w:rPr>
              <w:t>Extreme Value</w:t>
            </w:r>
          </w:p>
        </w:tc>
        <w:tc>
          <w:tcPr>
            <w:tcW w:w="2544" w:type="dxa"/>
            <w:gridSpan w:val="2"/>
          </w:tcPr>
          <w:p w14:paraId="2195CC0F" w14:textId="75B8E88D" w:rsidR="00F97729" w:rsidRPr="004858DA" w:rsidRDefault="00F97729" w:rsidP="005E221B">
            <w:pPr>
              <w:jc w:val="left"/>
              <w:rPr>
                <w:rFonts w:ascii="Calibri" w:hAnsi="Calibri"/>
                <w:szCs w:val="21"/>
              </w:rPr>
            </w:pPr>
            <w:r w:rsidRPr="004858DA">
              <w:rPr>
                <w:rFonts w:ascii="Calibri" w:hAnsi="Calibri"/>
                <w:szCs w:val="21"/>
              </w:rPr>
              <w:t>Anomalous Value</w:t>
            </w:r>
          </w:p>
        </w:tc>
      </w:tr>
      <w:tr w:rsidR="00FE6053" w:rsidRPr="004858DA" w14:paraId="1F126E68" w14:textId="77777777" w:rsidTr="00065ABD">
        <w:tc>
          <w:tcPr>
            <w:tcW w:w="1392" w:type="dxa"/>
            <w:vMerge/>
          </w:tcPr>
          <w:p w14:paraId="5327DBBB" w14:textId="77777777" w:rsidR="00F97729" w:rsidRPr="004858DA" w:rsidRDefault="00F97729" w:rsidP="005E221B">
            <w:pPr>
              <w:jc w:val="left"/>
              <w:rPr>
                <w:rFonts w:ascii="Calibri" w:hAnsi="Calibri"/>
                <w:szCs w:val="21"/>
              </w:rPr>
            </w:pPr>
          </w:p>
        </w:tc>
        <w:tc>
          <w:tcPr>
            <w:tcW w:w="1276" w:type="dxa"/>
          </w:tcPr>
          <w:p w14:paraId="3B258866" w14:textId="5924C7F8"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29EE8760" w14:textId="6A124C55" w:rsidR="00F97729" w:rsidRPr="004858DA" w:rsidRDefault="00F97729" w:rsidP="005E221B">
            <w:pPr>
              <w:jc w:val="left"/>
              <w:rPr>
                <w:rFonts w:ascii="Calibri" w:hAnsi="Calibri"/>
                <w:szCs w:val="21"/>
              </w:rPr>
            </w:pPr>
            <w:r w:rsidRPr="004858DA">
              <w:rPr>
                <w:rFonts w:ascii="Calibri" w:hAnsi="Calibri"/>
                <w:szCs w:val="21"/>
              </w:rPr>
              <w:t>Test result</w:t>
            </w:r>
          </w:p>
        </w:tc>
        <w:tc>
          <w:tcPr>
            <w:tcW w:w="1261" w:type="dxa"/>
          </w:tcPr>
          <w:p w14:paraId="3ECC2AF1" w14:textId="7AF43D4A" w:rsidR="00F97729" w:rsidRPr="004858DA" w:rsidRDefault="00F97729" w:rsidP="005E221B">
            <w:pPr>
              <w:jc w:val="left"/>
              <w:rPr>
                <w:rFonts w:ascii="Calibri" w:hAnsi="Calibri"/>
                <w:szCs w:val="21"/>
              </w:rPr>
            </w:pPr>
            <w:r w:rsidRPr="004858DA">
              <w:rPr>
                <w:rFonts w:ascii="Calibri" w:hAnsi="Calibri"/>
                <w:szCs w:val="21"/>
              </w:rPr>
              <w:t>Value</w:t>
            </w:r>
          </w:p>
        </w:tc>
        <w:tc>
          <w:tcPr>
            <w:tcW w:w="1270" w:type="dxa"/>
          </w:tcPr>
          <w:p w14:paraId="39983AD0" w14:textId="2ADD2EE3" w:rsidR="00F97729" w:rsidRPr="004858DA" w:rsidRDefault="00F97729" w:rsidP="005E221B">
            <w:pPr>
              <w:jc w:val="left"/>
              <w:rPr>
                <w:rFonts w:ascii="Calibri" w:hAnsi="Calibri"/>
                <w:szCs w:val="21"/>
              </w:rPr>
            </w:pPr>
            <w:r w:rsidRPr="004858DA">
              <w:rPr>
                <w:rFonts w:ascii="Calibri" w:hAnsi="Calibri"/>
                <w:szCs w:val="21"/>
              </w:rPr>
              <w:t>Test result</w:t>
            </w:r>
          </w:p>
        </w:tc>
        <w:tc>
          <w:tcPr>
            <w:tcW w:w="1271" w:type="dxa"/>
          </w:tcPr>
          <w:p w14:paraId="2015208C" w14:textId="58B4EA6D" w:rsidR="00F97729" w:rsidRPr="004858DA" w:rsidRDefault="00F97729" w:rsidP="005E221B">
            <w:pPr>
              <w:jc w:val="left"/>
              <w:rPr>
                <w:rFonts w:ascii="Calibri" w:hAnsi="Calibri"/>
                <w:szCs w:val="21"/>
              </w:rPr>
            </w:pPr>
            <w:r w:rsidRPr="004858DA">
              <w:rPr>
                <w:rFonts w:ascii="Calibri" w:hAnsi="Calibri"/>
                <w:szCs w:val="21"/>
              </w:rPr>
              <w:t>Value</w:t>
            </w:r>
          </w:p>
        </w:tc>
        <w:tc>
          <w:tcPr>
            <w:tcW w:w="1273" w:type="dxa"/>
          </w:tcPr>
          <w:p w14:paraId="658E4C4F" w14:textId="22FEB3A1" w:rsidR="00F97729" w:rsidRPr="004858DA" w:rsidRDefault="00F97729" w:rsidP="005E221B">
            <w:pPr>
              <w:jc w:val="left"/>
              <w:rPr>
                <w:rFonts w:ascii="Calibri" w:hAnsi="Calibri"/>
                <w:szCs w:val="21"/>
              </w:rPr>
            </w:pPr>
            <w:r w:rsidRPr="004858DA">
              <w:rPr>
                <w:rFonts w:ascii="Calibri" w:hAnsi="Calibri"/>
                <w:szCs w:val="21"/>
              </w:rPr>
              <w:t>Test result</w:t>
            </w:r>
          </w:p>
        </w:tc>
      </w:tr>
      <w:tr w:rsidR="00FE6053" w:rsidRPr="004858DA" w14:paraId="3F23F3B4" w14:textId="77777777" w:rsidTr="00065ABD">
        <w:tc>
          <w:tcPr>
            <w:tcW w:w="1392" w:type="dxa"/>
          </w:tcPr>
          <w:p w14:paraId="18FB465E" w14:textId="7AC731DA" w:rsidR="00F97729" w:rsidRPr="004858DA" w:rsidRDefault="00F97729" w:rsidP="005E221B">
            <w:pPr>
              <w:jc w:val="left"/>
              <w:rPr>
                <w:rFonts w:ascii="Calibri" w:hAnsi="Calibri"/>
                <w:szCs w:val="21"/>
              </w:rPr>
            </w:pPr>
            <w:r w:rsidRPr="004858DA">
              <w:rPr>
                <w:rFonts w:ascii="Calibri" w:hAnsi="Calibri"/>
                <w:szCs w:val="21"/>
              </w:rPr>
              <w:t xml:space="preserve">Team </w:t>
            </w:r>
            <w:r w:rsidR="00161EDE" w:rsidRPr="004858DA">
              <w:rPr>
                <w:rFonts w:ascii="Calibri" w:hAnsi="Calibri"/>
                <w:szCs w:val="21"/>
              </w:rPr>
              <w:t>E</w:t>
            </w:r>
            <w:r w:rsidRPr="004858DA">
              <w:rPr>
                <w:rFonts w:ascii="Calibri" w:hAnsi="Calibri"/>
                <w:szCs w:val="21"/>
              </w:rPr>
              <w:t>lo</w:t>
            </w:r>
          </w:p>
          <w:p w14:paraId="46D070C1" w14:textId="75BD2A0E" w:rsidR="00FE6053" w:rsidRPr="004858DA" w:rsidRDefault="00FE6053" w:rsidP="005E221B">
            <w:pPr>
              <w:jc w:val="left"/>
              <w:rPr>
                <w:rFonts w:ascii="Calibri" w:hAnsi="Calibri"/>
                <w:szCs w:val="21"/>
              </w:rPr>
            </w:pPr>
            <w:r w:rsidRPr="004858DA">
              <w:rPr>
                <w:rFonts w:ascii="Calibri" w:hAnsi="Calibri"/>
                <w:szCs w:val="21"/>
              </w:rPr>
              <w:t xml:space="preserve">Get team </w:t>
            </w:r>
            <w:proofErr w:type="gramStart"/>
            <w:r w:rsidRPr="004858DA">
              <w:rPr>
                <w:rFonts w:ascii="Calibri" w:hAnsi="Calibri"/>
                <w:szCs w:val="21"/>
              </w:rPr>
              <w:t>Elo(</w:t>
            </w:r>
            <w:proofErr w:type="gramEnd"/>
            <w:r w:rsidRPr="004858DA">
              <w:rPr>
                <w:rFonts w:ascii="Calibri" w:hAnsi="Calibri"/>
                <w:szCs w:val="21"/>
              </w:rPr>
              <w:t xml:space="preserve">) </w:t>
            </w:r>
          </w:p>
          <w:p w14:paraId="2122615A" w14:textId="11E1A81E" w:rsidR="00FE6053" w:rsidRPr="004858DA" w:rsidRDefault="00FE6053" w:rsidP="005E221B">
            <w:pPr>
              <w:jc w:val="left"/>
              <w:rPr>
                <w:rFonts w:ascii="Calibri" w:hAnsi="Calibri"/>
                <w:szCs w:val="21"/>
              </w:rPr>
            </w:pPr>
          </w:p>
        </w:tc>
        <w:tc>
          <w:tcPr>
            <w:tcW w:w="1276" w:type="dxa"/>
          </w:tcPr>
          <w:p w14:paraId="3EFD7DCE" w14:textId="218791CC" w:rsidR="00F97729" w:rsidRPr="004858DA" w:rsidRDefault="00F97729" w:rsidP="005E221B">
            <w:pPr>
              <w:jc w:val="left"/>
              <w:rPr>
                <w:rFonts w:ascii="Calibri" w:hAnsi="Calibri"/>
                <w:szCs w:val="21"/>
              </w:rPr>
            </w:pPr>
            <w:r w:rsidRPr="004858DA">
              <w:rPr>
                <w:rFonts w:ascii="Calibri" w:hAnsi="Calibri"/>
                <w:szCs w:val="21"/>
              </w:rPr>
              <w:t>‘Utah Jazz’</w:t>
            </w:r>
          </w:p>
        </w:tc>
        <w:tc>
          <w:tcPr>
            <w:tcW w:w="1273" w:type="dxa"/>
          </w:tcPr>
          <w:p w14:paraId="1DD025F3" w14:textId="55E95867" w:rsidR="00F97729" w:rsidRPr="004858DA" w:rsidRDefault="00F97729" w:rsidP="005E221B">
            <w:pPr>
              <w:jc w:val="left"/>
              <w:rPr>
                <w:rFonts w:ascii="Calibri" w:hAnsi="Calibri"/>
                <w:color w:val="385623" w:themeColor="accent6" w:themeShade="80"/>
                <w:szCs w:val="21"/>
              </w:rPr>
            </w:pPr>
            <w:r w:rsidRPr="004858DA">
              <w:rPr>
                <w:rFonts w:ascii="Calibri" w:hAnsi="Calibri"/>
                <w:color w:val="385623" w:themeColor="accent6" w:themeShade="80"/>
                <w:szCs w:val="21"/>
              </w:rPr>
              <w:t>1</w:t>
            </w:r>
            <w:r w:rsidR="00B410E1" w:rsidRPr="004858DA">
              <w:rPr>
                <w:rFonts w:ascii="Calibri" w:hAnsi="Calibri"/>
                <w:color w:val="385623" w:themeColor="accent6" w:themeShade="80"/>
                <w:szCs w:val="21"/>
              </w:rPr>
              <w:t>764</w:t>
            </w:r>
          </w:p>
        </w:tc>
        <w:tc>
          <w:tcPr>
            <w:tcW w:w="1261" w:type="dxa"/>
          </w:tcPr>
          <w:p w14:paraId="554C9426" w14:textId="0B6E57E3" w:rsidR="00F97729" w:rsidRPr="004858DA" w:rsidRDefault="00F97729" w:rsidP="005E221B">
            <w:pPr>
              <w:jc w:val="left"/>
              <w:rPr>
                <w:rFonts w:ascii="Calibri" w:hAnsi="Calibri"/>
                <w:szCs w:val="21"/>
              </w:rPr>
            </w:pPr>
            <w:r w:rsidRPr="004858DA">
              <w:rPr>
                <w:rFonts w:ascii="Calibri" w:hAnsi="Calibri"/>
                <w:szCs w:val="21"/>
              </w:rPr>
              <w:t>-</w:t>
            </w:r>
          </w:p>
        </w:tc>
        <w:tc>
          <w:tcPr>
            <w:tcW w:w="1270" w:type="dxa"/>
          </w:tcPr>
          <w:p w14:paraId="75DC4A78" w14:textId="232E66E0" w:rsidR="00F97729" w:rsidRPr="004858DA" w:rsidRDefault="00F97729" w:rsidP="005E221B">
            <w:pPr>
              <w:jc w:val="left"/>
              <w:rPr>
                <w:rFonts w:ascii="Calibri" w:hAnsi="Calibri"/>
                <w:szCs w:val="21"/>
              </w:rPr>
            </w:pPr>
            <w:r w:rsidRPr="004858DA">
              <w:rPr>
                <w:rFonts w:ascii="Calibri" w:hAnsi="Calibri"/>
                <w:szCs w:val="21"/>
              </w:rPr>
              <w:t>-</w:t>
            </w:r>
          </w:p>
        </w:tc>
        <w:tc>
          <w:tcPr>
            <w:tcW w:w="1271" w:type="dxa"/>
          </w:tcPr>
          <w:p w14:paraId="1F21E78A" w14:textId="73CF59F9" w:rsidR="00F97729" w:rsidRPr="004858DA" w:rsidRDefault="00FE6053" w:rsidP="005E221B">
            <w:pPr>
              <w:jc w:val="left"/>
              <w:rPr>
                <w:rFonts w:ascii="Calibri" w:hAnsi="Calibri"/>
                <w:szCs w:val="21"/>
              </w:rPr>
            </w:pPr>
            <w:r w:rsidRPr="004858DA">
              <w:rPr>
                <w:rFonts w:ascii="Calibri" w:hAnsi="Calibri"/>
                <w:szCs w:val="21"/>
              </w:rPr>
              <w:t>‘Good</w:t>
            </w:r>
            <w:r w:rsidR="00F97729" w:rsidRPr="004858DA">
              <w:rPr>
                <w:rFonts w:ascii="Calibri" w:hAnsi="Calibri"/>
                <w:szCs w:val="21"/>
              </w:rPr>
              <w:t>’</w:t>
            </w:r>
          </w:p>
        </w:tc>
        <w:tc>
          <w:tcPr>
            <w:tcW w:w="1273" w:type="dxa"/>
          </w:tcPr>
          <w:p w14:paraId="72BC5C0A" w14:textId="2369F8ED" w:rsidR="00F97729" w:rsidRPr="004858DA" w:rsidRDefault="00FE6053" w:rsidP="005E221B">
            <w:pPr>
              <w:jc w:val="left"/>
              <w:rPr>
                <w:rFonts w:ascii="Calibri" w:hAnsi="Calibri"/>
                <w:szCs w:val="21"/>
              </w:rPr>
            </w:pPr>
            <w:r w:rsidRPr="004858DA">
              <w:rPr>
                <w:rFonts w:ascii="Calibri" w:hAnsi="Calibri"/>
                <w:szCs w:val="21"/>
              </w:rPr>
              <w:t>null</w:t>
            </w:r>
          </w:p>
        </w:tc>
      </w:tr>
      <w:tr w:rsidR="00FE6053" w:rsidRPr="004858DA" w14:paraId="581EE6C8" w14:textId="77777777" w:rsidTr="00065ABD">
        <w:trPr>
          <w:trHeight w:val="360"/>
        </w:trPr>
        <w:tc>
          <w:tcPr>
            <w:tcW w:w="1392" w:type="dxa"/>
          </w:tcPr>
          <w:p w14:paraId="614914D5" w14:textId="2411695E" w:rsidR="00F97729" w:rsidRPr="004858DA" w:rsidRDefault="00FE6053" w:rsidP="005E221B">
            <w:pPr>
              <w:jc w:val="left"/>
              <w:rPr>
                <w:rFonts w:ascii="Calibri" w:hAnsi="Calibri"/>
                <w:szCs w:val="21"/>
              </w:rPr>
            </w:pPr>
            <w:r w:rsidRPr="004858DA">
              <w:rPr>
                <w:rFonts w:ascii="Calibri" w:hAnsi="Calibri"/>
                <w:szCs w:val="21"/>
              </w:rPr>
              <w:t xml:space="preserve">Team Elo Get team </w:t>
            </w:r>
            <w:proofErr w:type="gramStart"/>
            <w:r w:rsidRPr="004858DA">
              <w:rPr>
                <w:rFonts w:ascii="Calibri" w:hAnsi="Calibri"/>
                <w:szCs w:val="21"/>
              </w:rPr>
              <w:t>Average(</w:t>
            </w:r>
            <w:proofErr w:type="gramEnd"/>
            <w:r w:rsidRPr="004858DA">
              <w:rPr>
                <w:rFonts w:ascii="Calibri" w:hAnsi="Calibri"/>
                <w:szCs w:val="21"/>
              </w:rPr>
              <w:t>)</w:t>
            </w:r>
          </w:p>
        </w:tc>
        <w:tc>
          <w:tcPr>
            <w:tcW w:w="1276" w:type="dxa"/>
          </w:tcPr>
          <w:p w14:paraId="4BB1246B" w14:textId="20A4BA18" w:rsidR="00F97729" w:rsidRPr="004858DA" w:rsidRDefault="00FE6053" w:rsidP="005E221B">
            <w:pPr>
              <w:jc w:val="left"/>
              <w:rPr>
                <w:rFonts w:ascii="Calibri" w:hAnsi="Calibri"/>
                <w:szCs w:val="21"/>
              </w:rPr>
            </w:pPr>
            <w:proofErr w:type="gramStart"/>
            <w:r w:rsidRPr="004858DA">
              <w:rPr>
                <w:rFonts w:ascii="Calibri" w:hAnsi="Calibri"/>
                <w:szCs w:val="21"/>
              </w:rPr>
              <w:t>‘ Nuggets</w:t>
            </w:r>
            <w:proofErr w:type="gramEnd"/>
            <w:r w:rsidRPr="004858DA">
              <w:rPr>
                <w:rFonts w:ascii="Calibri" w:hAnsi="Calibri"/>
                <w:szCs w:val="21"/>
              </w:rPr>
              <w:t>’</w:t>
            </w:r>
          </w:p>
        </w:tc>
        <w:tc>
          <w:tcPr>
            <w:tcW w:w="1273" w:type="dxa"/>
          </w:tcPr>
          <w:p w14:paraId="65CEEC11" w14:textId="68365CAE" w:rsidR="00F97729" w:rsidRPr="004858DA" w:rsidRDefault="00FE6053" w:rsidP="005E221B">
            <w:pPr>
              <w:jc w:val="left"/>
              <w:rPr>
                <w:rFonts w:ascii="Calibri" w:hAnsi="Calibri"/>
                <w:szCs w:val="21"/>
              </w:rPr>
            </w:pPr>
            <w:r w:rsidRPr="004858DA">
              <w:rPr>
                <w:rFonts w:ascii="Calibri" w:hAnsi="Calibri"/>
                <w:szCs w:val="21"/>
              </w:rPr>
              <w:t>81.375</w:t>
            </w:r>
          </w:p>
        </w:tc>
        <w:tc>
          <w:tcPr>
            <w:tcW w:w="1261" w:type="dxa"/>
          </w:tcPr>
          <w:p w14:paraId="4E434827" w14:textId="5306881D" w:rsidR="00F97729" w:rsidRPr="004858DA" w:rsidRDefault="00FE6053" w:rsidP="005E221B">
            <w:pPr>
              <w:jc w:val="left"/>
              <w:rPr>
                <w:rFonts w:ascii="Calibri" w:hAnsi="Calibri"/>
                <w:szCs w:val="21"/>
              </w:rPr>
            </w:pPr>
            <w:r w:rsidRPr="004858DA">
              <w:rPr>
                <w:rFonts w:ascii="Calibri" w:hAnsi="Calibri"/>
                <w:szCs w:val="21"/>
              </w:rPr>
              <w:t>’14 team’</w:t>
            </w:r>
          </w:p>
        </w:tc>
        <w:tc>
          <w:tcPr>
            <w:tcW w:w="1270" w:type="dxa"/>
          </w:tcPr>
          <w:p w14:paraId="0633E34D" w14:textId="479ACA7C" w:rsidR="00F97729" w:rsidRPr="004858DA" w:rsidRDefault="00FE6053" w:rsidP="005E221B">
            <w:pPr>
              <w:jc w:val="left"/>
              <w:rPr>
                <w:rFonts w:ascii="Calibri" w:hAnsi="Calibri"/>
                <w:color w:val="FF0000"/>
                <w:szCs w:val="21"/>
              </w:rPr>
            </w:pPr>
            <w:r w:rsidRPr="004858DA">
              <w:rPr>
                <w:rFonts w:ascii="Calibri" w:hAnsi="Calibri"/>
                <w:color w:val="70AD47" w:themeColor="accent6"/>
                <w:szCs w:val="21"/>
              </w:rPr>
              <w:t>Error</w:t>
            </w:r>
          </w:p>
        </w:tc>
        <w:tc>
          <w:tcPr>
            <w:tcW w:w="1271" w:type="dxa"/>
          </w:tcPr>
          <w:p w14:paraId="0FA3C05E" w14:textId="7A40DE04" w:rsidR="00F97729" w:rsidRPr="004858DA" w:rsidRDefault="00F97729" w:rsidP="005E221B">
            <w:pPr>
              <w:jc w:val="left"/>
              <w:rPr>
                <w:rFonts w:ascii="Calibri" w:hAnsi="Calibri"/>
                <w:szCs w:val="21"/>
              </w:rPr>
            </w:pPr>
            <w:r w:rsidRPr="004858DA">
              <w:rPr>
                <w:rFonts w:ascii="Calibri" w:hAnsi="Calibri"/>
                <w:szCs w:val="21"/>
              </w:rPr>
              <w:t>‘</w:t>
            </w:r>
            <w:r w:rsidR="00FE6053" w:rsidRPr="004858DA">
              <w:rPr>
                <w:rFonts w:ascii="Calibri" w:hAnsi="Calibri"/>
                <w:szCs w:val="21"/>
              </w:rPr>
              <w:t>Not team</w:t>
            </w:r>
            <w:r w:rsidRPr="004858DA">
              <w:rPr>
                <w:rFonts w:ascii="Calibri" w:hAnsi="Calibri"/>
                <w:szCs w:val="21"/>
              </w:rPr>
              <w:t>’</w:t>
            </w:r>
          </w:p>
        </w:tc>
        <w:tc>
          <w:tcPr>
            <w:tcW w:w="1273" w:type="dxa"/>
          </w:tcPr>
          <w:p w14:paraId="18177CE4" w14:textId="1E8CD0B9" w:rsidR="00F97729" w:rsidRPr="004858DA" w:rsidRDefault="00F97729" w:rsidP="005E221B">
            <w:pPr>
              <w:jc w:val="left"/>
              <w:rPr>
                <w:rFonts w:ascii="Calibri" w:hAnsi="Calibri"/>
                <w:szCs w:val="21"/>
              </w:rPr>
            </w:pPr>
            <w:r w:rsidRPr="004858DA">
              <w:rPr>
                <w:rFonts w:ascii="Calibri" w:hAnsi="Calibri"/>
                <w:color w:val="385623" w:themeColor="accent6" w:themeShade="80"/>
                <w:szCs w:val="21"/>
              </w:rPr>
              <w:t>Error</w:t>
            </w:r>
          </w:p>
        </w:tc>
      </w:tr>
      <w:tr w:rsidR="00FE6053" w:rsidRPr="004858DA" w14:paraId="63DE9659" w14:textId="77777777" w:rsidTr="00065ABD">
        <w:trPr>
          <w:trHeight w:val="142"/>
        </w:trPr>
        <w:tc>
          <w:tcPr>
            <w:tcW w:w="1392" w:type="dxa"/>
          </w:tcPr>
          <w:p w14:paraId="7661A49F" w14:textId="09F3F920" w:rsidR="00F97729" w:rsidRPr="004858DA" w:rsidRDefault="00FE6053" w:rsidP="005E221B">
            <w:pPr>
              <w:jc w:val="left"/>
              <w:rPr>
                <w:rFonts w:ascii="Calibri" w:hAnsi="Calibri"/>
                <w:szCs w:val="21"/>
              </w:rPr>
            </w:pPr>
            <w:r w:rsidRPr="004858DA">
              <w:rPr>
                <w:rFonts w:ascii="Calibri" w:hAnsi="Calibri"/>
                <w:szCs w:val="21"/>
              </w:rPr>
              <w:t xml:space="preserve">Player </w:t>
            </w:r>
          </w:p>
          <w:p w14:paraId="6FA8EC88" w14:textId="3447E08A" w:rsidR="00FE6053" w:rsidRPr="004858DA" w:rsidRDefault="00FE6053" w:rsidP="005E221B">
            <w:pPr>
              <w:jc w:val="left"/>
              <w:rPr>
                <w:rFonts w:ascii="Calibri" w:hAnsi="Calibri"/>
                <w:szCs w:val="21"/>
              </w:rPr>
            </w:pPr>
            <w:proofErr w:type="spellStart"/>
            <w:r w:rsidRPr="004858DA">
              <w:rPr>
                <w:rFonts w:ascii="Calibri" w:hAnsi="Calibri"/>
                <w:szCs w:val="21"/>
              </w:rPr>
              <w:t>Get_wholeGP</w:t>
            </w:r>
            <w:proofErr w:type="spellEnd"/>
          </w:p>
          <w:p w14:paraId="34886A16" w14:textId="25923E02" w:rsidR="00FE6053" w:rsidRPr="004858DA" w:rsidRDefault="00FE6053" w:rsidP="005E221B">
            <w:pPr>
              <w:jc w:val="left"/>
              <w:rPr>
                <w:rFonts w:ascii="Calibri" w:hAnsi="Calibri"/>
                <w:szCs w:val="21"/>
              </w:rPr>
            </w:pPr>
          </w:p>
        </w:tc>
        <w:tc>
          <w:tcPr>
            <w:tcW w:w="1276" w:type="dxa"/>
          </w:tcPr>
          <w:p w14:paraId="705AA941" w14:textId="62F01E4A" w:rsidR="00F97729" w:rsidRPr="004858DA" w:rsidRDefault="00FE6053" w:rsidP="005E221B">
            <w:pPr>
              <w:jc w:val="left"/>
              <w:rPr>
                <w:rFonts w:ascii="Calibri" w:hAnsi="Calibri"/>
                <w:szCs w:val="21"/>
              </w:rPr>
            </w:pPr>
            <w:r w:rsidRPr="004858DA">
              <w:rPr>
                <w:rFonts w:ascii="Calibri" w:hAnsi="Calibri"/>
                <w:szCs w:val="21"/>
              </w:rPr>
              <w:t>‘Chris Bosh’</w:t>
            </w:r>
          </w:p>
        </w:tc>
        <w:tc>
          <w:tcPr>
            <w:tcW w:w="1273" w:type="dxa"/>
          </w:tcPr>
          <w:p w14:paraId="611C0598" w14:textId="5FD625E0" w:rsidR="00F97729" w:rsidRPr="004858DA" w:rsidRDefault="00FE6053" w:rsidP="005E221B">
            <w:pPr>
              <w:jc w:val="left"/>
              <w:rPr>
                <w:rFonts w:ascii="Calibri" w:hAnsi="Calibri"/>
                <w:szCs w:val="21"/>
              </w:rPr>
            </w:pPr>
            <w:r w:rsidRPr="004858DA">
              <w:rPr>
                <w:rFonts w:ascii="Calibri" w:hAnsi="Calibri"/>
                <w:szCs w:val="21"/>
              </w:rPr>
              <w:t>Heat</w:t>
            </w:r>
          </w:p>
        </w:tc>
        <w:tc>
          <w:tcPr>
            <w:tcW w:w="1261" w:type="dxa"/>
          </w:tcPr>
          <w:p w14:paraId="0B0F701D" w14:textId="3577F34B" w:rsidR="00F97729"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6A4CBE7B" w14:textId="55BD53D2" w:rsidR="00F97729"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1D346C7F" w14:textId="4B6A9081" w:rsidR="00F97729" w:rsidRPr="004858DA" w:rsidRDefault="00FE6053" w:rsidP="005E221B">
            <w:pPr>
              <w:jc w:val="left"/>
              <w:rPr>
                <w:rFonts w:ascii="Calibri" w:hAnsi="Calibri"/>
                <w:szCs w:val="21"/>
              </w:rPr>
            </w:pPr>
            <w:r w:rsidRPr="004858DA">
              <w:rPr>
                <w:rFonts w:ascii="Calibri" w:hAnsi="Calibri"/>
                <w:szCs w:val="21"/>
              </w:rPr>
              <w:t>‘other people’</w:t>
            </w:r>
          </w:p>
        </w:tc>
        <w:tc>
          <w:tcPr>
            <w:tcW w:w="1273" w:type="dxa"/>
          </w:tcPr>
          <w:p w14:paraId="67850B3E" w14:textId="77777777" w:rsidR="00FE6053" w:rsidRPr="004858DA" w:rsidRDefault="00FE6053" w:rsidP="005E221B">
            <w:pPr>
              <w:jc w:val="left"/>
              <w:rPr>
                <w:rFonts w:ascii="Calibri" w:hAnsi="Calibri"/>
                <w:color w:val="70AD47" w:themeColor="accent6"/>
                <w:szCs w:val="21"/>
              </w:rPr>
            </w:pPr>
            <w:r w:rsidRPr="004858DA">
              <w:rPr>
                <w:rFonts w:ascii="Calibri" w:hAnsi="Calibri"/>
                <w:color w:val="70AD47" w:themeColor="accent6"/>
                <w:szCs w:val="21"/>
              </w:rPr>
              <w:t>Error</w:t>
            </w:r>
          </w:p>
          <w:p w14:paraId="7F33089E" w14:textId="599C9821" w:rsidR="00FE6053" w:rsidRPr="004858DA" w:rsidRDefault="00FE6053" w:rsidP="005E221B">
            <w:pPr>
              <w:jc w:val="left"/>
              <w:rPr>
                <w:rFonts w:ascii="Calibri" w:hAnsi="Calibri"/>
                <w:szCs w:val="21"/>
              </w:rPr>
            </w:pPr>
          </w:p>
        </w:tc>
      </w:tr>
      <w:tr w:rsidR="00FE6053" w:rsidRPr="004858DA" w14:paraId="5C4B95EA" w14:textId="77777777" w:rsidTr="00065ABD">
        <w:trPr>
          <w:trHeight w:val="142"/>
        </w:trPr>
        <w:tc>
          <w:tcPr>
            <w:tcW w:w="1392" w:type="dxa"/>
          </w:tcPr>
          <w:p w14:paraId="3A4B0E42" w14:textId="77777777" w:rsidR="00FE6053" w:rsidRPr="004858DA" w:rsidRDefault="00FE6053" w:rsidP="005E221B">
            <w:pPr>
              <w:jc w:val="left"/>
              <w:rPr>
                <w:rFonts w:ascii="Calibri" w:hAnsi="Calibri"/>
                <w:szCs w:val="21"/>
              </w:rPr>
            </w:pPr>
            <w:r w:rsidRPr="004858DA">
              <w:rPr>
                <w:rFonts w:ascii="Calibri" w:hAnsi="Calibri"/>
                <w:szCs w:val="21"/>
              </w:rPr>
              <w:t>Player</w:t>
            </w:r>
          </w:p>
          <w:p w14:paraId="13BB95E4" w14:textId="1118969B" w:rsidR="00FE6053" w:rsidRPr="004858DA" w:rsidRDefault="00FE6053" w:rsidP="005E221B">
            <w:pPr>
              <w:jc w:val="left"/>
              <w:rPr>
                <w:rFonts w:ascii="Calibri" w:hAnsi="Calibri"/>
                <w:szCs w:val="21"/>
              </w:rPr>
            </w:pPr>
            <w:proofErr w:type="spellStart"/>
            <w:r w:rsidRPr="004858DA">
              <w:rPr>
                <w:rFonts w:ascii="Calibri" w:hAnsi="Calibri"/>
                <w:szCs w:val="21"/>
              </w:rPr>
              <w:t>Whole_rating</w:t>
            </w:r>
            <w:proofErr w:type="spellEnd"/>
          </w:p>
        </w:tc>
        <w:tc>
          <w:tcPr>
            <w:tcW w:w="1276" w:type="dxa"/>
          </w:tcPr>
          <w:p w14:paraId="1E720992" w14:textId="04734E96" w:rsidR="00FE6053" w:rsidRPr="004858DA" w:rsidRDefault="00FE6053" w:rsidP="005E221B">
            <w:pPr>
              <w:jc w:val="left"/>
              <w:rPr>
                <w:rFonts w:ascii="Calibri" w:hAnsi="Calibri"/>
                <w:szCs w:val="21"/>
              </w:rPr>
            </w:pPr>
            <w:r w:rsidRPr="004858DA">
              <w:rPr>
                <w:rFonts w:ascii="Calibri" w:hAnsi="Calibri"/>
                <w:szCs w:val="21"/>
              </w:rPr>
              <w:t>‘Ray Allen’</w:t>
            </w:r>
          </w:p>
        </w:tc>
        <w:tc>
          <w:tcPr>
            <w:tcW w:w="1273" w:type="dxa"/>
          </w:tcPr>
          <w:p w14:paraId="17E5F34B" w14:textId="106107E3" w:rsidR="00FE6053" w:rsidRPr="004858DA" w:rsidRDefault="00FE6053" w:rsidP="005E221B">
            <w:pPr>
              <w:jc w:val="left"/>
              <w:rPr>
                <w:rFonts w:ascii="Calibri" w:hAnsi="Calibri"/>
                <w:szCs w:val="21"/>
              </w:rPr>
            </w:pPr>
            <w:r w:rsidRPr="004858DA">
              <w:rPr>
                <w:rFonts w:ascii="Calibri" w:hAnsi="Calibri"/>
                <w:szCs w:val="21"/>
              </w:rPr>
              <w:t>88</w:t>
            </w:r>
          </w:p>
        </w:tc>
        <w:tc>
          <w:tcPr>
            <w:tcW w:w="1261" w:type="dxa"/>
          </w:tcPr>
          <w:p w14:paraId="6BB34222" w14:textId="75783B38" w:rsidR="00FE6053" w:rsidRPr="004858DA" w:rsidRDefault="00FE6053" w:rsidP="005E221B">
            <w:pPr>
              <w:jc w:val="left"/>
              <w:rPr>
                <w:rFonts w:ascii="Calibri" w:hAnsi="Calibri"/>
                <w:szCs w:val="21"/>
              </w:rPr>
            </w:pPr>
            <w:r w:rsidRPr="004858DA">
              <w:rPr>
                <w:rFonts w:ascii="Calibri" w:hAnsi="Calibri"/>
                <w:szCs w:val="21"/>
              </w:rPr>
              <w:t>-</w:t>
            </w:r>
          </w:p>
        </w:tc>
        <w:tc>
          <w:tcPr>
            <w:tcW w:w="1270" w:type="dxa"/>
          </w:tcPr>
          <w:p w14:paraId="56FD13E7" w14:textId="2084D68C" w:rsidR="00FE6053" w:rsidRPr="004858DA" w:rsidRDefault="00FE6053" w:rsidP="005E221B">
            <w:pPr>
              <w:jc w:val="left"/>
              <w:rPr>
                <w:rFonts w:ascii="Calibri" w:hAnsi="Calibri"/>
                <w:szCs w:val="21"/>
              </w:rPr>
            </w:pPr>
            <w:r w:rsidRPr="004858DA">
              <w:rPr>
                <w:rFonts w:ascii="Calibri" w:hAnsi="Calibri"/>
                <w:szCs w:val="21"/>
              </w:rPr>
              <w:t>-</w:t>
            </w:r>
          </w:p>
        </w:tc>
        <w:tc>
          <w:tcPr>
            <w:tcW w:w="1271" w:type="dxa"/>
          </w:tcPr>
          <w:p w14:paraId="45F16101" w14:textId="3D345E90" w:rsidR="00FE6053" w:rsidRPr="004858DA" w:rsidRDefault="00FE6053" w:rsidP="005E221B">
            <w:pPr>
              <w:jc w:val="left"/>
              <w:rPr>
                <w:rFonts w:ascii="Calibri" w:hAnsi="Calibri"/>
                <w:szCs w:val="21"/>
              </w:rPr>
            </w:pPr>
            <w:r w:rsidRPr="004858DA">
              <w:rPr>
                <w:rFonts w:ascii="Calibri" w:hAnsi="Calibri"/>
                <w:szCs w:val="21"/>
              </w:rPr>
              <w:t>‘Hello’</w:t>
            </w:r>
          </w:p>
        </w:tc>
        <w:tc>
          <w:tcPr>
            <w:tcW w:w="1273" w:type="dxa"/>
          </w:tcPr>
          <w:p w14:paraId="58234644" w14:textId="224992B5" w:rsidR="00FE6053" w:rsidRPr="004858DA" w:rsidRDefault="00FE6053" w:rsidP="005E221B">
            <w:pPr>
              <w:jc w:val="left"/>
              <w:rPr>
                <w:rFonts w:ascii="Calibri" w:hAnsi="Calibri"/>
                <w:color w:val="70AD47" w:themeColor="accent6"/>
                <w:szCs w:val="21"/>
              </w:rPr>
            </w:pPr>
            <w:proofErr w:type="gramStart"/>
            <w:r w:rsidRPr="004858DA">
              <w:rPr>
                <w:rFonts w:ascii="Calibri" w:hAnsi="Calibri"/>
                <w:color w:val="70AD47" w:themeColor="accent6"/>
                <w:szCs w:val="21"/>
              </w:rPr>
              <w:t>Can’t</w:t>
            </w:r>
            <w:proofErr w:type="gramEnd"/>
            <w:r w:rsidRPr="004858DA">
              <w:rPr>
                <w:rFonts w:ascii="Calibri" w:hAnsi="Calibri"/>
                <w:color w:val="70AD47" w:themeColor="accent6"/>
                <w:szCs w:val="21"/>
              </w:rPr>
              <w:t xml:space="preserve"> find</w:t>
            </w:r>
          </w:p>
        </w:tc>
      </w:tr>
      <w:tr w:rsidR="00065ABD" w:rsidRPr="004858DA" w14:paraId="7F778FBC" w14:textId="77777777" w:rsidTr="00065ABD">
        <w:trPr>
          <w:trHeight w:val="142"/>
        </w:trPr>
        <w:tc>
          <w:tcPr>
            <w:tcW w:w="1392" w:type="dxa"/>
          </w:tcPr>
          <w:p w14:paraId="5DD7911A"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32C9BC98" w14:textId="64ED5075" w:rsidR="00065ABD" w:rsidRPr="004858DA" w:rsidRDefault="00065ABD" w:rsidP="00065ABD">
            <w:pPr>
              <w:jc w:val="left"/>
              <w:rPr>
                <w:rFonts w:ascii="Calibri" w:hAnsi="Calibri"/>
                <w:szCs w:val="21"/>
              </w:rPr>
            </w:pPr>
            <w:proofErr w:type="gramStart"/>
            <w:r w:rsidRPr="004858DA">
              <w:rPr>
                <w:rFonts w:ascii="Calibri" w:hAnsi="Calibri"/>
                <w:szCs w:val="21"/>
              </w:rPr>
              <w:t>Powerset(</w:t>
            </w:r>
            <w:proofErr w:type="gramEnd"/>
            <w:r w:rsidRPr="004858DA">
              <w:rPr>
                <w:rFonts w:ascii="Calibri" w:hAnsi="Calibri"/>
                <w:szCs w:val="21"/>
              </w:rPr>
              <w:t>)</w:t>
            </w:r>
          </w:p>
        </w:tc>
        <w:tc>
          <w:tcPr>
            <w:tcW w:w="1276" w:type="dxa"/>
          </w:tcPr>
          <w:p w14:paraId="0054D2E9" w14:textId="016D057A" w:rsidR="00065ABD" w:rsidRPr="004858DA" w:rsidRDefault="00065ABD" w:rsidP="00065ABD">
            <w:pPr>
              <w:jc w:val="left"/>
              <w:rPr>
                <w:rFonts w:ascii="Calibri" w:hAnsi="Calibri"/>
                <w:szCs w:val="21"/>
              </w:rPr>
            </w:pPr>
            <w:r w:rsidRPr="004858DA">
              <w:rPr>
                <w:rFonts w:ascii="Calibri" w:hAnsi="Calibri"/>
                <w:szCs w:val="21"/>
              </w:rPr>
              <w:t>Player List</w:t>
            </w:r>
          </w:p>
        </w:tc>
        <w:tc>
          <w:tcPr>
            <w:tcW w:w="1273" w:type="dxa"/>
          </w:tcPr>
          <w:p w14:paraId="512BF741" w14:textId="45FD7E32" w:rsidR="00065ABD" w:rsidRPr="004858DA" w:rsidRDefault="00065ABD" w:rsidP="00065ABD">
            <w:pPr>
              <w:jc w:val="left"/>
              <w:rPr>
                <w:rFonts w:ascii="Calibri" w:hAnsi="Calibri"/>
                <w:szCs w:val="21"/>
              </w:rPr>
            </w:pPr>
            <w:r w:rsidRPr="004858DA">
              <w:rPr>
                <w:rFonts w:ascii="Calibri" w:hAnsi="Calibri"/>
                <w:szCs w:val="21"/>
              </w:rPr>
              <w:t xml:space="preserve">A list </w:t>
            </w:r>
            <w:proofErr w:type="gramStart"/>
            <w:r w:rsidRPr="004858DA">
              <w:rPr>
                <w:rFonts w:ascii="Calibri" w:hAnsi="Calibri"/>
                <w:szCs w:val="21"/>
              </w:rPr>
              <w:t>include</w:t>
            </w:r>
            <w:proofErr w:type="gramEnd"/>
            <w:r w:rsidRPr="004858DA">
              <w:rPr>
                <w:rFonts w:ascii="Calibri" w:hAnsi="Calibri"/>
                <w:szCs w:val="21"/>
              </w:rPr>
              <w:t xml:space="preserve"> all possible powerset for player</w:t>
            </w:r>
          </w:p>
        </w:tc>
        <w:tc>
          <w:tcPr>
            <w:tcW w:w="1261" w:type="dxa"/>
          </w:tcPr>
          <w:p w14:paraId="1EB964D0" w14:textId="47EA9252"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61F6DBCD" w14:textId="77777777" w:rsidR="00065ABD" w:rsidRPr="004858DA" w:rsidRDefault="00065ABD" w:rsidP="00065ABD">
            <w:pPr>
              <w:jc w:val="left"/>
              <w:rPr>
                <w:rFonts w:ascii="Calibri" w:hAnsi="Calibri"/>
                <w:szCs w:val="21"/>
              </w:rPr>
            </w:pPr>
            <w:r w:rsidRPr="004858DA">
              <w:rPr>
                <w:rFonts w:ascii="Calibri" w:hAnsi="Calibri"/>
                <w:szCs w:val="21"/>
              </w:rPr>
              <w:t xml:space="preserve">Stack over </w:t>
            </w:r>
          </w:p>
          <w:p w14:paraId="495D4C83" w14:textId="53291873" w:rsidR="00065ABD" w:rsidRPr="004858DA" w:rsidRDefault="00065ABD" w:rsidP="00065ABD">
            <w:pPr>
              <w:jc w:val="left"/>
              <w:rPr>
                <w:rFonts w:ascii="Calibri" w:hAnsi="Calibri"/>
                <w:szCs w:val="21"/>
              </w:rPr>
            </w:pPr>
            <w:r w:rsidRPr="004858DA">
              <w:rPr>
                <w:rFonts w:ascii="Calibri" w:hAnsi="Calibri"/>
                <w:szCs w:val="21"/>
              </w:rPr>
              <w:t>flow</w:t>
            </w:r>
          </w:p>
        </w:tc>
        <w:tc>
          <w:tcPr>
            <w:tcW w:w="1271" w:type="dxa"/>
          </w:tcPr>
          <w:p w14:paraId="1B4D2C56" w14:textId="3B149C21" w:rsidR="00065ABD" w:rsidRPr="004858DA" w:rsidRDefault="00065ABD" w:rsidP="00065ABD">
            <w:pPr>
              <w:jc w:val="left"/>
              <w:rPr>
                <w:rFonts w:ascii="Calibri" w:hAnsi="Calibri"/>
                <w:szCs w:val="21"/>
              </w:rPr>
            </w:pPr>
            <w:r w:rsidRPr="004858DA">
              <w:rPr>
                <w:rFonts w:ascii="Calibri" w:hAnsi="Calibri"/>
                <w:szCs w:val="21"/>
              </w:rPr>
              <w:t>[1,2,3,4]</w:t>
            </w:r>
          </w:p>
        </w:tc>
        <w:tc>
          <w:tcPr>
            <w:tcW w:w="1273" w:type="dxa"/>
          </w:tcPr>
          <w:p w14:paraId="7AAAA48C" w14:textId="2B65124D"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List all possible powerset for the number in the List.</w:t>
            </w:r>
          </w:p>
        </w:tc>
      </w:tr>
      <w:tr w:rsidR="00065ABD" w:rsidRPr="004858DA" w14:paraId="59A6CE25" w14:textId="77777777" w:rsidTr="00065ABD">
        <w:trPr>
          <w:trHeight w:val="142"/>
        </w:trPr>
        <w:tc>
          <w:tcPr>
            <w:tcW w:w="1392" w:type="dxa"/>
          </w:tcPr>
          <w:p w14:paraId="1664503B" w14:textId="331AE8B7" w:rsidR="00065ABD" w:rsidRPr="004858DA" w:rsidRDefault="00065ABD" w:rsidP="00065ABD">
            <w:pPr>
              <w:jc w:val="left"/>
              <w:rPr>
                <w:rFonts w:ascii="Calibri" w:hAnsi="Calibri"/>
                <w:szCs w:val="21"/>
              </w:rPr>
            </w:pPr>
            <w:proofErr w:type="spellStart"/>
            <w:r w:rsidRPr="004858DA">
              <w:rPr>
                <w:rFonts w:ascii="Calibri" w:hAnsi="Calibri"/>
                <w:szCs w:val="21"/>
              </w:rPr>
              <w:t>Team_</w:t>
            </w:r>
            <w:proofErr w:type="gramStart"/>
            <w:r w:rsidRPr="004858DA">
              <w:rPr>
                <w:rFonts w:ascii="Calibri" w:hAnsi="Calibri"/>
                <w:szCs w:val="21"/>
              </w:rPr>
              <w:t>infor</w:t>
            </w:r>
            <w:proofErr w:type="spellEnd"/>
            <w:r w:rsidRPr="004858DA">
              <w:rPr>
                <w:rFonts w:ascii="Calibri" w:hAnsi="Calibri"/>
                <w:szCs w:val="21"/>
              </w:rPr>
              <w:t>(</w:t>
            </w:r>
            <w:proofErr w:type="gramEnd"/>
            <w:r w:rsidRPr="004858DA">
              <w:rPr>
                <w:rFonts w:ascii="Calibri" w:hAnsi="Calibri"/>
                <w:szCs w:val="21"/>
              </w:rPr>
              <w:t>)</w:t>
            </w:r>
          </w:p>
        </w:tc>
        <w:tc>
          <w:tcPr>
            <w:tcW w:w="1276" w:type="dxa"/>
          </w:tcPr>
          <w:p w14:paraId="21669D4F" w14:textId="134188D3" w:rsidR="00065ABD" w:rsidRPr="004858DA" w:rsidRDefault="00065ABD" w:rsidP="00065ABD">
            <w:pPr>
              <w:jc w:val="left"/>
              <w:rPr>
                <w:rFonts w:ascii="Calibri" w:hAnsi="Calibri"/>
                <w:szCs w:val="21"/>
              </w:rPr>
            </w:pPr>
            <w:r w:rsidRPr="004858DA">
              <w:rPr>
                <w:rFonts w:ascii="Calibri" w:hAnsi="Calibri"/>
                <w:szCs w:val="21"/>
              </w:rPr>
              <w:t>'Utah Jazz', 'Karl Malone', 'John Stockton', 'Jeff Hornacek'</w:t>
            </w:r>
          </w:p>
        </w:tc>
        <w:tc>
          <w:tcPr>
            <w:tcW w:w="1273" w:type="dxa"/>
          </w:tcPr>
          <w:p w14:paraId="78ADAA2D" w14:textId="77784D32" w:rsidR="00065ABD" w:rsidRPr="004858DA" w:rsidRDefault="00065ABD" w:rsidP="00065ABD">
            <w:pPr>
              <w:jc w:val="left"/>
              <w:rPr>
                <w:rFonts w:ascii="Calibri" w:hAnsi="Calibri"/>
                <w:szCs w:val="21"/>
              </w:rPr>
            </w:pPr>
            <w:r w:rsidRPr="004858DA">
              <w:rPr>
                <w:rFonts w:ascii="Calibri" w:hAnsi="Calibri"/>
                <w:szCs w:val="21"/>
              </w:rPr>
              <w:t>93.2124</w:t>
            </w:r>
          </w:p>
        </w:tc>
        <w:tc>
          <w:tcPr>
            <w:tcW w:w="1261" w:type="dxa"/>
          </w:tcPr>
          <w:p w14:paraId="39666F51" w14:textId="5D367B69"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29C950B7" w14:textId="0E295BEA"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2B2A519A" w14:textId="1907D716" w:rsidR="00065ABD" w:rsidRPr="004858DA" w:rsidRDefault="00065ABD" w:rsidP="00065ABD">
            <w:pPr>
              <w:jc w:val="left"/>
              <w:rPr>
                <w:rFonts w:ascii="Calibri" w:hAnsi="Calibri"/>
                <w:szCs w:val="21"/>
              </w:rPr>
            </w:pPr>
            <w:r w:rsidRPr="004858DA">
              <w:rPr>
                <w:rFonts w:ascii="Calibri" w:hAnsi="Calibri"/>
                <w:szCs w:val="21"/>
              </w:rPr>
              <w:t>'Utah Jazz', 'A', 'B', 'C'</w:t>
            </w:r>
          </w:p>
        </w:tc>
        <w:tc>
          <w:tcPr>
            <w:tcW w:w="1273" w:type="dxa"/>
          </w:tcPr>
          <w:p w14:paraId="1189419D" w14:textId="5E3D2334"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r w:rsidR="00065ABD" w:rsidRPr="004858DA" w14:paraId="65B88874" w14:textId="77777777" w:rsidTr="00065ABD">
        <w:trPr>
          <w:trHeight w:val="142"/>
        </w:trPr>
        <w:tc>
          <w:tcPr>
            <w:tcW w:w="1392" w:type="dxa"/>
          </w:tcPr>
          <w:p w14:paraId="75D4FD5D" w14:textId="77777777" w:rsidR="00065ABD" w:rsidRPr="004858DA" w:rsidRDefault="00065ABD" w:rsidP="00065ABD">
            <w:pPr>
              <w:jc w:val="left"/>
              <w:rPr>
                <w:rFonts w:ascii="Calibri" w:hAnsi="Calibri"/>
                <w:szCs w:val="21"/>
              </w:rPr>
            </w:pPr>
            <w:r w:rsidRPr="004858DA">
              <w:rPr>
                <w:rFonts w:ascii="Calibri" w:hAnsi="Calibri"/>
                <w:szCs w:val="21"/>
              </w:rPr>
              <w:t>Set for Powerset</w:t>
            </w:r>
          </w:p>
          <w:p w14:paraId="0EBB359B" w14:textId="0708C01D" w:rsidR="00065ABD" w:rsidRPr="004858DA" w:rsidRDefault="00065ABD" w:rsidP="00065ABD">
            <w:pPr>
              <w:jc w:val="left"/>
              <w:rPr>
                <w:rFonts w:ascii="Calibri" w:hAnsi="Calibri"/>
                <w:szCs w:val="21"/>
              </w:rPr>
            </w:pPr>
            <w:r w:rsidRPr="004858DA">
              <w:rPr>
                <w:rFonts w:ascii="Calibri" w:hAnsi="Calibri"/>
                <w:szCs w:val="21"/>
              </w:rPr>
              <w:t xml:space="preserve">Data </w:t>
            </w:r>
            <w:proofErr w:type="gramStart"/>
            <w:r w:rsidRPr="004858DA">
              <w:rPr>
                <w:rFonts w:ascii="Calibri" w:hAnsi="Calibri"/>
                <w:szCs w:val="21"/>
              </w:rPr>
              <w:t>memo(</w:t>
            </w:r>
            <w:proofErr w:type="gramEnd"/>
            <w:r w:rsidRPr="004858DA">
              <w:rPr>
                <w:rFonts w:ascii="Calibri" w:hAnsi="Calibri"/>
                <w:szCs w:val="21"/>
              </w:rPr>
              <w:t>)</w:t>
            </w:r>
          </w:p>
        </w:tc>
        <w:tc>
          <w:tcPr>
            <w:tcW w:w="1276" w:type="dxa"/>
          </w:tcPr>
          <w:p w14:paraId="542F3687" w14:textId="4E6FC986" w:rsidR="00065ABD" w:rsidRPr="004858DA" w:rsidRDefault="00065ABD" w:rsidP="00065ABD">
            <w:pPr>
              <w:jc w:val="left"/>
              <w:rPr>
                <w:rFonts w:ascii="Calibri" w:hAnsi="Calibri"/>
                <w:szCs w:val="21"/>
              </w:rPr>
            </w:pPr>
            <w:r w:rsidRPr="004858DA">
              <w:rPr>
                <w:rFonts w:ascii="Calibri" w:hAnsi="Calibri"/>
                <w:szCs w:val="21"/>
              </w:rPr>
              <w:t xml:space="preserve">Player </w:t>
            </w:r>
            <w:proofErr w:type="spellStart"/>
            <w:r w:rsidRPr="004858DA">
              <w:rPr>
                <w:rFonts w:ascii="Calibri" w:hAnsi="Calibri"/>
                <w:szCs w:val="21"/>
              </w:rPr>
              <w:t>powerser</w:t>
            </w:r>
            <w:proofErr w:type="spellEnd"/>
            <w:r w:rsidRPr="004858DA">
              <w:rPr>
                <w:rFonts w:ascii="Calibri" w:hAnsi="Calibri"/>
                <w:szCs w:val="21"/>
              </w:rPr>
              <w:t xml:space="preserve"> List</w:t>
            </w:r>
          </w:p>
          <w:p w14:paraId="3F043D9F" w14:textId="2360D099" w:rsidR="00065ABD" w:rsidRPr="004858DA" w:rsidRDefault="00065ABD" w:rsidP="00065ABD">
            <w:pPr>
              <w:jc w:val="left"/>
              <w:rPr>
                <w:rFonts w:ascii="Calibri" w:hAnsi="Calibri"/>
                <w:szCs w:val="21"/>
              </w:rPr>
            </w:pPr>
          </w:p>
        </w:tc>
        <w:tc>
          <w:tcPr>
            <w:tcW w:w="1273" w:type="dxa"/>
          </w:tcPr>
          <w:p w14:paraId="20BCCD16" w14:textId="3E9713AC" w:rsidR="00065ABD" w:rsidRPr="004858DA" w:rsidRDefault="00065ABD" w:rsidP="00065ABD">
            <w:pPr>
              <w:jc w:val="left"/>
              <w:rPr>
                <w:rFonts w:ascii="Calibri" w:hAnsi="Calibri"/>
                <w:szCs w:val="21"/>
              </w:rPr>
            </w:pPr>
            <w:r w:rsidRPr="004858DA">
              <w:rPr>
                <w:rFonts w:ascii="Calibri" w:hAnsi="Calibri"/>
                <w:szCs w:val="21"/>
              </w:rPr>
              <w:t xml:space="preserve">Rating the score for each powerset </w:t>
            </w:r>
          </w:p>
        </w:tc>
        <w:tc>
          <w:tcPr>
            <w:tcW w:w="1261" w:type="dxa"/>
          </w:tcPr>
          <w:p w14:paraId="0614940C" w14:textId="2A6D59F3" w:rsidR="00065ABD" w:rsidRPr="004858DA" w:rsidRDefault="00065ABD" w:rsidP="00065ABD">
            <w:pPr>
              <w:jc w:val="left"/>
              <w:rPr>
                <w:rFonts w:ascii="Calibri" w:hAnsi="Calibri"/>
                <w:szCs w:val="21"/>
              </w:rPr>
            </w:pPr>
            <w:r w:rsidRPr="004858DA">
              <w:rPr>
                <w:rFonts w:ascii="Calibri" w:hAnsi="Calibri"/>
                <w:szCs w:val="21"/>
              </w:rPr>
              <w:t>A huge Player List</w:t>
            </w:r>
          </w:p>
        </w:tc>
        <w:tc>
          <w:tcPr>
            <w:tcW w:w="1270" w:type="dxa"/>
          </w:tcPr>
          <w:p w14:paraId="5E8035AC" w14:textId="546091ED" w:rsidR="00065ABD" w:rsidRPr="004858DA" w:rsidRDefault="00065ABD" w:rsidP="00065ABD">
            <w:pPr>
              <w:jc w:val="left"/>
              <w:rPr>
                <w:rFonts w:ascii="Calibri" w:hAnsi="Calibri"/>
                <w:szCs w:val="21"/>
              </w:rPr>
            </w:pPr>
            <w:r w:rsidRPr="004858DA">
              <w:rPr>
                <w:rFonts w:ascii="Calibri" w:hAnsi="Calibri"/>
                <w:szCs w:val="21"/>
              </w:rPr>
              <w:t xml:space="preserve">Stack </w:t>
            </w:r>
            <w:proofErr w:type="gramStart"/>
            <w:r w:rsidRPr="004858DA">
              <w:rPr>
                <w:rFonts w:ascii="Calibri" w:hAnsi="Calibri"/>
                <w:szCs w:val="21"/>
              </w:rPr>
              <w:t>over flow</w:t>
            </w:r>
            <w:proofErr w:type="gramEnd"/>
          </w:p>
        </w:tc>
        <w:tc>
          <w:tcPr>
            <w:tcW w:w="1271" w:type="dxa"/>
          </w:tcPr>
          <w:p w14:paraId="7797F2DB" w14:textId="76ABE246" w:rsidR="00065ABD" w:rsidRPr="004858DA" w:rsidRDefault="00065ABD" w:rsidP="00065ABD">
            <w:pPr>
              <w:jc w:val="left"/>
              <w:rPr>
                <w:rFonts w:ascii="Calibri" w:hAnsi="Calibri"/>
                <w:szCs w:val="21"/>
              </w:rPr>
            </w:pPr>
          </w:p>
        </w:tc>
        <w:tc>
          <w:tcPr>
            <w:tcW w:w="1273" w:type="dxa"/>
          </w:tcPr>
          <w:p w14:paraId="1B4CA091" w14:textId="5AB9F7D2" w:rsidR="00065ABD" w:rsidRPr="004858DA" w:rsidRDefault="00065ABD" w:rsidP="00065ABD">
            <w:pPr>
              <w:jc w:val="left"/>
              <w:rPr>
                <w:rFonts w:ascii="Calibri" w:hAnsi="Calibri"/>
                <w:color w:val="70AD47" w:themeColor="accent6"/>
                <w:szCs w:val="21"/>
              </w:rPr>
            </w:pPr>
          </w:p>
        </w:tc>
      </w:tr>
      <w:tr w:rsidR="00065ABD" w:rsidRPr="004858DA" w14:paraId="06F24AD5" w14:textId="77777777" w:rsidTr="00065ABD">
        <w:trPr>
          <w:trHeight w:val="142"/>
        </w:trPr>
        <w:tc>
          <w:tcPr>
            <w:tcW w:w="1392" w:type="dxa"/>
          </w:tcPr>
          <w:p w14:paraId="2E6AB822" w14:textId="3C123DAB" w:rsidR="00065ABD" w:rsidRPr="004858DA" w:rsidRDefault="00065ABD" w:rsidP="00065ABD">
            <w:pPr>
              <w:jc w:val="left"/>
              <w:rPr>
                <w:rFonts w:ascii="Calibri" w:hAnsi="Calibri"/>
                <w:szCs w:val="21"/>
              </w:rPr>
            </w:pPr>
            <w:proofErr w:type="gramStart"/>
            <w:r w:rsidRPr="004858DA">
              <w:rPr>
                <w:rFonts w:ascii="Calibri" w:hAnsi="Calibri"/>
                <w:szCs w:val="21"/>
              </w:rPr>
              <w:t>Strength(</w:t>
            </w:r>
            <w:proofErr w:type="gramEnd"/>
            <w:r w:rsidRPr="004858DA">
              <w:rPr>
                <w:rFonts w:ascii="Calibri" w:hAnsi="Calibri"/>
                <w:szCs w:val="21"/>
              </w:rPr>
              <w:t>)</w:t>
            </w:r>
          </w:p>
        </w:tc>
        <w:tc>
          <w:tcPr>
            <w:tcW w:w="1276" w:type="dxa"/>
          </w:tcPr>
          <w:p w14:paraId="4F26C445" w14:textId="365F86CC" w:rsidR="00065ABD" w:rsidRPr="004858DA" w:rsidRDefault="00065ABD" w:rsidP="00065ABD">
            <w:pPr>
              <w:jc w:val="left"/>
              <w:rPr>
                <w:rFonts w:ascii="Calibri" w:hAnsi="Calibri"/>
                <w:szCs w:val="21"/>
              </w:rPr>
            </w:pPr>
            <w:r w:rsidRPr="004858DA">
              <w:rPr>
                <w:rFonts w:ascii="Calibri" w:hAnsi="Calibri"/>
                <w:szCs w:val="21"/>
              </w:rPr>
              <w:t>Karl Malone', 'John Stockton</w:t>
            </w:r>
          </w:p>
        </w:tc>
        <w:tc>
          <w:tcPr>
            <w:tcW w:w="1273" w:type="dxa"/>
          </w:tcPr>
          <w:p w14:paraId="1D4475B1" w14:textId="6139A40A" w:rsidR="00065ABD" w:rsidRPr="004858DA" w:rsidRDefault="00065ABD" w:rsidP="00065ABD">
            <w:pPr>
              <w:jc w:val="left"/>
              <w:rPr>
                <w:rFonts w:ascii="Calibri" w:hAnsi="Calibri"/>
                <w:szCs w:val="21"/>
              </w:rPr>
            </w:pPr>
            <w:r w:rsidRPr="004858DA">
              <w:rPr>
                <w:rFonts w:ascii="Calibri" w:hAnsi="Calibri"/>
                <w:szCs w:val="21"/>
              </w:rPr>
              <w:t xml:space="preserve"> 104.6507</w:t>
            </w:r>
          </w:p>
        </w:tc>
        <w:tc>
          <w:tcPr>
            <w:tcW w:w="1261" w:type="dxa"/>
          </w:tcPr>
          <w:p w14:paraId="6663CCFB" w14:textId="281EA4EB" w:rsidR="00065ABD" w:rsidRPr="004858DA" w:rsidRDefault="00065ABD" w:rsidP="00065ABD">
            <w:pPr>
              <w:jc w:val="left"/>
              <w:rPr>
                <w:rFonts w:ascii="Calibri" w:hAnsi="Calibri"/>
                <w:szCs w:val="21"/>
              </w:rPr>
            </w:pPr>
            <w:r w:rsidRPr="004858DA">
              <w:rPr>
                <w:rFonts w:ascii="Calibri" w:hAnsi="Calibri"/>
                <w:szCs w:val="21"/>
              </w:rPr>
              <w:t>’30 player’</w:t>
            </w:r>
          </w:p>
        </w:tc>
        <w:tc>
          <w:tcPr>
            <w:tcW w:w="1270" w:type="dxa"/>
          </w:tcPr>
          <w:p w14:paraId="1DBBB68B" w14:textId="6BF84868" w:rsidR="00065ABD" w:rsidRPr="004858DA" w:rsidRDefault="00065ABD" w:rsidP="00065ABD">
            <w:pPr>
              <w:jc w:val="left"/>
              <w:rPr>
                <w:rFonts w:ascii="Calibri" w:hAnsi="Calibri"/>
                <w:szCs w:val="21"/>
              </w:rPr>
            </w:pPr>
            <w:r w:rsidRPr="004858DA">
              <w:rPr>
                <w:rFonts w:ascii="Calibri" w:hAnsi="Calibri"/>
                <w:szCs w:val="21"/>
              </w:rPr>
              <w:t>Stack overflow</w:t>
            </w:r>
          </w:p>
        </w:tc>
        <w:tc>
          <w:tcPr>
            <w:tcW w:w="1271" w:type="dxa"/>
          </w:tcPr>
          <w:p w14:paraId="4556A18D" w14:textId="6E2436E6" w:rsidR="00065ABD" w:rsidRPr="004858DA" w:rsidRDefault="00065ABD" w:rsidP="00065ABD">
            <w:pPr>
              <w:jc w:val="left"/>
              <w:rPr>
                <w:rFonts w:ascii="Calibri" w:hAnsi="Calibri"/>
                <w:szCs w:val="21"/>
              </w:rPr>
            </w:pPr>
            <w:r w:rsidRPr="004858DA">
              <w:rPr>
                <w:rFonts w:ascii="Calibri" w:hAnsi="Calibri"/>
                <w:szCs w:val="21"/>
              </w:rPr>
              <w:t>‘nobody’</w:t>
            </w:r>
          </w:p>
        </w:tc>
        <w:tc>
          <w:tcPr>
            <w:tcW w:w="1273" w:type="dxa"/>
          </w:tcPr>
          <w:p w14:paraId="27807AC3" w14:textId="6D8F2AA1"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Value Error: r must be non-negative</w:t>
            </w:r>
          </w:p>
        </w:tc>
      </w:tr>
      <w:tr w:rsidR="00065ABD" w:rsidRPr="004858DA" w14:paraId="1BEA0718" w14:textId="77777777" w:rsidTr="00065ABD">
        <w:trPr>
          <w:trHeight w:val="142"/>
        </w:trPr>
        <w:tc>
          <w:tcPr>
            <w:tcW w:w="1392" w:type="dxa"/>
          </w:tcPr>
          <w:p w14:paraId="78035C90" w14:textId="5BE33E75" w:rsidR="00065ABD" w:rsidRPr="004858DA" w:rsidRDefault="00065ABD" w:rsidP="00065ABD">
            <w:pPr>
              <w:jc w:val="left"/>
              <w:rPr>
                <w:rFonts w:ascii="Calibri" w:hAnsi="Calibri"/>
                <w:szCs w:val="21"/>
              </w:rPr>
            </w:pPr>
            <w:r w:rsidRPr="004858DA">
              <w:rPr>
                <w:rFonts w:ascii="Calibri" w:hAnsi="Calibri"/>
                <w:szCs w:val="21"/>
              </w:rPr>
              <w:t xml:space="preserve">Strength </w:t>
            </w:r>
            <w:proofErr w:type="gramStart"/>
            <w:r w:rsidRPr="004858DA">
              <w:rPr>
                <w:rFonts w:ascii="Calibri" w:hAnsi="Calibri"/>
                <w:szCs w:val="21"/>
              </w:rPr>
              <w:t>easy(</w:t>
            </w:r>
            <w:proofErr w:type="gramEnd"/>
            <w:r w:rsidRPr="004858DA">
              <w:rPr>
                <w:rFonts w:ascii="Calibri" w:hAnsi="Calibri"/>
                <w:szCs w:val="21"/>
              </w:rPr>
              <w:t>)</w:t>
            </w:r>
          </w:p>
        </w:tc>
        <w:tc>
          <w:tcPr>
            <w:tcW w:w="1276" w:type="dxa"/>
          </w:tcPr>
          <w:p w14:paraId="340307B5" w14:textId="30328992" w:rsidR="00065ABD" w:rsidRPr="004858DA" w:rsidRDefault="00065ABD" w:rsidP="00065ABD">
            <w:pPr>
              <w:jc w:val="left"/>
              <w:rPr>
                <w:rFonts w:ascii="Calibri" w:hAnsi="Calibri"/>
                <w:szCs w:val="21"/>
              </w:rPr>
            </w:pPr>
            <w:r w:rsidRPr="004858DA">
              <w:rPr>
                <w:rFonts w:ascii="Calibri" w:hAnsi="Calibri"/>
                <w:szCs w:val="21"/>
              </w:rPr>
              <w:t>‘Heat’</w:t>
            </w:r>
          </w:p>
        </w:tc>
        <w:tc>
          <w:tcPr>
            <w:tcW w:w="1273" w:type="dxa"/>
          </w:tcPr>
          <w:p w14:paraId="734B8D48" w14:textId="1921BC14" w:rsidR="00065ABD" w:rsidRPr="004858DA" w:rsidRDefault="00065ABD" w:rsidP="00065ABD">
            <w:pPr>
              <w:jc w:val="left"/>
              <w:rPr>
                <w:rFonts w:ascii="Calibri" w:hAnsi="Calibri"/>
                <w:szCs w:val="21"/>
              </w:rPr>
            </w:pPr>
            <w:r w:rsidRPr="004858DA">
              <w:rPr>
                <w:rFonts w:ascii="Calibri" w:hAnsi="Calibri"/>
                <w:szCs w:val="21"/>
              </w:rPr>
              <w:t>79.0687</w:t>
            </w:r>
          </w:p>
        </w:tc>
        <w:tc>
          <w:tcPr>
            <w:tcW w:w="1261" w:type="dxa"/>
          </w:tcPr>
          <w:p w14:paraId="3477FDE4" w14:textId="3E391778" w:rsidR="00065ABD" w:rsidRPr="004858DA" w:rsidRDefault="00065ABD" w:rsidP="00065ABD">
            <w:pPr>
              <w:jc w:val="left"/>
              <w:rPr>
                <w:rFonts w:ascii="Calibri" w:hAnsi="Calibri"/>
                <w:szCs w:val="21"/>
              </w:rPr>
            </w:pPr>
            <w:r w:rsidRPr="004858DA">
              <w:rPr>
                <w:rFonts w:ascii="Calibri" w:hAnsi="Calibri"/>
                <w:szCs w:val="21"/>
              </w:rPr>
              <w:t>-</w:t>
            </w:r>
          </w:p>
        </w:tc>
        <w:tc>
          <w:tcPr>
            <w:tcW w:w="1270" w:type="dxa"/>
          </w:tcPr>
          <w:p w14:paraId="7A53DBAE" w14:textId="2F462605" w:rsidR="00065ABD" w:rsidRPr="004858DA" w:rsidRDefault="00065ABD" w:rsidP="00065ABD">
            <w:pPr>
              <w:jc w:val="left"/>
              <w:rPr>
                <w:rFonts w:ascii="Calibri" w:hAnsi="Calibri"/>
                <w:szCs w:val="21"/>
              </w:rPr>
            </w:pPr>
            <w:r w:rsidRPr="004858DA">
              <w:rPr>
                <w:rFonts w:ascii="Calibri" w:hAnsi="Calibri"/>
                <w:szCs w:val="21"/>
              </w:rPr>
              <w:t>-</w:t>
            </w:r>
          </w:p>
        </w:tc>
        <w:tc>
          <w:tcPr>
            <w:tcW w:w="1271" w:type="dxa"/>
          </w:tcPr>
          <w:p w14:paraId="7E1FA9D4" w14:textId="339DCED0" w:rsidR="00065ABD" w:rsidRPr="004858DA" w:rsidRDefault="00065ABD" w:rsidP="00065ABD">
            <w:pPr>
              <w:jc w:val="left"/>
              <w:rPr>
                <w:rFonts w:ascii="Calibri" w:hAnsi="Calibri"/>
                <w:szCs w:val="21"/>
              </w:rPr>
            </w:pPr>
            <w:r w:rsidRPr="004858DA">
              <w:rPr>
                <w:rFonts w:ascii="Calibri" w:hAnsi="Calibri"/>
                <w:szCs w:val="21"/>
              </w:rPr>
              <w:t>‘Kobe Bryant’</w:t>
            </w:r>
          </w:p>
        </w:tc>
        <w:tc>
          <w:tcPr>
            <w:tcW w:w="1273" w:type="dxa"/>
          </w:tcPr>
          <w:p w14:paraId="1FC32187" w14:textId="6456B26A" w:rsidR="00065ABD" w:rsidRPr="004858DA" w:rsidRDefault="00065ABD" w:rsidP="00065ABD">
            <w:pPr>
              <w:jc w:val="left"/>
              <w:rPr>
                <w:rFonts w:ascii="Calibri" w:hAnsi="Calibri"/>
                <w:color w:val="70AD47" w:themeColor="accent6"/>
                <w:szCs w:val="21"/>
              </w:rPr>
            </w:pPr>
            <w:r w:rsidRPr="004858DA">
              <w:rPr>
                <w:rFonts w:ascii="Calibri" w:hAnsi="Calibri"/>
                <w:color w:val="70AD47" w:themeColor="accent6"/>
                <w:szCs w:val="21"/>
              </w:rPr>
              <w:t>Error</w:t>
            </w:r>
          </w:p>
        </w:tc>
      </w:tr>
    </w:tbl>
    <w:p w14:paraId="75E875FB" w14:textId="77777777" w:rsidR="00F97729" w:rsidRPr="004858DA" w:rsidRDefault="00F97729" w:rsidP="005E221B">
      <w:pPr>
        <w:jc w:val="left"/>
        <w:rPr>
          <w:rFonts w:ascii="Calibri" w:hAnsi="Calibri"/>
          <w:szCs w:val="21"/>
        </w:rPr>
      </w:pPr>
    </w:p>
    <w:p w14:paraId="62FEE0F5" w14:textId="63EB3BD0" w:rsidR="000E39C9" w:rsidRPr="004858DA" w:rsidRDefault="000E39C9" w:rsidP="00FF4CB8">
      <w:pPr>
        <w:pStyle w:val="Heading2"/>
      </w:pPr>
      <w:bookmarkStart w:id="56" w:name="_Toc69055132"/>
      <w:r w:rsidRPr="004858DA">
        <w:lastRenderedPageBreak/>
        <w:t>Integration test</w:t>
      </w:r>
      <w:bookmarkEnd w:id="56"/>
    </w:p>
    <w:tbl>
      <w:tblPr>
        <w:tblStyle w:val="TableGrid"/>
        <w:tblW w:w="0" w:type="auto"/>
        <w:tblLook w:val="04A0" w:firstRow="1" w:lastRow="0" w:firstColumn="1" w:lastColumn="0" w:noHBand="0" w:noVBand="1"/>
      </w:tblPr>
      <w:tblGrid>
        <w:gridCol w:w="4508"/>
        <w:gridCol w:w="4508"/>
      </w:tblGrid>
      <w:tr w:rsidR="004D0012" w:rsidRPr="004858DA" w14:paraId="25FF32DB" w14:textId="77777777" w:rsidTr="004D0012">
        <w:tc>
          <w:tcPr>
            <w:tcW w:w="4508" w:type="dxa"/>
          </w:tcPr>
          <w:p w14:paraId="4A9C317F" w14:textId="19EFC81E" w:rsidR="004D0012" w:rsidRPr="004858DA" w:rsidRDefault="004D0012" w:rsidP="005E221B">
            <w:pPr>
              <w:jc w:val="left"/>
              <w:rPr>
                <w:rFonts w:ascii="Calibri" w:hAnsi="Calibri"/>
                <w:szCs w:val="21"/>
              </w:rPr>
            </w:pPr>
            <w:r w:rsidRPr="004858DA">
              <w:rPr>
                <w:rFonts w:ascii="Calibri" w:hAnsi="Calibri"/>
                <w:szCs w:val="21"/>
              </w:rPr>
              <w:t xml:space="preserve">Integration </w:t>
            </w:r>
          </w:p>
        </w:tc>
        <w:tc>
          <w:tcPr>
            <w:tcW w:w="4508" w:type="dxa"/>
          </w:tcPr>
          <w:p w14:paraId="6523B5B8" w14:textId="488A401B"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2EA87603" w14:textId="77777777" w:rsidTr="004D0012">
        <w:tc>
          <w:tcPr>
            <w:tcW w:w="4508" w:type="dxa"/>
          </w:tcPr>
          <w:p w14:paraId="7ACA2BF0" w14:textId="5ED2D0C9" w:rsidR="004D0012" w:rsidRPr="004858DA" w:rsidRDefault="004D0012" w:rsidP="005E221B">
            <w:pPr>
              <w:jc w:val="left"/>
              <w:rPr>
                <w:rFonts w:ascii="Calibri" w:hAnsi="Calibri"/>
                <w:szCs w:val="21"/>
              </w:rPr>
            </w:pPr>
            <w:r w:rsidRPr="004858DA">
              <w:rPr>
                <w:rFonts w:ascii="Calibri" w:hAnsi="Calibri"/>
                <w:szCs w:val="21"/>
              </w:rPr>
              <w:t>Powerset-Data memo</w:t>
            </w:r>
          </w:p>
          <w:p w14:paraId="4A4EBB53" w14:textId="05DD2B71" w:rsidR="004D0012" w:rsidRPr="004858DA" w:rsidRDefault="004D0012" w:rsidP="005E221B">
            <w:pPr>
              <w:jc w:val="left"/>
              <w:rPr>
                <w:rFonts w:ascii="Calibri" w:hAnsi="Calibri"/>
                <w:szCs w:val="21"/>
              </w:rPr>
            </w:pPr>
            <w:r w:rsidRPr="004858DA">
              <w:rPr>
                <w:rFonts w:ascii="Calibri" w:hAnsi="Calibri"/>
                <w:szCs w:val="21"/>
              </w:rPr>
              <w:t>Strength – data memo</w:t>
            </w:r>
          </w:p>
        </w:tc>
        <w:tc>
          <w:tcPr>
            <w:tcW w:w="4508" w:type="dxa"/>
          </w:tcPr>
          <w:p w14:paraId="09A9F94A" w14:textId="77777777" w:rsidR="004D0012" w:rsidRPr="004858DA" w:rsidRDefault="004D0012" w:rsidP="005E221B">
            <w:pPr>
              <w:jc w:val="left"/>
              <w:rPr>
                <w:rFonts w:ascii="Calibri" w:hAnsi="Calibri"/>
                <w:szCs w:val="21"/>
              </w:rPr>
            </w:pPr>
            <w:r w:rsidRPr="004858DA">
              <w:rPr>
                <w:rFonts w:ascii="Calibri" w:hAnsi="Calibri"/>
                <w:szCs w:val="21"/>
              </w:rPr>
              <w:t>A cache memo set as expected</w:t>
            </w:r>
          </w:p>
          <w:p w14:paraId="497528BB" w14:textId="33B3F7F2" w:rsidR="004D0012" w:rsidRPr="004858DA" w:rsidRDefault="004D0012" w:rsidP="005E221B">
            <w:pPr>
              <w:jc w:val="left"/>
              <w:rPr>
                <w:rFonts w:ascii="Calibri" w:hAnsi="Calibri"/>
                <w:szCs w:val="21"/>
              </w:rPr>
            </w:pPr>
            <w:r w:rsidRPr="004858DA">
              <w:rPr>
                <w:rFonts w:ascii="Calibri" w:hAnsi="Calibri"/>
                <w:szCs w:val="21"/>
              </w:rPr>
              <w:t>Strength function can get the value from cache data</w:t>
            </w:r>
          </w:p>
        </w:tc>
      </w:tr>
      <w:tr w:rsidR="004D0012" w:rsidRPr="004858DA" w14:paraId="135F78FF" w14:textId="77777777" w:rsidTr="004D0012">
        <w:tc>
          <w:tcPr>
            <w:tcW w:w="4508" w:type="dxa"/>
          </w:tcPr>
          <w:p w14:paraId="0FC41008" w14:textId="6049312A" w:rsidR="004D0012" w:rsidRPr="004858DA" w:rsidRDefault="004D0012" w:rsidP="005E221B">
            <w:pPr>
              <w:jc w:val="left"/>
              <w:rPr>
                <w:rFonts w:ascii="Calibri" w:hAnsi="Calibri"/>
                <w:szCs w:val="21"/>
              </w:rPr>
            </w:pPr>
            <w:r w:rsidRPr="004858DA">
              <w:rPr>
                <w:rFonts w:ascii="Calibri" w:hAnsi="Calibri"/>
                <w:szCs w:val="21"/>
              </w:rPr>
              <w:t>Data memo- Team Infor</w:t>
            </w:r>
          </w:p>
        </w:tc>
        <w:tc>
          <w:tcPr>
            <w:tcW w:w="4508" w:type="dxa"/>
          </w:tcPr>
          <w:p w14:paraId="6FA7CC8F" w14:textId="1D71CC43" w:rsidR="004D0012" w:rsidRPr="004858DA" w:rsidRDefault="004D0012" w:rsidP="005E221B">
            <w:pPr>
              <w:jc w:val="left"/>
              <w:rPr>
                <w:rFonts w:ascii="Calibri" w:hAnsi="Calibri"/>
                <w:szCs w:val="21"/>
              </w:rPr>
            </w:pPr>
            <w:r w:rsidRPr="004858DA">
              <w:rPr>
                <w:rFonts w:ascii="Calibri" w:hAnsi="Calibri"/>
                <w:szCs w:val="21"/>
              </w:rPr>
              <w:t xml:space="preserve">The value calculate from team </w:t>
            </w:r>
            <w:proofErr w:type="spellStart"/>
            <w:r w:rsidRPr="004858DA">
              <w:rPr>
                <w:rFonts w:ascii="Calibri" w:hAnsi="Calibri"/>
                <w:szCs w:val="21"/>
              </w:rPr>
              <w:t>infor</w:t>
            </w:r>
            <w:proofErr w:type="spellEnd"/>
            <w:r w:rsidRPr="004858DA">
              <w:rPr>
                <w:rFonts w:ascii="Calibri" w:hAnsi="Calibri"/>
                <w:szCs w:val="21"/>
              </w:rPr>
              <w:t xml:space="preserve"> can be stored into Data memo</w:t>
            </w:r>
          </w:p>
        </w:tc>
      </w:tr>
      <w:tr w:rsidR="004D0012" w:rsidRPr="004858DA" w14:paraId="76677BB5" w14:textId="77777777" w:rsidTr="004D0012">
        <w:tc>
          <w:tcPr>
            <w:tcW w:w="4508" w:type="dxa"/>
          </w:tcPr>
          <w:p w14:paraId="50B1899B" w14:textId="1FEDCC81" w:rsidR="004D0012" w:rsidRPr="004858DA" w:rsidRDefault="004D0012" w:rsidP="005E221B">
            <w:pPr>
              <w:jc w:val="left"/>
              <w:rPr>
                <w:rFonts w:ascii="Calibri" w:hAnsi="Calibri"/>
                <w:szCs w:val="21"/>
              </w:rPr>
            </w:pPr>
            <w:proofErr w:type="spellStart"/>
            <w:r w:rsidRPr="004858DA">
              <w:rPr>
                <w:rFonts w:ascii="Calibri" w:hAnsi="Calibri"/>
                <w:szCs w:val="21"/>
              </w:rPr>
              <w:t>Team_infor</w:t>
            </w:r>
            <w:proofErr w:type="spellEnd"/>
            <w:r w:rsidRPr="004858DA">
              <w:rPr>
                <w:rFonts w:ascii="Calibri" w:hAnsi="Calibri"/>
                <w:szCs w:val="21"/>
              </w:rPr>
              <w:t>-whole rating</w:t>
            </w:r>
          </w:p>
        </w:tc>
        <w:tc>
          <w:tcPr>
            <w:tcW w:w="4508" w:type="dxa"/>
          </w:tcPr>
          <w:p w14:paraId="45F8D746" w14:textId="1628AC50"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the player rating can be obtained by using whole rating function</w:t>
            </w:r>
          </w:p>
        </w:tc>
      </w:tr>
      <w:tr w:rsidR="004D0012" w:rsidRPr="004858DA" w14:paraId="4B1B494C" w14:textId="77777777" w:rsidTr="004D0012">
        <w:tc>
          <w:tcPr>
            <w:tcW w:w="4508" w:type="dxa"/>
          </w:tcPr>
          <w:p w14:paraId="1D533FB1" w14:textId="49900E03" w:rsidR="004D0012" w:rsidRPr="004858DA" w:rsidRDefault="004D0012" w:rsidP="005E221B">
            <w:pPr>
              <w:jc w:val="left"/>
              <w:rPr>
                <w:rFonts w:ascii="Calibri" w:hAnsi="Calibri"/>
                <w:szCs w:val="21"/>
              </w:rPr>
            </w:pPr>
            <w:r w:rsidRPr="004858DA">
              <w:rPr>
                <w:rFonts w:ascii="Calibri" w:hAnsi="Calibri"/>
                <w:szCs w:val="21"/>
              </w:rPr>
              <w:t xml:space="preserve">Team </w:t>
            </w:r>
            <w:proofErr w:type="spellStart"/>
            <w:r w:rsidRPr="004858DA">
              <w:rPr>
                <w:rFonts w:ascii="Calibri" w:hAnsi="Calibri"/>
                <w:szCs w:val="21"/>
              </w:rPr>
              <w:t>infor</w:t>
            </w:r>
            <w:proofErr w:type="spellEnd"/>
            <w:r w:rsidRPr="004858DA">
              <w:rPr>
                <w:rFonts w:ascii="Calibri" w:hAnsi="Calibri"/>
                <w:szCs w:val="21"/>
              </w:rPr>
              <w:t xml:space="preserve"> – Team </w:t>
            </w:r>
            <w:proofErr w:type="spellStart"/>
            <w:r w:rsidRPr="004858DA">
              <w:rPr>
                <w:rFonts w:ascii="Calibri" w:hAnsi="Calibri"/>
                <w:szCs w:val="21"/>
              </w:rPr>
              <w:t>elo</w:t>
            </w:r>
            <w:proofErr w:type="spellEnd"/>
            <w:r w:rsidRPr="004858DA">
              <w:rPr>
                <w:rFonts w:ascii="Calibri" w:hAnsi="Calibri"/>
                <w:szCs w:val="21"/>
              </w:rPr>
              <w:t xml:space="preserve"> rating</w:t>
            </w:r>
          </w:p>
        </w:tc>
        <w:tc>
          <w:tcPr>
            <w:tcW w:w="4508" w:type="dxa"/>
          </w:tcPr>
          <w:p w14:paraId="1DBF332F" w14:textId="168C433F" w:rsidR="004D0012" w:rsidRPr="004858DA" w:rsidRDefault="004D0012" w:rsidP="005E221B">
            <w:pPr>
              <w:jc w:val="left"/>
              <w:rPr>
                <w:rFonts w:ascii="Calibri" w:hAnsi="Calibri"/>
                <w:szCs w:val="21"/>
              </w:rPr>
            </w:pPr>
            <w:r w:rsidRPr="004858DA">
              <w:rPr>
                <w:rFonts w:ascii="Calibri" w:hAnsi="Calibri"/>
                <w:szCs w:val="21"/>
              </w:rPr>
              <w:t xml:space="preserve">In team </w:t>
            </w:r>
            <w:proofErr w:type="spellStart"/>
            <w:r w:rsidRPr="004858DA">
              <w:rPr>
                <w:rFonts w:ascii="Calibri" w:hAnsi="Calibri"/>
                <w:szCs w:val="21"/>
              </w:rPr>
              <w:t>infor</w:t>
            </w:r>
            <w:proofErr w:type="spellEnd"/>
            <w:r w:rsidRPr="004858DA">
              <w:rPr>
                <w:rFonts w:ascii="Calibri" w:hAnsi="Calibri"/>
                <w:szCs w:val="21"/>
              </w:rPr>
              <w:t xml:space="preserve"> function each team Elo rating can be got from Team </w:t>
            </w:r>
            <w:proofErr w:type="spellStart"/>
            <w:r w:rsidRPr="004858DA">
              <w:rPr>
                <w:rFonts w:ascii="Calibri" w:hAnsi="Calibri"/>
                <w:szCs w:val="21"/>
              </w:rPr>
              <w:t>elo</w:t>
            </w:r>
            <w:proofErr w:type="spellEnd"/>
            <w:r w:rsidRPr="004858DA">
              <w:rPr>
                <w:rFonts w:ascii="Calibri" w:hAnsi="Calibri"/>
                <w:szCs w:val="21"/>
              </w:rPr>
              <w:t xml:space="preserve"> function</w:t>
            </w:r>
          </w:p>
        </w:tc>
      </w:tr>
    </w:tbl>
    <w:p w14:paraId="02F874B5" w14:textId="77777777" w:rsidR="004D0012" w:rsidRPr="004858DA" w:rsidRDefault="004D0012" w:rsidP="005E221B">
      <w:pPr>
        <w:jc w:val="left"/>
        <w:rPr>
          <w:rFonts w:ascii="Calibri" w:hAnsi="Calibri"/>
          <w:szCs w:val="21"/>
        </w:rPr>
      </w:pPr>
    </w:p>
    <w:p w14:paraId="6709018D" w14:textId="654A9C5F" w:rsidR="000E39C9" w:rsidRPr="004858DA" w:rsidRDefault="000E39C9" w:rsidP="00FF4CB8">
      <w:pPr>
        <w:pStyle w:val="Heading2"/>
      </w:pPr>
      <w:bookmarkStart w:id="57" w:name="_Toc69055133"/>
      <w:r w:rsidRPr="004858DA">
        <w:t>System test</w:t>
      </w:r>
      <w:bookmarkEnd w:id="57"/>
    </w:p>
    <w:tbl>
      <w:tblPr>
        <w:tblStyle w:val="TableGrid"/>
        <w:tblW w:w="5944" w:type="dxa"/>
        <w:tblLook w:val="04A0" w:firstRow="1" w:lastRow="0" w:firstColumn="1" w:lastColumn="0" w:noHBand="0" w:noVBand="1"/>
      </w:tblPr>
      <w:tblGrid>
        <w:gridCol w:w="2972"/>
        <w:gridCol w:w="2972"/>
      </w:tblGrid>
      <w:tr w:rsidR="004D0012" w:rsidRPr="004858DA" w14:paraId="250C2084" w14:textId="787F7069" w:rsidTr="004D0012">
        <w:trPr>
          <w:trHeight w:val="634"/>
        </w:trPr>
        <w:tc>
          <w:tcPr>
            <w:tcW w:w="2972" w:type="dxa"/>
          </w:tcPr>
          <w:p w14:paraId="03B8F4A1" w14:textId="48B23766" w:rsidR="004D0012" w:rsidRPr="004858DA" w:rsidRDefault="004D0012" w:rsidP="005E221B">
            <w:pPr>
              <w:jc w:val="left"/>
              <w:rPr>
                <w:rFonts w:ascii="Calibri" w:hAnsi="Calibri"/>
                <w:szCs w:val="21"/>
              </w:rPr>
            </w:pPr>
            <w:r w:rsidRPr="004858DA">
              <w:rPr>
                <w:rFonts w:ascii="Calibri" w:hAnsi="Calibri"/>
                <w:szCs w:val="21"/>
              </w:rPr>
              <w:t>Case</w:t>
            </w:r>
          </w:p>
        </w:tc>
        <w:tc>
          <w:tcPr>
            <w:tcW w:w="2972" w:type="dxa"/>
          </w:tcPr>
          <w:p w14:paraId="4C086E25" w14:textId="1C102F21" w:rsidR="004D0012" w:rsidRPr="004858DA" w:rsidRDefault="004D0012" w:rsidP="005E221B">
            <w:pPr>
              <w:jc w:val="left"/>
              <w:rPr>
                <w:rFonts w:ascii="Calibri" w:hAnsi="Calibri"/>
                <w:szCs w:val="21"/>
              </w:rPr>
            </w:pPr>
            <w:r w:rsidRPr="004858DA">
              <w:rPr>
                <w:rFonts w:ascii="Calibri" w:hAnsi="Calibri"/>
                <w:szCs w:val="21"/>
              </w:rPr>
              <w:t>Condition</w:t>
            </w:r>
          </w:p>
        </w:tc>
      </w:tr>
      <w:tr w:rsidR="004D0012" w:rsidRPr="004858DA" w14:paraId="58341861" w14:textId="77777777" w:rsidTr="004D0012">
        <w:tc>
          <w:tcPr>
            <w:tcW w:w="2972" w:type="dxa"/>
          </w:tcPr>
          <w:p w14:paraId="35F16619" w14:textId="40355026" w:rsidR="004D0012" w:rsidRPr="004858DA" w:rsidRDefault="004D0012" w:rsidP="005E221B">
            <w:pPr>
              <w:jc w:val="left"/>
              <w:rPr>
                <w:rFonts w:ascii="Calibri" w:hAnsi="Calibri"/>
                <w:szCs w:val="21"/>
              </w:rPr>
            </w:pPr>
            <w:proofErr w:type="gramStart"/>
            <w:r w:rsidRPr="004858DA">
              <w:rPr>
                <w:rFonts w:ascii="Calibri" w:hAnsi="Calibri"/>
                <w:szCs w:val="21"/>
              </w:rPr>
              <w:t>Player</w:t>
            </w:r>
            <w:proofErr w:type="gramEnd"/>
            <w:r w:rsidRPr="004858DA">
              <w:rPr>
                <w:rFonts w:ascii="Calibri" w:hAnsi="Calibri"/>
                <w:szCs w:val="21"/>
              </w:rPr>
              <w:t xml:space="preserve"> select teams normally </w:t>
            </w:r>
          </w:p>
        </w:tc>
        <w:tc>
          <w:tcPr>
            <w:tcW w:w="2972" w:type="dxa"/>
          </w:tcPr>
          <w:p w14:paraId="48D2D328" w14:textId="44AABB37" w:rsidR="004D0012" w:rsidRPr="004858DA" w:rsidRDefault="004D0012" w:rsidP="005E221B">
            <w:pPr>
              <w:jc w:val="left"/>
              <w:rPr>
                <w:rFonts w:ascii="Calibri" w:hAnsi="Calibri"/>
                <w:szCs w:val="21"/>
              </w:rPr>
            </w:pPr>
            <w:r w:rsidRPr="004858DA">
              <w:rPr>
                <w:rFonts w:ascii="Calibri" w:hAnsi="Calibri"/>
                <w:szCs w:val="21"/>
              </w:rPr>
              <w:t xml:space="preserve">A </w:t>
            </w:r>
            <w:proofErr w:type="gramStart"/>
            <w:r w:rsidRPr="004858DA">
              <w:rPr>
                <w:rFonts w:ascii="Calibri" w:hAnsi="Calibri"/>
                <w:szCs w:val="21"/>
              </w:rPr>
              <w:t>wins</w:t>
            </w:r>
            <w:proofErr w:type="gramEnd"/>
            <w:r w:rsidRPr="004858DA">
              <w:rPr>
                <w:rFonts w:ascii="Calibri" w:hAnsi="Calibri"/>
                <w:szCs w:val="21"/>
              </w:rPr>
              <w:t xml:space="preserve"> as expected</w:t>
            </w:r>
          </w:p>
        </w:tc>
      </w:tr>
      <w:tr w:rsidR="004D0012" w:rsidRPr="004858DA" w14:paraId="5E245035" w14:textId="77777777" w:rsidTr="004D0012">
        <w:trPr>
          <w:trHeight w:val="360"/>
        </w:trPr>
        <w:tc>
          <w:tcPr>
            <w:tcW w:w="2972" w:type="dxa"/>
          </w:tcPr>
          <w:p w14:paraId="6198353A" w14:textId="5B0EFE08" w:rsidR="004D0012" w:rsidRPr="004858DA" w:rsidRDefault="004D0012" w:rsidP="005E221B">
            <w:pPr>
              <w:jc w:val="left"/>
              <w:rPr>
                <w:rFonts w:ascii="Calibri" w:hAnsi="Calibri"/>
                <w:szCs w:val="21"/>
              </w:rPr>
            </w:pPr>
            <w:r w:rsidRPr="004858DA">
              <w:rPr>
                <w:rFonts w:ascii="Calibri" w:hAnsi="Calibri"/>
                <w:szCs w:val="21"/>
              </w:rPr>
              <w:t xml:space="preserve">Players choose players worth more than their budget </w:t>
            </w:r>
          </w:p>
        </w:tc>
        <w:tc>
          <w:tcPr>
            <w:tcW w:w="2972" w:type="dxa"/>
          </w:tcPr>
          <w:p w14:paraId="7FDBD3F4" w14:textId="4A8A4484" w:rsidR="004D0012" w:rsidRPr="004858DA" w:rsidRDefault="004D0012" w:rsidP="005E221B">
            <w:pPr>
              <w:jc w:val="left"/>
              <w:rPr>
                <w:rFonts w:ascii="Calibri" w:hAnsi="Calibri"/>
                <w:szCs w:val="21"/>
              </w:rPr>
            </w:pPr>
            <w:proofErr w:type="spellStart"/>
            <w:r w:rsidRPr="004858DA">
              <w:rPr>
                <w:rFonts w:ascii="Calibri" w:hAnsi="Calibri"/>
                <w:szCs w:val="21"/>
              </w:rPr>
              <w:t>Can not</w:t>
            </w:r>
            <w:proofErr w:type="spellEnd"/>
            <w:r w:rsidRPr="004858DA">
              <w:rPr>
                <w:rFonts w:ascii="Calibri" w:hAnsi="Calibri"/>
                <w:szCs w:val="21"/>
              </w:rPr>
              <w:t xml:space="preserve"> </w:t>
            </w:r>
            <w:proofErr w:type="gramStart"/>
            <w:r w:rsidRPr="004858DA">
              <w:rPr>
                <w:rFonts w:ascii="Calibri" w:hAnsi="Calibri"/>
                <w:szCs w:val="21"/>
              </w:rPr>
              <w:t>choose,</w:t>
            </w:r>
            <w:proofErr w:type="gramEnd"/>
            <w:r w:rsidRPr="004858DA">
              <w:rPr>
                <w:rFonts w:ascii="Calibri" w:hAnsi="Calibri"/>
                <w:szCs w:val="21"/>
              </w:rPr>
              <w:t xml:space="preserve"> force to choose another one</w:t>
            </w:r>
          </w:p>
        </w:tc>
      </w:tr>
      <w:tr w:rsidR="004D0012" w:rsidRPr="004858DA" w14:paraId="61CFC51F" w14:textId="77777777" w:rsidTr="004D0012">
        <w:trPr>
          <w:trHeight w:val="142"/>
        </w:trPr>
        <w:tc>
          <w:tcPr>
            <w:tcW w:w="2972" w:type="dxa"/>
          </w:tcPr>
          <w:p w14:paraId="3225F372" w14:textId="7EB0353E" w:rsidR="004D0012" w:rsidRPr="004858DA" w:rsidRDefault="004D0012" w:rsidP="005E221B">
            <w:pPr>
              <w:jc w:val="left"/>
              <w:rPr>
                <w:rFonts w:ascii="Calibri" w:hAnsi="Calibri"/>
                <w:szCs w:val="21"/>
              </w:rPr>
            </w:pPr>
            <w:r w:rsidRPr="004858DA">
              <w:rPr>
                <w:rFonts w:ascii="Calibri" w:hAnsi="Calibri"/>
                <w:szCs w:val="21"/>
              </w:rPr>
              <w:t xml:space="preserve">Players enter the </w:t>
            </w:r>
            <w:proofErr w:type="gramStart"/>
            <w:r w:rsidRPr="004858DA">
              <w:rPr>
                <w:rFonts w:ascii="Calibri" w:hAnsi="Calibri"/>
                <w:szCs w:val="21"/>
              </w:rPr>
              <w:t>team</w:t>
            </w:r>
            <w:proofErr w:type="gramEnd"/>
            <w:r w:rsidRPr="004858DA">
              <w:rPr>
                <w:rFonts w:ascii="Calibri" w:hAnsi="Calibri"/>
                <w:szCs w:val="21"/>
              </w:rPr>
              <w:t xml:space="preserve"> name </w:t>
            </w:r>
          </w:p>
        </w:tc>
        <w:tc>
          <w:tcPr>
            <w:tcW w:w="2972" w:type="dxa"/>
          </w:tcPr>
          <w:p w14:paraId="7144BE5A" w14:textId="5553BCF9" w:rsidR="004D0012" w:rsidRPr="004858DA" w:rsidRDefault="004D0012" w:rsidP="005E221B">
            <w:pPr>
              <w:jc w:val="left"/>
              <w:rPr>
                <w:rFonts w:ascii="Calibri" w:hAnsi="Calibri"/>
                <w:szCs w:val="21"/>
              </w:rPr>
            </w:pPr>
            <w:r w:rsidRPr="004858DA">
              <w:rPr>
                <w:rFonts w:ascii="Calibri" w:hAnsi="Calibri"/>
                <w:szCs w:val="21"/>
              </w:rPr>
              <w:t xml:space="preserve">The </w:t>
            </w:r>
            <w:proofErr w:type="gramStart"/>
            <w:r w:rsidRPr="004858DA">
              <w:rPr>
                <w:rFonts w:ascii="Calibri" w:hAnsi="Calibri"/>
                <w:szCs w:val="21"/>
              </w:rPr>
              <w:t>team</w:t>
            </w:r>
            <w:proofErr w:type="gramEnd"/>
            <w:r w:rsidRPr="004858DA">
              <w:rPr>
                <w:rFonts w:ascii="Calibri" w:hAnsi="Calibri"/>
                <w:szCs w:val="21"/>
              </w:rPr>
              <w:t xml:space="preserve"> name will be shown on the screen</w:t>
            </w:r>
          </w:p>
        </w:tc>
      </w:tr>
      <w:tr w:rsidR="004D0012" w:rsidRPr="004858DA" w14:paraId="095DAE15" w14:textId="77777777" w:rsidTr="004D0012">
        <w:trPr>
          <w:trHeight w:val="142"/>
        </w:trPr>
        <w:tc>
          <w:tcPr>
            <w:tcW w:w="2972" w:type="dxa"/>
          </w:tcPr>
          <w:p w14:paraId="23E51120" w14:textId="69EC2415" w:rsidR="004D0012" w:rsidRPr="004858DA" w:rsidRDefault="004D0012" w:rsidP="005E221B">
            <w:pPr>
              <w:jc w:val="left"/>
              <w:rPr>
                <w:rFonts w:ascii="Calibri" w:hAnsi="Calibri"/>
                <w:szCs w:val="21"/>
              </w:rPr>
            </w:pPr>
          </w:p>
        </w:tc>
        <w:tc>
          <w:tcPr>
            <w:tcW w:w="2972" w:type="dxa"/>
          </w:tcPr>
          <w:p w14:paraId="53DA1ED9" w14:textId="77777777" w:rsidR="004D0012" w:rsidRPr="004858DA" w:rsidRDefault="004D0012" w:rsidP="005E221B">
            <w:pPr>
              <w:jc w:val="left"/>
              <w:rPr>
                <w:rFonts w:ascii="Calibri" w:hAnsi="Calibri"/>
                <w:szCs w:val="21"/>
              </w:rPr>
            </w:pPr>
          </w:p>
        </w:tc>
      </w:tr>
      <w:tr w:rsidR="004D0012" w:rsidRPr="004858DA" w14:paraId="25D3D8F9" w14:textId="77777777" w:rsidTr="004D0012">
        <w:trPr>
          <w:trHeight w:val="142"/>
        </w:trPr>
        <w:tc>
          <w:tcPr>
            <w:tcW w:w="2972" w:type="dxa"/>
          </w:tcPr>
          <w:p w14:paraId="60781D64" w14:textId="77777777" w:rsidR="004D0012" w:rsidRPr="004858DA" w:rsidRDefault="004D0012" w:rsidP="005E221B">
            <w:pPr>
              <w:jc w:val="left"/>
              <w:rPr>
                <w:rFonts w:ascii="Calibri" w:hAnsi="Calibri"/>
                <w:szCs w:val="21"/>
              </w:rPr>
            </w:pPr>
          </w:p>
        </w:tc>
        <w:tc>
          <w:tcPr>
            <w:tcW w:w="2972" w:type="dxa"/>
          </w:tcPr>
          <w:p w14:paraId="7A6724D7" w14:textId="77777777" w:rsidR="004D0012" w:rsidRPr="004858DA" w:rsidRDefault="004D0012" w:rsidP="005E221B">
            <w:pPr>
              <w:jc w:val="left"/>
              <w:rPr>
                <w:rFonts w:ascii="Calibri" w:hAnsi="Calibri"/>
                <w:szCs w:val="21"/>
              </w:rPr>
            </w:pPr>
          </w:p>
        </w:tc>
      </w:tr>
    </w:tbl>
    <w:p w14:paraId="5B11CFCC" w14:textId="307C2976" w:rsidR="001A0275" w:rsidRPr="004858DA" w:rsidRDefault="001A0275" w:rsidP="005E221B">
      <w:pPr>
        <w:widowControl/>
        <w:jc w:val="left"/>
        <w:rPr>
          <w:rFonts w:ascii="Calibri" w:hAnsi="Calibri"/>
          <w:b/>
          <w:bCs/>
          <w:kern w:val="44"/>
          <w:szCs w:val="21"/>
        </w:rPr>
      </w:pPr>
    </w:p>
    <w:p w14:paraId="264F57E7" w14:textId="77777777" w:rsidR="00161EDE" w:rsidRPr="004858DA" w:rsidRDefault="00161EDE" w:rsidP="005E221B">
      <w:pPr>
        <w:widowControl/>
        <w:jc w:val="left"/>
        <w:rPr>
          <w:rFonts w:ascii="Calibri" w:hAnsi="Calibri"/>
          <w:b/>
          <w:bCs/>
          <w:kern w:val="44"/>
          <w:szCs w:val="21"/>
        </w:rPr>
      </w:pPr>
    </w:p>
    <w:p w14:paraId="50E1D1EE" w14:textId="77777777" w:rsidR="0098106B" w:rsidRPr="004858DA" w:rsidRDefault="0098106B" w:rsidP="005E221B">
      <w:pPr>
        <w:widowControl/>
        <w:jc w:val="left"/>
        <w:rPr>
          <w:rFonts w:ascii="Calibri" w:hAnsi="Calibri"/>
          <w:b/>
          <w:bCs/>
          <w:kern w:val="44"/>
          <w:szCs w:val="21"/>
        </w:rPr>
      </w:pPr>
      <w:r w:rsidRPr="004858DA">
        <w:rPr>
          <w:rFonts w:ascii="Calibri" w:hAnsi="Calibri"/>
          <w:szCs w:val="21"/>
        </w:rPr>
        <w:br w:type="page"/>
      </w:r>
    </w:p>
    <w:p w14:paraId="471DACED" w14:textId="38C41B5B" w:rsidR="009F67B1" w:rsidRPr="004858DA" w:rsidRDefault="00B963A9" w:rsidP="00FF4CB8">
      <w:pPr>
        <w:pStyle w:val="Heading1"/>
      </w:pPr>
      <w:bookmarkStart w:id="58" w:name="_Toc69055134"/>
      <w:r w:rsidRPr="004858DA">
        <w:lastRenderedPageBreak/>
        <w:t>7.evaluation</w:t>
      </w:r>
      <w:bookmarkEnd w:id="58"/>
    </w:p>
    <w:p w14:paraId="4DDED2A3" w14:textId="69C50807" w:rsidR="003E546B" w:rsidRPr="004858DA" w:rsidRDefault="003E546B" w:rsidP="005E221B">
      <w:pPr>
        <w:jc w:val="left"/>
        <w:rPr>
          <w:rFonts w:ascii="Calibri" w:hAnsi="Calibri"/>
          <w:szCs w:val="21"/>
        </w:rPr>
      </w:pPr>
      <w:r w:rsidRPr="004858DA">
        <w:rPr>
          <w:rFonts w:ascii="Calibri" w:hAnsi="Calibri"/>
          <w:szCs w:val="21"/>
        </w:rPr>
        <w:t>This section will contain self-reflection and some quantitative analysis of the calculated scores to assess the accuracy of the scores. In addition to this, there will be a comparison of this scoring system with other scoring systems that exist. These were chosen over user testing because the project is more focused on the back-end functionality of the system rather than the end-user experience.</w:t>
      </w:r>
    </w:p>
    <w:p w14:paraId="47A064E8" w14:textId="6B62C49D" w:rsidR="00B963A9" w:rsidRPr="004858DA" w:rsidRDefault="0092601A" w:rsidP="005E221B">
      <w:pPr>
        <w:jc w:val="left"/>
        <w:rPr>
          <w:rFonts w:ascii="Calibri" w:hAnsi="Calibri"/>
          <w:szCs w:val="21"/>
        </w:rPr>
      </w:pPr>
      <w:r w:rsidRPr="00A35CEF">
        <w:rPr>
          <w:rFonts w:ascii="Calibri" w:hAnsi="Calibri"/>
          <w:noProof/>
          <w:szCs w:val="21"/>
        </w:rPr>
        <w:object w:dxaOrig="19680" w:dyaOrig="4820" w14:anchorId="0C43942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16.25pt;height:102.2pt;mso-width-percent:0;mso-height-percent:0;mso-width-percent:0;mso-height-percent:0" o:ole="">
            <v:imagedata r:id="rId32" o:title=""/>
          </v:shape>
          <o:OLEObject Type="Embed" ProgID="Excel.Sheet.12" ShapeID="_x0000_i1025" DrawAspect="Content" ObjectID="_1680033113" r:id="rId33"/>
        </w:object>
      </w:r>
    </w:p>
    <w:p w14:paraId="0139B41B" w14:textId="7E36B02F" w:rsidR="009F67B1" w:rsidRPr="004858DA" w:rsidRDefault="009F67B1" w:rsidP="005E221B">
      <w:pPr>
        <w:jc w:val="left"/>
        <w:rPr>
          <w:rFonts w:ascii="Calibri" w:hAnsi="Calibri"/>
          <w:szCs w:val="21"/>
        </w:rPr>
      </w:pPr>
      <w:r w:rsidRPr="004858DA">
        <w:rPr>
          <w:rFonts w:ascii="Calibri" w:hAnsi="Calibri"/>
          <w:szCs w:val="21"/>
        </w:rPr>
        <w:t>-confusion matrix graph</w:t>
      </w:r>
    </w:p>
    <w:p w14:paraId="1311E447" w14:textId="3AC27C81" w:rsidR="009F67B1" w:rsidRPr="004858DA" w:rsidRDefault="007379D5" w:rsidP="005E221B">
      <w:pPr>
        <w:jc w:val="left"/>
        <w:rPr>
          <w:rFonts w:ascii="Calibri" w:hAnsi="Calibri"/>
          <w:szCs w:val="21"/>
        </w:rPr>
      </w:pPr>
      <w:r w:rsidRPr="004858DA">
        <w:rPr>
          <w:rFonts w:ascii="Calibri" w:hAnsi="Calibri"/>
          <w:szCs w:val="21"/>
        </w:rPr>
        <w:t xml:space="preserve">Above is the confusion matrix graph, </w:t>
      </w:r>
      <w:proofErr w:type="gramStart"/>
      <w:r w:rsidRPr="004858DA">
        <w:rPr>
          <w:rFonts w:ascii="Calibri" w:hAnsi="Calibri"/>
          <w:szCs w:val="21"/>
        </w:rPr>
        <w:t>The</w:t>
      </w:r>
      <w:proofErr w:type="gramEnd"/>
      <w:r w:rsidRPr="004858DA">
        <w:rPr>
          <w:rFonts w:ascii="Calibri" w:hAnsi="Calibri"/>
          <w:szCs w:val="21"/>
        </w:rPr>
        <w:t xml:space="preserve"> horizontal and vertical rows show the </w:t>
      </w:r>
      <w:commentRangeStart w:id="59"/>
      <w:r w:rsidRPr="004858DA">
        <w:rPr>
          <w:rFonts w:ascii="Calibri" w:hAnsi="Calibri"/>
          <w:szCs w:val="21"/>
        </w:rPr>
        <w:t xml:space="preserve">real data and the calculated data </w:t>
      </w:r>
      <w:commentRangeEnd w:id="59"/>
      <w:r w:rsidR="000B46C7">
        <w:rPr>
          <w:rStyle w:val="CommentReference"/>
        </w:rPr>
        <w:commentReference w:id="59"/>
      </w:r>
      <w:r w:rsidRPr="004858DA">
        <w:rPr>
          <w:rFonts w:ascii="Calibri" w:hAnsi="Calibri"/>
          <w:szCs w:val="21"/>
        </w:rPr>
        <w:t>respectively, the middle row shows the difference between the two data and is colored to represent the size of the difference, with lighter colors indicating smaller differences and darker colors indicating larger differences</w:t>
      </w:r>
    </w:p>
    <w:p w14:paraId="3518A638" w14:textId="5B26C383" w:rsidR="00B963A9" w:rsidRPr="004858DA" w:rsidRDefault="009F67B1" w:rsidP="005E221B">
      <w:pPr>
        <w:widowControl/>
        <w:jc w:val="left"/>
        <w:rPr>
          <w:rFonts w:ascii="Calibri" w:hAnsi="Calibri"/>
          <w:b/>
          <w:bCs/>
          <w:kern w:val="44"/>
          <w:szCs w:val="21"/>
        </w:rPr>
      </w:pPr>
      <w:r w:rsidRPr="004858DA">
        <w:rPr>
          <w:rFonts w:ascii="Calibri" w:hAnsi="Calibri"/>
          <w:b/>
          <w:bCs/>
          <w:noProof/>
          <w:kern w:val="44"/>
          <w:szCs w:val="21"/>
        </w:rPr>
        <w:drawing>
          <wp:inline distT="0" distB="0" distL="0" distR="0" wp14:anchorId="38297D75" wp14:editId="45F4B99B">
            <wp:extent cx="2365437" cy="1774209"/>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rue1.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72320" cy="1779372"/>
                    </a:xfrm>
                    <a:prstGeom prst="rect">
                      <a:avLst/>
                    </a:prstGeom>
                  </pic:spPr>
                </pic:pic>
              </a:graphicData>
            </a:graphic>
          </wp:inline>
        </w:drawing>
      </w:r>
      <w:r w:rsidRPr="004858DA">
        <w:rPr>
          <w:rFonts w:ascii="Calibri" w:hAnsi="Calibri"/>
          <w:b/>
          <w:bCs/>
          <w:kern w:val="44"/>
          <w:szCs w:val="21"/>
        </w:rPr>
        <w:t xml:space="preserve">      </w:t>
      </w:r>
      <w:r w:rsidRPr="004858DA">
        <w:rPr>
          <w:rFonts w:ascii="Calibri" w:hAnsi="Calibri"/>
          <w:b/>
          <w:bCs/>
          <w:noProof/>
          <w:kern w:val="44"/>
          <w:szCs w:val="21"/>
        </w:rPr>
        <w:drawing>
          <wp:inline distT="0" distB="0" distL="0" distR="0" wp14:anchorId="06032DDF" wp14:editId="367ABC8A">
            <wp:extent cx="2420026" cy="1815153"/>
            <wp:effectExtent l="0" t="0" r="5715"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alculate1.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475044" cy="1856419"/>
                    </a:xfrm>
                    <a:prstGeom prst="rect">
                      <a:avLst/>
                    </a:prstGeom>
                  </pic:spPr>
                </pic:pic>
              </a:graphicData>
            </a:graphic>
          </wp:inline>
        </w:drawing>
      </w:r>
    </w:p>
    <w:p w14:paraId="79275B1E" w14:textId="24813807" w:rsidR="00D07185" w:rsidRPr="004858DA" w:rsidRDefault="00D07185" w:rsidP="005E221B">
      <w:pPr>
        <w:ind w:left="840" w:firstLine="420"/>
        <w:jc w:val="left"/>
        <w:rPr>
          <w:rFonts w:ascii="Calibri" w:hAnsi="Calibri"/>
          <w:szCs w:val="21"/>
        </w:rPr>
      </w:pPr>
      <w:r w:rsidRPr="004858DA">
        <w:rPr>
          <w:rFonts w:ascii="Calibri" w:hAnsi="Calibri"/>
          <w:szCs w:val="21"/>
        </w:rPr>
        <w:t xml:space="preserve">-True value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-calculate value</w:t>
      </w:r>
    </w:p>
    <w:p w14:paraId="35A6CC0F" w14:textId="7CD5DCF3" w:rsidR="009F67B1" w:rsidRPr="004858DA" w:rsidRDefault="009F67B1" w:rsidP="005E221B">
      <w:pPr>
        <w:jc w:val="left"/>
        <w:rPr>
          <w:rFonts w:ascii="Calibri" w:hAnsi="Calibri"/>
          <w:szCs w:val="21"/>
        </w:rPr>
      </w:pPr>
    </w:p>
    <w:p w14:paraId="5E2732CA" w14:textId="7652C7A4" w:rsidR="009733C7" w:rsidRPr="004858DA" w:rsidRDefault="000B159C" w:rsidP="005E221B">
      <w:pPr>
        <w:jc w:val="left"/>
        <w:rPr>
          <w:rFonts w:ascii="Calibri" w:hAnsi="Calibri"/>
          <w:szCs w:val="21"/>
        </w:rPr>
      </w:pPr>
      <w:r w:rsidRPr="004858DA">
        <w:rPr>
          <w:rFonts w:ascii="Calibri" w:hAnsi="Calibri"/>
          <w:noProof/>
          <w:szCs w:val="21"/>
        </w:rPr>
        <w:drawing>
          <wp:inline distT="0" distB="0" distL="0" distR="0" wp14:anchorId="6EF55151" wp14:editId="4D7BB726">
            <wp:extent cx="2391331" cy="1793631"/>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33.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410289" cy="1807851"/>
                    </a:xfrm>
                    <a:prstGeom prst="rect">
                      <a:avLst/>
                    </a:prstGeom>
                  </pic:spPr>
                </pic:pic>
              </a:graphicData>
            </a:graphic>
          </wp:inline>
        </w:drawing>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noProof/>
          <w:szCs w:val="21"/>
        </w:rPr>
        <w:drawing>
          <wp:inline distT="0" distB="0" distL="0" distR="0" wp14:anchorId="4B918857" wp14:editId="21A5F272">
            <wp:extent cx="2419985" cy="1815123"/>
            <wp:effectExtent l="0" t="0" r="5715"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456109" cy="1842218"/>
                    </a:xfrm>
                    <a:prstGeom prst="rect">
                      <a:avLst/>
                    </a:prstGeom>
                  </pic:spPr>
                </pic:pic>
              </a:graphicData>
            </a:graphic>
          </wp:inline>
        </w:drawing>
      </w:r>
    </w:p>
    <w:p w14:paraId="60C1E2AD" w14:textId="1FE21610" w:rsidR="000B159C" w:rsidRPr="004858DA" w:rsidRDefault="000B159C" w:rsidP="005E221B">
      <w:pPr>
        <w:jc w:val="left"/>
        <w:rPr>
          <w:rFonts w:ascii="Calibri" w:hAnsi="Calibri"/>
          <w:szCs w:val="21"/>
        </w:rPr>
      </w:pPr>
      <w:r w:rsidRPr="004858DA">
        <w:rPr>
          <w:rFonts w:ascii="Calibri" w:hAnsi="Calibri"/>
          <w:szCs w:val="21"/>
        </w:rPr>
        <w:tab/>
        <w:t xml:space="preserve"> -rating calculate from average </w:t>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-the rating from 2krating website</w:t>
      </w:r>
    </w:p>
    <w:p w14:paraId="3F75345C" w14:textId="0E669161" w:rsidR="000B159C" w:rsidRPr="004858DA" w:rsidRDefault="000B159C" w:rsidP="005E221B">
      <w:pPr>
        <w:jc w:val="left"/>
        <w:rPr>
          <w:rFonts w:ascii="Calibri" w:hAnsi="Calibri"/>
          <w:szCs w:val="21"/>
        </w:rPr>
      </w:pPr>
    </w:p>
    <w:p w14:paraId="0FE3F58E" w14:textId="37500EB8" w:rsidR="000B159C" w:rsidRPr="004858DA" w:rsidRDefault="000B159C" w:rsidP="005E221B">
      <w:pPr>
        <w:jc w:val="left"/>
        <w:rPr>
          <w:rFonts w:ascii="Calibri" w:hAnsi="Calibri"/>
          <w:szCs w:val="21"/>
        </w:rPr>
      </w:pPr>
    </w:p>
    <w:p w14:paraId="15518349" w14:textId="1DDE0365" w:rsidR="000B159C" w:rsidRPr="004858DA" w:rsidRDefault="000B159C" w:rsidP="005E221B">
      <w:pPr>
        <w:jc w:val="left"/>
        <w:rPr>
          <w:rFonts w:ascii="Calibri" w:hAnsi="Calibri"/>
          <w:szCs w:val="21"/>
        </w:rPr>
      </w:pPr>
      <w:r w:rsidRPr="004858DA">
        <w:rPr>
          <w:rFonts w:ascii="Calibri" w:hAnsi="Calibri"/>
          <w:noProof/>
          <w:szCs w:val="21"/>
        </w:rPr>
        <w:lastRenderedPageBreak/>
        <w:drawing>
          <wp:inline distT="0" distB="0" distL="0" distR="0" wp14:anchorId="6934F628" wp14:editId="2E3B3016">
            <wp:extent cx="5731510" cy="4298950"/>
            <wp:effectExtent l="0" t="0" r="0" b="635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how.png"/>
                    <pic:cNvPicPr/>
                  </pic:nvPicPr>
                  <pic:blipFill>
                    <a:blip r:embed="rId38">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p w14:paraId="4170162A" w14:textId="58028BA7" w:rsidR="009733C7" w:rsidRPr="004858DA" w:rsidRDefault="00D07185"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r>
      <w:r w:rsidRPr="004858DA">
        <w:rPr>
          <w:rFonts w:ascii="Calibri" w:hAnsi="Calibri"/>
          <w:szCs w:val="21"/>
        </w:rPr>
        <w:tab/>
        <w:t>-</w:t>
      </w:r>
      <w:r w:rsidR="009733C7" w:rsidRPr="004858DA">
        <w:rPr>
          <w:rFonts w:ascii="Calibri" w:hAnsi="Calibri"/>
          <w:szCs w:val="21"/>
        </w:rPr>
        <w:t>Figure 7</w:t>
      </w:r>
    </w:p>
    <w:p w14:paraId="74B47815" w14:textId="1FD847FC" w:rsidR="009733C7" w:rsidRPr="004858DA" w:rsidRDefault="000B159C" w:rsidP="005E221B">
      <w:pPr>
        <w:jc w:val="left"/>
        <w:rPr>
          <w:rFonts w:ascii="Calibri" w:hAnsi="Calibri"/>
          <w:szCs w:val="21"/>
        </w:rPr>
      </w:pPr>
      <w:r w:rsidRPr="004858DA">
        <w:rPr>
          <w:rFonts w:ascii="Calibri" w:hAnsi="Calibri"/>
          <w:szCs w:val="21"/>
        </w:rPr>
        <w:t xml:space="preserve">Four different results are shown in figure 7, the true value is set for each team Elo rating divide by the </w:t>
      </w:r>
      <w:proofErr w:type="gramStart"/>
      <w:r w:rsidRPr="004858DA">
        <w:rPr>
          <w:rFonts w:ascii="Calibri" w:hAnsi="Calibri"/>
          <w:szCs w:val="21"/>
        </w:rPr>
        <w:t>ratio(</w:t>
      </w:r>
      <w:proofErr w:type="gramEnd"/>
      <w:r w:rsidRPr="004858DA">
        <w:rPr>
          <w:rFonts w:ascii="Calibri" w:hAnsi="Calibri"/>
          <w:szCs w:val="21"/>
        </w:rPr>
        <w:t>average Elo/average Player rating),</w:t>
      </w:r>
      <w:r w:rsidR="004D0012" w:rsidRPr="004858DA">
        <w:rPr>
          <w:rFonts w:ascii="Calibri" w:hAnsi="Calibri"/>
          <w:szCs w:val="21"/>
        </w:rPr>
        <w:t xml:space="preserve">and the </w:t>
      </w:r>
      <w:commentRangeStart w:id="60"/>
      <w:r w:rsidR="004D0012" w:rsidRPr="004858DA">
        <w:rPr>
          <w:rFonts w:ascii="Calibri" w:hAnsi="Calibri"/>
          <w:szCs w:val="21"/>
        </w:rPr>
        <w:t xml:space="preserve">2k rating </w:t>
      </w:r>
      <w:commentRangeEnd w:id="60"/>
      <w:r w:rsidR="000B46C7">
        <w:rPr>
          <w:rStyle w:val="CommentReference"/>
        </w:rPr>
        <w:commentReference w:id="60"/>
      </w:r>
      <w:r w:rsidR="004D0012" w:rsidRPr="004858DA">
        <w:rPr>
          <w:rFonts w:ascii="Calibri" w:hAnsi="Calibri"/>
          <w:szCs w:val="21"/>
        </w:rPr>
        <w:t>is that the rating record from the other rating system ,according to the graph we could find most of the value are similar to each other, except the team 6 and team 14,</w:t>
      </w:r>
      <w:r w:rsidR="009733C7" w:rsidRPr="004858DA">
        <w:rPr>
          <w:rFonts w:ascii="Calibri" w:hAnsi="Calibri"/>
          <w:szCs w:val="21"/>
        </w:rPr>
        <w:t>and our calculate value follow a similar path to the true value.</w:t>
      </w:r>
    </w:p>
    <w:p w14:paraId="545930ED" w14:textId="7CB6D7D3" w:rsidR="009733C7" w:rsidRPr="004858DA" w:rsidRDefault="009733C7" w:rsidP="005E221B">
      <w:pPr>
        <w:jc w:val="left"/>
        <w:rPr>
          <w:rFonts w:ascii="Calibri" w:hAnsi="Calibri"/>
          <w:szCs w:val="21"/>
        </w:rPr>
      </w:pPr>
    </w:p>
    <w:p w14:paraId="0D82B0CB" w14:textId="77777777" w:rsidR="009733C7" w:rsidRPr="004858DA" w:rsidRDefault="009733C7" w:rsidP="005E221B">
      <w:pPr>
        <w:jc w:val="left"/>
        <w:rPr>
          <w:rFonts w:ascii="Calibri" w:hAnsi="Calibri"/>
          <w:szCs w:val="21"/>
        </w:rPr>
      </w:pPr>
    </w:p>
    <w:p w14:paraId="74443A19" w14:textId="7DCDF27A" w:rsidR="009F67B1" w:rsidRPr="004858DA" w:rsidRDefault="009F67B1" w:rsidP="005E221B">
      <w:pPr>
        <w:widowControl/>
        <w:jc w:val="left"/>
        <w:rPr>
          <w:rFonts w:ascii="Calibri" w:hAnsi="Calibri"/>
          <w:b/>
          <w:bCs/>
          <w:kern w:val="44"/>
          <w:szCs w:val="21"/>
        </w:rPr>
      </w:pPr>
      <w:commentRangeStart w:id="61"/>
      <w:r w:rsidRPr="004858DA">
        <w:rPr>
          <w:rFonts w:ascii="Calibri" w:hAnsi="Calibri"/>
          <w:b/>
          <w:bCs/>
          <w:noProof/>
          <w:kern w:val="44"/>
          <w:szCs w:val="21"/>
        </w:rPr>
        <w:lastRenderedPageBreak/>
        <w:drawing>
          <wp:inline distT="0" distB="0" distL="0" distR="0" wp14:anchorId="4930B0DE" wp14:editId="60C0075D">
            <wp:extent cx="4203510" cy="3152865"/>
            <wp:effectExtent l="0" t="0" r="635"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 s.png"/>
                    <pic:cNvPicPr/>
                  </pic:nvPicPr>
                  <pic:blipFill>
                    <a:blip r:embed="rId39">
                      <a:extLst>
                        <a:ext uri="{28A0092B-C50C-407E-A947-70E740481C1C}">
                          <a14:useLocalDpi xmlns:a14="http://schemas.microsoft.com/office/drawing/2010/main" val="0"/>
                        </a:ext>
                      </a:extLst>
                    </a:blip>
                    <a:stretch>
                      <a:fillRect/>
                    </a:stretch>
                  </pic:blipFill>
                  <pic:spPr>
                    <a:xfrm>
                      <a:off x="0" y="0"/>
                      <a:ext cx="4213028" cy="3160004"/>
                    </a:xfrm>
                    <a:prstGeom prst="rect">
                      <a:avLst/>
                    </a:prstGeom>
                  </pic:spPr>
                </pic:pic>
              </a:graphicData>
            </a:graphic>
          </wp:inline>
        </w:drawing>
      </w:r>
      <w:commentRangeEnd w:id="61"/>
      <w:r w:rsidR="003B1E50">
        <w:rPr>
          <w:rStyle w:val="CommentReference"/>
        </w:rPr>
        <w:commentReference w:id="61"/>
      </w:r>
    </w:p>
    <w:p w14:paraId="60DC4002" w14:textId="1A992854" w:rsidR="008F3B8E" w:rsidRPr="004858DA" w:rsidRDefault="00D07185" w:rsidP="005E221B">
      <w:pPr>
        <w:jc w:val="left"/>
        <w:rPr>
          <w:rFonts w:ascii="Calibri" w:hAnsi="Calibri"/>
          <w:szCs w:val="21"/>
        </w:rPr>
      </w:pPr>
      <w:r w:rsidRPr="004858DA">
        <w:rPr>
          <w:rFonts w:ascii="Calibri" w:hAnsi="Calibri"/>
          <w:szCs w:val="21"/>
        </w:rPr>
        <w:t>-r square value bar chart</w:t>
      </w:r>
    </w:p>
    <w:p w14:paraId="67D56401" w14:textId="77777777" w:rsidR="00B410E1" w:rsidRPr="004858DA" w:rsidRDefault="009733C7" w:rsidP="005E221B">
      <w:pPr>
        <w:jc w:val="left"/>
        <w:rPr>
          <w:rFonts w:ascii="Calibri" w:hAnsi="Calibri"/>
          <w:szCs w:val="21"/>
        </w:rPr>
      </w:pPr>
      <w:r w:rsidRPr="004858DA">
        <w:rPr>
          <w:rFonts w:ascii="Calibri" w:hAnsi="Calibri"/>
          <w:szCs w:val="21"/>
        </w:rPr>
        <w:t>The r square value is used to calculate the accuracy of our project, as the graph shown if the value of r square is very low that means the result is more accurate.</w:t>
      </w:r>
      <w:r w:rsidR="000B159C" w:rsidRPr="004858DA">
        <w:rPr>
          <w:rFonts w:ascii="Calibri" w:hAnsi="Calibri"/>
          <w:szCs w:val="21"/>
        </w:rPr>
        <w:t xml:space="preserve"> However, the data of our result is </w:t>
      </w:r>
      <w:proofErr w:type="spellStart"/>
      <w:proofErr w:type="gramStart"/>
      <w:r w:rsidR="000B159C" w:rsidRPr="004858DA">
        <w:rPr>
          <w:rFonts w:ascii="Calibri" w:hAnsi="Calibri"/>
          <w:szCs w:val="21"/>
        </w:rPr>
        <w:t>to</w:t>
      </w:r>
      <w:proofErr w:type="spellEnd"/>
      <w:proofErr w:type="gramEnd"/>
      <w:r w:rsidR="000B159C" w:rsidRPr="004858DA">
        <w:rPr>
          <w:rFonts w:ascii="Calibri" w:hAnsi="Calibri"/>
          <w:szCs w:val="21"/>
        </w:rPr>
        <w:t xml:space="preserve"> close to the true data, so I assume that maybe there cause a overfitting </w:t>
      </w:r>
      <w:r w:rsidR="004D0012" w:rsidRPr="004858DA">
        <w:rPr>
          <w:rFonts w:ascii="Calibri" w:hAnsi="Calibri"/>
          <w:szCs w:val="21"/>
        </w:rPr>
        <w:t>condition</w:t>
      </w:r>
      <w:r w:rsidR="000B159C" w:rsidRPr="004858DA">
        <w:rPr>
          <w:rFonts w:ascii="Calibri" w:hAnsi="Calibri"/>
          <w:szCs w:val="21"/>
        </w:rPr>
        <w:t>.</w:t>
      </w:r>
      <w:r w:rsidR="00B410E1" w:rsidRPr="004858DA">
        <w:rPr>
          <w:rFonts w:ascii="Calibri" w:hAnsi="Calibri"/>
          <w:szCs w:val="21"/>
        </w:rPr>
        <w:t xml:space="preserve"> </w:t>
      </w:r>
      <w:proofErr w:type="gramStart"/>
      <w:r w:rsidR="00B410E1" w:rsidRPr="004858DA">
        <w:rPr>
          <w:rFonts w:ascii="Calibri" w:hAnsi="Calibri"/>
          <w:szCs w:val="21"/>
        </w:rPr>
        <w:t>In order to</w:t>
      </w:r>
      <w:proofErr w:type="gramEnd"/>
      <w:r w:rsidR="00B410E1" w:rsidRPr="004858DA">
        <w:rPr>
          <w:rFonts w:ascii="Calibri" w:hAnsi="Calibri"/>
          <w:szCs w:val="21"/>
        </w:rPr>
        <w:t xml:space="preserve"> check whether is it overfitting the 2krating value are set to the true value, and this is the diagram show below:</w:t>
      </w:r>
    </w:p>
    <w:p w14:paraId="6B9A962F" w14:textId="13E86C56" w:rsidR="008F3B8E" w:rsidRPr="004858DA" w:rsidRDefault="00B410E1" w:rsidP="005E221B">
      <w:pPr>
        <w:jc w:val="left"/>
        <w:rPr>
          <w:rFonts w:ascii="Calibri" w:hAnsi="Calibri"/>
          <w:szCs w:val="21"/>
        </w:rPr>
      </w:pPr>
      <w:r w:rsidRPr="004858DA">
        <w:rPr>
          <w:rFonts w:ascii="Calibri" w:hAnsi="Calibri"/>
          <w:szCs w:val="21"/>
        </w:rPr>
        <w:t xml:space="preserve"> </w:t>
      </w:r>
      <w:r w:rsidRPr="004858DA">
        <w:rPr>
          <w:rFonts w:ascii="Calibri" w:hAnsi="Calibri"/>
          <w:noProof/>
          <w:szCs w:val="21"/>
        </w:rPr>
        <w:drawing>
          <wp:inline distT="0" distB="0" distL="0" distR="0" wp14:anchorId="1C1CED76" wp14:editId="723FC7FF">
            <wp:extent cx="3957851" cy="2968607"/>
            <wp:effectExtent l="0" t="0" r="5080" b="381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comp.png"/>
                    <pic:cNvPicPr/>
                  </pic:nvPicPr>
                  <pic:blipFill>
                    <a:blip r:embed="rId40">
                      <a:extLst>
                        <a:ext uri="{28A0092B-C50C-407E-A947-70E740481C1C}">
                          <a14:useLocalDpi xmlns:a14="http://schemas.microsoft.com/office/drawing/2010/main" val="0"/>
                        </a:ext>
                      </a:extLst>
                    </a:blip>
                    <a:stretch>
                      <a:fillRect/>
                    </a:stretch>
                  </pic:blipFill>
                  <pic:spPr>
                    <a:xfrm>
                      <a:off x="0" y="0"/>
                      <a:ext cx="3979911" cy="2985153"/>
                    </a:xfrm>
                    <a:prstGeom prst="rect">
                      <a:avLst/>
                    </a:prstGeom>
                  </pic:spPr>
                </pic:pic>
              </a:graphicData>
            </a:graphic>
          </wp:inline>
        </w:drawing>
      </w:r>
    </w:p>
    <w:p w14:paraId="5690EBE5" w14:textId="4C1350B3" w:rsidR="00B410E1" w:rsidRPr="004858DA" w:rsidRDefault="00B410E1" w:rsidP="005E221B">
      <w:pPr>
        <w:jc w:val="left"/>
        <w:rPr>
          <w:rFonts w:ascii="Calibri" w:hAnsi="Calibri"/>
          <w:szCs w:val="21"/>
        </w:rPr>
      </w:pPr>
      <w:r w:rsidRPr="004858DA">
        <w:rPr>
          <w:rFonts w:ascii="Calibri" w:hAnsi="Calibri"/>
          <w:szCs w:val="21"/>
        </w:rPr>
        <w:tab/>
      </w:r>
      <w:r w:rsidRPr="004858DA">
        <w:rPr>
          <w:rFonts w:ascii="Calibri" w:hAnsi="Calibri"/>
          <w:szCs w:val="21"/>
        </w:rPr>
        <w:tab/>
      </w:r>
      <w:r w:rsidRPr="004858DA">
        <w:rPr>
          <w:rFonts w:ascii="Calibri" w:hAnsi="Calibri"/>
          <w:szCs w:val="21"/>
        </w:rPr>
        <w:tab/>
        <w:t>-the R square value graph base on 2krating</w:t>
      </w:r>
    </w:p>
    <w:p w14:paraId="2C2861A3" w14:textId="3527B1A2" w:rsidR="000B159C" w:rsidRPr="004858DA" w:rsidRDefault="00B410E1" w:rsidP="005E221B">
      <w:pPr>
        <w:jc w:val="left"/>
        <w:rPr>
          <w:rFonts w:ascii="Calibri" w:hAnsi="Calibri"/>
          <w:szCs w:val="21"/>
        </w:rPr>
      </w:pPr>
      <w:commentRangeStart w:id="62"/>
      <w:r w:rsidRPr="004858DA">
        <w:rPr>
          <w:rFonts w:ascii="Calibri" w:hAnsi="Calibri"/>
          <w:szCs w:val="21"/>
        </w:rPr>
        <w:t xml:space="preserve">The graph </w:t>
      </w:r>
      <w:proofErr w:type="gramStart"/>
      <w:r w:rsidRPr="004858DA">
        <w:rPr>
          <w:rFonts w:ascii="Calibri" w:hAnsi="Calibri"/>
          <w:szCs w:val="21"/>
        </w:rPr>
        <w:t>indicate</w:t>
      </w:r>
      <w:proofErr w:type="gramEnd"/>
      <w:r w:rsidRPr="004858DA">
        <w:rPr>
          <w:rFonts w:ascii="Calibri" w:hAnsi="Calibri"/>
          <w:szCs w:val="21"/>
        </w:rPr>
        <w:t xml:space="preserve"> that, our result’s R square value is a little bit higher than the average data.</w:t>
      </w:r>
      <w:commentRangeEnd w:id="62"/>
      <w:r w:rsidR="002F7B19">
        <w:rPr>
          <w:rStyle w:val="CommentReference"/>
        </w:rPr>
        <w:commentReference w:id="62"/>
      </w:r>
    </w:p>
    <w:p w14:paraId="56F1273C" w14:textId="7CD71C61" w:rsidR="000B159C" w:rsidRPr="004858DA" w:rsidRDefault="000B159C" w:rsidP="005E221B">
      <w:pPr>
        <w:jc w:val="left"/>
        <w:rPr>
          <w:rFonts w:ascii="Calibri" w:hAnsi="Calibri"/>
          <w:szCs w:val="21"/>
        </w:rPr>
      </w:pPr>
    </w:p>
    <w:p w14:paraId="19A4B069" w14:textId="5E106DB5" w:rsidR="000B159C" w:rsidRPr="004858DA" w:rsidRDefault="000B159C" w:rsidP="005E221B">
      <w:pPr>
        <w:jc w:val="left"/>
        <w:rPr>
          <w:rFonts w:ascii="Calibri" w:hAnsi="Calibri"/>
          <w:szCs w:val="21"/>
        </w:rPr>
      </w:pPr>
    </w:p>
    <w:p w14:paraId="374D901F" w14:textId="359EC729" w:rsidR="000B159C" w:rsidRPr="004858DA" w:rsidRDefault="000B159C" w:rsidP="005E221B">
      <w:pPr>
        <w:jc w:val="left"/>
        <w:rPr>
          <w:rFonts w:ascii="Calibri" w:hAnsi="Calibri"/>
          <w:szCs w:val="21"/>
        </w:rPr>
      </w:pPr>
    </w:p>
    <w:p w14:paraId="65D90DB9" w14:textId="77777777" w:rsidR="008F3B8E" w:rsidRPr="004858DA" w:rsidRDefault="008F3B8E" w:rsidP="005E221B">
      <w:pPr>
        <w:widowControl/>
        <w:jc w:val="left"/>
        <w:rPr>
          <w:rFonts w:ascii="Calibri" w:hAnsi="Calibri"/>
          <w:b/>
          <w:bCs/>
          <w:kern w:val="44"/>
          <w:szCs w:val="21"/>
        </w:rPr>
      </w:pPr>
    </w:p>
    <w:p w14:paraId="6A18BFD5" w14:textId="7E026D39" w:rsidR="00B963A9" w:rsidRDefault="00B963A9" w:rsidP="00FF4CB8">
      <w:pPr>
        <w:pStyle w:val="Heading1"/>
      </w:pPr>
      <w:bookmarkStart w:id="63" w:name="_Toc69055135"/>
      <w:r w:rsidRPr="004858DA">
        <w:lastRenderedPageBreak/>
        <w:t>8.</w:t>
      </w:r>
      <w:commentRangeStart w:id="64"/>
      <w:r w:rsidRPr="004858DA">
        <w:t>conclusion</w:t>
      </w:r>
      <w:bookmarkEnd w:id="63"/>
      <w:commentRangeEnd w:id="64"/>
      <w:r w:rsidR="00C55206">
        <w:rPr>
          <w:rStyle w:val="CommentReference"/>
          <w:b w:val="0"/>
          <w:bCs w:val="0"/>
          <w:kern w:val="2"/>
        </w:rPr>
        <w:commentReference w:id="64"/>
      </w:r>
    </w:p>
    <w:p w14:paraId="3E25276E" w14:textId="1583470E" w:rsidR="00DE45D3" w:rsidRDefault="00DE45D3" w:rsidP="00DE45D3">
      <w:r w:rsidRPr="00DE45D3">
        <w:t>In conclusion, this report shows the overall process of a simple game based on a scoring system. It shows what this scoring system entails through background research, it covers the design methods used for development as well as the design of the UI and the rules of the game. The implementation phase explains some of the model or methodological changes adopted, some of the problems encountered during implementation and finally includes the evaluation and testing of the data.</w:t>
      </w:r>
    </w:p>
    <w:p w14:paraId="6849A712" w14:textId="77777777" w:rsidR="00DE45D3" w:rsidRPr="00DE45D3" w:rsidRDefault="00DE45D3" w:rsidP="00DE45D3"/>
    <w:p w14:paraId="0198A2A8" w14:textId="07B45883" w:rsidR="00B410E1" w:rsidRPr="004858DA" w:rsidRDefault="00B410E1" w:rsidP="00B410E1">
      <w:pPr>
        <w:widowControl/>
        <w:jc w:val="left"/>
        <w:rPr>
          <w:rFonts w:ascii="Calibri" w:eastAsia="SimSun" w:hAnsi="Calibri" w:cs="SimSun"/>
          <w:kern w:val="0"/>
          <w:szCs w:val="21"/>
        </w:rPr>
      </w:pPr>
      <w:r w:rsidRPr="004858DA">
        <w:rPr>
          <w:rFonts w:ascii="Calibri" w:eastAsia="SimSun" w:hAnsi="Calibri" w:cs="SimSun"/>
          <w:kern w:val="0"/>
          <w:szCs w:val="21"/>
        </w:rPr>
        <w:t>The main aim of this project w</w:t>
      </w:r>
      <w:r w:rsidR="00DD7EEF">
        <w:rPr>
          <w:rFonts w:ascii="Calibri" w:eastAsia="SimSun" w:hAnsi="Calibri" w:cs="SimSun"/>
          <w:kern w:val="0"/>
          <w:szCs w:val="21"/>
        </w:rPr>
        <w:t>as</w:t>
      </w:r>
      <w:r w:rsidRPr="004858DA">
        <w:rPr>
          <w:rFonts w:ascii="Calibri" w:eastAsia="SimSun" w:hAnsi="Calibri" w:cs="SimSun"/>
          <w:kern w:val="0"/>
          <w:szCs w:val="21"/>
        </w:rPr>
        <w:t xml:space="preserve"> to first</w:t>
      </w:r>
      <w:r w:rsidR="00DD7EEF">
        <w:rPr>
          <w:rFonts w:ascii="Calibri" w:eastAsia="SimSun" w:hAnsi="Calibri" w:cs="SimSun"/>
          <w:kern w:val="0"/>
          <w:szCs w:val="21"/>
        </w:rPr>
        <w:t xml:space="preserve">, </w:t>
      </w:r>
      <w:r w:rsidRPr="004858DA">
        <w:rPr>
          <w:rFonts w:ascii="Calibri" w:eastAsia="SimSun" w:hAnsi="Calibri" w:cs="SimSun"/>
          <w:kern w:val="0"/>
          <w:szCs w:val="21"/>
        </w:rPr>
        <w:t xml:space="preserve">design a reasonable model to describe the relationship between players. Secondly, generate a team rating system based on exploring player-player relationships. In the evaluation section, there are two images of the r-squared based on different real data. The first one is based on the average Elo rating and the average level of the players as the real data. The other one takes the results of another rating system and normalizes them and compares them with our ratings as real data. It was found that some of the 14 famous combinations had a positive team chemistry value and some had a negative relationship value. It was found that most of the combinations with a negative value were those where the individual players were very good, but the team did not end up playing very well that season. The data used for this project is not large enough </w:t>
      </w:r>
      <w:proofErr w:type="gramStart"/>
      <w:r w:rsidRPr="004858DA">
        <w:rPr>
          <w:rFonts w:ascii="Calibri" w:eastAsia="SimSun" w:hAnsi="Calibri" w:cs="SimSun"/>
          <w:kern w:val="0"/>
          <w:szCs w:val="21"/>
        </w:rPr>
        <w:t>at the moment</w:t>
      </w:r>
      <w:proofErr w:type="gramEnd"/>
      <w:r w:rsidRPr="004858DA">
        <w:rPr>
          <w:rFonts w:ascii="Calibri" w:eastAsia="SimSun" w:hAnsi="Calibri" w:cs="SimSun"/>
          <w:kern w:val="0"/>
          <w:szCs w:val="21"/>
        </w:rPr>
        <w:t xml:space="preserve">, so there is a risk of inaccuracy. There are also some role players whose details were not available when the player information was entered. </w:t>
      </w:r>
      <w:proofErr w:type="gramStart"/>
      <w:r w:rsidRPr="004858DA">
        <w:rPr>
          <w:rFonts w:ascii="Calibri" w:eastAsia="SimSun" w:hAnsi="Calibri" w:cs="SimSun"/>
          <w:kern w:val="0"/>
          <w:szCs w:val="21"/>
        </w:rPr>
        <w:t>So</w:t>
      </w:r>
      <w:proofErr w:type="gramEnd"/>
      <w:r w:rsidRPr="004858DA">
        <w:rPr>
          <w:rFonts w:ascii="Calibri" w:eastAsia="SimSun" w:hAnsi="Calibri" w:cs="SimSun"/>
          <w:kern w:val="0"/>
          <w:szCs w:val="21"/>
        </w:rPr>
        <w:t xml:space="preserve"> there is a good chance that inaccuracies will occur. Of course, the final data will have to be compared and improved by setting different real data. However, based on the ratings and data obtained so </w:t>
      </w:r>
      <w:proofErr w:type="gramStart"/>
      <w:r w:rsidRPr="004858DA">
        <w:rPr>
          <w:rFonts w:ascii="Calibri" w:eastAsia="SimSun" w:hAnsi="Calibri" w:cs="SimSun"/>
          <w:kern w:val="0"/>
          <w:szCs w:val="21"/>
        </w:rPr>
        <w:t>far</w:t>
      </w:r>
      <w:proofErr w:type="gramEnd"/>
      <w:r w:rsidRPr="004858DA">
        <w:rPr>
          <w:rFonts w:ascii="Calibri" w:eastAsia="SimSun" w:hAnsi="Calibri" w:cs="SimSun"/>
          <w:kern w:val="0"/>
          <w:szCs w:val="21"/>
        </w:rPr>
        <w:t xml:space="preserve"> I believe that the objectives and requirements defined in this article have been achieved.</w:t>
      </w:r>
    </w:p>
    <w:p w14:paraId="194101B4" w14:textId="6DEB110F" w:rsidR="00B410E1" w:rsidRPr="004858DA" w:rsidRDefault="00B410E1" w:rsidP="00B410E1">
      <w:pPr>
        <w:widowControl/>
        <w:jc w:val="left"/>
        <w:rPr>
          <w:rFonts w:ascii="Calibri" w:eastAsia="SimSun" w:hAnsi="Calibri" w:cs="SimSun"/>
          <w:kern w:val="0"/>
          <w:szCs w:val="21"/>
        </w:rPr>
      </w:pPr>
    </w:p>
    <w:p w14:paraId="6DFA4EE7" w14:textId="36B1E7D5" w:rsidR="00B410E1" w:rsidRPr="004858DA" w:rsidRDefault="00B410E1" w:rsidP="00B410E1">
      <w:pPr>
        <w:widowControl/>
        <w:jc w:val="left"/>
        <w:rPr>
          <w:rFonts w:ascii="Calibri" w:eastAsia="SimSun" w:hAnsi="Calibri" w:cs="SimSun"/>
          <w:kern w:val="0"/>
          <w:szCs w:val="21"/>
        </w:rPr>
      </w:pPr>
    </w:p>
    <w:p w14:paraId="57A4B077" w14:textId="2EE8BB0D" w:rsidR="00B410E1" w:rsidRPr="004858DA" w:rsidRDefault="00B410E1" w:rsidP="00FF4CB8">
      <w:pPr>
        <w:pStyle w:val="Heading2"/>
      </w:pPr>
      <w:bookmarkStart w:id="65" w:name="_Toc69055136"/>
      <w:r w:rsidRPr="004858DA">
        <w:t>Future work</w:t>
      </w:r>
      <w:bookmarkEnd w:id="65"/>
    </w:p>
    <w:p w14:paraId="315CA216" w14:textId="68548CD3"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 xml:space="preserve">Expand data </w:t>
      </w:r>
    </w:p>
    <w:p w14:paraId="0EAB56D1" w14:textId="73E96B03" w:rsidR="00B410E1" w:rsidRPr="004858DA" w:rsidRDefault="00B410E1" w:rsidP="00B410E1">
      <w:pPr>
        <w:ind w:left="360"/>
        <w:rPr>
          <w:rFonts w:ascii="Calibri" w:hAnsi="Calibri"/>
          <w:szCs w:val="21"/>
        </w:rPr>
      </w:pPr>
      <w:r w:rsidRPr="004858DA">
        <w:rPr>
          <w:rFonts w:ascii="Calibri" w:hAnsi="Calibri"/>
          <w:szCs w:val="21"/>
        </w:rPr>
        <w:t xml:space="preserve">It is possible that the </w:t>
      </w:r>
      <w:proofErr w:type="gramStart"/>
      <w:r w:rsidRPr="004858DA">
        <w:rPr>
          <w:rFonts w:ascii="Calibri" w:hAnsi="Calibri"/>
          <w:szCs w:val="21"/>
        </w:rPr>
        <w:t>final results</w:t>
      </w:r>
      <w:proofErr w:type="gramEnd"/>
      <w:r w:rsidRPr="004858DA">
        <w:rPr>
          <w:rFonts w:ascii="Calibri" w:hAnsi="Calibri"/>
          <w:szCs w:val="21"/>
        </w:rPr>
        <w:t xml:space="preserve"> of this project are not very accurate because the data stored is too small, which only has information on 14 teams and over 140 players. </w:t>
      </w:r>
      <w:proofErr w:type="gramStart"/>
      <w:r w:rsidRPr="004858DA">
        <w:rPr>
          <w:rFonts w:ascii="Calibri" w:hAnsi="Calibri"/>
          <w:szCs w:val="21"/>
        </w:rPr>
        <w:t>In order to</w:t>
      </w:r>
      <w:proofErr w:type="gramEnd"/>
      <w:r w:rsidRPr="004858DA">
        <w:rPr>
          <w:rFonts w:ascii="Calibri" w:hAnsi="Calibri"/>
          <w:szCs w:val="21"/>
        </w:rPr>
        <w:t xml:space="preserve"> ensure the accuracy of the data, it is necessary to store more data. It is also crucial to devise a method to calculate individual player ability values, as they are currently calculated by player efficiency.</w:t>
      </w:r>
    </w:p>
    <w:p w14:paraId="198D99DE" w14:textId="1F8BD416"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Against AI mode</w:t>
      </w:r>
    </w:p>
    <w:p w14:paraId="52540CC2" w14:textId="1E6BA6B8" w:rsidR="00B410E1" w:rsidRPr="004858DA" w:rsidRDefault="00B410E1" w:rsidP="00B410E1">
      <w:pPr>
        <w:ind w:left="360"/>
        <w:rPr>
          <w:rFonts w:ascii="Calibri" w:hAnsi="Calibri"/>
          <w:szCs w:val="21"/>
        </w:rPr>
      </w:pPr>
      <w:r w:rsidRPr="004858DA">
        <w:rPr>
          <w:rFonts w:ascii="Calibri" w:hAnsi="Calibri"/>
          <w:szCs w:val="21"/>
        </w:rPr>
        <w:t xml:space="preserve">For the moment for this project, the mode only supports confrontations between two players, and players will be added to play against Ai later. This </w:t>
      </w:r>
      <w:r w:rsidR="00DD7EEF">
        <w:rPr>
          <w:rFonts w:ascii="Calibri" w:hAnsi="Calibri"/>
          <w:szCs w:val="21"/>
        </w:rPr>
        <w:t>might</w:t>
      </w:r>
      <w:r w:rsidRPr="004858DA">
        <w:rPr>
          <w:rFonts w:ascii="Calibri" w:hAnsi="Calibri"/>
          <w:szCs w:val="21"/>
        </w:rPr>
        <w:t xml:space="preserve"> be done by learning TensorFlow and using TensorFlow to implement machine learning to set up how the Ai works. The AI is currently set up to work in two ways, the first being brute force hacking and the second being using tensor flow to train the machine and then pit the player against the AI. The player can choose the mode and difficulty according to their needs.</w:t>
      </w:r>
    </w:p>
    <w:p w14:paraId="77374CD7" w14:textId="13315E11" w:rsidR="00B410E1" w:rsidRPr="004858DA" w:rsidRDefault="00B410E1" w:rsidP="00B410E1">
      <w:pPr>
        <w:pStyle w:val="ListParagraph"/>
        <w:numPr>
          <w:ilvl w:val="0"/>
          <w:numId w:val="11"/>
        </w:numPr>
        <w:ind w:firstLineChars="0"/>
        <w:rPr>
          <w:rFonts w:ascii="Calibri" w:hAnsi="Calibri"/>
          <w:szCs w:val="21"/>
        </w:rPr>
      </w:pPr>
      <w:r w:rsidRPr="004858DA">
        <w:rPr>
          <w:rFonts w:ascii="Calibri" w:hAnsi="Calibri"/>
          <w:szCs w:val="21"/>
        </w:rPr>
        <w:t>Optimize the UI</w:t>
      </w:r>
    </w:p>
    <w:p w14:paraId="67F276BC" w14:textId="3C2216AD" w:rsidR="00B410E1" w:rsidRPr="004858DA" w:rsidRDefault="00B410E1" w:rsidP="00B410E1">
      <w:pPr>
        <w:ind w:left="360"/>
        <w:rPr>
          <w:rFonts w:ascii="Calibri" w:hAnsi="Calibri"/>
          <w:szCs w:val="21"/>
        </w:rPr>
      </w:pPr>
      <w:r w:rsidRPr="004858DA">
        <w:rPr>
          <w:rFonts w:ascii="Calibri" w:hAnsi="Calibri"/>
          <w:szCs w:val="21"/>
        </w:rPr>
        <w:t xml:space="preserve">The current UI of this project is still very </w:t>
      </w:r>
      <w:proofErr w:type="gramStart"/>
      <w:r w:rsidRPr="004858DA">
        <w:rPr>
          <w:rFonts w:ascii="Calibri" w:hAnsi="Calibri"/>
          <w:szCs w:val="21"/>
        </w:rPr>
        <w:t>plain</w:t>
      </w:r>
      <w:proofErr w:type="gramEnd"/>
      <w:r w:rsidRPr="004858DA">
        <w:rPr>
          <w:rFonts w:ascii="Calibri" w:hAnsi="Calibri"/>
          <w:szCs w:val="21"/>
        </w:rPr>
        <w:t xml:space="preserve"> and the layout is not yet well set up. Players can only see a very limited amount of information about the player when selecting a player and are not yet able to </w:t>
      </w:r>
      <w:r w:rsidRPr="004858DA">
        <w:rPr>
          <w:rFonts w:ascii="Calibri" w:hAnsi="Calibri"/>
          <w:szCs w:val="21"/>
        </w:rPr>
        <w:lastRenderedPageBreak/>
        <w:t xml:space="preserve">see the player's ability stats such as three points, two points, defense etc. It would be helpful if this feature </w:t>
      </w:r>
      <w:proofErr w:type="gramStart"/>
      <w:r w:rsidRPr="004858DA">
        <w:rPr>
          <w:rFonts w:ascii="Calibri" w:hAnsi="Calibri"/>
          <w:szCs w:val="21"/>
        </w:rPr>
        <w:t>was</w:t>
      </w:r>
      <w:proofErr w:type="gramEnd"/>
      <w:r w:rsidRPr="004858DA">
        <w:rPr>
          <w:rFonts w:ascii="Calibri" w:hAnsi="Calibri"/>
          <w:szCs w:val="21"/>
        </w:rPr>
        <w:t xml:space="preserve"> added to the UI, especially for those who don't know the NBA, so that they can have a better understanding of each player's characteristics and outstanding abilities. In addition, the structure of the UI could be adjusted and made more colorful, which would greatly improve the user experience.</w:t>
      </w:r>
    </w:p>
    <w:p w14:paraId="1A9AB04D" w14:textId="77777777" w:rsidR="00B410E1" w:rsidRPr="004858DA" w:rsidRDefault="00B410E1" w:rsidP="00B410E1">
      <w:pPr>
        <w:rPr>
          <w:rFonts w:ascii="Calibri" w:hAnsi="Calibri"/>
          <w:szCs w:val="21"/>
        </w:rPr>
      </w:pPr>
    </w:p>
    <w:p w14:paraId="47BF25D8" w14:textId="14860BDB" w:rsidR="00B410E1" w:rsidRPr="004858DA" w:rsidRDefault="00DD7EEF" w:rsidP="00B410E1">
      <w:pPr>
        <w:pStyle w:val="ListParagraph"/>
        <w:numPr>
          <w:ilvl w:val="0"/>
          <w:numId w:val="11"/>
        </w:numPr>
        <w:ind w:firstLineChars="0"/>
        <w:rPr>
          <w:rFonts w:ascii="Calibri" w:hAnsi="Calibri"/>
          <w:szCs w:val="21"/>
        </w:rPr>
      </w:pPr>
      <w:r>
        <w:rPr>
          <w:rFonts w:ascii="Calibri" w:hAnsi="Calibri"/>
          <w:szCs w:val="21"/>
        </w:rPr>
        <w:t>Expand the model</w:t>
      </w:r>
    </w:p>
    <w:p w14:paraId="4E8EE1BC" w14:textId="7CA3A497" w:rsidR="00B410E1" w:rsidRDefault="00B410E1" w:rsidP="00805DD8">
      <w:pPr>
        <w:ind w:left="360"/>
        <w:rPr>
          <w:rFonts w:ascii="Calibri" w:hAnsi="Calibri"/>
          <w:szCs w:val="21"/>
        </w:rPr>
      </w:pPr>
      <w:r w:rsidRPr="004858DA">
        <w:rPr>
          <w:rFonts w:ascii="Calibri" w:hAnsi="Calibri"/>
          <w:szCs w:val="21"/>
        </w:rPr>
        <w:t xml:space="preserve">This project can now give a rating based on the player's choice of player, </w:t>
      </w:r>
      <w:proofErr w:type="gramStart"/>
      <w:r w:rsidRPr="004858DA">
        <w:rPr>
          <w:rFonts w:ascii="Calibri" w:hAnsi="Calibri"/>
          <w:szCs w:val="21"/>
        </w:rPr>
        <w:t>With</w:t>
      </w:r>
      <w:proofErr w:type="gramEnd"/>
      <w:r w:rsidRPr="004858DA">
        <w:rPr>
          <w:rFonts w:ascii="Calibri" w:hAnsi="Calibri"/>
          <w:szCs w:val="21"/>
        </w:rPr>
        <w:t xml:space="preserve"> more information and time, it is possible not only to display each team's rating on the final page, but also to set a prediction of the number of points a player will receive during this simulated rating. For example, how many points Player A has scored, how many goals he has stolen.</w:t>
      </w:r>
    </w:p>
    <w:p w14:paraId="2CEE3B81" w14:textId="4A6D8713" w:rsidR="00C47EC1" w:rsidRDefault="00C47EC1" w:rsidP="00805DD8">
      <w:pPr>
        <w:ind w:left="360"/>
        <w:rPr>
          <w:rFonts w:ascii="Calibri" w:hAnsi="Calibri"/>
          <w:szCs w:val="21"/>
        </w:rPr>
      </w:pPr>
    </w:p>
    <w:p w14:paraId="00E7736F" w14:textId="77777777" w:rsidR="00C47EC1" w:rsidRPr="004858DA" w:rsidRDefault="00C47EC1" w:rsidP="00805DD8">
      <w:pPr>
        <w:ind w:left="360"/>
        <w:rPr>
          <w:rFonts w:ascii="Calibri" w:hAnsi="Calibri"/>
          <w:szCs w:val="21"/>
        </w:rPr>
      </w:pPr>
    </w:p>
    <w:p w14:paraId="162E30AF" w14:textId="12930155" w:rsidR="008B31D6" w:rsidRPr="004858DA" w:rsidRDefault="00B963A9" w:rsidP="005E221B">
      <w:pPr>
        <w:pStyle w:val="Heading1"/>
        <w:jc w:val="left"/>
        <w:rPr>
          <w:rFonts w:ascii="Calibri" w:hAnsi="Calibri"/>
          <w:sz w:val="21"/>
          <w:szCs w:val="21"/>
        </w:rPr>
      </w:pPr>
      <w:bookmarkStart w:id="66" w:name="_Toc69055137"/>
      <w:r w:rsidRPr="004858DA">
        <w:rPr>
          <w:rFonts w:ascii="Calibri" w:hAnsi="Calibri"/>
          <w:sz w:val="21"/>
          <w:szCs w:val="21"/>
        </w:rPr>
        <w:t>9.appendix</w:t>
      </w:r>
      <w:bookmarkEnd w:id="66"/>
    </w:p>
    <w:p w14:paraId="244C1D2A" w14:textId="46FD6E8B" w:rsidR="004858DA" w:rsidRPr="004858DA" w:rsidRDefault="004858DA" w:rsidP="004858DA">
      <w:pPr>
        <w:widowControl/>
        <w:jc w:val="left"/>
        <w:rPr>
          <w:rFonts w:ascii="Calibri" w:eastAsia="SimSun" w:hAnsi="Calibri" w:cs="SimSun"/>
          <w:kern w:val="0"/>
          <w:szCs w:val="21"/>
        </w:rPr>
      </w:pPr>
      <w:proofErr w:type="spellStart"/>
      <w:r w:rsidRPr="004858DA">
        <w:rPr>
          <w:rFonts w:ascii="Calibri" w:eastAsia="SimSun" w:hAnsi="Calibri" w:cs="Arial"/>
          <w:color w:val="000000"/>
          <w:kern w:val="0"/>
          <w:szCs w:val="21"/>
          <w:shd w:val="clear" w:color="auto" w:fill="FFFFFF"/>
        </w:rPr>
        <w:t>ProBasketballTalk</w:t>
      </w:r>
      <w:proofErr w:type="spellEnd"/>
      <w:r w:rsidRPr="004858DA">
        <w:rPr>
          <w:rFonts w:ascii="Calibri" w:eastAsia="SimSun" w:hAnsi="Calibri" w:cs="Arial"/>
          <w:color w:val="000000"/>
          <w:kern w:val="0"/>
          <w:szCs w:val="21"/>
          <w:shd w:val="clear" w:color="auto" w:fill="FFFFFF"/>
        </w:rPr>
        <w:t xml:space="preserve"> | NBC Sports. 2021. </w:t>
      </w:r>
      <w:r w:rsidRPr="004858DA">
        <w:rPr>
          <w:rFonts w:ascii="Calibri" w:eastAsia="SimSun" w:hAnsi="Calibri" w:cs="Arial"/>
          <w:i/>
          <w:iCs/>
          <w:color w:val="000000"/>
          <w:kern w:val="0"/>
          <w:szCs w:val="21"/>
        </w:rPr>
        <w:t>Daryl Morey says 3-pointers worth too much: 'It skews the game'</w:t>
      </w:r>
      <w:r w:rsidRPr="004858DA">
        <w:rPr>
          <w:rFonts w:ascii="Calibri" w:eastAsia="SimSun" w:hAnsi="Calibri" w:cs="Arial"/>
          <w:color w:val="000000"/>
          <w:kern w:val="0"/>
          <w:szCs w:val="21"/>
          <w:shd w:val="clear" w:color="auto" w:fill="FFFFFF"/>
        </w:rPr>
        <w:t xml:space="preserve">. [online] Available at: &lt;https://nba.nbcsports.com/2021/04/06/daryl-morey-says-3-pointers-worth-too-much-it-skews-the-game/&gt; </w:t>
      </w:r>
    </w:p>
    <w:p w14:paraId="2CA6D79F" w14:textId="2577C022" w:rsidR="003E546B" w:rsidRPr="004858DA" w:rsidRDefault="003E546B" w:rsidP="005E221B">
      <w:pPr>
        <w:jc w:val="left"/>
        <w:rPr>
          <w:rFonts w:ascii="Calibri" w:hAnsi="Calibri"/>
          <w:szCs w:val="21"/>
        </w:rPr>
      </w:pPr>
    </w:p>
    <w:p w14:paraId="11EF9854" w14:textId="566BC03E"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Harrington, W., 2021. </w:t>
      </w:r>
      <w:r w:rsidRPr="004858DA">
        <w:rPr>
          <w:rFonts w:ascii="Calibri" w:eastAsia="SimSun" w:hAnsi="Calibri" w:cs="Arial"/>
          <w:i/>
          <w:iCs/>
          <w:color w:val="000000"/>
          <w:kern w:val="0"/>
          <w:szCs w:val="21"/>
        </w:rPr>
        <w:t>What team chemistry really means — The Basketball Movement</w:t>
      </w:r>
      <w:r w:rsidRPr="004858DA">
        <w:rPr>
          <w:rFonts w:ascii="Calibri" w:eastAsia="SimSun" w:hAnsi="Calibri" w:cs="Arial"/>
          <w:color w:val="000000"/>
          <w:kern w:val="0"/>
          <w:szCs w:val="21"/>
          <w:shd w:val="clear" w:color="auto" w:fill="FFFFFF"/>
        </w:rPr>
        <w:t xml:space="preserve">. [online] The Basketball Movement. Available at: &lt;https://thebasketballmovement.com/blog/2019/4/27/what-team-chemistry-means&gt; </w:t>
      </w:r>
    </w:p>
    <w:p w14:paraId="32A5D527" w14:textId="77777777" w:rsidR="004858DA" w:rsidRPr="004858DA" w:rsidRDefault="004858DA" w:rsidP="004858DA">
      <w:pPr>
        <w:widowControl/>
        <w:jc w:val="left"/>
        <w:rPr>
          <w:rFonts w:ascii="Calibri" w:hAnsi="Calibri"/>
          <w:szCs w:val="21"/>
        </w:rPr>
      </w:pPr>
    </w:p>
    <w:p w14:paraId="75296976" w14:textId="2CEC9A55"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FiveThirtyEight. 2021. </w:t>
      </w:r>
      <w:r w:rsidRPr="004858DA">
        <w:rPr>
          <w:rFonts w:ascii="Calibri" w:eastAsia="SimSun" w:hAnsi="Calibri" w:cs="Arial"/>
          <w:i/>
          <w:iCs/>
          <w:color w:val="000000"/>
          <w:kern w:val="0"/>
          <w:szCs w:val="21"/>
        </w:rPr>
        <w:t xml:space="preserve">The Complete History </w:t>
      </w:r>
      <w:proofErr w:type="gramStart"/>
      <w:r w:rsidRPr="004858DA">
        <w:rPr>
          <w:rFonts w:ascii="Calibri" w:eastAsia="SimSun" w:hAnsi="Calibri" w:cs="Arial"/>
          <w:i/>
          <w:iCs/>
          <w:color w:val="000000"/>
          <w:kern w:val="0"/>
          <w:szCs w:val="21"/>
        </w:rPr>
        <w:t>Of</w:t>
      </w:r>
      <w:proofErr w:type="gramEnd"/>
      <w:r w:rsidRPr="004858DA">
        <w:rPr>
          <w:rFonts w:ascii="Calibri" w:eastAsia="SimSun" w:hAnsi="Calibri" w:cs="Arial"/>
          <w:i/>
          <w:iCs/>
          <w:color w:val="000000"/>
          <w:kern w:val="0"/>
          <w:szCs w:val="21"/>
        </w:rPr>
        <w:t xml:space="preserve"> The NBA</w:t>
      </w:r>
      <w:r w:rsidRPr="004858DA">
        <w:rPr>
          <w:rFonts w:ascii="Calibri" w:eastAsia="SimSun" w:hAnsi="Calibri" w:cs="Arial"/>
          <w:color w:val="000000"/>
          <w:kern w:val="0"/>
          <w:szCs w:val="21"/>
          <w:shd w:val="clear" w:color="auto" w:fill="FFFFFF"/>
        </w:rPr>
        <w:t xml:space="preserve">. [online] Available at: &lt;https://projects.fivethirtyeight.com/complete-history-of-the-nba/#lakers&gt; </w:t>
      </w:r>
    </w:p>
    <w:p w14:paraId="1277B605" w14:textId="158E9711" w:rsidR="004858DA" w:rsidRPr="004858DA" w:rsidRDefault="004858DA" w:rsidP="005E221B">
      <w:pPr>
        <w:jc w:val="left"/>
        <w:rPr>
          <w:rFonts w:ascii="Calibri" w:hAnsi="Calibri"/>
          <w:szCs w:val="21"/>
        </w:rPr>
      </w:pPr>
    </w:p>
    <w:p w14:paraId="0D3E2CF5" w14:textId="7FFC8ED1" w:rsidR="004858DA" w:rsidRP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livescience.com. 2021. </w:t>
      </w:r>
      <w:r w:rsidRPr="004858DA">
        <w:rPr>
          <w:rFonts w:ascii="Calibri" w:eastAsia="SimSun" w:hAnsi="Calibri" w:cs="Arial"/>
          <w:i/>
          <w:iCs/>
          <w:color w:val="000000"/>
          <w:kern w:val="0"/>
          <w:szCs w:val="21"/>
        </w:rPr>
        <w:t xml:space="preserve">What Is the Fibonacci </w:t>
      </w:r>
      <w:proofErr w:type="gramStart"/>
      <w:r w:rsidRPr="004858DA">
        <w:rPr>
          <w:rFonts w:ascii="Calibri" w:eastAsia="SimSun" w:hAnsi="Calibri" w:cs="Arial"/>
          <w:i/>
          <w:iCs/>
          <w:color w:val="000000"/>
          <w:kern w:val="0"/>
          <w:szCs w:val="21"/>
        </w:rPr>
        <w:t>Sequence?</w:t>
      </w:r>
      <w:r w:rsidRPr="004858DA">
        <w:rPr>
          <w:rFonts w:ascii="Calibri" w:eastAsia="SimSun" w:hAnsi="Calibri" w:cs="Arial"/>
          <w:color w:val="000000"/>
          <w:kern w:val="0"/>
          <w:szCs w:val="21"/>
          <w:shd w:val="clear" w:color="auto" w:fill="FFFFFF"/>
        </w:rPr>
        <w:t>.</w:t>
      </w:r>
      <w:proofErr w:type="gramEnd"/>
      <w:r w:rsidRPr="004858DA">
        <w:rPr>
          <w:rFonts w:ascii="Calibri" w:eastAsia="SimSun" w:hAnsi="Calibri" w:cs="Arial"/>
          <w:color w:val="000000"/>
          <w:kern w:val="0"/>
          <w:szCs w:val="21"/>
          <w:shd w:val="clear" w:color="auto" w:fill="FFFFFF"/>
        </w:rPr>
        <w:t xml:space="preserve"> [online] Available at: &lt;https://www.livescience.com/37470-fibonacci-sequence.html&gt; </w:t>
      </w:r>
    </w:p>
    <w:p w14:paraId="1A4611F6" w14:textId="0E1D4F40" w:rsidR="004858DA" w:rsidRPr="004858DA" w:rsidRDefault="004858DA" w:rsidP="005E221B">
      <w:pPr>
        <w:jc w:val="left"/>
        <w:rPr>
          <w:rFonts w:ascii="Calibri" w:hAnsi="Calibri"/>
          <w:szCs w:val="21"/>
        </w:rPr>
      </w:pPr>
    </w:p>
    <w:p w14:paraId="2CB7A4FE" w14:textId="7174E779" w:rsidR="004858DA" w:rsidRDefault="004858DA" w:rsidP="004858DA">
      <w:pPr>
        <w:widowControl/>
        <w:jc w:val="left"/>
        <w:rPr>
          <w:rFonts w:ascii="Calibri" w:eastAsia="SimSun" w:hAnsi="Calibri" w:cs="SimSun"/>
          <w:kern w:val="0"/>
          <w:szCs w:val="21"/>
        </w:rPr>
      </w:pPr>
      <w:r w:rsidRPr="004858DA">
        <w:rPr>
          <w:rFonts w:ascii="Calibri" w:eastAsia="SimSun" w:hAnsi="Calibri" w:cs="Arial"/>
          <w:color w:val="000000"/>
          <w:kern w:val="0"/>
          <w:szCs w:val="21"/>
          <w:shd w:val="clear" w:color="auto" w:fill="FFFFFF"/>
        </w:rPr>
        <w:t>Koroleva, L., 2018. </w:t>
      </w:r>
      <w:proofErr w:type="spellStart"/>
      <w:r w:rsidRPr="004858DA">
        <w:rPr>
          <w:rFonts w:ascii="Calibri" w:eastAsia="SimSun" w:hAnsi="Calibri" w:cs="Arial"/>
          <w:i/>
          <w:iCs/>
          <w:color w:val="000000"/>
          <w:kern w:val="0"/>
          <w:szCs w:val="21"/>
        </w:rPr>
        <w:t>Memoization</w:t>
      </w:r>
      <w:proofErr w:type="spellEnd"/>
      <w:r w:rsidRPr="004858DA">
        <w:rPr>
          <w:rFonts w:ascii="Calibri" w:eastAsia="SimSun" w:hAnsi="Calibri" w:cs="Arial"/>
          <w:i/>
          <w:iCs/>
          <w:color w:val="000000"/>
          <w:kern w:val="0"/>
          <w:szCs w:val="21"/>
        </w:rPr>
        <w:t xml:space="preserve">. Improving Recursive Solution for Fibonacci Sequence </w:t>
      </w:r>
      <w:proofErr w:type="gramStart"/>
      <w:r w:rsidRPr="004858DA">
        <w:rPr>
          <w:rFonts w:ascii="Calibri" w:eastAsia="SimSun" w:hAnsi="Calibri" w:cs="Arial"/>
          <w:i/>
          <w:iCs/>
          <w:color w:val="000000"/>
          <w:kern w:val="0"/>
          <w:szCs w:val="21"/>
        </w:rPr>
        <w:t>Problem.</w:t>
      </w:r>
      <w:r w:rsidRPr="004858DA">
        <w:rPr>
          <w:rFonts w:ascii="Calibri" w:eastAsia="SimSun" w:hAnsi="Calibri" w:cs="Arial"/>
          <w:color w:val="000000"/>
          <w:kern w:val="0"/>
          <w:szCs w:val="21"/>
          <w:shd w:val="clear" w:color="auto" w:fill="FFFFFF"/>
        </w:rPr>
        <w:t>.</w:t>
      </w:r>
      <w:proofErr w:type="gramEnd"/>
      <w:r w:rsidRPr="004858DA">
        <w:rPr>
          <w:rFonts w:ascii="Calibri" w:eastAsia="SimSun" w:hAnsi="Calibri" w:cs="Arial"/>
          <w:color w:val="000000"/>
          <w:kern w:val="0"/>
          <w:szCs w:val="21"/>
          <w:shd w:val="clear" w:color="auto" w:fill="FFFFFF"/>
        </w:rPr>
        <w:t xml:space="preserve"> [online] Medium. Available at: &lt;https://medium.com/@nothingisfunny/memoization-improving-recursive-solution-for-fibonacci-sequence-problem-c02dab7a74e5&gt; [Accessed 11 April 2021].</w:t>
      </w:r>
    </w:p>
    <w:p w14:paraId="2CE10C7D" w14:textId="77777777" w:rsidR="00FF4CB8" w:rsidRPr="004858DA" w:rsidRDefault="00FF4CB8" w:rsidP="004858DA">
      <w:pPr>
        <w:widowControl/>
        <w:jc w:val="left"/>
        <w:rPr>
          <w:rFonts w:ascii="Calibri" w:eastAsia="SimSun" w:hAnsi="Calibri" w:cs="SimSun"/>
          <w:kern w:val="0"/>
          <w:szCs w:val="21"/>
        </w:rPr>
      </w:pPr>
    </w:p>
    <w:p w14:paraId="631E49A0" w14:textId="04AF023B" w:rsidR="004858DA" w:rsidRPr="00FF4CB8" w:rsidRDefault="004858DA" w:rsidP="00FF4CB8">
      <w:pPr>
        <w:jc w:val="left"/>
        <w:rPr>
          <w:rFonts w:ascii="Calibri" w:hAnsi="Calibri"/>
          <w:szCs w:val="21"/>
        </w:rPr>
      </w:pPr>
      <w:r w:rsidRPr="00FF4CB8">
        <w:rPr>
          <w:rFonts w:ascii="Calibri" w:hAnsi="Calibri"/>
          <w:szCs w:val="21"/>
        </w:rPr>
        <w:t>Basketball-Reference.com. n.d. Calculating PER | Basketball-Reference.Com. [online] Available at: https://www.basketball-reference.com/about/per.html [Accessed 7 November 2020].</w:t>
      </w:r>
    </w:p>
    <w:p w14:paraId="68BEAF2E" w14:textId="7A96BA0F" w:rsidR="004858DA" w:rsidRPr="00FF4CB8" w:rsidRDefault="004858DA" w:rsidP="00FF4CB8">
      <w:pPr>
        <w:pStyle w:val="NormalWeb"/>
        <w:rPr>
          <w:rFonts w:ascii="Calibri" w:hAnsi="Calibri"/>
          <w:sz w:val="21"/>
          <w:szCs w:val="21"/>
        </w:rPr>
      </w:pPr>
      <w:r w:rsidRPr="004858DA">
        <w:rPr>
          <w:rFonts w:ascii="Calibri" w:hAnsi="Calibri"/>
          <w:sz w:val="21"/>
          <w:szCs w:val="21"/>
        </w:rPr>
        <w:t xml:space="preserve">Fein, Z., 2009. Cracking </w:t>
      </w:r>
      <w:proofErr w:type="gramStart"/>
      <w:r w:rsidRPr="004858DA">
        <w:rPr>
          <w:rFonts w:ascii="Calibri" w:hAnsi="Calibri"/>
          <w:sz w:val="21"/>
          <w:szCs w:val="21"/>
        </w:rPr>
        <w:t>The</w:t>
      </w:r>
      <w:proofErr w:type="gramEnd"/>
      <w:r w:rsidRPr="004858DA">
        <w:rPr>
          <w:rFonts w:ascii="Calibri" w:hAnsi="Calibri"/>
          <w:sz w:val="21"/>
          <w:szCs w:val="21"/>
        </w:rPr>
        <w:t xml:space="preserve"> Code: How To Calculate Hollinger's PER Without All The Mess. [online] Bleacher Report. Available at: https://bleacherreport.com/articles/113144- cracking-the-code-how-to-calculate-hollingers-per-without-all-the-mess [Accessed 10 November 2020] </w:t>
      </w:r>
    </w:p>
    <w:p w14:paraId="3AD836BA" w14:textId="048DCA57" w:rsidR="004858DA" w:rsidRPr="00FF4CB8" w:rsidRDefault="004858DA" w:rsidP="00FF4CB8">
      <w:pPr>
        <w:widowControl/>
        <w:jc w:val="left"/>
        <w:rPr>
          <w:rFonts w:ascii="Calibri" w:eastAsia="SimSun" w:hAnsi="Calibri" w:cs="SimSun"/>
          <w:kern w:val="0"/>
          <w:szCs w:val="21"/>
        </w:rPr>
      </w:pPr>
      <w:r w:rsidRPr="00FF4CB8">
        <w:rPr>
          <w:rFonts w:ascii="Calibri" w:eastAsia="SimSun" w:hAnsi="Calibri" w:cs="Arial"/>
          <w:color w:val="000000"/>
          <w:kern w:val="0"/>
          <w:szCs w:val="21"/>
          <w:shd w:val="clear" w:color="auto" w:fill="FFFFFF"/>
        </w:rPr>
        <w:t>Geeks for Geeks. 2021. </w:t>
      </w:r>
      <w:r w:rsidRPr="00FF4CB8">
        <w:rPr>
          <w:rFonts w:ascii="Calibri" w:eastAsia="SimSun" w:hAnsi="Calibri" w:cs="Arial"/>
          <w:i/>
          <w:iCs/>
          <w:color w:val="000000"/>
          <w:kern w:val="0"/>
          <w:szCs w:val="21"/>
        </w:rPr>
        <w:t xml:space="preserve">Python </w:t>
      </w:r>
      <w:proofErr w:type="spellStart"/>
      <w:r w:rsidRPr="00FF4CB8">
        <w:rPr>
          <w:rFonts w:ascii="Calibri" w:eastAsia="SimSun" w:hAnsi="Calibri" w:cs="Arial"/>
          <w:i/>
          <w:iCs/>
          <w:color w:val="000000"/>
          <w:kern w:val="0"/>
          <w:szCs w:val="21"/>
        </w:rPr>
        <w:t>Tkinter</w:t>
      </w:r>
      <w:proofErr w:type="spellEnd"/>
      <w:r w:rsidRPr="00FF4CB8">
        <w:rPr>
          <w:rFonts w:ascii="Calibri" w:eastAsia="SimSun" w:hAnsi="Calibri" w:cs="Arial"/>
          <w:i/>
          <w:iCs/>
          <w:color w:val="000000"/>
          <w:kern w:val="0"/>
          <w:szCs w:val="21"/>
        </w:rPr>
        <w:t xml:space="preserve"> Tutorial - </w:t>
      </w:r>
      <w:proofErr w:type="spellStart"/>
      <w:r w:rsidRPr="00FF4CB8">
        <w:rPr>
          <w:rFonts w:ascii="Calibri" w:eastAsia="SimSun" w:hAnsi="Calibri" w:cs="Arial"/>
          <w:i/>
          <w:iCs/>
          <w:color w:val="000000"/>
          <w:kern w:val="0"/>
          <w:szCs w:val="21"/>
        </w:rPr>
        <w:t>GeeksforGeeks</w:t>
      </w:r>
      <w:proofErr w:type="spellEnd"/>
      <w:r w:rsidRPr="00FF4CB8">
        <w:rPr>
          <w:rFonts w:ascii="Calibri" w:eastAsia="SimSun" w:hAnsi="Calibri" w:cs="Arial"/>
          <w:color w:val="000000"/>
          <w:kern w:val="0"/>
          <w:szCs w:val="21"/>
          <w:shd w:val="clear" w:color="auto" w:fill="FFFFFF"/>
        </w:rPr>
        <w:t>. [online] Available at: &lt;https://www.geeksforgeeks.org/python-tkinter-</w:t>
      </w:r>
      <w:r w:rsidRPr="00FF4CB8">
        <w:rPr>
          <w:rFonts w:ascii="Calibri" w:eastAsia="SimSun" w:hAnsi="Calibri" w:cs="Arial"/>
          <w:color w:val="000000"/>
          <w:kern w:val="0"/>
          <w:szCs w:val="21"/>
          <w:shd w:val="clear" w:color="auto" w:fill="FFFFFF"/>
        </w:rPr>
        <w:lastRenderedPageBreak/>
        <w:t>tutorial/#:~:text=Tkinter%20is%20the%20most%20commonly%20used%20library%20for,applications%20with%20Tkinter%20becomes%20the%20fastest%20and%20easiest.&gt; [Accessed 11 April 2021].</w:t>
      </w:r>
    </w:p>
    <w:p w14:paraId="3BA5890B" w14:textId="77777777" w:rsidR="004858DA" w:rsidRPr="004858DA" w:rsidRDefault="004858DA" w:rsidP="004858DA">
      <w:pPr>
        <w:pStyle w:val="ListParagraph"/>
        <w:rPr>
          <w:rFonts w:ascii="Calibri" w:eastAsia="SimSun" w:hAnsi="Calibri" w:cs="SimSun"/>
          <w:kern w:val="0"/>
          <w:szCs w:val="21"/>
        </w:rPr>
      </w:pPr>
    </w:p>
    <w:p w14:paraId="2DEAF5D2" w14:textId="369710E9" w:rsidR="004858DA" w:rsidRPr="00FF4CB8" w:rsidRDefault="004858DA" w:rsidP="00FF4CB8">
      <w:pPr>
        <w:widowControl/>
        <w:jc w:val="left"/>
        <w:rPr>
          <w:rFonts w:ascii="Calibri" w:eastAsia="SimSun" w:hAnsi="Calibri" w:cs="SimSun"/>
          <w:kern w:val="0"/>
          <w:szCs w:val="21"/>
        </w:rPr>
      </w:pPr>
      <w:proofErr w:type="spellStart"/>
      <w:r w:rsidRPr="00FF4CB8">
        <w:rPr>
          <w:rFonts w:ascii="Calibri" w:eastAsia="SimSun" w:hAnsi="Calibri" w:cs="Arial"/>
          <w:color w:val="000000"/>
          <w:kern w:val="0"/>
          <w:szCs w:val="21"/>
          <w:shd w:val="clear" w:color="auto" w:fill="FFFFFF"/>
        </w:rPr>
        <w:t>OpenGenus</w:t>
      </w:r>
      <w:proofErr w:type="spellEnd"/>
      <w:r w:rsidRPr="00FF4CB8">
        <w:rPr>
          <w:rFonts w:ascii="Calibri" w:eastAsia="SimSun" w:hAnsi="Calibri" w:cs="Arial"/>
          <w:color w:val="000000"/>
          <w:kern w:val="0"/>
          <w:szCs w:val="21"/>
          <w:shd w:val="clear" w:color="auto" w:fill="FFFFFF"/>
        </w:rPr>
        <w:t xml:space="preserve"> IQ: Learn Computer Science. 2021. </w:t>
      </w:r>
      <w:r w:rsidRPr="00FF4CB8">
        <w:rPr>
          <w:rFonts w:ascii="Calibri" w:eastAsia="SimSun" w:hAnsi="Calibri" w:cs="Arial"/>
          <w:i/>
          <w:iCs/>
          <w:color w:val="000000"/>
          <w:kern w:val="0"/>
          <w:szCs w:val="21"/>
        </w:rPr>
        <w:t>Graph Representation: Adjacency Matrix and Adjacency List</w:t>
      </w:r>
      <w:r w:rsidRPr="00FF4CB8">
        <w:rPr>
          <w:rFonts w:ascii="Calibri" w:eastAsia="SimSun" w:hAnsi="Calibri" w:cs="Arial"/>
          <w:color w:val="000000"/>
          <w:kern w:val="0"/>
          <w:szCs w:val="21"/>
          <w:shd w:val="clear" w:color="auto" w:fill="FFFFFF"/>
        </w:rPr>
        <w:t>. [online] Available at: &lt;https://iq.opengenus.org/graph-representation-adjacency-matrix-adjacency-list/&gt; [Accessed 11 April 2021].</w:t>
      </w:r>
    </w:p>
    <w:p w14:paraId="69B21306" w14:textId="3AE0E7AA" w:rsidR="004858DA" w:rsidRPr="004858DA" w:rsidRDefault="004858DA" w:rsidP="00FF4CB8">
      <w:pPr>
        <w:pStyle w:val="NormalWeb"/>
        <w:rPr>
          <w:rFonts w:ascii="Calibri" w:hAnsi="Calibri"/>
          <w:sz w:val="21"/>
          <w:szCs w:val="21"/>
        </w:rPr>
      </w:pPr>
      <w:r w:rsidRPr="004858DA">
        <w:rPr>
          <w:rFonts w:ascii="Calibri" w:hAnsi="Calibri"/>
          <w:sz w:val="21"/>
          <w:szCs w:val="21"/>
        </w:rPr>
        <w:t>BCS The Chartered Institute for IT, “BCS Code of Conduct,” 5 June 2019. [Online</w:t>
      </w:r>
      <w:proofErr w:type="gramStart"/>
      <w:r w:rsidRPr="004858DA">
        <w:rPr>
          <w:rFonts w:ascii="Calibri" w:hAnsi="Calibri"/>
          <w:sz w:val="21"/>
          <w:szCs w:val="21"/>
        </w:rPr>
        <w:t>].Available</w:t>
      </w:r>
      <w:proofErr w:type="gramEnd"/>
      <w:r w:rsidRPr="004858DA">
        <w:rPr>
          <w:rFonts w:ascii="Calibri" w:hAnsi="Calibri"/>
          <w:sz w:val="21"/>
          <w:szCs w:val="21"/>
        </w:rPr>
        <w:t xml:space="preserve">: https://www.bcs.org/membership/become-a-member/bcs-code-of- conduct/. [Accessed 1 November 2020]. </w:t>
      </w:r>
    </w:p>
    <w:p w14:paraId="24D117E1" w14:textId="77777777" w:rsidR="004858DA" w:rsidRPr="00FF4CB8" w:rsidRDefault="004858DA" w:rsidP="00FF4CB8">
      <w:pPr>
        <w:widowControl/>
        <w:jc w:val="left"/>
        <w:rPr>
          <w:rFonts w:ascii="Calibri" w:eastAsia="SimSun" w:hAnsi="Calibri" w:cs="SimSun"/>
          <w:kern w:val="0"/>
          <w:szCs w:val="21"/>
        </w:rPr>
      </w:pPr>
      <w:r w:rsidRPr="00FF4CB8">
        <w:rPr>
          <w:rFonts w:ascii="Calibri" w:hAnsi="Calibri"/>
          <w:szCs w:val="21"/>
        </w:rPr>
        <w:t xml:space="preserve">School of Engineering and Informatics, The University of Sussex, “Information for Students,” 2020. [Online]. Available: http://www.sussex.ac.uk/ei/internal/forstudents/informatics/undergraduate/finalyearprojects/i </w:t>
      </w:r>
      <w:proofErr w:type="spellStart"/>
      <w:r w:rsidRPr="00FF4CB8">
        <w:rPr>
          <w:rFonts w:ascii="Calibri" w:hAnsi="Calibri"/>
          <w:szCs w:val="21"/>
        </w:rPr>
        <w:t>nformationforstudents</w:t>
      </w:r>
      <w:proofErr w:type="spellEnd"/>
      <w:r w:rsidRPr="00FF4CB8">
        <w:rPr>
          <w:rFonts w:ascii="Calibri" w:hAnsi="Calibri"/>
          <w:szCs w:val="21"/>
        </w:rPr>
        <w:t xml:space="preserve">. [Accessed 2 November 2020]. </w:t>
      </w:r>
    </w:p>
    <w:p w14:paraId="0EEE5403" w14:textId="77777777" w:rsidR="004858DA" w:rsidRPr="004858DA" w:rsidRDefault="004858DA" w:rsidP="004858DA">
      <w:pPr>
        <w:jc w:val="left"/>
        <w:rPr>
          <w:rFonts w:ascii="Calibri" w:hAnsi="Calibri"/>
          <w:szCs w:val="21"/>
        </w:rPr>
      </w:pPr>
    </w:p>
    <w:sectPr w:rsidR="004858DA" w:rsidRPr="004858DA" w:rsidSect="00355B88">
      <w:pgSz w:w="11906" w:h="16838"/>
      <w:pgMar w:top="1440" w:right="1440" w:bottom="1440" w:left="1440" w:header="851" w:footer="992" w:gutter="0"/>
      <w:pgNumType w:start="0"/>
      <w:cols w:space="425"/>
      <w:titlePg/>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Warrick Roseboom" w:date="2021-04-15T16:04:00Z" w:initials="WR">
    <w:p w14:paraId="10E28EB2" w14:textId="490CF0A0" w:rsidR="00DF108D" w:rsidRDefault="00DF108D">
      <w:pPr>
        <w:pStyle w:val="CommentText"/>
      </w:pPr>
      <w:r>
        <w:rPr>
          <w:rStyle w:val="CommentReference"/>
        </w:rPr>
        <w:annotationRef/>
      </w:r>
      <w:r>
        <w:t>Citation?</w:t>
      </w:r>
    </w:p>
  </w:comment>
  <w:comment w:id="2" w:author="Warrick Roseboom" w:date="2021-04-15T16:04:00Z" w:initials="WR">
    <w:p w14:paraId="4876B698" w14:textId="18C61C15" w:rsidR="002E6058" w:rsidRDefault="002E6058">
      <w:pPr>
        <w:pStyle w:val="CommentText"/>
      </w:pPr>
      <w:r>
        <w:rPr>
          <w:rStyle w:val="CommentReference"/>
        </w:rPr>
        <w:annotationRef/>
      </w:r>
      <w:r>
        <w:t xml:space="preserve">Not sure the value of focusing on </w:t>
      </w:r>
      <w:proofErr w:type="spellStart"/>
      <w:r>
        <w:t>memoisation</w:t>
      </w:r>
      <w:proofErr w:type="spellEnd"/>
      <w:r>
        <w:t>. I understand that you use it as a tool and that is totally reasonable, but in terms of introducing the motivation for the project, I would have thought you should put more emphasis on what “analytics” you would be doing.</w:t>
      </w:r>
    </w:p>
  </w:comment>
  <w:comment w:id="3" w:author="Warrick Roseboom" w:date="2021-04-15T16:06:00Z" w:initials="WR">
    <w:p w14:paraId="03300290" w14:textId="17E4DEF3" w:rsidR="002E6058" w:rsidRDefault="002E6058">
      <w:pPr>
        <w:pStyle w:val="CommentText"/>
      </w:pPr>
      <w:r>
        <w:rPr>
          <w:rStyle w:val="CommentReference"/>
        </w:rPr>
        <w:annotationRef/>
      </w:r>
      <w:r>
        <w:t>Citation?</w:t>
      </w:r>
    </w:p>
  </w:comment>
  <w:comment w:id="5" w:author="Warrick Roseboom" w:date="2021-04-15T16:17:00Z" w:initials="WR">
    <w:p w14:paraId="2C576EA5" w14:textId="6BED7BA4" w:rsidR="004715DE" w:rsidRDefault="004715DE">
      <w:pPr>
        <w:pStyle w:val="CommentText"/>
      </w:pPr>
      <w:r>
        <w:rPr>
          <w:rStyle w:val="CommentReference"/>
        </w:rPr>
        <w:annotationRef/>
      </w:r>
      <w:r>
        <w:t>Are there existing basketball (or other professional sport) top-trumps games where you might select a set of cards and compare who is the winner? In the intro you mention fantasy leagues – the scoring system of a fantasy league is relevant as a comparison point to your work and so you should include details about these kinds of games and how they work too.</w:t>
      </w:r>
    </w:p>
  </w:comment>
  <w:comment w:id="7" w:author="Warrick Roseboom" w:date="2021-04-15T16:12:00Z" w:initials="WR">
    <w:p w14:paraId="49B2ACE8" w14:textId="6A17D4C5" w:rsidR="00A96E7F" w:rsidRDefault="00A96E7F">
      <w:pPr>
        <w:pStyle w:val="CommentText"/>
      </w:pPr>
      <w:r>
        <w:rPr>
          <w:rStyle w:val="CommentReference"/>
        </w:rPr>
        <w:annotationRef/>
      </w:r>
      <w:r>
        <w:t>Citation?</w:t>
      </w:r>
    </w:p>
  </w:comment>
  <w:comment w:id="8" w:author="Warrick Roseboom" w:date="2021-04-15T16:08:00Z" w:initials="WR">
    <w:p w14:paraId="1C96CA52" w14:textId="1037E922" w:rsidR="005209FF" w:rsidRDefault="005209FF">
      <w:pPr>
        <w:pStyle w:val="CommentText"/>
      </w:pPr>
      <w:r>
        <w:rPr>
          <w:rStyle w:val="CommentReference"/>
        </w:rPr>
        <w:annotationRef/>
      </w:r>
      <w:r>
        <w:t xml:space="preserve">Team or player? Be sure to specify which context you are referring to </w:t>
      </w:r>
      <w:proofErr w:type="gramStart"/>
      <w:r>
        <w:t>in a given</w:t>
      </w:r>
      <w:proofErr w:type="gramEnd"/>
      <w:r>
        <w:t xml:space="preserve"> case.</w:t>
      </w:r>
    </w:p>
  </w:comment>
  <w:comment w:id="9" w:author="Warrick Roseboom" w:date="2021-04-15T16:09:00Z" w:initials="WR">
    <w:p w14:paraId="1871AD45" w14:textId="664FA319" w:rsidR="005558CA" w:rsidRDefault="005558CA">
      <w:pPr>
        <w:pStyle w:val="CommentText"/>
      </w:pPr>
      <w:r>
        <w:rPr>
          <w:rStyle w:val="CommentReference"/>
        </w:rPr>
        <w:annotationRef/>
      </w:r>
      <w:r>
        <w:t xml:space="preserve">So </w:t>
      </w:r>
      <w:proofErr w:type="gramStart"/>
      <w:r>
        <w:t>again</w:t>
      </w:r>
      <w:proofErr w:type="gramEnd"/>
      <w:r>
        <w:t xml:space="preserve"> be clear. In the intro you mention the game you are building, so quickly reading here the reader </w:t>
      </w:r>
      <w:proofErr w:type="gramStart"/>
      <w:r>
        <w:t>wouldn’t</w:t>
      </w:r>
      <w:proofErr w:type="gramEnd"/>
      <w:r>
        <w:t xml:space="preserve"> be sure whether you are referring to your game or a single game in the league.</w:t>
      </w:r>
    </w:p>
  </w:comment>
  <w:comment w:id="10" w:author="Warrick Roseboom" w:date="2021-04-15T16:10:00Z" w:initials="WR">
    <w:p w14:paraId="75DE213A" w14:textId="450E3D34" w:rsidR="008E2C9D" w:rsidRDefault="008E2C9D">
      <w:pPr>
        <w:pStyle w:val="CommentText"/>
      </w:pPr>
      <w:r>
        <w:rPr>
          <w:rStyle w:val="CommentReference"/>
        </w:rPr>
        <w:annotationRef/>
      </w:r>
      <w:r>
        <w:t>Make sure to provide enough detail in the figure caption that the reader can fully understand the content.</w:t>
      </w:r>
    </w:p>
  </w:comment>
  <w:comment w:id="11" w:author="Warrick Roseboom" w:date="2021-04-15T16:11:00Z" w:initials="WR">
    <w:p w14:paraId="4E4ED4C6" w14:textId="336B3E3D" w:rsidR="008E2C9D" w:rsidRDefault="008E2C9D">
      <w:pPr>
        <w:pStyle w:val="CommentText"/>
      </w:pPr>
      <w:r>
        <w:rPr>
          <w:rStyle w:val="CommentReference"/>
        </w:rPr>
        <w:annotationRef/>
      </w:r>
      <w:r>
        <w:t>Again, in figure captions make sure to give enough detail that the reader can understand the purpose of the figure being included.</w:t>
      </w:r>
    </w:p>
  </w:comment>
  <w:comment w:id="13" w:author="Warrick Roseboom" w:date="2021-04-15T16:13:00Z" w:initials="WR">
    <w:p w14:paraId="78320C4D" w14:textId="64087A59" w:rsidR="00F2635F" w:rsidRDefault="00F2635F">
      <w:pPr>
        <w:pStyle w:val="CommentText"/>
      </w:pPr>
      <w:r>
        <w:rPr>
          <w:rStyle w:val="CommentReference"/>
        </w:rPr>
        <w:annotationRef/>
      </w:r>
      <w:r>
        <w:t xml:space="preserve">Not clear what the relation of this section is to the overall report. Make sure to make clear the justification. The reader needs to be able to follow. Right </w:t>
      </w:r>
      <w:proofErr w:type="gramStart"/>
      <w:r>
        <w:t>now</w:t>
      </w:r>
      <w:proofErr w:type="gramEnd"/>
      <w:r>
        <w:t xml:space="preserve"> you just jump from ELO to Fibonacci with no relation.</w:t>
      </w:r>
    </w:p>
  </w:comment>
  <w:comment w:id="15" w:author="Warrick Roseboom" w:date="2021-04-15T16:14:00Z" w:initials="WR">
    <w:p w14:paraId="4C7BAC6D" w14:textId="24E1F4C4" w:rsidR="004939BD" w:rsidRDefault="004939BD">
      <w:pPr>
        <w:pStyle w:val="CommentText"/>
      </w:pPr>
      <w:r>
        <w:rPr>
          <w:rStyle w:val="CommentReference"/>
        </w:rPr>
        <w:annotationRef/>
      </w:r>
      <w:r>
        <w:t xml:space="preserve">This is relevant, but probably better presented separately from the </w:t>
      </w:r>
      <w:proofErr w:type="gramStart"/>
      <w:r>
        <w:t>analytics based</w:t>
      </w:r>
      <w:proofErr w:type="gramEnd"/>
      <w:r>
        <w:t xml:space="preserve"> components. That is – present the basketball analytics related sections altogether in a sequence, and then have information such as this and the above section that are more related to implementation presented together.</w:t>
      </w:r>
    </w:p>
  </w:comment>
  <w:comment w:id="17" w:author="Warrick Roseboom" w:date="2021-04-15T16:15:00Z" w:initials="WR">
    <w:p w14:paraId="5953A066" w14:textId="6B17689D" w:rsidR="001D3401" w:rsidRDefault="001D3401">
      <w:pPr>
        <w:pStyle w:val="CommentText"/>
      </w:pPr>
      <w:r>
        <w:rPr>
          <w:rStyle w:val="CommentReference"/>
        </w:rPr>
        <w:annotationRef/>
      </w:r>
      <w:r>
        <w:t>People who know about PER might understand. But need more detail for a general reader to understand why this statement might be true.</w:t>
      </w:r>
    </w:p>
  </w:comment>
  <w:comment w:id="26" w:author="Warrick Roseboom" w:date="2021-04-15T16:19:00Z" w:initials="WR">
    <w:p w14:paraId="43FAAAD8" w14:textId="12C3D50B" w:rsidR="001200C1" w:rsidRDefault="001200C1">
      <w:pPr>
        <w:pStyle w:val="CommentText"/>
      </w:pPr>
      <w:r>
        <w:rPr>
          <w:rStyle w:val="CommentReference"/>
        </w:rPr>
        <w:annotationRef/>
      </w:r>
      <w:r>
        <w:t xml:space="preserve">You </w:t>
      </w:r>
      <w:proofErr w:type="gramStart"/>
      <w:r>
        <w:t>haven’t</w:t>
      </w:r>
      <w:proofErr w:type="gramEnd"/>
      <w:r>
        <w:t xml:space="preserve"> mentioned what data you are using and where it came from? To model, surely you would need some input and some ground truth to map to, but the report </w:t>
      </w:r>
      <w:proofErr w:type="gramStart"/>
      <w:r>
        <w:t>hasn’t</w:t>
      </w:r>
      <w:proofErr w:type="gramEnd"/>
      <w:r>
        <w:t xml:space="preserve"> made clear what these are.</w:t>
      </w:r>
    </w:p>
  </w:comment>
  <w:comment w:id="27" w:author="Warrick Roseboom" w:date="2021-04-15T16:19:00Z" w:initials="WR">
    <w:p w14:paraId="172D775B" w14:textId="6CE90F3E" w:rsidR="001200C1" w:rsidRDefault="001200C1">
      <w:pPr>
        <w:pStyle w:val="CommentText"/>
      </w:pPr>
      <w:r>
        <w:rPr>
          <w:rStyle w:val="CommentReference"/>
        </w:rPr>
        <w:annotationRef/>
      </w:r>
      <w:r>
        <w:t xml:space="preserve">How was team chemistry calculated? This </w:t>
      </w:r>
      <w:proofErr w:type="gramStart"/>
      <w:r>
        <w:t>isn’t</w:t>
      </w:r>
      <w:proofErr w:type="gramEnd"/>
      <w:r>
        <w:t xml:space="preserve"> made clear yet. Need to explain to the reader in understandable terms precisely how “chemistry” is generated. </w:t>
      </w:r>
    </w:p>
  </w:comment>
  <w:comment w:id="28" w:author="Warrick Roseboom" w:date="2021-04-15T16:41:00Z" w:initials="WR">
    <w:p w14:paraId="33919401" w14:textId="522115F1" w:rsidR="008B406C" w:rsidRDefault="008B406C">
      <w:pPr>
        <w:pStyle w:val="CommentText"/>
      </w:pPr>
      <w:r>
        <w:rPr>
          <w:rStyle w:val="CommentReference"/>
        </w:rPr>
        <w:annotationRef/>
      </w:r>
      <w:r>
        <w:t xml:space="preserve">Maybe it is your intention to be vague here, but since the previous type of relationship </w:t>
      </w:r>
      <w:proofErr w:type="gramStart"/>
      <w:r>
        <w:t>isn’t</w:t>
      </w:r>
      <w:proofErr w:type="gramEnd"/>
      <w:r>
        <w:t xml:space="preserve"> really specified with any detail about how it is calculated, it makes it difficult to understand the difference here – the reader can only learn that it is different, but not precisely how</w:t>
      </w:r>
    </w:p>
  </w:comment>
  <w:comment w:id="30" w:author="Warrick Roseboom" w:date="2021-04-15T16:42:00Z" w:initials="WR">
    <w:p w14:paraId="1FFA19D7" w14:textId="6201A138" w:rsidR="00022041" w:rsidRDefault="00022041">
      <w:pPr>
        <w:pStyle w:val="CommentText"/>
      </w:pPr>
      <w:r>
        <w:rPr>
          <w:rStyle w:val="CommentReference"/>
        </w:rPr>
        <w:annotationRef/>
      </w:r>
      <w:r>
        <w:t xml:space="preserve">Ok, this is a good detail. I think you need to give some expansion to explain that something like this is your plan already in the introduction – explain the rationale there and then when you present the pieces of the work the reader already has a broad understanding of </w:t>
      </w:r>
      <w:proofErr w:type="gramStart"/>
      <w:r>
        <w:t>what’s</w:t>
      </w:r>
      <w:proofErr w:type="gramEnd"/>
      <w:r>
        <w:t xml:space="preserve"> going to be done.</w:t>
      </w:r>
    </w:p>
  </w:comment>
  <w:comment w:id="31" w:author="Warrick Roseboom" w:date="2021-04-15T16:44:00Z" w:initials="WR">
    <w:p w14:paraId="3C2AD857" w14:textId="40808B65" w:rsidR="009B7203" w:rsidRDefault="009B7203">
      <w:pPr>
        <w:pStyle w:val="CommentText"/>
      </w:pPr>
      <w:r>
        <w:rPr>
          <w:rStyle w:val="CommentReference"/>
        </w:rPr>
        <w:annotationRef/>
      </w:r>
      <w:r>
        <w:t>And this is based on ELO? PER?</w:t>
      </w:r>
    </w:p>
  </w:comment>
  <w:comment w:id="33" w:author="Warrick Roseboom" w:date="2021-04-15T16:51:00Z" w:initials="WR">
    <w:p w14:paraId="3DAB1BB5" w14:textId="710E5E5B" w:rsidR="00B77E40" w:rsidRDefault="00B77E40">
      <w:pPr>
        <w:pStyle w:val="CommentText"/>
      </w:pPr>
      <w:r>
        <w:rPr>
          <w:rStyle w:val="CommentReference"/>
        </w:rPr>
        <w:annotationRef/>
      </w:r>
      <w:r w:rsidR="00E81F6B">
        <w:t>Statements like this make it clear that there should be more detailed comparison of ELO versus alternatives to justify why you chose to do it this way.</w:t>
      </w:r>
    </w:p>
  </w:comment>
  <w:comment w:id="34" w:author="Warrick Roseboom" w:date="2021-04-15T16:52:00Z" w:initials="WR">
    <w:p w14:paraId="36DE9AB8" w14:textId="4A7B497F" w:rsidR="00191110" w:rsidRDefault="00191110">
      <w:pPr>
        <w:pStyle w:val="CommentText"/>
      </w:pPr>
      <w:r>
        <w:rPr>
          <w:rStyle w:val="CommentReference"/>
        </w:rPr>
        <w:annotationRef/>
      </w:r>
      <w:r>
        <w:t>Minor thing in this case, but always make sure to include axis labels on figures.</w:t>
      </w:r>
    </w:p>
  </w:comment>
  <w:comment w:id="35" w:author="Warrick Roseboom" w:date="2021-04-15T16:53:00Z" w:initials="WR">
    <w:p w14:paraId="1C9A2B5C" w14:textId="03328224" w:rsidR="00191110" w:rsidRDefault="00191110">
      <w:pPr>
        <w:pStyle w:val="CommentText"/>
      </w:pPr>
      <w:r>
        <w:rPr>
          <w:rStyle w:val="CommentReference"/>
        </w:rPr>
        <w:annotationRef/>
      </w:r>
      <w:r>
        <w:t xml:space="preserve">Where did this data come from? And what does it look like? What problems are there? It seems like it </w:t>
      </w:r>
      <w:proofErr w:type="gramStart"/>
      <w:r>
        <w:t>isn’t</w:t>
      </w:r>
      <w:proofErr w:type="gramEnd"/>
      <w:r>
        <w:t xml:space="preserve"> so many teams, so is it a reasonable representation of performance or is this only some strange subsample of teams?</w:t>
      </w:r>
    </w:p>
  </w:comment>
  <w:comment w:id="36" w:author="Warrick Roseboom" w:date="2021-04-15T16:53:00Z" w:initials="WR">
    <w:p w14:paraId="76BF615B" w14:textId="32C72318" w:rsidR="00191110" w:rsidRDefault="00191110">
      <w:pPr>
        <w:pStyle w:val="CommentText"/>
      </w:pPr>
      <w:r>
        <w:rPr>
          <w:rStyle w:val="CommentReference"/>
        </w:rPr>
        <w:annotationRef/>
      </w:r>
      <w:r>
        <w:t>Wouldn’t this show that these teams are just normal? They are in the middle of the histogram</w:t>
      </w:r>
    </w:p>
  </w:comment>
  <w:comment w:id="37" w:author="Warrick Roseboom" w:date="2021-04-15T16:55:00Z" w:initials="WR">
    <w:p w14:paraId="004E1E52" w14:textId="782DADFF" w:rsidR="00036BCE" w:rsidRDefault="00036BCE">
      <w:pPr>
        <w:pStyle w:val="CommentText"/>
      </w:pPr>
      <w:r>
        <w:rPr>
          <w:rStyle w:val="CommentReference"/>
        </w:rPr>
        <w:annotationRef/>
      </w:r>
      <w:r>
        <w:t xml:space="preserve">Again, make sure to have axis labels. And again, where did this data come from? </w:t>
      </w:r>
      <w:proofErr w:type="spellStart"/>
      <w:r>
        <w:t>etc</w:t>
      </w:r>
      <w:proofErr w:type="spellEnd"/>
    </w:p>
  </w:comment>
  <w:comment w:id="38" w:author="Warrick Roseboom" w:date="2021-04-15T16:58:00Z" w:initials="WR">
    <w:p w14:paraId="4A242F12" w14:textId="646697B2" w:rsidR="00AE548C" w:rsidRDefault="00AE548C">
      <w:pPr>
        <w:pStyle w:val="CommentText"/>
      </w:pPr>
      <w:r>
        <w:rPr>
          <w:rStyle w:val="CommentReference"/>
        </w:rPr>
        <w:annotationRef/>
      </w:r>
      <w:r w:rsidR="00DF2C8F">
        <w:t>Be sure to explain your formulas in words so that readers can understand the process</w:t>
      </w:r>
    </w:p>
  </w:comment>
  <w:comment w:id="39" w:author="Warrick Roseboom" w:date="2021-04-15T16:56:00Z" w:initials="WR">
    <w:p w14:paraId="699C436F" w14:textId="5D2A44DA" w:rsidR="00A736E3" w:rsidRDefault="00A736E3">
      <w:pPr>
        <w:pStyle w:val="CommentText"/>
      </w:pPr>
      <w:r>
        <w:rPr>
          <w:rStyle w:val="CommentReference"/>
        </w:rPr>
        <w:annotationRef/>
      </w:r>
      <w:r>
        <w:t xml:space="preserve">Above you say </w:t>
      </w:r>
      <w:proofErr w:type="spellStart"/>
      <w:r>
        <w:t>elo</w:t>
      </w:r>
      <w:proofErr w:type="spellEnd"/>
      <w:r>
        <w:t xml:space="preserve"> follows logistic?</w:t>
      </w:r>
    </w:p>
  </w:comment>
  <w:comment w:id="44" w:author="Warrick Roseboom" w:date="2021-04-15T17:00:00Z" w:initials="WR">
    <w:p w14:paraId="1EA2145D" w14:textId="1A97F11F" w:rsidR="00AF6AE2" w:rsidRDefault="00AF6AE2">
      <w:pPr>
        <w:pStyle w:val="CommentText"/>
      </w:pPr>
      <w:r>
        <w:rPr>
          <w:rStyle w:val="CommentReference"/>
        </w:rPr>
        <w:annotationRef/>
      </w:r>
      <w:r>
        <w:t>An individual rating</w:t>
      </w:r>
      <w:r w:rsidR="00654EC8">
        <w:t>.</w:t>
      </w:r>
    </w:p>
  </w:comment>
  <w:comment w:id="47" w:author="Warrick Roseboom" w:date="2021-04-15T17:03:00Z" w:initials="WR">
    <w:p w14:paraId="1F2AC371" w14:textId="614459C0" w:rsidR="00544677" w:rsidRDefault="00544677">
      <w:pPr>
        <w:pStyle w:val="CommentText"/>
      </w:pPr>
      <w:r>
        <w:rPr>
          <w:rStyle w:val="CommentReference"/>
        </w:rPr>
        <w:annotationRef/>
      </w:r>
      <w:r>
        <w:t xml:space="preserve">Almost 3 pages spent on just the data structure. </w:t>
      </w:r>
      <w:proofErr w:type="gramStart"/>
      <w:r>
        <w:t>I’m</w:t>
      </w:r>
      <w:proofErr w:type="gramEnd"/>
      <w:r>
        <w:t xml:space="preserve"> not sure that is that important?</w:t>
      </w:r>
    </w:p>
  </w:comment>
  <w:comment w:id="48" w:author="Warrick Roseboom" w:date="2021-04-15T17:02:00Z" w:initials="WR">
    <w:p w14:paraId="6708B3A2" w14:textId="0E2DBA13" w:rsidR="00773EEA" w:rsidRDefault="00773EEA">
      <w:pPr>
        <w:pStyle w:val="CommentText"/>
      </w:pPr>
      <w:r>
        <w:rPr>
          <w:rStyle w:val="CommentReference"/>
        </w:rPr>
        <w:annotationRef/>
      </w:r>
      <w:r>
        <w:t>This kind of detail should be presented much earlier because it would help understand the previous sections.</w:t>
      </w:r>
    </w:p>
  </w:comment>
  <w:comment w:id="51" w:author="Warrick Roseboom" w:date="2021-04-15T17:03:00Z" w:initials="WR">
    <w:p w14:paraId="765A00C6" w14:textId="2EA8DCC8" w:rsidR="00544677" w:rsidRDefault="00544677">
      <w:pPr>
        <w:pStyle w:val="CommentText"/>
      </w:pPr>
      <w:r>
        <w:rPr>
          <w:rStyle w:val="CommentReference"/>
        </w:rPr>
        <w:annotationRef/>
      </w:r>
      <w:r>
        <w:t>Again, make sure to explain in words the contents of formula</w:t>
      </w:r>
    </w:p>
  </w:comment>
  <w:comment w:id="59" w:author="Warrick Roseboom" w:date="2021-04-15T17:05:00Z" w:initials="WR">
    <w:p w14:paraId="12BB2F4D" w14:textId="52B239F5" w:rsidR="000B46C7" w:rsidRDefault="000B46C7">
      <w:pPr>
        <w:pStyle w:val="CommentText"/>
      </w:pPr>
      <w:r>
        <w:rPr>
          <w:rStyle w:val="CommentReference"/>
        </w:rPr>
        <w:annotationRef/>
      </w:r>
      <w:r>
        <w:t>What real and what calculated data? What are these things and where did they come from?</w:t>
      </w:r>
    </w:p>
  </w:comment>
  <w:comment w:id="60" w:author="Warrick Roseboom" w:date="2021-04-15T17:06:00Z" w:initials="WR">
    <w:p w14:paraId="1A664E3D" w14:textId="6C862724" w:rsidR="000B46C7" w:rsidRDefault="000B46C7">
      <w:pPr>
        <w:pStyle w:val="CommentText"/>
      </w:pPr>
      <w:r>
        <w:rPr>
          <w:rStyle w:val="CommentReference"/>
        </w:rPr>
        <w:annotationRef/>
      </w:r>
      <w:r>
        <w:t>How was 2k rating obtained? This is the first time it is mentioned at all. A general reader might not know what 2k is at all.</w:t>
      </w:r>
    </w:p>
  </w:comment>
  <w:comment w:id="61" w:author="Warrick Roseboom" w:date="2021-04-15T17:06:00Z" w:initials="WR">
    <w:p w14:paraId="26CEC37B" w14:textId="2CF9628B" w:rsidR="003B1E50" w:rsidRDefault="003B1E50">
      <w:pPr>
        <w:pStyle w:val="CommentText"/>
      </w:pPr>
      <w:r>
        <w:rPr>
          <w:rStyle w:val="CommentReference"/>
        </w:rPr>
        <w:annotationRef/>
      </w:r>
      <w:r>
        <w:t xml:space="preserve">I don’t understand what is in this </w:t>
      </w:r>
      <w:proofErr w:type="gramStart"/>
      <w:r>
        <w:t>chart?</w:t>
      </w:r>
      <w:proofErr w:type="gramEnd"/>
      <w:r>
        <w:t xml:space="preserve"> The y-axis goes above 100 but max r^2 is 1.</w:t>
      </w:r>
    </w:p>
  </w:comment>
  <w:comment w:id="62" w:author="Warrick Roseboom" w:date="2021-04-15T17:08:00Z" w:initials="WR">
    <w:p w14:paraId="0CF696BB" w14:textId="65498C67" w:rsidR="002F7B19" w:rsidRDefault="002F7B19">
      <w:pPr>
        <w:pStyle w:val="CommentText"/>
      </w:pPr>
      <w:r>
        <w:rPr>
          <w:rStyle w:val="CommentReference"/>
        </w:rPr>
        <w:annotationRef/>
      </w:r>
      <w:r>
        <w:t>Completely unclear to me what this sentence means.</w:t>
      </w:r>
    </w:p>
  </w:comment>
  <w:comment w:id="64" w:author="Warrick Roseboom" w:date="2021-04-15T17:09:00Z" w:initials="WR">
    <w:p w14:paraId="0265242A" w14:textId="51B5F70E" w:rsidR="00C55206" w:rsidRDefault="00C55206">
      <w:pPr>
        <w:pStyle w:val="CommentText"/>
      </w:pPr>
      <w:r>
        <w:rPr>
          <w:rStyle w:val="CommentReference"/>
        </w:rPr>
        <w:annotationRef/>
      </w:r>
      <w:r>
        <w:t xml:space="preserve">There is some consideration throughout the report, but </w:t>
      </w:r>
      <w:proofErr w:type="gramStart"/>
      <w:r>
        <w:t>it’s</w:t>
      </w:r>
      <w:proofErr w:type="gramEnd"/>
      <w:r>
        <w:t xml:space="preserve"> worth making an explicit “Limitations” section here where you explain precisely the limitations of your approach and compare with other existing ratings systems. This would also be a place to present some discussion of the relationship between your final version developed and existing fantasy games or top trumps games that use sports as the basis, as mentioned in the introduction.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0E28EB2" w15:done="0"/>
  <w15:commentEx w15:paraId="4876B698" w15:done="0"/>
  <w15:commentEx w15:paraId="03300290" w15:done="0"/>
  <w15:commentEx w15:paraId="2C576EA5" w15:done="0"/>
  <w15:commentEx w15:paraId="49B2ACE8" w15:done="0"/>
  <w15:commentEx w15:paraId="1C96CA52" w15:done="0"/>
  <w15:commentEx w15:paraId="1871AD45" w15:done="0"/>
  <w15:commentEx w15:paraId="75DE213A" w15:done="0"/>
  <w15:commentEx w15:paraId="4E4ED4C6" w15:done="0"/>
  <w15:commentEx w15:paraId="78320C4D" w15:done="0"/>
  <w15:commentEx w15:paraId="4C7BAC6D" w15:done="0"/>
  <w15:commentEx w15:paraId="5953A066" w15:done="0"/>
  <w15:commentEx w15:paraId="43FAAAD8" w15:done="0"/>
  <w15:commentEx w15:paraId="172D775B" w15:done="0"/>
  <w15:commentEx w15:paraId="33919401" w15:done="0"/>
  <w15:commentEx w15:paraId="1FFA19D7" w15:done="0"/>
  <w15:commentEx w15:paraId="3C2AD857" w15:done="0"/>
  <w15:commentEx w15:paraId="3DAB1BB5" w15:done="0"/>
  <w15:commentEx w15:paraId="36DE9AB8" w15:done="0"/>
  <w15:commentEx w15:paraId="1C9A2B5C" w15:done="0"/>
  <w15:commentEx w15:paraId="76BF615B" w15:done="0"/>
  <w15:commentEx w15:paraId="004E1E52" w15:done="0"/>
  <w15:commentEx w15:paraId="4A242F12" w15:done="0"/>
  <w15:commentEx w15:paraId="699C436F" w15:done="0"/>
  <w15:commentEx w15:paraId="1EA2145D" w15:done="0"/>
  <w15:commentEx w15:paraId="1F2AC371" w15:done="0"/>
  <w15:commentEx w15:paraId="6708B3A2" w15:done="0"/>
  <w15:commentEx w15:paraId="765A00C6" w15:done="0"/>
  <w15:commentEx w15:paraId="12BB2F4D" w15:done="0"/>
  <w15:commentEx w15:paraId="1A664E3D" w15:done="0"/>
  <w15:commentEx w15:paraId="26CEC37B" w15:done="0"/>
  <w15:commentEx w15:paraId="0CF696BB" w15:done="0"/>
  <w15:commentEx w15:paraId="0265242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22E282" w16cex:dateUtc="2021-04-15T15:04:00Z"/>
  <w16cex:commentExtensible w16cex:durableId="2422E2A6" w16cex:dateUtc="2021-04-15T15:04:00Z"/>
  <w16cex:commentExtensible w16cex:durableId="2422E2EB" w16cex:dateUtc="2021-04-15T15:06:00Z"/>
  <w16cex:commentExtensible w16cex:durableId="2422E57E" w16cex:dateUtc="2021-04-15T15:17:00Z"/>
  <w16cex:commentExtensible w16cex:durableId="2422E463" w16cex:dateUtc="2021-04-15T15:12:00Z"/>
  <w16cex:commentExtensible w16cex:durableId="2422E38D" w16cex:dateUtc="2021-04-15T15:08:00Z"/>
  <w16cex:commentExtensible w16cex:durableId="2422E3C5" w16cex:dateUtc="2021-04-15T15:09:00Z"/>
  <w16cex:commentExtensible w16cex:durableId="2422E401" w16cex:dateUtc="2021-04-15T15:10:00Z"/>
  <w16cex:commentExtensible w16cex:durableId="2422E43E" w16cex:dateUtc="2021-04-15T15:11:00Z"/>
  <w16cex:commentExtensible w16cex:durableId="2422E494" w16cex:dateUtc="2021-04-15T15:13:00Z"/>
  <w16cex:commentExtensible w16cex:durableId="2422E4C9" w16cex:dateUtc="2021-04-15T15:14:00Z"/>
  <w16cex:commentExtensible w16cex:durableId="2422E51E" w16cex:dateUtc="2021-04-15T15:15:00Z"/>
  <w16cex:commentExtensible w16cex:durableId="2422E62F" w16cex:dateUtc="2021-04-15T15:19:00Z"/>
  <w16cex:commentExtensible w16cex:durableId="2422E60A" w16cex:dateUtc="2021-04-15T15:19:00Z"/>
  <w16cex:commentExtensible w16cex:durableId="2422EB2F" w16cex:dateUtc="2021-04-15T15:41:00Z"/>
  <w16cex:commentExtensible w16cex:durableId="2422EB85" w16cex:dateUtc="2021-04-15T15:42:00Z"/>
  <w16cex:commentExtensible w16cex:durableId="2422EBFE" w16cex:dateUtc="2021-04-15T15:44:00Z"/>
  <w16cex:commentExtensible w16cex:durableId="2422EDA0" w16cex:dateUtc="2021-04-15T15:51:00Z"/>
  <w16cex:commentExtensible w16cex:durableId="2422EDD8" w16cex:dateUtc="2021-04-15T15:52:00Z"/>
  <w16cex:commentExtensible w16cex:durableId="2422EE21" w16cex:dateUtc="2021-04-15T15:53:00Z"/>
  <w16cex:commentExtensible w16cex:durableId="2422EDFD" w16cex:dateUtc="2021-04-15T15:53:00Z"/>
  <w16cex:commentExtensible w16cex:durableId="2422EE7C" w16cex:dateUtc="2021-04-15T15:55:00Z"/>
  <w16cex:commentExtensible w16cex:durableId="2422EF2B" w16cex:dateUtc="2021-04-15T15:58:00Z"/>
  <w16cex:commentExtensible w16cex:durableId="2422EECF" w16cex:dateUtc="2021-04-15T15:56:00Z"/>
  <w16cex:commentExtensible w16cex:durableId="2422EFB3" w16cex:dateUtc="2021-04-15T16:00:00Z"/>
  <w16cex:commentExtensible w16cex:durableId="2422F066" w16cex:dateUtc="2021-04-15T16:03:00Z"/>
  <w16cex:commentExtensible w16cex:durableId="2422F00B" w16cex:dateUtc="2021-04-15T16:02:00Z"/>
  <w16cex:commentExtensible w16cex:durableId="2422F052" w16cex:dateUtc="2021-04-15T16:03:00Z"/>
  <w16cex:commentExtensible w16cex:durableId="2422F0F1" w16cex:dateUtc="2021-04-15T16:05:00Z"/>
  <w16cex:commentExtensible w16cex:durableId="2422F110" w16cex:dateUtc="2021-04-15T16:06:00Z"/>
  <w16cex:commentExtensible w16cex:durableId="2422F133" w16cex:dateUtc="2021-04-15T16:06:00Z"/>
  <w16cex:commentExtensible w16cex:durableId="2422F173" w16cex:dateUtc="2021-04-15T16:08:00Z"/>
  <w16cex:commentExtensible w16cex:durableId="2422F1B8" w16cex:dateUtc="2021-04-15T16:0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0E28EB2" w16cid:durableId="2422E282"/>
  <w16cid:commentId w16cid:paraId="4876B698" w16cid:durableId="2422E2A6"/>
  <w16cid:commentId w16cid:paraId="03300290" w16cid:durableId="2422E2EB"/>
  <w16cid:commentId w16cid:paraId="2C576EA5" w16cid:durableId="2422E57E"/>
  <w16cid:commentId w16cid:paraId="49B2ACE8" w16cid:durableId="2422E463"/>
  <w16cid:commentId w16cid:paraId="1C96CA52" w16cid:durableId="2422E38D"/>
  <w16cid:commentId w16cid:paraId="1871AD45" w16cid:durableId="2422E3C5"/>
  <w16cid:commentId w16cid:paraId="75DE213A" w16cid:durableId="2422E401"/>
  <w16cid:commentId w16cid:paraId="4E4ED4C6" w16cid:durableId="2422E43E"/>
  <w16cid:commentId w16cid:paraId="78320C4D" w16cid:durableId="2422E494"/>
  <w16cid:commentId w16cid:paraId="4C7BAC6D" w16cid:durableId="2422E4C9"/>
  <w16cid:commentId w16cid:paraId="5953A066" w16cid:durableId="2422E51E"/>
  <w16cid:commentId w16cid:paraId="43FAAAD8" w16cid:durableId="2422E62F"/>
  <w16cid:commentId w16cid:paraId="172D775B" w16cid:durableId="2422E60A"/>
  <w16cid:commentId w16cid:paraId="33919401" w16cid:durableId="2422EB2F"/>
  <w16cid:commentId w16cid:paraId="1FFA19D7" w16cid:durableId="2422EB85"/>
  <w16cid:commentId w16cid:paraId="3C2AD857" w16cid:durableId="2422EBFE"/>
  <w16cid:commentId w16cid:paraId="3DAB1BB5" w16cid:durableId="2422EDA0"/>
  <w16cid:commentId w16cid:paraId="36DE9AB8" w16cid:durableId="2422EDD8"/>
  <w16cid:commentId w16cid:paraId="1C9A2B5C" w16cid:durableId="2422EE21"/>
  <w16cid:commentId w16cid:paraId="76BF615B" w16cid:durableId="2422EDFD"/>
  <w16cid:commentId w16cid:paraId="004E1E52" w16cid:durableId="2422EE7C"/>
  <w16cid:commentId w16cid:paraId="4A242F12" w16cid:durableId="2422EF2B"/>
  <w16cid:commentId w16cid:paraId="699C436F" w16cid:durableId="2422EECF"/>
  <w16cid:commentId w16cid:paraId="1EA2145D" w16cid:durableId="2422EFB3"/>
  <w16cid:commentId w16cid:paraId="1F2AC371" w16cid:durableId="2422F066"/>
  <w16cid:commentId w16cid:paraId="6708B3A2" w16cid:durableId="2422F00B"/>
  <w16cid:commentId w16cid:paraId="765A00C6" w16cid:durableId="2422F052"/>
  <w16cid:commentId w16cid:paraId="12BB2F4D" w16cid:durableId="2422F0F1"/>
  <w16cid:commentId w16cid:paraId="1A664E3D" w16cid:durableId="2422F110"/>
  <w16cid:commentId w16cid:paraId="26CEC37B" w16cid:durableId="2422F133"/>
  <w16cid:commentId w16cid:paraId="0CF696BB" w16cid:durableId="2422F173"/>
  <w16cid:commentId w16cid:paraId="0265242A" w16cid:durableId="2422F1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C8DCF4" w14:textId="77777777" w:rsidR="00C26B68" w:rsidRDefault="00C26B68" w:rsidP="00805DD8">
      <w:r>
        <w:separator/>
      </w:r>
    </w:p>
  </w:endnote>
  <w:endnote w:type="continuationSeparator" w:id="0">
    <w:p w14:paraId="19B600F2" w14:textId="77777777" w:rsidR="00C26B68" w:rsidRDefault="00C26B68" w:rsidP="00805D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Light">
    <w:altName w:val="等线 Light"/>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E85D1B" w14:textId="77777777" w:rsidR="00C26B68" w:rsidRDefault="00C26B68" w:rsidP="00805DD8">
      <w:r>
        <w:separator/>
      </w:r>
    </w:p>
  </w:footnote>
  <w:footnote w:type="continuationSeparator" w:id="0">
    <w:p w14:paraId="0DD3E2CF" w14:textId="77777777" w:rsidR="00C26B68" w:rsidRDefault="00C26B68" w:rsidP="00805DD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33FF7"/>
    <w:multiLevelType w:val="hybridMultilevel"/>
    <w:tmpl w:val="9A7E72E8"/>
    <w:lvl w:ilvl="0" w:tplc="A176BB1C">
      <w:start w:val="6"/>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3BD29FC"/>
    <w:multiLevelType w:val="hybridMultilevel"/>
    <w:tmpl w:val="6DA013F0"/>
    <w:lvl w:ilvl="0" w:tplc="4A34041E">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A051309"/>
    <w:multiLevelType w:val="hybridMultilevel"/>
    <w:tmpl w:val="0D84DE2E"/>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E021087"/>
    <w:multiLevelType w:val="hybridMultilevel"/>
    <w:tmpl w:val="57DE48EE"/>
    <w:lvl w:ilvl="0" w:tplc="060EBE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F455B38"/>
    <w:multiLevelType w:val="hybridMultilevel"/>
    <w:tmpl w:val="8BBC5524"/>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2FEA5C64"/>
    <w:multiLevelType w:val="hybridMultilevel"/>
    <w:tmpl w:val="95A68D92"/>
    <w:lvl w:ilvl="0" w:tplc="61D253F0">
      <w:start w:val="79"/>
      <w:numFmt w:val="bullet"/>
      <w:lvlText w:val="-"/>
      <w:lvlJc w:val="left"/>
      <w:pPr>
        <w:ind w:left="3720" w:hanging="360"/>
      </w:pPr>
      <w:rPr>
        <w:rFonts w:ascii="Calibri" w:eastAsiaTheme="minorEastAsia" w:hAnsi="Calibri" w:cstheme="minorBidi" w:hint="default"/>
      </w:rPr>
    </w:lvl>
    <w:lvl w:ilvl="1" w:tplc="04090003" w:tentative="1">
      <w:start w:val="1"/>
      <w:numFmt w:val="bullet"/>
      <w:lvlText w:val=""/>
      <w:lvlJc w:val="left"/>
      <w:pPr>
        <w:ind w:left="4200" w:hanging="420"/>
      </w:pPr>
      <w:rPr>
        <w:rFonts w:ascii="Wingdings" w:hAnsi="Wingdings" w:hint="default"/>
      </w:rPr>
    </w:lvl>
    <w:lvl w:ilvl="2" w:tplc="04090005" w:tentative="1">
      <w:start w:val="1"/>
      <w:numFmt w:val="bullet"/>
      <w:lvlText w:val=""/>
      <w:lvlJc w:val="left"/>
      <w:pPr>
        <w:ind w:left="4620" w:hanging="420"/>
      </w:pPr>
      <w:rPr>
        <w:rFonts w:ascii="Wingdings" w:hAnsi="Wingdings" w:hint="default"/>
      </w:rPr>
    </w:lvl>
    <w:lvl w:ilvl="3" w:tplc="04090001" w:tentative="1">
      <w:start w:val="1"/>
      <w:numFmt w:val="bullet"/>
      <w:lvlText w:val=""/>
      <w:lvlJc w:val="left"/>
      <w:pPr>
        <w:ind w:left="5040" w:hanging="420"/>
      </w:pPr>
      <w:rPr>
        <w:rFonts w:ascii="Wingdings" w:hAnsi="Wingdings" w:hint="default"/>
      </w:rPr>
    </w:lvl>
    <w:lvl w:ilvl="4" w:tplc="04090003" w:tentative="1">
      <w:start w:val="1"/>
      <w:numFmt w:val="bullet"/>
      <w:lvlText w:val=""/>
      <w:lvlJc w:val="left"/>
      <w:pPr>
        <w:ind w:left="5460" w:hanging="420"/>
      </w:pPr>
      <w:rPr>
        <w:rFonts w:ascii="Wingdings" w:hAnsi="Wingdings" w:hint="default"/>
      </w:rPr>
    </w:lvl>
    <w:lvl w:ilvl="5" w:tplc="04090005" w:tentative="1">
      <w:start w:val="1"/>
      <w:numFmt w:val="bullet"/>
      <w:lvlText w:val=""/>
      <w:lvlJc w:val="left"/>
      <w:pPr>
        <w:ind w:left="5880" w:hanging="420"/>
      </w:pPr>
      <w:rPr>
        <w:rFonts w:ascii="Wingdings" w:hAnsi="Wingdings" w:hint="default"/>
      </w:rPr>
    </w:lvl>
    <w:lvl w:ilvl="6" w:tplc="04090001" w:tentative="1">
      <w:start w:val="1"/>
      <w:numFmt w:val="bullet"/>
      <w:lvlText w:val=""/>
      <w:lvlJc w:val="left"/>
      <w:pPr>
        <w:ind w:left="6300" w:hanging="420"/>
      </w:pPr>
      <w:rPr>
        <w:rFonts w:ascii="Wingdings" w:hAnsi="Wingdings" w:hint="default"/>
      </w:rPr>
    </w:lvl>
    <w:lvl w:ilvl="7" w:tplc="04090003" w:tentative="1">
      <w:start w:val="1"/>
      <w:numFmt w:val="bullet"/>
      <w:lvlText w:val=""/>
      <w:lvlJc w:val="left"/>
      <w:pPr>
        <w:ind w:left="6720" w:hanging="420"/>
      </w:pPr>
      <w:rPr>
        <w:rFonts w:ascii="Wingdings" w:hAnsi="Wingdings" w:hint="default"/>
      </w:rPr>
    </w:lvl>
    <w:lvl w:ilvl="8" w:tplc="04090005" w:tentative="1">
      <w:start w:val="1"/>
      <w:numFmt w:val="bullet"/>
      <w:lvlText w:val=""/>
      <w:lvlJc w:val="left"/>
      <w:pPr>
        <w:ind w:left="7140" w:hanging="420"/>
      </w:pPr>
      <w:rPr>
        <w:rFonts w:ascii="Wingdings" w:hAnsi="Wingdings" w:hint="default"/>
      </w:rPr>
    </w:lvl>
  </w:abstractNum>
  <w:abstractNum w:abstractNumId="6" w15:restartNumberingAfterBreak="0">
    <w:nsid w:val="3F4B4F6A"/>
    <w:multiLevelType w:val="hybridMultilevel"/>
    <w:tmpl w:val="54D4C322"/>
    <w:lvl w:ilvl="0" w:tplc="BEAECFC6">
      <w:start w:val="1"/>
      <w:numFmt w:val="bullet"/>
      <w:lvlText w:val=""/>
      <w:lvlJc w:val="left"/>
      <w:pPr>
        <w:ind w:left="420" w:hanging="363"/>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4FE8414B"/>
    <w:multiLevelType w:val="multilevel"/>
    <w:tmpl w:val="23362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B48335F"/>
    <w:multiLevelType w:val="hybridMultilevel"/>
    <w:tmpl w:val="194617B6"/>
    <w:lvl w:ilvl="0" w:tplc="7F042D88">
      <w:start w:val="7"/>
      <w:numFmt w:val="bullet"/>
      <w:lvlText w:val="-"/>
      <w:lvlJc w:val="left"/>
      <w:pPr>
        <w:ind w:left="1620" w:hanging="360"/>
      </w:pPr>
      <w:rPr>
        <w:rFonts w:ascii="DengXian" w:eastAsia="DengXian" w:hAnsi="DengXian" w:cstheme="minorBidi" w:hint="eastAsia"/>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9" w15:restartNumberingAfterBreak="0">
    <w:nsid w:val="6A783E4B"/>
    <w:multiLevelType w:val="multilevel"/>
    <w:tmpl w:val="2C4EF25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7977129A"/>
    <w:multiLevelType w:val="multilevel"/>
    <w:tmpl w:val="7D2EB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7E3A49F4"/>
    <w:multiLevelType w:val="hybridMultilevel"/>
    <w:tmpl w:val="27A2C2FE"/>
    <w:lvl w:ilvl="0" w:tplc="04090009">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7FF95654"/>
    <w:multiLevelType w:val="multilevel"/>
    <w:tmpl w:val="3C68D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1"/>
  </w:num>
  <w:num w:numId="2">
    <w:abstractNumId w:val="6"/>
  </w:num>
  <w:num w:numId="3">
    <w:abstractNumId w:val="2"/>
  </w:num>
  <w:num w:numId="4">
    <w:abstractNumId w:val="4"/>
  </w:num>
  <w:num w:numId="5">
    <w:abstractNumId w:val="9"/>
  </w:num>
  <w:num w:numId="6">
    <w:abstractNumId w:val="8"/>
  </w:num>
  <w:num w:numId="7">
    <w:abstractNumId w:val="7"/>
  </w:num>
  <w:num w:numId="8">
    <w:abstractNumId w:val="12"/>
  </w:num>
  <w:num w:numId="9">
    <w:abstractNumId w:val="10"/>
  </w:num>
  <w:num w:numId="10">
    <w:abstractNumId w:val="5"/>
  </w:num>
  <w:num w:numId="11">
    <w:abstractNumId w:val="3"/>
  </w:num>
  <w:num w:numId="12">
    <w:abstractNumId w:val="0"/>
  </w:num>
  <w:num w:numId="13">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arrick Roseboom">
    <w15:presenceInfo w15:providerId="AD" w15:userId="S::wjr22@sussex.ac.uk::c9d4569e-2bf7-4910-ba7f-2c411414dd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trackRevisions/>
  <w:defaultTabStop w:val="420"/>
  <w:drawingGridHorizontalSpacing w:val="105"/>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IwMjI1MbI0MDWzMDJR0lEKTi0uzszPAykwqQUAA+FuNCwAAAA="/>
  </w:docVars>
  <w:rsids>
    <w:rsidRoot w:val="000F1B12"/>
    <w:rsid w:val="000076B9"/>
    <w:rsid w:val="00014BFB"/>
    <w:rsid w:val="00022041"/>
    <w:rsid w:val="00036BCE"/>
    <w:rsid w:val="00065ABD"/>
    <w:rsid w:val="00075FB7"/>
    <w:rsid w:val="00092669"/>
    <w:rsid w:val="000A0266"/>
    <w:rsid w:val="000B159C"/>
    <w:rsid w:val="000B46C7"/>
    <w:rsid w:val="000B7DF8"/>
    <w:rsid w:val="000C1744"/>
    <w:rsid w:val="000D60B4"/>
    <w:rsid w:val="000E39C9"/>
    <w:rsid w:val="000F1B12"/>
    <w:rsid w:val="000F6FE7"/>
    <w:rsid w:val="001200C1"/>
    <w:rsid w:val="00125F99"/>
    <w:rsid w:val="00161EDE"/>
    <w:rsid w:val="00186FE2"/>
    <w:rsid w:val="00191110"/>
    <w:rsid w:val="00191F51"/>
    <w:rsid w:val="001A0275"/>
    <w:rsid w:val="001D3401"/>
    <w:rsid w:val="00213385"/>
    <w:rsid w:val="00216E61"/>
    <w:rsid w:val="00240356"/>
    <w:rsid w:val="00264292"/>
    <w:rsid w:val="002653DD"/>
    <w:rsid w:val="0027148E"/>
    <w:rsid w:val="00274553"/>
    <w:rsid w:val="00291FE6"/>
    <w:rsid w:val="002B4063"/>
    <w:rsid w:val="002E4F86"/>
    <w:rsid w:val="002E6058"/>
    <w:rsid w:val="002F7B19"/>
    <w:rsid w:val="003145FB"/>
    <w:rsid w:val="00320329"/>
    <w:rsid w:val="0035237B"/>
    <w:rsid w:val="00355B88"/>
    <w:rsid w:val="00383618"/>
    <w:rsid w:val="00391210"/>
    <w:rsid w:val="003B1E50"/>
    <w:rsid w:val="003E546B"/>
    <w:rsid w:val="004007B9"/>
    <w:rsid w:val="00403C30"/>
    <w:rsid w:val="00433AC4"/>
    <w:rsid w:val="00445C1B"/>
    <w:rsid w:val="004715DE"/>
    <w:rsid w:val="004858DA"/>
    <w:rsid w:val="004875CC"/>
    <w:rsid w:val="004939BD"/>
    <w:rsid w:val="004D0012"/>
    <w:rsid w:val="004E1A2A"/>
    <w:rsid w:val="00512140"/>
    <w:rsid w:val="005209FF"/>
    <w:rsid w:val="00521F64"/>
    <w:rsid w:val="005324F2"/>
    <w:rsid w:val="00544677"/>
    <w:rsid w:val="005471D0"/>
    <w:rsid w:val="00547726"/>
    <w:rsid w:val="005558CA"/>
    <w:rsid w:val="0055723F"/>
    <w:rsid w:val="00574C04"/>
    <w:rsid w:val="005B4997"/>
    <w:rsid w:val="005D5F7A"/>
    <w:rsid w:val="005E221B"/>
    <w:rsid w:val="005E5AED"/>
    <w:rsid w:val="005F391F"/>
    <w:rsid w:val="00620FF9"/>
    <w:rsid w:val="00651BD5"/>
    <w:rsid w:val="00654EC8"/>
    <w:rsid w:val="006725A5"/>
    <w:rsid w:val="006908C0"/>
    <w:rsid w:val="006930A3"/>
    <w:rsid w:val="006E2FB5"/>
    <w:rsid w:val="0070466D"/>
    <w:rsid w:val="0072450C"/>
    <w:rsid w:val="007379D5"/>
    <w:rsid w:val="00740144"/>
    <w:rsid w:val="007402AD"/>
    <w:rsid w:val="007654F5"/>
    <w:rsid w:val="00773EEA"/>
    <w:rsid w:val="00784BA1"/>
    <w:rsid w:val="00792799"/>
    <w:rsid w:val="007F0F86"/>
    <w:rsid w:val="00805DD8"/>
    <w:rsid w:val="00821F12"/>
    <w:rsid w:val="00831B74"/>
    <w:rsid w:val="008608A0"/>
    <w:rsid w:val="00867133"/>
    <w:rsid w:val="008700E7"/>
    <w:rsid w:val="008B31D6"/>
    <w:rsid w:val="008B406C"/>
    <w:rsid w:val="008D4DD2"/>
    <w:rsid w:val="008E2C9D"/>
    <w:rsid w:val="008F156B"/>
    <w:rsid w:val="008F3B8E"/>
    <w:rsid w:val="008F4AD3"/>
    <w:rsid w:val="00912BE0"/>
    <w:rsid w:val="00916807"/>
    <w:rsid w:val="0092601A"/>
    <w:rsid w:val="009322E0"/>
    <w:rsid w:val="0095579E"/>
    <w:rsid w:val="009733C7"/>
    <w:rsid w:val="0098106B"/>
    <w:rsid w:val="009B7203"/>
    <w:rsid w:val="009C7D07"/>
    <w:rsid w:val="009F67B1"/>
    <w:rsid w:val="00A01428"/>
    <w:rsid w:val="00A13F45"/>
    <w:rsid w:val="00A350D7"/>
    <w:rsid w:val="00A35CEF"/>
    <w:rsid w:val="00A47622"/>
    <w:rsid w:val="00A66977"/>
    <w:rsid w:val="00A72C20"/>
    <w:rsid w:val="00A736E3"/>
    <w:rsid w:val="00A96E7F"/>
    <w:rsid w:val="00A97A8F"/>
    <w:rsid w:val="00AD64CC"/>
    <w:rsid w:val="00AE548C"/>
    <w:rsid w:val="00AF6AE2"/>
    <w:rsid w:val="00B035E5"/>
    <w:rsid w:val="00B11ED6"/>
    <w:rsid w:val="00B14E2B"/>
    <w:rsid w:val="00B21F55"/>
    <w:rsid w:val="00B243D7"/>
    <w:rsid w:val="00B40B28"/>
    <w:rsid w:val="00B410E1"/>
    <w:rsid w:val="00B530F9"/>
    <w:rsid w:val="00B55AC3"/>
    <w:rsid w:val="00B6564E"/>
    <w:rsid w:val="00B7691F"/>
    <w:rsid w:val="00B77164"/>
    <w:rsid w:val="00B77E40"/>
    <w:rsid w:val="00B963A9"/>
    <w:rsid w:val="00BB3706"/>
    <w:rsid w:val="00BC6761"/>
    <w:rsid w:val="00BD4DA1"/>
    <w:rsid w:val="00BF46D9"/>
    <w:rsid w:val="00C165AA"/>
    <w:rsid w:val="00C26B68"/>
    <w:rsid w:val="00C33E53"/>
    <w:rsid w:val="00C47EC1"/>
    <w:rsid w:val="00C55206"/>
    <w:rsid w:val="00C77DDE"/>
    <w:rsid w:val="00C80C9C"/>
    <w:rsid w:val="00C91B24"/>
    <w:rsid w:val="00CA03B4"/>
    <w:rsid w:val="00CC4286"/>
    <w:rsid w:val="00CE0792"/>
    <w:rsid w:val="00D07185"/>
    <w:rsid w:val="00D20BF5"/>
    <w:rsid w:val="00D3196D"/>
    <w:rsid w:val="00D465FF"/>
    <w:rsid w:val="00D5135F"/>
    <w:rsid w:val="00D67F4B"/>
    <w:rsid w:val="00D72BF6"/>
    <w:rsid w:val="00D86677"/>
    <w:rsid w:val="00DC3D1B"/>
    <w:rsid w:val="00DD7EEF"/>
    <w:rsid w:val="00DE45D3"/>
    <w:rsid w:val="00DF108D"/>
    <w:rsid w:val="00DF2C8F"/>
    <w:rsid w:val="00E062FF"/>
    <w:rsid w:val="00E105CD"/>
    <w:rsid w:val="00E24656"/>
    <w:rsid w:val="00E81F6B"/>
    <w:rsid w:val="00E866F9"/>
    <w:rsid w:val="00EB697B"/>
    <w:rsid w:val="00EC7068"/>
    <w:rsid w:val="00EE4B31"/>
    <w:rsid w:val="00EE7210"/>
    <w:rsid w:val="00F13B77"/>
    <w:rsid w:val="00F2635F"/>
    <w:rsid w:val="00F97729"/>
    <w:rsid w:val="00FA236A"/>
    <w:rsid w:val="00FB10C7"/>
    <w:rsid w:val="00FD651A"/>
    <w:rsid w:val="00FE3010"/>
    <w:rsid w:val="00FE493C"/>
    <w:rsid w:val="00FE6053"/>
    <w:rsid w:val="00FF4CB8"/>
    <w:rsid w:val="00FF720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A98B7E"/>
  <w15:chartTrackingRefBased/>
  <w15:docId w15:val="{C8DBE106-67A9-4DB9-92F1-0625121064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paragraph" w:styleId="Heading1">
    <w:name w:val="heading 1"/>
    <w:basedOn w:val="Normal"/>
    <w:next w:val="Normal"/>
    <w:link w:val="Heading1Char"/>
    <w:uiPriority w:val="9"/>
    <w:qFormat/>
    <w:rsid w:val="00355B88"/>
    <w:pPr>
      <w:keepNext/>
      <w:keepLines/>
      <w:spacing w:before="340" w:after="330" w:line="578" w:lineRule="auto"/>
      <w:outlineLvl w:val="0"/>
    </w:pPr>
    <w:rPr>
      <w:b/>
      <w:bCs/>
      <w:kern w:val="44"/>
      <w:sz w:val="44"/>
      <w:szCs w:val="44"/>
    </w:rPr>
  </w:style>
  <w:style w:type="paragraph" w:styleId="Heading2">
    <w:name w:val="heading 2"/>
    <w:basedOn w:val="Normal"/>
    <w:next w:val="Normal"/>
    <w:link w:val="Heading2Char"/>
    <w:uiPriority w:val="9"/>
    <w:unhideWhenUsed/>
    <w:qFormat/>
    <w:rsid w:val="00A4762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Heading3">
    <w:name w:val="heading 3"/>
    <w:basedOn w:val="Normal"/>
    <w:next w:val="Normal"/>
    <w:link w:val="Heading3Char"/>
    <w:uiPriority w:val="9"/>
    <w:unhideWhenUsed/>
    <w:qFormat/>
    <w:rsid w:val="004E1A2A"/>
    <w:pPr>
      <w:keepNext/>
      <w:keepLines/>
      <w:spacing w:before="260" w:after="260" w:line="416" w:lineRule="auto"/>
      <w:outlineLvl w:val="2"/>
    </w:pPr>
    <w:rPr>
      <w:b/>
      <w:bCs/>
      <w:sz w:val="32"/>
      <w:szCs w:val="32"/>
    </w:rPr>
  </w:style>
  <w:style w:type="paragraph" w:styleId="Heading4">
    <w:name w:val="heading 4"/>
    <w:basedOn w:val="Normal"/>
    <w:next w:val="Normal"/>
    <w:link w:val="Heading4Char"/>
    <w:uiPriority w:val="9"/>
    <w:unhideWhenUsed/>
    <w:qFormat/>
    <w:rsid w:val="004E1A2A"/>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55B88"/>
    <w:rPr>
      <w:kern w:val="0"/>
      <w:sz w:val="22"/>
    </w:rPr>
  </w:style>
  <w:style w:type="character" w:customStyle="1" w:styleId="NoSpacingChar">
    <w:name w:val="No Spacing Char"/>
    <w:basedOn w:val="DefaultParagraphFont"/>
    <w:link w:val="NoSpacing"/>
    <w:uiPriority w:val="1"/>
    <w:rsid w:val="00355B88"/>
    <w:rPr>
      <w:kern w:val="0"/>
      <w:sz w:val="22"/>
    </w:rPr>
  </w:style>
  <w:style w:type="character" w:customStyle="1" w:styleId="Heading1Char">
    <w:name w:val="Heading 1 Char"/>
    <w:basedOn w:val="DefaultParagraphFont"/>
    <w:link w:val="Heading1"/>
    <w:uiPriority w:val="9"/>
    <w:rsid w:val="00355B88"/>
    <w:rPr>
      <w:b/>
      <w:bCs/>
      <w:kern w:val="44"/>
      <w:sz w:val="44"/>
      <w:szCs w:val="44"/>
    </w:rPr>
  </w:style>
  <w:style w:type="paragraph" w:styleId="TOCHeading">
    <w:name w:val="TOC Heading"/>
    <w:basedOn w:val="Heading1"/>
    <w:next w:val="Normal"/>
    <w:uiPriority w:val="39"/>
    <w:unhideWhenUsed/>
    <w:qFormat/>
    <w:rsid w:val="00B963A9"/>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B963A9"/>
  </w:style>
  <w:style w:type="character" w:styleId="Hyperlink">
    <w:name w:val="Hyperlink"/>
    <w:basedOn w:val="DefaultParagraphFont"/>
    <w:uiPriority w:val="99"/>
    <w:unhideWhenUsed/>
    <w:rsid w:val="00B963A9"/>
    <w:rPr>
      <w:color w:val="0563C1" w:themeColor="hyperlink"/>
      <w:u w:val="single"/>
    </w:rPr>
  </w:style>
  <w:style w:type="paragraph" w:styleId="ListParagraph">
    <w:name w:val="List Paragraph"/>
    <w:basedOn w:val="Normal"/>
    <w:uiPriority w:val="34"/>
    <w:qFormat/>
    <w:rsid w:val="008D4DD2"/>
    <w:pPr>
      <w:ind w:firstLineChars="200" w:firstLine="420"/>
    </w:pPr>
  </w:style>
  <w:style w:type="character" w:customStyle="1" w:styleId="Heading2Char">
    <w:name w:val="Heading 2 Char"/>
    <w:basedOn w:val="DefaultParagraphFont"/>
    <w:link w:val="Heading2"/>
    <w:uiPriority w:val="9"/>
    <w:rsid w:val="00A47622"/>
    <w:rPr>
      <w:rFonts w:asciiTheme="majorHAnsi" w:eastAsiaTheme="majorEastAsia" w:hAnsiTheme="majorHAnsi" w:cstheme="majorBidi"/>
      <w:b/>
      <w:bCs/>
      <w:sz w:val="32"/>
      <w:szCs w:val="32"/>
    </w:rPr>
  </w:style>
  <w:style w:type="character" w:customStyle="1" w:styleId="Heading3Char">
    <w:name w:val="Heading 3 Char"/>
    <w:basedOn w:val="DefaultParagraphFont"/>
    <w:link w:val="Heading3"/>
    <w:uiPriority w:val="9"/>
    <w:rsid w:val="004E1A2A"/>
    <w:rPr>
      <w:b/>
      <w:bCs/>
      <w:sz w:val="32"/>
      <w:szCs w:val="32"/>
    </w:rPr>
  </w:style>
  <w:style w:type="character" w:customStyle="1" w:styleId="Heading4Char">
    <w:name w:val="Heading 4 Char"/>
    <w:basedOn w:val="DefaultParagraphFont"/>
    <w:link w:val="Heading4"/>
    <w:uiPriority w:val="9"/>
    <w:rsid w:val="004E1A2A"/>
    <w:rPr>
      <w:rFonts w:asciiTheme="majorHAnsi" w:eastAsiaTheme="majorEastAsia" w:hAnsiTheme="majorHAnsi" w:cstheme="majorBidi"/>
      <w:b/>
      <w:bCs/>
      <w:sz w:val="28"/>
      <w:szCs w:val="28"/>
    </w:rPr>
  </w:style>
  <w:style w:type="paragraph" w:styleId="BalloonText">
    <w:name w:val="Balloon Text"/>
    <w:basedOn w:val="Normal"/>
    <w:link w:val="BalloonTextChar"/>
    <w:uiPriority w:val="99"/>
    <w:semiHidden/>
    <w:unhideWhenUsed/>
    <w:rsid w:val="00014BFB"/>
    <w:rPr>
      <w:rFonts w:ascii="SimSun" w:eastAsia="SimSun"/>
      <w:sz w:val="18"/>
      <w:szCs w:val="18"/>
    </w:rPr>
  </w:style>
  <w:style w:type="character" w:customStyle="1" w:styleId="BalloonTextChar">
    <w:name w:val="Balloon Text Char"/>
    <w:basedOn w:val="DefaultParagraphFont"/>
    <w:link w:val="BalloonText"/>
    <w:uiPriority w:val="99"/>
    <w:semiHidden/>
    <w:rsid w:val="00014BFB"/>
    <w:rPr>
      <w:rFonts w:ascii="SimSun" w:eastAsia="SimSun"/>
      <w:sz w:val="18"/>
      <w:szCs w:val="18"/>
    </w:rPr>
  </w:style>
  <w:style w:type="paragraph" w:styleId="TOC2">
    <w:name w:val="toc 2"/>
    <w:basedOn w:val="Normal"/>
    <w:next w:val="Normal"/>
    <w:autoRedefine/>
    <w:uiPriority w:val="39"/>
    <w:unhideWhenUsed/>
    <w:rsid w:val="00EB697B"/>
    <w:pPr>
      <w:spacing w:after="100"/>
      <w:ind w:left="210"/>
    </w:pPr>
  </w:style>
  <w:style w:type="character" w:styleId="CommentReference">
    <w:name w:val="annotation reference"/>
    <w:basedOn w:val="DefaultParagraphFont"/>
    <w:uiPriority w:val="99"/>
    <w:semiHidden/>
    <w:unhideWhenUsed/>
    <w:rsid w:val="00EB697B"/>
    <w:rPr>
      <w:sz w:val="16"/>
      <w:szCs w:val="16"/>
    </w:rPr>
  </w:style>
  <w:style w:type="paragraph" w:styleId="CommentText">
    <w:name w:val="annotation text"/>
    <w:basedOn w:val="Normal"/>
    <w:link w:val="CommentTextChar"/>
    <w:uiPriority w:val="99"/>
    <w:semiHidden/>
    <w:unhideWhenUsed/>
    <w:rsid w:val="00EB697B"/>
    <w:rPr>
      <w:sz w:val="20"/>
      <w:szCs w:val="20"/>
    </w:rPr>
  </w:style>
  <w:style w:type="character" w:customStyle="1" w:styleId="CommentTextChar">
    <w:name w:val="Comment Text Char"/>
    <w:basedOn w:val="DefaultParagraphFont"/>
    <w:link w:val="CommentText"/>
    <w:uiPriority w:val="99"/>
    <w:semiHidden/>
    <w:rsid w:val="00EB697B"/>
    <w:rPr>
      <w:sz w:val="20"/>
      <w:szCs w:val="20"/>
    </w:rPr>
  </w:style>
  <w:style w:type="paragraph" w:styleId="CommentSubject">
    <w:name w:val="annotation subject"/>
    <w:basedOn w:val="CommentText"/>
    <w:next w:val="CommentText"/>
    <w:link w:val="CommentSubjectChar"/>
    <w:uiPriority w:val="99"/>
    <w:semiHidden/>
    <w:unhideWhenUsed/>
    <w:rsid w:val="00EB697B"/>
    <w:rPr>
      <w:b/>
      <w:bCs/>
    </w:rPr>
  </w:style>
  <w:style w:type="character" w:customStyle="1" w:styleId="CommentSubjectChar">
    <w:name w:val="Comment Subject Char"/>
    <w:basedOn w:val="CommentTextChar"/>
    <w:link w:val="CommentSubject"/>
    <w:uiPriority w:val="99"/>
    <w:semiHidden/>
    <w:rsid w:val="00EB697B"/>
    <w:rPr>
      <w:b/>
      <w:bCs/>
      <w:sz w:val="20"/>
      <w:szCs w:val="20"/>
    </w:rPr>
  </w:style>
  <w:style w:type="paragraph" w:styleId="NormalWeb">
    <w:name w:val="Normal (Web)"/>
    <w:basedOn w:val="Normal"/>
    <w:uiPriority w:val="99"/>
    <w:unhideWhenUsed/>
    <w:rsid w:val="00BF46D9"/>
    <w:pPr>
      <w:widowControl/>
      <w:spacing w:before="100" w:beforeAutospacing="1" w:after="100" w:afterAutospacing="1"/>
      <w:jc w:val="left"/>
    </w:pPr>
    <w:rPr>
      <w:rFonts w:ascii="SimSun" w:eastAsia="SimSun" w:hAnsi="SimSun" w:cs="SimSun"/>
      <w:kern w:val="0"/>
      <w:sz w:val="24"/>
      <w:szCs w:val="24"/>
    </w:rPr>
  </w:style>
  <w:style w:type="character" w:customStyle="1" w:styleId="textlayer--absolute">
    <w:name w:val="textlayer--absolute"/>
    <w:basedOn w:val="DefaultParagraphFont"/>
    <w:rsid w:val="003E546B"/>
  </w:style>
  <w:style w:type="paragraph" w:styleId="TOC3">
    <w:name w:val="toc 3"/>
    <w:basedOn w:val="Normal"/>
    <w:next w:val="Normal"/>
    <w:autoRedefine/>
    <w:uiPriority w:val="39"/>
    <w:unhideWhenUsed/>
    <w:rsid w:val="009C7D07"/>
    <w:pPr>
      <w:spacing w:after="100"/>
      <w:ind w:left="420"/>
    </w:pPr>
  </w:style>
  <w:style w:type="table" w:styleId="TableGrid">
    <w:name w:val="Table Grid"/>
    <w:basedOn w:val="TableNormal"/>
    <w:uiPriority w:val="39"/>
    <w:rsid w:val="00F977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4858DA"/>
  </w:style>
  <w:style w:type="paragraph" w:styleId="Header">
    <w:name w:val="header"/>
    <w:basedOn w:val="Normal"/>
    <w:link w:val="HeaderChar"/>
    <w:uiPriority w:val="99"/>
    <w:unhideWhenUsed/>
    <w:rsid w:val="00805DD8"/>
    <w:pPr>
      <w:tabs>
        <w:tab w:val="center" w:pos="4513"/>
        <w:tab w:val="right" w:pos="9026"/>
      </w:tabs>
    </w:pPr>
  </w:style>
  <w:style w:type="character" w:customStyle="1" w:styleId="HeaderChar">
    <w:name w:val="Header Char"/>
    <w:basedOn w:val="DefaultParagraphFont"/>
    <w:link w:val="Header"/>
    <w:uiPriority w:val="99"/>
    <w:rsid w:val="00805DD8"/>
  </w:style>
  <w:style w:type="paragraph" w:styleId="Footer">
    <w:name w:val="footer"/>
    <w:basedOn w:val="Normal"/>
    <w:link w:val="FooterChar"/>
    <w:uiPriority w:val="99"/>
    <w:unhideWhenUsed/>
    <w:rsid w:val="00805DD8"/>
    <w:pPr>
      <w:tabs>
        <w:tab w:val="center" w:pos="4513"/>
        <w:tab w:val="right" w:pos="9026"/>
      </w:tabs>
    </w:pPr>
  </w:style>
  <w:style w:type="character" w:customStyle="1" w:styleId="FooterChar">
    <w:name w:val="Footer Char"/>
    <w:basedOn w:val="DefaultParagraphFont"/>
    <w:link w:val="Footer"/>
    <w:uiPriority w:val="99"/>
    <w:rsid w:val="00805DD8"/>
  </w:style>
  <w:style w:type="paragraph" w:styleId="FootnoteText">
    <w:name w:val="footnote text"/>
    <w:basedOn w:val="Normal"/>
    <w:link w:val="FootnoteTextChar"/>
    <w:uiPriority w:val="99"/>
    <w:semiHidden/>
    <w:unhideWhenUsed/>
    <w:rsid w:val="00805DD8"/>
    <w:rPr>
      <w:sz w:val="20"/>
      <w:szCs w:val="20"/>
    </w:rPr>
  </w:style>
  <w:style w:type="character" w:customStyle="1" w:styleId="FootnoteTextChar">
    <w:name w:val="Footnote Text Char"/>
    <w:basedOn w:val="DefaultParagraphFont"/>
    <w:link w:val="FootnoteText"/>
    <w:uiPriority w:val="99"/>
    <w:semiHidden/>
    <w:rsid w:val="00805DD8"/>
    <w:rPr>
      <w:sz w:val="20"/>
      <w:szCs w:val="20"/>
    </w:rPr>
  </w:style>
  <w:style w:type="character" w:styleId="FootnoteReference">
    <w:name w:val="footnote reference"/>
    <w:basedOn w:val="DefaultParagraphFont"/>
    <w:uiPriority w:val="99"/>
    <w:semiHidden/>
    <w:unhideWhenUsed/>
    <w:rsid w:val="00805DD8"/>
    <w:rPr>
      <w:vertAlign w:val="superscript"/>
    </w:rPr>
  </w:style>
  <w:style w:type="paragraph" w:styleId="Bibliography">
    <w:name w:val="Bibliography"/>
    <w:basedOn w:val="Normal"/>
    <w:next w:val="Normal"/>
    <w:uiPriority w:val="37"/>
    <w:unhideWhenUsed/>
    <w:rsid w:val="00805D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597057">
      <w:bodyDiv w:val="1"/>
      <w:marLeft w:val="0"/>
      <w:marRight w:val="0"/>
      <w:marTop w:val="0"/>
      <w:marBottom w:val="0"/>
      <w:divBdr>
        <w:top w:val="none" w:sz="0" w:space="0" w:color="auto"/>
        <w:left w:val="none" w:sz="0" w:space="0" w:color="auto"/>
        <w:bottom w:val="none" w:sz="0" w:space="0" w:color="auto"/>
        <w:right w:val="none" w:sz="0" w:space="0" w:color="auto"/>
      </w:divBdr>
    </w:div>
    <w:div w:id="57440424">
      <w:bodyDiv w:val="1"/>
      <w:marLeft w:val="0"/>
      <w:marRight w:val="0"/>
      <w:marTop w:val="0"/>
      <w:marBottom w:val="0"/>
      <w:divBdr>
        <w:top w:val="none" w:sz="0" w:space="0" w:color="auto"/>
        <w:left w:val="none" w:sz="0" w:space="0" w:color="auto"/>
        <w:bottom w:val="none" w:sz="0" w:space="0" w:color="auto"/>
        <w:right w:val="none" w:sz="0" w:space="0" w:color="auto"/>
      </w:divBdr>
      <w:divsChild>
        <w:div w:id="2070221301">
          <w:marLeft w:val="0"/>
          <w:marRight w:val="0"/>
          <w:marTop w:val="0"/>
          <w:marBottom w:val="0"/>
          <w:divBdr>
            <w:top w:val="none" w:sz="0" w:space="0" w:color="auto"/>
            <w:left w:val="none" w:sz="0" w:space="0" w:color="auto"/>
            <w:bottom w:val="none" w:sz="0" w:space="0" w:color="auto"/>
            <w:right w:val="none" w:sz="0" w:space="0" w:color="auto"/>
          </w:divBdr>
          <w:divsChild>
            <w:div w:id="1596472244">
              <w:marLeft w:val="0"/>
              <w:marRight w:val="0"/>
              <w:marTop w:val="0"/>
              <w:marBottom w:val="0"/>
              <w:divBdr>
                <w:top w:val="none" w:sz="0" w:space="0" w:color="auto"/>
                <w:left w:val="none" w:sz="0" w:space="0" w:color="auto"/>
                <w:bottom w:val="none" w:sz="0" w:space="0" w:color="auto"/>
                <w:right w:val="none" w:sz="0" w:space="0" w:color="auto"/>
              </w:divBdr>
              <w:divsChild>
                <w:div w:id="122024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911771">
      <w:bodyDiv w:val="1"/>
      <w:marLeft w:val="0"/>
      <w:marRight w:val="0"/>
      <w:marTop w:val="0"/>
      <w:marBottom w:val="0"/>
      <w:divBdr>
        <w:top w:val="none" w:sz="0" w:space="0" w:color="auto"/>
        <w:left w:val="none" w:sz="0" w:space="0" w:color="auto"/>
        <w:bottom w:val="none" w:sz="0" w:space="0" w:color="auto"/>
        <w:right w:val="none" w:sz="0" w:space="0" w:color="auto"/>
      </w:divBdr>
    </w:div>
    <w:div w:id="159659020">
      <w:bodyDiv w:val="1"/>
      <w:marLeft w:val="0"/>
      <w:marRight w:val="0"/>
      <w:marTop w:val="0"/>
      <w:marBottom w:val="0"/>
      <w:divBdr>
        <w:top w:val="none" w:sz="0" w:space="0" w:color="auto"/>
        <w:left w:val="none" w:sz="0" w:space="0" w:color="auto"/>
        <w:bottom w:val="none" w:sz="0" w:space="0" w:color="auto"/>
        <w:right w:val="none" w:sz="0" w:space="0" w:color="auto"/>
      </w:divBdr>
      <w:divsChild>
        <w:div w:id="1941179839">
          <w:marLeft w:val="0"/>
          <w:marRight w:val="0"/>
          <w:marTop w:val="0"/>
          <w:marBottom w:val="0"/>
          <w:divBdr>
            <w:top w:val="none" w:sz="0" w:space="0" w:color="auto"/>
            <w:left w:val="none" w:sz="0" w:space="0" w:color="auto"/>
            <w:bottom w:val="none" w:sz="0" w:space="0" w:color="auto"/>
            <w:right w:val="none" w:sz="0" w:space="0" w:color="auto"/>
          </w:divBdr>
          <w:divsChild>
            <w:div w:id="1463814099">
              <w:marLeft w:val="0"/>
              <w:marRight w:val="0"/>
              <w:marTop w:val="0"/>
              <w:marBottom w:val="0"/>
              <w:divBdr>
                <w:top w:val="none" w:sz="0" w:space="0" w:color="auto"/>
                <w:left w:val="none" w:sz="0" w:space="0" w:color="auto"/>
                <w:bottom w:val="none" w:sz="0" w:space="0" w:color="auto"/>
                <w:right w:val="none" w:sz="0" w:space="0" w:color="auto"/>
              </w:divBdr>
              <w:divsChild>
                <w:div w:id="967777007">
                  <w:marLeft w:val="0"/>
                  <w:marRight w:val="0"/>
                  <w:marTop w:val="0"/>
                  <w:marBottom w:val="0"/>
                  <w:divBdr>
                    <w:top w:val="none" w:sz="0" w:space="0" w:color="auto"/>
                    <w:left w:val="none" w:sz="0" w:space="0" w:color="auto"/>
                    <w:bottom w:val="none" w:sz="0" w:space="0" w:color="auto"/>
                    <w:right w:val="none" w:sz="0" w:space="0" w:color="auto"/>
                  </w:divBdr>
                </w:div>
              </w:divsChild>
            </w:div>
            <w:div w:id="684669612">
              <w:marLeft w:val="0"/>
              <w:marRight w:val="0"/>
              <w:marTop w:val="0"/>
              <w:marBottom w:val="0"/>
              <w:divBdr>
                <w:top w:val="none" w:sz="0" w:space="0" w:color="auto"/>
                <w:left w:val="none" w:sz="0" w:space="0" w:color="auto"/>
                <w:bottom w:val="none" w:sz="0" w:space="0" w:color="auto"/>
                <w:right w:val="none" w:sz="0" w:space="0" w:color="auto"/>
              </w:divBdr>
              <w:divsChild>
                <w:div w:id="761953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3651498">
          <w:marLeft w:val="0"/>
          <w:marRight w:val="0"/>
          <w:marTop w:val="0"/>
          <w:marBottom w:val="0"/>
          <w:divBdr>
            <w:top w:val="none" w:sz="0" w:space="0" w:color="auto"/>
            <w:left w:val="none" w:sz="0" w:space="0" w:color="auto"/>
            <w:bottom w:val="none" w:sz="0" w:space="0" w:color="auto"/>
            <w:right w:val="none" w:sz="0" w:space="0" w:color="auto"/>
          </w:divBdr>
          <w:divsChild>
            <w:div w:id="1206598756">
              <w:marLeft w:val="0"/>
              <w:marRight w:val="0"/>
              <w:marTop w:val="0"/>
              <w:marBottom w:val="0"/>
              <w:divBdr>
                <w:top w:val="none" w:sz="0" w:space="0" w:color="auto"/>
                <w:left w:val="none" w:sz="0" w:space="0" w:color="auto"/>
                <w:bottom w:val="none" w:sz="0" w:space="0" w:color="auto"/>
                <w:right w:val="none" w:sz="0" w:space="0" w:color="auto"/>
              </w:divBdr>
              <w:divsChild>
                <w:div w:id="1458446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600372">
      <w:bodyDiv w:val="1"/>
      <w:marLeft w:val="0"/>
      <w:marRight w:val="0"/>
      <w:marTop w:val="0"/>
      <w:marBottom w:val="0"/>
      <w:divBdr>
        <w:top w:val="none" w:sz="0" w:space="0" w:color="auto"/>
        <w:left w:val="none" w:sz="0" w:space="0" w:color="auto"/>
        <w:bottom w:val="none" w:sz="0" w:space="0" w:color="auto"/>
        <w:right w:val="none" w:sz="0" w:space="0" w:color="auto"/>
      </w:divBdr>
      <w:divsChild>
        <w:div w:id="1691686964">
          <w:marLeft w:val="0"/>
          <w:marRight w:val="0"/>
          <w:marTop w:val="0"/>
          <w:marBottom w:val="0"/>
          <w:divBdr>
            <w:top w:val="none" w:sz="0" w:space="0" w:color="auto"/>
            <w:left w:val="none" w:sz="0" w:space="0" w:color="auto"/>
            <w:bottom w:val="none" w:sz="0" w:space="0" w:color="auto"/>
            <w:right w:val="none" w:sz="0" w:space="0" w:color="auto"/>
          </w:divBdr>
          <w:divsChild>
            <w:div w:id="1285504470">
              <w:marLeft w:val="0"/>
              <w:marRight w:val="0"/>
              <w:marTop w:val="0"/>
              <w:marBottom w:val="0"/>
              <w:divBdr>
                <w:top w:val="none" w:sz="0" w:space="0" w:color="auto"/>
                <w:left w:val="none" w:sz="0" w:space="0" w:color="auto"/>
                <w:bottom w:val="none" w:sz="0" w:space="0" w:color="auto"/>
                <w:right w:val="none" w:sz="0" w:space="0" w:color="auto"/>
              </w:divBdr>
              <w:divsChild>
                <w:div w:id="630791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35428201">
      <w:bodyDiv w:val="1"/>
      <w:marLeft w:val="0"/>
      <w:marRight w:val="0"/>
      <w:marTop w:val="0"/>
      <w:marBottom w:val="0"/>
      <w:divBdr>
        <w:top w:val="none" w:sz="0" w:space="0" w:color="auto"/>
        <w:left w:val="none" w:sz="0" w:space="0" w:color="auto"/>
        <w:bottom w:val="none" w:sz="0" w:space="0" w:color="auto"/>
        <w:right w:val="none" w:sz="0" w:space="0" w:color="auto"/>
      </w:divBdr>
      <w:divsChild>
        <w:div w:id="311493823">
          <w:marLeft w:val="0"/>
          <w:marRight w:val="0"/>
          <w:marTop w:val="0"/>
          <w:marBottom w:val="0"/>
          <w:divBdr>
            <w:top w:val="none" w:sz="0" w:space="0" w:color="auto"/>
            <w:left w:val="none" w:sz="0" w:space="0" w:color="auto"/>
            <w:bottom w:val="none" w:sz="0" w:space="0" w:color="auto"/>
            <w:right w:val="none" w:sz="0" w:space="0" w:color="auto"/>
          </w:divBdr>
          <w:divsChild>
            <w:div w:id="670596539">
              <w:marLeft w:val="0"/>
              <w:marRight w:val="0"/>
              <w:marTop w:val="0"/>
              <w:marBottom w:val="0"/>
              <w:divBdr>
                <w:top w:val="none" w:sz="0" w:space="0" w:color="auto"/>
                <w:left w:val="none" w:sz="0" w:space="0" w:color="auto"/>
                <w:bottom w:val="none" w:sz="0" w:space="0" w:color="auto"/>
                <w:right w:val="none" w:sz="0" w:space="0" w:color="auto"/>
              </w:divBdr>
              <w:divsChild>
                <w:div w:id="1103039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036861">
      <w:bodyDiv w:val="1"/>
      <w:marLeft w:val="0"/>
      <w:marRight w:val="0"/>
      <w:marTop w:val="0"/>
      <w:marBottom w:val="0"/>
      <w:divBdr>
        <w:top w:val="none" w:sz="0" w:space="0" w:color="auto"/>
        <w:left w:val="none" w:sz="0" w:space="0" w:color="auto"/>
        <w:bottom w:val="none" w:sz="0" w:space="0" w:color="auto"/>
        <w:right w:val="none" w:sz="0" w:space="0" w:color="auto"/>
      </w:divBdr>
    </w:div>
    <w:div w:id="381249257">
      <w:bodyDiv w:val="1"/>
      <w:marLeft w:val="0"/>
      <w:marRight w:val="0"/>
      <w:marTop w:val="0"/>
      <w:marBottom w:val="0"/>
      <w:divBdr>
        <w:top w:val="none" w:sz="0" w:space="0" w:color="auto"/>
        <w:left w:val="none" w:sz="0" w:space="0" w:color="auto"/>
        <w:bottom w:val="none" w:sz="0" w:space="0" w:color="auto"/>
        <w:right w:val="none" w:sz="0" w:space="0" w:color="auto"/>
      </w:divBdr>
    </w:div>
    <w:div w:id="647974882">
      <w:bodyDiv w:val="1"/>
      <w:marLeft w:val="0"/>
      <w:marRight w:val="0"/>
      <w:marTop w:val="0"/>
      <w:marBottom w:val="0"/>
      <w:divBdr>
        <w:top w:val="none" w:sz="0" w:space="0" w:color="auto"/>
        <w:left w:val="none" w:sz="0" w:space="0" w:color="auto"/>
        <w:bottom w:val="none" w:sz="0" w:space="0" w:color="auto"/>
        <w:right w:val="none" w:sz="0" w:space="0" w:color="auto"/>
      </w:divBdr>
      <w:divsChild>
        <w:div w:id="1775444458">
          <w:marLeft w:val="0"/>
          <w:marRight w:val="0"/>
          <w:marTop w:val="0"/>
          <w:marBottom w:val="0"/>
          <w:divBdr>
            <w:top w:val="none" w:sz="0" w:space="0" w:color="auto"/>
            <w:left w:val="none" w:sz="0" w:space="0" w:color="auto"/>
            <w:bottom w:val="none" w:sz="0" w:space="0" w:color="auto"/>
            <w:right w:val="none" w:sz="0" w:space="0" w:color="auto"/>
          </w:divBdr>
          <w:divsChild>
            <w:div w:id="583153153">
              <w:marLeft w:val="0"/>
              <w:marRight w:val="0"/>
              <w:marTop w:val="0"/>
              <w:marBottom w:val="0"/>
              <w:divBdr>
                <w:top w:val="none" w:sz="0" w:space="0" w:color="auto"/>
                <w:left w:val="none" w:sz="0" w:space="0" w:color="auto"/>
                <w:bottom w:val="none" w:sz="0" w:space="0" w:color="auto"/>
                <w:right w:val="none" w:sz="0" w:space="0" w:color="auto"/>
              </w:divBdr>
              <w:divsChild>
                <w:div w:id="82038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6992401">
      <w:bodyDiv w:val="1"/>
      <w:marLeft w:val="0"/>
      <w:marRight w:val="0"/>
      <w:marTop w:val="0"/>
      <w:marBottom w:val="0"/>
      <w:divBdr>
        <w:top w:val="none" w:sz="0" w:space="0" w:color="auto"/>
        <w:left w:val="none" w:sz="0" w:space="0" w:color="auto"/>
        <w:bottom w:val="none" w:sz="0" w:space="0" w:color="auto"/>
        <w:right w:val="none" w:sz="0" w:space="0" w:color="auto"/>
      </w:divBdr>
    </w:div>
    <w:div w:id="762800474">
      <w:bodyDiv w:val="1"/>
      <w:marLeft w:val="0"/>
      <w:marRight w:val="0"/>
      <w:marTop w:val="0"/>
      <w:marBottom w:val="0"/>
      <w:divBdr>
        <w:top w:val="none" w:sz="0" w:space="0" w:color="auto"/>
        <w:left w:val="none" w:sz="0" w:space="0" w:color="auto"/>
        <w:bottom w:val="none" w:sz="0" w:space="0" w:color="auto"/>
        <w:right w:val="none" w:sz="0" w:space="0" w:color="auto"/>
      </w:divBdr>
    </w:div>
    <w:div w:id="812984469">
      <w:bodyDiv w:val="1"/>
      <w:marLeft w:val="0"/>
      <w:marRight w:val="0"/>
      <w:marTop w:val="0"/>
      <w:marBottom w:val="0"/>
      <w:divBdr>
        <w:top w:val="none" w:sz="0" w:space="0" w:color="auto"/>
        <w:left w:val="none" w:sz="0" w:space="0" w:color="auto"/>
        <w:bottom w:val="none" w:sz="0" w:space="0" w:color="auto"/>
        <w:right w:val="none" w:sz="0" w:space="0" w:color="auto"/>
      </w:divBdr>
    </w:div>
    <w:div w:id="877933735">
      <w:bodyDiv w:val="1"/>
      <w:marLeft w:val="0"/>
      <w:marRight w:val="0"/>
      <w:marTop w:val="0"/>
      <w:marBottom w:val="0"/>
      <w:divBdr>
        <w:top w:val="none" w:sz="0" w:space="0" w:color="auto"/>
        <w:left w:val="none" w:sz="0" w:space="0" w:color="auto"/>
        <w:bottom w:val="none" w:sz="0" w:space="0" w:color="auto"/>
        <w:right w:val="none" w:sz="0" w:space="0" w:color="auto"/>
      </w:divBdr>
    </w:div>
    <w:div w:id="967931722">
      <w:bodyDiv w:val="1"/>
      <w:marLeft w:val="0"/>
      <w:marRight w:val="0"/>
      <w:marTop w:val="0"/>
      <w:marBottom w:val="0"/>
      <w:divBdr>
        <w:top w:val="none" w:sz="0" w:space="0" w:color="auto"/>
        <w:left w:val="none" w:sz="0" w:space="0" w:color="auto"/>
        <w:bottom w:val="none" w:sz="0" w:space="0" w:color="auto"/>
        <w:right w:val="none" w:sz="0" w:space="0" w:color="auto"/>
      </w:divBdr>
    </w:div>
    <w:div w:id="1136872343">
      <w:bodyDiv w:val="1"/>
      <w:marLeft w:val="0"/>
      <w:marRight w:val="0"/>
      <w:marTop w:val="0"/>
      <w:marBottom w:val="0"/>
      <w:divBdr>
        <w:top w:val="none" w:sz="0" w:space="0" w:color="auto"/>
        <w:left w:val="none" w:sz="0" w:space="0" w:color="auto"/>
        <w:bottom w:val="none" w:sz="0" w:space="0" w:color="auto"/>
        <w:right w:val="none" w:sz="0" w:space="0" w:color="auto"/>
      </w:divBdr>
    </w:div>
    <w:div w:id="1153714878">
      <w:bodyDiv w:val="1"/>
      <w:marLeft w:val="0"/>
      <w:marRight w:val="0"/>
      <w:marTop w:val="0"/>
      <w:marBottom w:val="0"/>
      <w:divBdr>
        <w:top w:val="none" w:sz="0" w:space="0" w:color="auto"/>
        <w:left w:val="none" w:sz="0" w:space="0" w:color="auto"/>
        <w:bottom w:val="none" w:sz="0" w:space="0" w:color="auto"/>
        <w:right w:val="none" w:sz="0" w:space="0" w:color="auto"/>
      </w:divBdr>
      <w:divsChild>
        <w:div w:id="1828982727">
          <w:marLeft w:val="0"/>
          <w:marRight w:val="0"/>
          <w:marTop w:val="0"/>
          <w:marBottom w:val="0"/>
          <w:divBdr>
            <w:top w:val="none" w:sz="0" w:space="0" w:color="auto"/>
            <w:left w:val="none" w:sz="0" w:space="0" w:color="auto"/>
            <w:bottom w:val="none" w:sz="0" w:space="0" w:color="auto"/>
            <w:right w:val="none" w:sz="0" w:space="0" w:color="auto"/>
          </w:divBdr>
          <w:divsChild>
            <w:div w:id="1762726135">
              <w:marLeft w:val="0"/>
              <w:marRight w:val="0"/>
              <w:marTop w:val="0"/>
              <w:marBottom w:val="0"/>
              <w:divBdr>
                <w:top w:val="none" w:sz="0" w:space="0" w:color="auto"/>
                <w:left w:val="none" w:sz="0" w:space="0" w:color="auto"/>
                <w:bottom w:val="none" w:sz="0" w:space="0" w:color="auto"/>
                <w:right w:val="none" w:sz="0" w:space="0" w:color="auto"/>
              </w:divBdr>
              <w:divsChild>
                <w:div w:id="940574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8469633">
      <w:bodyDiv w:val="1"/>
      <w:marLeft w:val="0"/>
      <w:marRight w:val="0"/>
      <w:marTop w:val="0"/>
      <w:marBottom w:val="0"/>
      <w:divBdr>
        <w:top w:val="none" w:sz="0" w:space="0" w:color="auto"/>
        <w:left w:val="none" w:sz="0" w:space="0" w:color="auto"/>
        <w:bottom w:val="none" w:sz="0" w:space="0" w:color="auto"/>
        <w:right w:val="none" w:sz="0" w:space="0" w:color="auto"/>
      </w:divBdr>
      <w:divsChild>
        <w:div w:id="1927155595">
          <w:marLeft w:val="0"/>
          <w:marRight w:val="0"/>
          <w:marTop w:val="100"/>
          <w:marBottom w:val="100"/>
          <w:divBdr>
            <w:top w:val="dashed" w:sz="6" w:space="0" w:color="A8A8A8"/>
            <w:left w:val="none" w:sz="0" w:space="0" w:color="auto"/>
            <w:bottom w:val="none" w:sz="0" w:space="0" w:color="auto"/>
            <w:right w:val="none" w:sz="0" w:space="0" w:color="auto"/>
          </w:divBdr>
          <w:divsChild>
            <w:div w:id="1131366028">
              <w:marLeft w:val="0"/>
              <w:marRight w:val="0"/>
              <w:marTop w:val="750"/>
              <w:marBottom w:val="750"/>
              <w:divBdr>
                <w:top w:val="none" w:sz="0" w:space="0" w:color="auto"/>
                <w:left w:val="none" w:sz="0" w:space="0" w:color="auto"/>
                <w:bottom w:val="none" w:sz="0" w:space="0" w:color="auto"/>
                <w:right w:val="none" w:sz="0" w:space="0" w:color="auto"/>
              </w:divBdr>
              <w:divsChild>
                <w:div w:id="733090422">
                  <w:marLeft w:val="0"/>
                  <w:marRight w:val="0"/>
                  <w:marTop w:val="0"/>
                  <w:marBottom w:val="0"/>
                  <w:divBdr>
                    <w:top w:val="none" w:sz="0" w:space="0" w:color="auto"/>
                    <w:left w:val="none" w:sz="0" w:space="0" w:color="auto"/>
                    <w:bottom w:val="none" w:sz="0" w:space="0" w:color="auto"/>
                    <w:right w:val="none" w:sz="0" w:space="0" w:color="auto"/>
                  </w:divBdr>
                  <w:divsChild>
                    <w:div w:id="1837383188">
                      <w:marLeft w:val="0"/>
                      <w:marRight w:val="0"/>
                      <w:marTop w:val="0"/>
                      <w:marBottom w:val="0"/>
                      <w:divBdr>
                        <w:top w:val="none" w:sz="0" w:space="0" w:color="auto"/>
                        <w:left w:val="none" w:sz="0" w:space="0" w:color="auto"/>
                        <w:bottom w:val="none" w:sz="0" w:space="0" w:color="auto"/>
                        <w:right w:val="none" w:sz="0" w:space="0" w:color="auto"/>
                      </w:divBdr>
                      <w:divsChild>
                        <w:div w:id="1648776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4991144">
          <w:marLeft w:val="0"/>
          <w:marRight w:val="0"/>
          <w:marTop w:val="100"/>
          <w:marBottom w:val="100"/>
          <w:divBdr>
            <w:top w:val="dashed" w:sz="6" w:space="0" w:color="A8A8A8"/>
            <w:left w:val="none" w:sz="0" w:space="0" w:color="auto"/>
            <w:bottom w:val="none" w:sz="0" w:space="0" w:color="auto"/>
            <w:right w:val="none" w:sz="0" w:space="0" w:color="auto"/>
          </w:divBdr>
          <w:divsChild>
            <w:div w:id="2141344037">
              <w:marLeft w:val="0"/>
              <w:marRight w:val="0"/>
              <w:marTop w:val="750"/>
              <w:marBottom w:val="750"/>
              <w:divBdr>
                <w:top w:val="none" w:sz="0" w:space="0" w:color="auto"/>
                <w:left w:val="none" w:sz="0" w:space="0" w:color="auto"/>
                <w:bottom w:val="none" w:sz="0" w:space="0" w:color="auto"/>
                <w:right w:val="none" w:sz="0" w:space="0" w:color="auto"/>
              </w:divBdr>
              <w:divsChild>
                <w:div w:id="596639754">
                  <w:marLeft w:val="0"/>
                  <w:marRight w:val="0"/>
                  <w:marTop w:val="0"/>
                  <w:marBottom w:val="0"/>
                  <w:divBdr>
                    <w:top w:val="none" w:sz="0" w:space="0" w:color="auto"/>
                    <w:left w:val="none" w:sz="0" w:space="0" w:color="auto"/>
                    <w:bottom w:val="none" w:sz="0" w:space="0" w:color="auto"/>
                    <w:right w:val="none" w:sz="0" w:space="0" w:color="auto"/>
                  </w:divBdr>
                  <w:divsChild>
                    <w:div w:id="2048606580">
                      <w:marLeft w:val="0"/>
                      <w:marRight w:val="0"/>
                      <w:marTop w:val="0"/>
                      <w:marBottom w:val="0"/>
                      <w:divBdr>
                        <w:top w:val="none" w:sz="0" w:space="0" w:color="auto"/>
                        <w:left w:val="none" w:sz="0" w:space="0" w:color="auto"/>
                        <w:bottom w:val="none" w:sz="0" w:space="0" w:color="auto"/>
                        <w:right w:val="none" w:sz="0" w:space="0" w:color="auto"/>
                      </w:divBdr>
                      <w:divsChild>
                        <w:div w:id="116300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83611671">
      <w:bodyDiv w:val="1"/>
      <w:marLeft w:val="0"/>
      <w:marRight w:val="0"/>
      <w:marTop w:val="0"/>
      <w:marBottom w:val="0"/>
      <w:divBdr>
        <w:top w:val="none" w:sz="0" w:space="0" w:color="auto"/>
        <w:left w:val="none" w:sz="0" w:space="0" w:color="auto"/>
        <w:bottom w:val="none" w:sz="0" w:space="0" w:color="auto"/>
        <w:right w:val="none" w:sz="0" w:space="0" w:color="auto"/>
      </w:divBdr>
    </w:div>
    <w:div w:id="1296788867">
      <w:bodyDiv w:val="1"/>
      <w:marLeft w:val="0"/>
      <w:marRight w:val="0"/>
      <w:marTop w:val="0"/>
      <w:marBottom w:val="0"/>
      <w:divBdr>
        <w:top w:val="none" w:sz="0" w:space="0" w:color="auto"/>
        <w:left w:val="none" w:sz="0" w:space="0" w:color="auto"/>
        <w:bottom w:val="none" w:sz="0" w:space="0" w:color="auto"/>
        <w:right w:val="none" w:sz="0" w:space="0" w:color="auto"/>
      </w:divBdr>
    </w:div>
    <w:div w:id="1523934576">
      <w:bodyDiv w:val="1"/>
      <w:marLeft w:val="0"/>
      <w:marRight w:val="0"/>
      <w:marTop w:val="0"/>
      <w:marBottom w:val="0"/>
      <w:divBdr>
        <w:top w:val="none" w:sz="0" w:space="0" w:color="auto"/>
        <w:left w:val="none" w:sz="0" w:space="0" w:color="auto"/>
        <w:bottom w:val="none" w:sz="0" w:space="0" w:color="auto"/>
        <w:right w:val="none" w:sz="0" w:space="0" w:color="auto"/>
      </w:divBdr>
      <w:divsChild>
        <w:div w:id="775750625">
          <w:marLeft w:val="0"/>
          <w:marRight w:val="0"/>
          <w:marTop w:val="0"/>
          <w:marBottom w:val="0"/>
          <w:divBdr>
            <w:top w:val="none" w:sz="0" w:space="0" w:color="auto"/>
            <w:left w:val="none" w:sz="0" w:space="0" w:color="auto"/>
            <w:bottom w:val="none" w:sz="0" w:space="0" w:color="auto"/>
            <w:right w:val="none" w:sz="0" w:space="0" w:color="auto"/>
          </w:divBdr>
          <w:divsChild>
            <w:div w:id="368458864">
              <w:marLeft w:val="0"/>
              <w:marRight w:val="0"/>
              <w:marTop w:val="0"/>
              <w:marBottom w:val="0"/>
              <w:divBdr>
                <w:top w:val="none" w:sz="0" w:space="0" w:color="auto"/>
                <w:left w:val="none" w:sz="0" w:space="0" w:color="auto"/>
                <w:bottom w:val="none" w:sz="0" w:space="0" w:color="auto"/>
                <w:right w:val="none" w:sz="0" w:space="0" w:color="auto"/>
              </w:divBdr>
              <w:divsChild>
                <w:div w:id="1740638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1701335">
      <w:bodyDiv w:val="1"/>
      <w:marLeft w:val="0"/>
      <w:marRight w:val="0"/>
      <w:marTop w:val="0"/>
      <w:marBottom w:val="0"/>
      <w:divBdr>
        <w:top w:val="none" w:sz="0" w:space="0" w:color="auto"/>
        <w:left w:val="none" w:sz="0" w:space="0" w:color="auto"/>
        <w:bottom w:val="none" w:sz="0" w:space="0" w:color="auto"/>
        <w:right w:val="none" w:sz="0" w:space="0" w:color="auto"/>
      </w:divBdr>
      <w:divsChild>
        <w:div w:id="1438981294">
          <w:marLeft w:val="0"/>
          <w:marRight w:val="0"/>
          <w:marTop w:val="0"/>
          <w:marBottom w:val="0"/>
          <w:divBdr>
            <w:top w:val="none" w:sz="0" w:space="0" w:color="auto"/>
            <w:left w:val="none" w:sz="0" w:space="0" w:color="auto"/>
            <w:bottom w:val="none" w:sz="0" w:space="0" w:color="auto"/>
            <w:right w:val="none" w:sz="0" w:space="0" w:color="auto"/>
          </w:divBdr>
          <w:divsChild>
            <w:div w:id="216354310">
              <w:marLeft w:val="0"/>
              <w:marRight w:val="0"/>
              <w:marTop w:val="0"/>
              <w:marBottom w:val="0"/>
              <w:divBdr>
                <w:top w:val="none" w:sz="0" w:space="0" w:color="auto"/>
                <w:left w:val="none" w:sz="0" w:space="0" w:color="auto"/>
                <w:bottom w:val="none" w:sz="0" w:space="0" w:color="auto"/>
                <w:right w:val="none" w:sz="0" w:space="0" w:color="auto"/>
              </w:divBdr>
              <w:divsChild>
                <w:div w:id="715473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591900">
      <w:bodyDiv w:val="1"/>
      <w:marLeft w:val="0"/>
      <w:marRight w:val="0"/>
      <w:marTop w:val="0"/>
      <w:marBottom w:val="0"/>
      <w:divBdr>
        <w:top w:val="none" w:sz="0" w:space="0" w:color="auto"/>
        <w:left w:val="none" w:sz="0" w:space="0" w:color="auto"/>
        <w:bottom w:val="none" w:sz="0" w:space="0" w:color="auto"/>
        <w:right w:val="none" w:sz="0" w:space="0" w:color="auto"/>
      </w:divBdr>
    </w:div>
    <w:div w:id="1632325758">
      <w:bodyDiv w:val="1"/>
      <w:marLeft w:val="0"/>
      <w:marRight w:val="0"/>
      <w:marTop w:val="0"/>
      <w:marBottom w:val="0"/>
      <w:divBdr>
        <w:top w:val="none" w:sz="0" w:space="0" w:color="auto"/>
        <w:left w:val="none" w:sz="0" w:space="0" w:color="auto"/>
        <w:bottom w:val="none" w:sz="0" w:space="0" w:color="auto"/>
        <w:right w:val="none" w:sz="0" w:space="0" w:color="auto"/>
      </w:divBdr>
    </w:div>
    <w:div w:id="1667325566">
      <w:bodyDiv w:val="1"/>
      <w:marLeft w:val="0"/>
      <w:marRight w:val="0"/>
      <w:marTop w:val="0"/>
      <w:marBottom w:val="0"/>
      <w:divBdr>
        <w:top w:val="none" w:sz="0" w:space="0" w:color="auto"/>
        <w:left w:val="none" w:sz="0" w:space="0" w:color="auto"/>
        <w:bottom w:val="none" w:sz="0" w:space="0" w:color="auto"/>
        <w:right w:val="none" w:sz="0" w:space="0" w:color="auto"/>
      </w:divBdr>
      <w:divsChild>
        <w:div w:id="634868016">
          <w:marLeft w:val="0"/>
          <w:marRight w:val="0"/>
          <w:marTop w:val="100"/>
          <w:marBottom w:val="100"/>
          <w:divBdr>
            <w:top w:val="dashed" w:sz="6" w:space="0" w:color="A8A8A8"/>
            <w:left w:val="none" w:sz="0" w:space="0" w:color="auto"/>
            <w:bottom w:val="none" w:sz="0" w:space="0" w:color="auto"/>
            <w:right w:val="none" w:sz="0" w:space="0" w:color="auto"/>
          </w:divBdr>
          <w:divsChild>
            <w:div w:id="1346860925">
              <w:marLeft w:val="0"/>
              <w:marRight w:val="0"/>
              <w:marTop w:val="750"/>
              <w:marBottom w:val="750"/>
              <w:divBdr>
                <w:top w:val="none" w:sz="0" w:space="0" w:color="auto"/>
                <w:left w:val="none" w:sz="0" w:space="0" w:color="auto"/>
                <w:bottom w:val="none" w:sz="0" w:space="0" w:color="auto"/>
                <w:right w:val="none" w:sz="0" w:space="0" w:color="auto"/>
              </w:divBdr>
              <w:divsChild>
                <w:div w:id="1759523729">
                  <w:marLeft w:val="0"/>
                  <w:marRight w:val="0"/>
                  <w:marTop w:val="0"/>
                  <w:marBottom w:val="0"/>
                  <w:divBdr>
                    <w:top w:val="none" w:sz="0" w:space="0" w:color="auto"/>
                    <w:left w:val="none" w:sz="0" w:space="0" w:color="auto"/>
                    <w:bottom w:val="none" w:sz="0" w:space="0" w:color="auto"/>
                    <w:right w:val="none" w:sz="0" w:space="0" w:color="auto"/>
                  </w:divBdr>
                  <w:divsChild>
                    <w:div w:id="539631961">
                      <w:marLeft w:val="0"/>
                      <w:marRight w:val="0"/>
                      <w:marTop w:val="0"/>
                      <w:marBottom w:val="0"/>
                      <w:divBdr>
                        <w:top w:val="none" w:sz="0" w:space="0" w:color="auto"/>
                        <w:left w:val="none" w:sz="0" w:space="0" w:color="auto"/>
                        <w:bottom w:val="none" w:sz="0" w:space="0" w:color="auto"/>
                        <w:right w:val="none" w:sz="0" w:space="0" w:color="auto"/>
                      </w:divBdr>
                      <w:divsChild>
                        <w:div w:id="133726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0525472">
          <w:marLeft w:val="0"/>
          <w:marRight w:val="0"/>
          <w:marTop w:val="100"/>
          <w:marBottom w:val="100"/>
          <w:divBdr>
            <w:top w:val="dashed" w:sz="6" w:space="0" w:color="A8A8A8"/>
            <w:left w:val="none" w:sz="0" w:space="0" w:color="auto"/>
            <w:bottom w:val="none" w:sz="0" w:space="0" w:color="auto"/>
            <w:right w:val="none" w:sz="0" w:space="0" w:color="auto"/>
          </w:divBdr>
          <w:divsChild>
            <w:div w:id="1746609226">
              <w:marLeft w:val="0"/>
              <w:marRight w:val="0"/>
              <w:marTop w:val="750"/>
              <w:marBottom w:val="750"/>
              <w:divBdr>
                <w:top w:val="none" w:sz="0" w:space="0" w:color="auto"/>
                <w:left w:val="none" w:sz="0" w:space="0" w:color="auto"/>
                <w:bottom w:val="none" w:sz="0" w:space="0" w:color="auto"/>
                <w:right w:val="none" w:sz="0" w:space="0" w:color="auto"/>
              </w:divBdr>
              <w:divsChild>
                <w:div w:id="692807363">
                  <w:marLeft w:val="0"/>
                  <w:marRight w:val="0"/>
                  <w:marTop w:val="0"/>
                  <w:marBottom w:val="0"/>
                  <w:divBdr>
                    <w:top w:val="none" w:sz="0" w:space="0" w:color="auto"/>
                    <w:left w:val="none" w:sz="0" w:space="0" w:color="auto"/>
                    <w:bottom w:val="none" w:sz="0" w:space="0" w:color="auto"/>
                    <w:right w:val="none" w:sz="0" w:space="0" w:color="auto"/>
                  </w:divBdr>
                  <w:divsChild>
                    <w:div w:id="1063721063">
                      <w:marLeft w:val="0"/>
                      <w:marRight w:val="0"/>
                      <w:marTop w:val="0"/>
                      <w:marBottom w:val="0"/>
                      <w:divBdr>
                        <w:top w:val="none" w:sz="0" w:space="0" w:color="auto"/>
                        <w:left w:val="none" w:sz="0" w:space="0" w:color="auto"/>
                        <w:bottom w:val="none" w:sz="0" w:space="0" w:color="auto"/>
                        <w:right w:val="none" w:sz="0" w:space="0" w:color="auto"/>
                      </w:divBdr>
                      <w:divsChild>
                        <w:div w:id="1131292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5748030">
          <w:marLeft w:val="0"/>
          <w:marRight w:val="0"/>
          <w:marTop w:val="100"/>
          <w:marBottom w:val="100"/>
          <w:divBdr>
            <w:top w:val="dashed" w:sz="6" w:space="0" w:color="A8A8A8"/>
            <w:left w:val="none" w:sz="0" w:space="0" w:color="auto"/>
            <w:bottom w:val="none" w:sz="0" w:space="0" w:color="auto"/>
            <w:right w:val="none" w:sz="0" w:space="0" w:color="auto"/>
          </w:divBdr>
          <w:divsChild>
            <w:div w:id="1327903951">
              <w:marLeft w:val="0"/>
              <w:marRight w:val="0"/>
              <w:marTop w:val="750"/>
              <w:marBottom w:val="750"/>
              <w:divBdr>
                <w:top w:val="none" w:sz="0" w:space="0" w:color="auto"/>
                <w:left w:val="none" w:sz="0" w:space="0" w:color="auto"/>
                <w:bottom w:val="none" w:sz="0" w:space="0" w:color="auto"/>
                <w:right w:val="none" w:sz="0" w:space="0" w:color="auto"/>
              </w:divBdr>
              <w:divsChild>
                <w:div w:id="1836189358">
                  <w:marLeft w:val="0"/>
                  <w:marRight w:val="0"/>
                  <w:marTop w:val="0"/>
                  <w:marBottom w:val="0"/>
                  <w:divBdr>
                    <w:top w:val="none" w:sz="0" w:space="0" w:color="auto"/>
                    <w:left w:val="none" w:sz="0" w:space="0" w:color="auto"/>
                    <w:bottom w:val="none" w:sz="0" w:space="0" w:color="auto"/>
                    <w:right w:val="none" w:sz="0" w:space="0" w:color="auto"/>
                  </w:divBdr>
                  <w:divsChild>
                    <w:div w:id="395058020">
                      <w:marLeft w:val="0"/>
                      <w:marRight w:val="0"/>
                      <w:marTop w:val="0"/>
                      <w:marBottom w:val="0"/>
                      <w:divBdr>
                        <w:top w:val="none" w:sz="0" w:space="0" w:color="auto"/>
                        <w:left w:val="none" w:sz="0" w:space="0" w:color="auto"/>
                        <w:bottom w:val="none" w:sz="0" w:space="0" w:color="auto"/>
                        <w:right w:val="none" w:sz="0" w:space="0" w:color="auto"/>
                      </w:divBdr>
                      <w:divsChild>
                        <w:div w:id="194583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34884801">
      <w:bodyDiv w:val="1"/>
      <w:marLeft w:val="0"/>
      <w:marRight w:val="0"/>
      <w:marTop w:val="0"/>
      <w:marBottom w:val="0"/>
      <w:divBdr>
        <w:top w:val="none" w:sz="0" w:space="0" w:color="auto"/>
        <w:left w:val="none" w:sz="0" w:space="0" w:color="auto"/>
        <w:bottom w:val="none" w:sz="0" w:space="0" w:color="auto"/>
        <w:right w:val="none" w:sz="0" w:space="0" w:color="auto"/>
      </w:divBdr>
      <w:divsChild>
        <w:div w:id="1639528431">
          <w:marLeft w:val="0"/>
          <w:marRight w:val="0"/>
          <w:marTop w:val="0"/>
          <w:marBottom w:val="0"/>
          <w:divBdr>
            <w:top w:val="none" w:sz="0" w:space="0" w:color="auto"/>
            <w:left w:val="none" w:sz="0" w:space="0" w:color="auto"/>
            <w:bottom w:val="none" w:sz="0" w:space="0" w:color="auto"/>
            <w:right w:val="none" w:sz="0" w:space="0" w:color="auto"/>
          </w:divBdr>
          <w:divsChild>
            <w:div w:id="1052928470">
              <w:marLeft w:val="0"/>
              <w:marRight w:val="0"/>
              <w:marTop w:val="0"/>
              <w:marBottom w:val="0"/>
              <w:divBdr>
                <w:top w:val="none" w:sz="0" w:space="0" w:color="auto"/>
                <w:left w:val="none" w:sz="0" w:space="0" w:color="auto"/>
                <w:bottom w:val="none" w:sz="0" w:space="0" w:color="auto"/>
                <w:right w:val="none" w:sz="0" w:space="0" w:color="auto"/>
              </w:divBdr>
              <w:divsChild>
                <w:div w:id="210325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9101525">
      <w:bodyDiv w:val="1"/>
      <w:marLeft w:val="0"/>
      <w:marRight w:val="0"/>
      <w:marTop w:val="0"/>
      <w:marBottom w:val="0"/>
      <w:divBdr>
        <w:top w:val="none" w:sz="0" w:space="0" w:color="auto"/>
        <w:left w:val="none" w:sz="0" w:space="0" w:color="auto"/>
        <w:bottom w:val="none" w:sz="0" w:space="0" w:color="auto"/>
        <w:right w:val="none" w:sz="0" w:space="0" w:color="auto"/>
      </w:divBdr>
      <w:divsChild>
        <w:div w:id="669795512">
          <w:marLeft w:val="0"/>
          <w:marRight w:val="0"/>
          <w:marTop w:val="0"/>
          <w:marBottom w:val="0"/>
          <w:divBdr>
            <w:top w:val="none" w:sz="0" w:space="0" w:color="auto"/>
            <w:left w:val="none" w:sz="0" w:space="0" w:color="auto"/>
            <w:bottom w:val="none" w:sz="0" w:space="0" w:color="auto"/>
            <w:right w:val="none" w:sz="0" w:space="0" w:color="auto"/>
          </w:divBdr>
          <w:divsChild>
            <w:div w:id="665786597">
              <w:marLeft w:val="0"/>
              <w:marRight w:val="0"/>
              <w:marTop w:val="0"/>
              <w:marBottom w:val="0"/>
              <w:divBdr>
                <w:top w:val="none" w:sz="0" w:space="0" w:color="auto"/>
                <w:left w:val="none" w:sz="0" w:space="0" w:color="auto"/>
                <w:bottom w:val="none" w:sz="0" w:space="0" w:color="auto"/>
                <w:right w:val="none" w:sz="0" w:space="0" w:color="auto"/>
              </w:divBdr>
              <w:divsChild>
                <w:div w:id="377824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9197247">
      <w:bodyDiv w:val="1"/>
      <w:marLeft w:val="0"/>
      <w:marRight w:val="0"/>
      <w:marTop w:val="0"/>
      <w:marBottom w:val="0"/>
      <w:divBdr>
        <w:top w:val="none" w:sz="0" w:space="0" w:color="auto"/>
        <w:left w:val="none" w:sz="0" w:space="0" w:color="auto"/>
        <w:bottom w:val="none" w:sz="0" w:space="0" w:color="auto"/>
        <w:right w:val="none" w:sz="0" w:space="0" w:color="auto"/>
      </w:divBdr>
    </w:div>
    <w:div w:id="1860779437">
      <w:bodyDiv w:val="1"/>
      <w:marLeft w:val="0"/>
      <w:marRight w:val="0"/>
      <w:marTop w:val="0"/>
      <w:marBottom w:val="0"/>
      <w:divBdr>
        <w:top w:val="none" w:sz="0" w:space="0" w:color="auto"/>
        <w:left w:val="none" w:sz="0" w:space="0" w:color="auto"/>
        <w:bottom w:val="none" w:sz="0" w:space="0" w:color="auto"/>
        <w:right w:val="none" w:sz="0" w:space="0" w:color="auto"/>
      </w:divBdr>
      <w:divsChild>
        <w:div w:id="569731319">
          <w:marLeft w:val="0"/>
          <w:marRight w:val="0"/>
          <w:marTop w:val="0"/>
          <w:marBottom w:val="0"/>
          <w:divBdr>
            <w:top w:val="none" w:sz="0" w:space="0" w:color="auto"/>
            <w:left w:val="none" w:sz="0" w:space="0" w:color="auto"/>
            <w:bottom w:val="none" w:sz="0" w:space="0" w:color="auto"/>
            <w:right w:val="none" w:sz="0" w:space="0" w:color="auto"/>
          </w:divBdr>
          <w:divsChild>
            <w:div w:id="16661085">
              <w:marLeft w:val="0"/>
              <w:marRight w:val="0"/>
              <w:marTop w:val="0"/>
              <w:marBottom w:val="0"/>
              <w:divBdr>
                <w:top w:val="none" w:sz="0" w:space="0" w:color="auto"/>
                <w:left w:val="none" w:sz="0" w:space="0" w:color="auto"/>
                <w:bottom w:val="none" w:sz="0" w:space="0" w:color="auto"/>
                <w:right w:val="none" w:sz="0" w:space="0" w:color="auto"/>
              </w:divBdr>
              <w:divsChild>
                <w:div w:id="455024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88772">
      <w:bodyDiv w:val="1"/>
      <w:marLeft w:val="0"/>
      <w:marRight w:val="0"/>
      <w:marTop w:val="0"/>
      <w:marBottom w:val="0"/>
      <w:divBdr>
        <w:top w:val="none" w:sz="0" w:space="0" w:color="auto"/>
        <w:left w:val="none" w:sz="0" w:space="0" w:color="auto"/>
        <w:bottom w:val="none" w:sz="0" w:space="0" w:color="auto"/>
        <w:right w:val="none" w:sz="0" w:space="0" w:color="auto"/>
      </w:divBdr>
      <w:divsChild>
        <w:div w:id="1372145762">
          <w:marLeft w:val="0"/>
          <w:marRight w:val="0"/>
          <w:marTop w:val="0"/>
          <w:marBottom w:val="0"/>
          <w:divBdr>
            <w:top w:val="none" w:sz="0" w:space="0" w:color="auto"/>
            <w:left w:val="none" w:sz="0" w:space="0" w:color="auto"/>
            <w:bottom w:val="none" w:sz="0" w:space="0" w:color="auto"/>
            <w:right w:val="none" w:sz="0" w:space="0" w:color="auto"/>
          </w:divBdr>
          <w:divsChild>
            <w:div w:id="497310538">
              <w:marLeft w:val="0"/>
              <w:marRight w:val="0"/>
              <w:marTop w:val="0"/>
              <w:marBottom w:val="0"/>
              <w:divBdr>
                <w:top w:val="none" w:sz="0" w:space="0" w:color="auto"/>
                <w:left w:val="none" w:sz="0" w:space="0" w:color="auto"/>
                <w:bottom w:val="none" w:sz="0" w:space="0" w:color="auto"/>
                <w:right w:val="none" w:sz="0" w:space="0" w:color="auto"/>
              </w:divBdr>
              <w:divsChild>
                <w:div w:id="223299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2517876">
      <w:bodyDiv w:val="1"/>
      <w:marLeft w:val="0"/>
      <w:marRight w:val="0"/>
      <w:marTop w:val="0"/>
      <w:marBottom w:val="0"/>
      <w:divBdr>
        <w:top w:val="none" w:sz="0" w:space="0" w:color="auto"/>
        <w:left w:val="none" w:sz="0" w:space="0" w:color="auto"/>
        <w:bottom w:val="none" w:sz="0" w:space="0" w:color="auto"/>
        <w:right w:val="none" w:sz="0" w:space="0" w:color="auto"/>
      </w:divBdr>
    </w:div>
    <w:div w:id="1946187388">
      <w:bodyDiv w:val="1"/>
      <w:marLeft w:val="0"/>
      <w:marRight w:val="0"/>
      <w:marTop w:val="0"/>
      <w:marBottom w:val="0"/>
      <w:divBdr>
        <w:top w:val="none" w:sz="0" w:space="0" w:color="auto"/>
        <w:left w:val="none" w:sz="0" w:space="0" w:color="auto"/>
        <w:bottom w:val="none" w:sz="0" w:space="0" w:color="auto"/>
        <w:right w:val="none" w:sz="0" w:space="0" w:color="auto"/>
      </w:divBdr>
    </w:div>
    <w:div w:id="1967733098">
      <w:bodyDiv w:val="1"/>
      <w:marLeft w:val="0"/>
      <w:marRight w:val="0"/>
      <w:marTop w:val="0"/>
      <w:marBottom w:val="0"/>
      <w:divBdr>
        <w:top w:val="none" w:sz="0" w:space="0" w:color="auto"/>
        <w:left w:val="none" w:sz="0" w:space="0" w:color="auto"/>
        <w:bottom w:val="none" w:sz="0" w:space="0" w:color="auto"/>
        <w:right w:val="none" w:sz="0" w:space="0" w:color="auto"/>
      </w:divBdr>
      <w:divsChild>
        <w:div w:id="210046493">
          <w:marLeft w:val="0"/>
          <w:marRight w:val="0"/>
          <w:marTop w:val="0"/>
          <w:marBottom w:val="0"/>
          <w:divBdr>
            <w:top w:val="none" w:sz="0" w:space="0" w:color="auto"/>
            <w:left w:val="none" w:sz="0" w:space="0" w:color="auto"/>
            <w:bottom w:val="none" w:sz="0" w:space="0" w:color="auto"/>
            <w:right w:val="none" w:sz="0" w:space="0" w:color="auto"/>
          </w:divBdr>
          <w:divsChild>
            <w:div w:id="1934586048">
              <w:marLeft w:val="0"/>
              <w:marRight w:val="0"/>
              <w:marTop w:val="0"/>
              <w:marBottom w:val="0"/>
              <w:divBdr>
                <w:top w:val="none" w:sz="0" w:space="0" w:color="auto"/>
                <w:left w:val="none" w:sz="0" w:space="0" w:color="auto"/>
                <w:bottom w:val="none" w:sz="0" w:space="0" w:color="auto"/>
                <w:right w:val="none" w:sz="0" w:space="0" w:color="auto"/>
              </w:divBdr>
              <w:divsChild>
                <w:div w:id="2126461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4672229">
      <w:bodyDiv w:val="1"/>
      <w:marLeft w:val="0"/>
      <w:marRight w:val="0"/>
      <w:marTop w:val="0"/>
      <w:marBottom w:val="0"/>
      <w:divBdr>
        <w:top w:val="none" w:sz="0" w:space="0" w:color="auto"/>
        <w:left w:val="none" w:sz="0" w:space="0" w:color="auto"/>
        <w:bottom w:val="none" w:sz="0" w:space="0" w:color="auto"/>
        <w:right w:val="none" w:sz="0" w:space="0" w:color="auto"/>
      </w:divBdr>
    </w:div>
    <w:div w:id="2009822344">
      <w:bodyDiv w:val="1"/>
      <w:marLeft w:val="0"/>
      <w:marRight w:val="0"/>
      <w:marTop w:val="0"/>
      <w:marBottom w:val="0"/>
      <w:divBdr>
        <w:top w:val="none" w:sz="0" w:space="0" w:color="auto"/>
        <w:left w:val="none" w:sz="0" w:space="0" w:color="auto"/>
        <w:bottom w:val="none" w:sz="0" w:space="0" w:color="auto"/>
        <w:right w:val="none" w:sz="0" w:space="0" w:color="auto"/>
      </w:divBdr>
    </w:div>
    <w:div w:id="2125298467">
      <w:bodyDiv w:val="1"/>
      <w:marLeft w:val="0"/>
      <w:marRight w:val="0"/>
      <w:marTop w:val="0"/>
      <w:marBottom w:val="0"/>
      <w:divBdr>
        <w:top w:val="none" w:sz="0" w:space="0" w:color="auto"/>
        <w:left w:val="none" w:sz="0" w:space="0" w:color="auto"/>
        <w:bottom w:val="none" w:sz="0" w:space="0" w:color="auto"/>
        <w:right w:val="none" w:sz="0" w:space="0" w:color="auto"/>
      </w:divBdr>
      <w:divsChild>
        <w:div w:id="563641316">
          <w:marLeft w:val="0"/>
          <w:marRight w:val="0"/>
          <w:marTop w:val="0"/>
          <w:marBottom w:val="0"/>
          <w:divBdr>
            <w:top w:val="none" w:sz="0" w:space="0" w:color="auto"/>
            <w:left w:val="none" w:sz="0" w:space="0" w:color="auto"/>
            <w:bottom w:val="none" w:sz="0" w:space="0" w:color="auto"/>
            <w:right w:val="none" w:sz="0" w:space="0" w:color="auto"/>
          </w:divBdr>
          <w:divsChild>
            <w:div w:id="959452826">
              <w:marLeft w:val="0"/>
              <w:marRight w:val="0"/>
              <w:marTop w:val="0"/>
              <w:marBottom w:val="0"/>
              <w:divBdr>
                <w:top w:val="none" w:sz="0" w:space="0" w:color="auto"/>
                <w:left w:val="none" w:sz="0" w:space="0" w:color="auto"/>
                <w:bottom w:val="none" w:sz="0" w:space="0" w:color="auto"/>
                <w:right w:val="none" w:sz="0" w:space="0" w:color="auto"/>
              </w:divBdr>
              <w:divsChild>
                <w:div w:id="1191458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2018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g"/><Relationship Id="rId32" Type="http://schemas.openxmlformats.org/officeDocument/2006/relationships/image" Target="media/image21.emf"/><Relationship Id="rId37" Type="http://schemas.openxmlformats.org/officeDocument/2006/relationships/image" Target="media/image25.png"/><Relationship Id="rId40" Type="http://schemas.openxmlformats.org/officeDocument/2006/relationships/image" Target="media/image28.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jpg"/><Relationship Id="rId28" Type="http://schemas.openxmlformats.org/officeDocument/2006/relationships/image" Target="media/image17.jpg"/><Relationship Id="rId36" Type="http://schemas.openxmlformats.org/officeDocument/2006/relationships/image" Target="media/image24.png"/><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g"/><Relationship Id="rId30" Type="http://schemas.openxmlformats.org/officeDocument/2006/relationships/image" Target="media/image19.jpg"/><Relationship Id="rId35" Type="http://schemas.openxmlformats.org/officeDocument/2006/relationships/image" Target="media/image23.png"/><Relationship Id="rId43" Type="http://schemas.openxmlformats.org/officeDocument/2006/relationships/theme" Target="theme/theme1.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package" Target="embeddings/Microsoft_Excel_Worksheet.xlsx"/><Relationship Id="rId38"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sad</b:Tag>
    <b:SourceType>InternetSite</b:SourceType>
    <b:Guid>{29BECF09-7F47-4AA6-9216-1D6F8C298D3C}</b:Guid>
    <b:Author>
      <b:Author>
        <b:NameList>
          <b:Person>
            <b:Last>sadasd</b:Last>
          </b:Person>
        </b:NameList>
      </b:Author>
    </b:Author>
    <b:RefOrder>1</b:RefOrder>
  </b:Source>
</b:Sources>
</file>

<file path=customXml/itemProps1.xml><?xml version="1.0" encoding="utf-8"?>
<ds:datastoreItem xmlns:ds="http://schemas.openxmlformats.org/officeDocument/2006/customXml" ds:itemID="{932E8FCB-2CAF-9A45-9F70-9429AE424B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418</TotalTime>
  <Pages>33</Pages>
  <Words>6825</Words>
  <Characters>38906</Characters>
  <Application>Microsoft Office Word</Application>
  <DocSecurity>0</DocSecurity>
  <Lines>324</Lines>
  <Paragraphs>91</Paragraphs>
  <ScaleCrop>false</ScaleCrop>
  <HeadingPairs>
    <vt:vector size="2" baseType="variant">
      <vt:variant>
        <vt:lpstr>Title</vt:lpstr>
      </vt:variant>
      <vt:variant>
        <vt:i4>1</vt:i4>
      </vt:variant>
    </vt:vector>
  </HeadingPairs>
  <TitlesOfParts>
    <vt:vector size="1" baseType="lpstr">
      <vt:lpstr>Fantasy league legend</vt:lpstr>
    </vt:vector>
  </TitlesOfParts>
  <Company/>
  <LinksUpToDate>false</LinksUpToDate>
  <CharactersWithSpaces>45640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Fantasy league legend</dc:title>
  <dc:subject/>
  <dc:creator>215959</dc:creator>
  <cp:keywords/>
  <dc:description/>
  <cp:lastModifiedBy>Peixuan Song</cp:lastModifiedBy>
  <cp:revision>33</cp:revision>
  <dcterms:created xsi:type="dcterms:W3CDTF">2021-04-15T14:25:00Z</dcterms:created>
  <dcterms:modified xsi:type="dcterms:W3CDTF">2021-04-15T22:05:00Z</dcterms:modified>
</cp:coreProperties>
</file>