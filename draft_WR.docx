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B6522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B6522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B6522E">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B6522E">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p w14:paraId="471206DF" w14:textId="5899C7B0" w:rsidR="00B963A9" w:rsidRPr="00211D8D" w:rsidRDefault="008B31D6" w:rsidP="005E221B">
      <w:pPr>
        <w:jc w:val="left"/>
        <w:rPr>
          <w:rFonts w:ascii="Calibri" w:hAnsi="Calibri"/>
          <w:szCs w:val="21"/>
        </w:rPr>
      </w:pPr>
      <w:r w:rsidRPr="00211D8D">
        <w:rPr>
          <w:rFonts w:ascii="Calibri" w:hAnsi="Calibri"/>
          <w:szCs w:val="21"/>
        </w:rPr>
        <w:lastRenderedPageBreak/>
        <w:t>Table of conte</w:t>
      </w:r>
      <w:r w:rsidR="00445C1B" w:rsidRPr="00211D8D">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Table of content</w:t>
          </w:r>
        </w:p>
        <w:p w14:paraId="63F50930" w14:textId="114DB861" w:rsidR="006D596C" w:rsidRPr="00211D8D" w:rsidRDefault="00B963A9">
          <w:pPr>
            <w:pStyle w:val="TOC1"/>
            <w:tabs>
              <w:tab w:val="right" w:leader="dot" w:pos="9016"/>
            </w:tabs>
            <w:rPr>
              <w:rFonts w:ascii="Calibri" w:hAnsi="Calibri"/>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0802499" w:history="1">
            <w:r w:rsidR="006D596C" w:rsidRPr="00211D8D">
              <w:rPr>
                <w:rStyle w:val="Hyperlink"/>
                <w:rFonts w:ascii="Calibri" w:hAnsi="Calibri"/>
                <w:noProof/>
              </w:rPr>
              <w:t>1 introduction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_Toc70802499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w:t>
            </w:r>
            <w:r w:rsidR="006D596C" w:rsidRPr="00211D8D">
              <w:rPr>
                <w:rFonts w:ascii="Calibri" w:hAnsi="Calibri"/>
                <w:noProof/>
                <w:webHidden/>
              </w:rPr>
              <w:fldChar w:fldCharType="end"/>
            </w:r>
          </w:hyperlink>
        </w:p>
        <w:p w14:paraId="4A6E634F" w14:textId="12DFB567" w:rsidR="006D596C" w:rsidRPr="00211D8D" w:rsidRDefault="00B6522E">
          <w:pPr>
            <w:pStyle w:val="TOC1"/>
            <w:tabs>
              <w:tab w:val="right" w:leader="dot" w:pos="9016"/>
            </w:tabs>
            <w:rPr>
              <w:rFonts w:ascii="Calibri" w:hAnsi="Calibri"/>
              <w:noProof/>
              <w:szCs w:val="24"/>
            </w:rPr>
          </w:pPr>
          <w:hyperlink w:anchor="_Toc70802500" w:history="1">
            <w:r w:rsidR="006D596C" w:rsidRPr="00211D8D">
              <w:rPr>
                <w:rStyle w:val="Hyperlink"/>
                <w:rFonts w:ascii="Calibri" w:hAnsi="Calibri"/>
                <w:noProof/>
              </w:rPr>
              <w:t>2.background research</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07E4A49F" w14:textId="71685F7E" w:rsidR="006D596C" w:rsidRPr="00211D8D" w:rsidRDefault="00B6522E">
          <w:pPr>
            <w:pStyle w:val="TOC2"/>
            <w:tabs>
              <w:tab w:val="right" w:leader="dot" w:pos="9016"/>
            </w:tabs>
            <w:rPr>
              <w:rFonts w:ascii="Calibri" w:hAnsi="Calibri"/>
              <w:noProof/>
              <w:szCs w:val="24"/>
            </w:rPr>
          </w:pPr>
          <w:hyperlink w:anchor="_Toc70802501" w:history="1">
            <w:r w:rsidR="006D596C" w:rsidRPr="00211D8D">
              <w:rPr>
                <w:rStyle w:val="Hyperlink"/>
                <w:rFonts w:ascii="Calibri" w:hAnsi="Calibri"/>
                <w:noProof/>
              </w:rPr>
              <w:t>Top Trumps: NBA All Stars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698C0FD9" w14:textId="5170FA01" w:rsidR="006D596C" w:rsidRPr="00211D8D" w:rsidRDefault="00B6522E">
          <w:pPr>
            <w:pStyle w:val="TOC2"/>
            <w:tabs>
              <w:tab w:val="right" w:leader="dot" w:pos="9016"/>
            </w:tabs>
            <w:rPr>
              <w:rFonts w:ascii="Calibri" w:hAnsi="Calibri"/>
              <w:noProof/>
              <w:szCs w:val="24"/>
            </w:rPr>
          </w:pPr>
          <w:hyperlink w:anchor="_Toc70802502" w:history="1">
            <w:r w:rsidR="006D596C" w:rsidRPr="00211D8D">
              <w:rPr>
                <w:rStyle w:val="Hyperlink"/>
                <w:rFonts w:ascii="Calibri" w:hAnsi="Calibri"/>
                <w:noProof/>
              </w:rPr>
              <w:t>Fantasy basketball league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3D48D87D" w14:textId="64E0B464" w:rsidR="006D596C" w:rsidRPr="00211D8D" w:rsidRDefault="00B6522E">
          <w:pPr>
            <w:pStyle w:val="TOC3"/>
            <w:tabs>
              <w:tab w:val="right" w:leader="dot" w:pos="9016"/>
            </w:tabs>
            <w:rPr>
              <w:rFonts w:ascii="Calibri" w:hAnsi="Calibri"/>
              <w:noProof/>
              <w:szCs w:val="24"/>
            </w:rPr>
          </w:pPr>
          <w:hyperlink w:anchor="_Toc70802503" w:history="1">
            <w:r w:rsidR="006D596C" w:rsidRPr="00211D8D">
              <w:rPr>
                <w:rStyle w:val="Hyperlink"/>
                <w:rFonts w:ascii="Calibri" w:hAnsi="Calibri"/>
                <w:noProof/>
              </w:rPr>
              <w:t>NBA Fantasy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2EA61964" w14:textId="2387834C" w:rsidR="006D596C" w:rsidRPr="00211D8D" w:rsidRDefault="00B6522E">
          <w:pPr>
            <w:pStyle w:val="TOC3"/>
            <w:tabs>
              <w:tab w:val="right" w:leader="dot" w:pos="9016"/>
            </w:tabs>
            <w:rPr>
              <w:rFonts w:ascii="Calibri" w:hAnsi="Calibri"/>
              <w:noProof/>
              <w:szCs w:val="24"/>
            </w:rPr>
          </w:pPr>
          <w:hyperlink w:anchor="_Toc70802504" w:history="1">
            <w:r w:rsidR="006D596C" w:rsidRPr="00211D8D">
              <w:rPr>
                <w:rStyle w:val="Hyperlink"/>
                <w:rFonts w:ascii="Calibri" w:hAnsi="Calibri"/>
                <w:noProof/>
              </w:rPr>
              <w:t>Yahoo Fantasy basketball</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3528CCF9" w14:textId="4B2F8A1D" w:rsidR="006D596C" w:rsidRPr="00211D8D" w:rsidRDefault="00B6522E">
          <w:pPr>
            <w:pStyle w:val="TOC2"/>
            <w:tabs>
              <w:tab w:val="right" w:leader="dot" w:pos="9016"/>
            </w:tabs>
            <w:rPr>
              <w:rFonts w:ascii="Calibri" w:hAnsi="Calibri"/>
              <w:noProof/>
              <w:szCs w:val="24"/>
            </w:rPr>
          </w:pPr>
          <w:hyperlink w:anchor="_Toc70802505" w:history="1">
            <w:r w:rsidR="006D596C" w:rsidRPr="00211D8D">
              <w:rPr>
                <w:rStyle w:val="Hyperlink"/>
                <w:rFonts w:ascii="Calibri" w:hAnsi="Calibri"/>
                <w:noProof/>
              </w:rPr>
              <w:t>The team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794C3668" w14:textId="4392704D" w:rsidR="006D596C" w:rsidRPr="00211D8D" w:rsidRDefault="00B6522E">
          <w:pPr>
            <w:pStyle w:val="TOC2"/>
            <w:tabs>
              <w:tab w:val="right" w:leader="dot" w:pos="9016"/>
            </w:tabs>
            <w:rPr>
              <w:rFonts w:ascii="Calibri" w:hAnsi="Calibri"/>
              <w:noProof/>
              <w:szCs w:val="24"/>
            </w:rPr>
          </w:pPr>
          <w:hyperlink w:anchor="_Toc70802506" w:history="1">
            <w:r w:rsidR="006D596C" w:rsidRPr="00211D8D">
              <w:rPr>
                <w:rStyle w:val="Hyperlink"/>
                <w:rFonts w:ascii="Calibri" w:hAnsi="Calibri"/>
                <w:noProof/>
                <w:bdr w:val="none" w:sz="0" w:space="0" w:color="auto" w:frame="1"/>
                <w:shd w:val="clear" w:color="auto" w:fill="FFFFFF"/>
              </w:rPr>
              <w:t>The formula of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7</w:t>
            </w:r>
            <w:r w:rsidR="006D596C" w:rsidRPr="00211D8D">
              <w:rPr>
                <w:rFonts w:ascii="Calibri" w:hAnsi="Calibri"/>
                <w:noProof/>
                <w:webHidden/>
              </w:rPr>
              <w:fldChar w:fldCharType="end"/>
            </w:r>
          </w:hyperlink>
        </w:p>
        <w:p w14:paraId="7BD03EB2" w14:textId="7893D6C0" w:rsidR="006D596C" w:rsidRPr="00211D8D" w:rsidRDefault="00B6522E">
          <w:pPr>
            <w:pStyle w:val="TOC2"/>
            <w:tabs>
              <w:tab w:val="right" w:leader="dot" w:pos="9016"/>
            </w:tabs>
            <w:rPr>
              <w:rFonts w:ascii="Calibri" w:hAnsi="Calibri"/>
              <w:noProof/>
              <w:szCs w:val="24"/>
            </w:rPr>
          </w:pPr>
          <w:hyperlink w:anchor="_Toc70802507" w:history="1">
            <w:r w:rsidR="006D596C" w:rsidRPr="00211D8D">
              <w:rPr>
                <w:rStyle w:val="Hyperlink"/>
                <w:rFonts w:ascii="Calibri" w:hAnsi="Calibri"/>
                <w:noProof/>
              </w:rPr>
              <w:t>Per(Player Efficiency Rating)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8</w:t>
            </w:r>
            <w:r w:rsidR="006D596C" w:rsidRPr="00211D8D">
              <w:rPr>
                <w:rFonts w:ascii="Calibri" w:hAnsi="Calibri"/>
                <w:noProof/>
                <w:webHidden/>
              </w:rPr>
              <w:fldChar w:fldCharType="end"/>
            </w:r>
          </w:hyperlink>
        </w:p>
        <w:p w14:paraId="7F0229DF" w14:textId="258A42FD" w:rsidR="006D596C" w:rsidRPr="00211D8D" w:rsidRDefault="00B6522E">
          <w:pPr>
            <w:pStyle w:val="TOC2"/>
            <w:tabs>
              <w:tab w:val="right" w:leader="dot" w:pos="9016"/>
            </w:tabs>
            <w:rPr>
              <w:rFonts w:ascii="Calibri" w:hAnsi="Calibri"/>
              <w:noProof/>
              <w:szCs w:val="24"/>
            </w:rPr>
          </w:pPr>
          <w:hyperlink w:anchor="_Toc70802508" w:history="1">
            <w:r w:rsidR="006D596C" w:rsidRPr="00211D8D">
              <w:rPr>
                <w:rStyle w:val="Hyperlink"/>
                <w:rFonts w:ascii="Calibri" w:hAnsi="Calibri"/>
                <w:noProof/>
              </w:rPr>
              <w:t>Data Selection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9</w:t>
            </w:r>
            <w:r w:rsidR="006D596C" w:rsidRPr="00211D8D">
              <w:rPr>
                <w:rFonts w:ascii="Calibri" w:hAnsi="Calibri"/>
                <w:noProof/>
                <w:webHidden/>
              </w:rPr>
              <w:fldChar w:fldCharType="end"/>
            </w:r>
          </w:hyperlink>
        </w:p>
        <w:p w14:paraId="110D4FEB" w14:textId="524D3E22" w:rsidR="006D596C" w:rsidRPr="00211D8D" w:rsidRDefault="00B6522E">
          <w:pPr>
            <w:pStyle w:val="TOC1"/>
            <w:tabs>
              <w:tab w:val="right" w:leader="dot" w:pos="9016"/>
            </w:tabs>
            <w:rPr>
              <w:rFonts w:ascii="Calibri" w:hAnsi="Calibri"/>
              <w:noProof/>
              <w:szCs w:val="24"/>
            </w:rPr>
          </w:pPr>
          <w:hyperlink w:anchor="_Toc70802509" w:history="1">
            <w:r w:rsidR="006D596C" w:rsidRPr="00211D8D">
              <w:rPr>
                <w:rStyle w:val="Hyperlink"/>
                <w:rFonts w:ascii="Calibri" w:hAnsi="Calibri"/>
                <w:noProof/>
              </w:rPr>
              <w:t>3.professional considerations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10</w:t>
            </w:r>
            <w:r w:rsidR="006D596C" w:rsidRPr="00211D8D">
              <w:rPr>
                <w:rFonts w:ascii="Calibri" w:hAnsi="Calibri"/>
                <w:noProof/>
                <w:webHidden/>
              </w:rPr>
              <w:fldChar w:fldCharType="end"/>
            </w:r>
          </w:hyperlink>
        </w:p>
        <w:p w14:paraId="46BFA03F" w14:textId="577CBF45" w:rsidR="006D596C" w:rsidRPr="00211D8D" w:rsidRDefault="00B6522E">
          <w:pPr>
            <w:pStyle w:val="TOC1"/>
            <w:tabs>
              <w:tab w:val="right" w:leader="dot" w:pos="9016"/>
            </w:tabs>
            <w:rPr>
              <w:rFonts w:ascii="Calibri" w:hAnsi="Calibri"/>
              <w:noProof/>
              <w:szCs w:val="24"/>
            </w:rPr>
          </w:pPr>
          <w:hyperlink w:anchor="_Toc70802510" w:history="1">
            <w:r w:rsidR="006D596C" w:rsidRPr="00211D8D">
              <w:rPr>
                <w:rStyle w:val="Hyperlink"/>
                <w:rFonts w:ascii="Calibri" w:hAnsi="Calibri"/>
                <w:noProof/>
              </w:rPr>
              <w:t>4.requirement analysis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40735B5E" w14:textId="0628ED76" w:rsidR="006D596C" w:rsidRPr="00211D8D" w:rsidRDefault="00B6522E">
          <w:pPr>
            <w:pStyle w:val="TOC2"/>
            <w:tabs>
              <w:tab w:val="right" w:leader="dot" w:pos="9016"/>
            </w:tabs>
            <w:rPr>
              <w:rFonts w:ascii="Calibri" w:hAnsi="Calibri"/>
              <w:noProof/>
              <w:szCs w:val="24"/>
            </w:rPr>
          </w:pPr>
          <w:hyperlink w:anchor="_Toc70802511" w:history="1">
            <w:r w:rsidR="006D596C" w:rsidRPr="00211D8D">
              <w:rPr>
                <w:rStyle w:val="Hyperlink"/>
                <w:rFonts w:ascii="Calibri" w:hAnsi="Calibri"/>
                <w:noProof/>
              </w:rPr>
              <w:t>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2484EDC2" w14:textId="66E214A1" w:rsidR="006D596C" w:rsidRPr="00211D8D" w:rsidRDefault="00B6522E">
          <w:pPr>
            <w:pStyle w:val="TOC2"/>
            <w:tabs>
              <w:tab w:val="right" w:leader="dot" w:pos="9016"/>
            </w:tabs>
            <w:rPr>
              <w:rFonts w:ascii="Calibri" w:hAnsi="Calibri"/>
              <w:noProof/>
              <w:szCs w:val="24"/>
            </w:rPr>
          </w:pPr>
          <w:hyperlink w:anchor="_Toc70802512" w:history="1">
            <w:r w:rsidR="006D596C" w:rsidRPr="00211D8D">
              <w:rPr>
                <w:rStyle w:val="Hyperlink"/>
                <w:rFonts w:ascii="Calibri" w:hAnsi="Calibri"/>
                <w:noProof/>
              </w:rPr>
              <w:t>Non-functional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1AA1DF54" w14:textId="767EB8F7" w:rsidR="006D596C" w:rsidRPr="00211D8D" w:rsidRDefault="00B6522E">
          <w:pPr>
            <w:pStyle w:val="TOC1"/>
            <w:tabs>
              <w:tab w:val="right" w:leader="dot" w:pos="9016"/>
            </w:tabs>
            <w:rPr>
              <w:rFonts w:ascii="Calibri" w:hAnsi="Calibri"/>
              <w:noProof/>
              <w:szCs w:val="24"/>
            </w:rPr>
          </w:pPr>
          <w:hyperlink w:anchor="_Toc70802513" w:history="1">
            <w:r w:rsidR="006D596C" w:rsidRPr="00211D8D">
              <w:rPr>
                <w:rStyle w:val="Hyperlink"/>
                <w:rFonts w:ascii="Calibri" w:hAnsi="Calibri"/>
                <w:noProof/>
              </w:rPr>
              <w:t>5.system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4F0167AA" w14:textId="3F0F957D" w:rsidR="006D596C" w:rsidRPr="00211D8D" w:rsidRDefault="00B6522E">
          <w:pPr>
            <w:pStyle w:val="TOC2"/>
            <w:tabs>
              <w:tab w:val="right" w:leader="dot" w:pos="9016"/>
            </w:tabs>
            <w:rPr>
              <w:rFonts w:ascii="Calibri" w:hAnsi="Calibri"/>
              <w:noProof/>
              <w:szCs w:val="24"/>
            </w:rPr>
          </w:pPr>
          <w:hyperlink w:anchor="_Toc70802514" w:history="1">
            <w:r w:rsidR="006D596C" w:rsidRPr="00211D8D">
              <w:rPr>
                <w:rStyle w:val="Hyperlink"/>
                <w:rFonts w:ascii="Calibri" w:hAnsi="Calibri"/>
                <w:noProof/>
              </w:rPr>
              <w:t>5.1 learning objectives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03F2CFE9" w14:textId="4EEF9765" w:rsidR="006D596C" w:rsidRPr="00211D8D" w:rsidRDefault="00B6522E">
          <w:pPr>
            <w:pStyle w:val="TOC3"/>
            <w:tabs>
              <w:tab w:val="right" w:leader="dot" w:pos="9016"/>
            </w:tabs>
            <w:rPr>
              <w:rFonts w:ascii="Calibri" w:hAnsi="Calibri"/>
              <w:noProof/>
              <w:szCs w:val="24"/>
            </w:rPr>
          </w:pPr>
          <w:hyperlink w:anchor="_Toc70802515" w:history="1">
            <w:r w:rsidR="006D596C" w:rsidRPr="00211D8D">
              <w:rPr>
                <w:rStyle w:val="Hyperlink"/>
                <w:rFonts w:ascii="Calibri" w:hAnsi="Calibri"/>
                <w:noProof/>
              </w:rPr>
              <w:t>Modules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151EC762" w14:textId="361AE4CC" w:rsidR="006D596C" w:rsidRPr="00211D8D" w:rsidRDefault="00B6522E">
          <w:pPr>
            <w:pStyle w:val="TOC3"/>
            <w:tabs>
              <w:tab w:val="right" w:leader="dot" w:pos="9016"/>
            </w:tabs>
            <w:rPr>
              <w:rFonts w:ascii="Calibri" w:hAnsi="Calibri"/>
              <w:noProof/>
              <w:szCs w:val="24"/>
            </w:rPr>
          </w:pPr>
          <w:hyperlink w:anchor="_Toc70802516" w:history="1">
            <w:r w:rsidR="006D596C" w:rsidRPr="00211D8D">
              <w:rPr>
                <w:rStyle w:val="Hyperlink"/>
                <w:rFonts w:ascii="Calibri" w:hAnsi="Calibri"/>
                <w:noProof/>
              </w:rPr>
              <w:t>Modelling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14</w:t>
            </w:r>
            <w:r w:rsidR="006D596C" w:rsidRPr="00211D8D">
              <w:rPr>
                <w:rFonts w:ascii="Calibri" w:hAnsi="Calibri"/>
                <w:noProof/>
                <w:webHidden/>
              </w:rPr>
              <w:fldChar w:fldCharType="end"/>
            </w:r>
          </w:hyperlink>
        </w:p>
        <w:p w14:paraId="58D3B4BF" w14:textId="03AD37A7" w:rsidR="006D596C" w:rsidRPr="00211D8D" w:rsidRDefault="00B6522E">
          <w:pPr>
            <w:pStyle w:val="TOC3"/>
            <w:tabs>
              <w:tab w:val="right" w:leader="dot" w:pos="9016"/>
            </w:tabs>
            <w:rPr>
              <w:rFonts w:ascii="Calibri" w:hAnsi="Calibri"/>
              <w:noProof/>
              <w:szCs w:val="24"/>
            </w:rPr>
          </w:pPr>
          <w:hyperlink w:anchor="_Toc70802517" w:history="1">
            <w:r w:rsidR="006D596C" w:rsidRPr="00211D8D">
              <w:rPr>
                <w:rStyle w:val="Hyperlink"/>
                <w:rFonts w:ascii="Calibri" w:hAnsi="Calibri"/>
                <w:noProof/>
              </w:rPr>
              <w:t>The function to calculate the strength of groups of players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4CC9DB6D" w14:textId="39439EC1" w:rsidR="006D596C" w:rsidRPr="00211D8D" w:rsidRDefault="00B6522E">
          <w:pPr>
            <w:pStyle w:val="TOC3"/>
            <w:tabs>
              <w:tab w:val="right" w:leader="dot" w:pos="9016"/>
            </w:tabs>
            <w:rPr>
              <w:rFonts w:ascii="Calibri" w:hAnsi="Calibri"/>
              <w:noProof/>
              <w:szCs w:val="24"/>
            </w:rPr>
          </w:pPr>
          <w:hyperlink w:anchor="_Toc70802518" w:history="1">
            <w:r w:rsidR="006D596C" w:rsidRPr="00211D8D">
              <w:rPr>
                <w:rStyle w:val="Hyperlink"/>
                <w:rFonts w:ascii="Calibri" w:hAnsi="Calibri"/>
                <w:noProof/>
              </w:rPr>
              <w:t>The function to calculate the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76F3CED8" w14:textId="0F6359D7" w:rsidR="006D596C" w:rsidRPr="00211D8D" w:rsidRDefault="00B6522E">
          <w:pPr>
            <w:pStyle w:val="TOC3"/>
            <w:tabs>
              <w:tab w:val="right" w:leader="dot" w:pos="9016"/>
            </w:tabs>
            <w:rPr>
              <w:rFonts w:ascii="Calibri" w:hAnsi="Calibri"/>
              <w:noProof/>
              <w:szCs w:val="24"/>
            </w:rPr>
          </w:pPr>
          <w:hyperlink w:anchor="_Toc70802519" w:history="1">
            <w:r w:rsidR="006D596C" w:rsidRPr="00211D8D">
              <w:rPr>
                <w:rStyle w:val="Hyperlink"/>
                <w:rFonts w:ascii="Calibri" w:hAnsi="Calibri"/>
                <w:noProof/>
              </w:rPr>
              <w:t>Data memo function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0253240B" w14:textId="235E65CE" w:rsidR="006D596C" w:rsidRPr="00211D8D" w:rsidRDefault="00B6522E">
          <w:pPr>
            <w:pStyle w:val="TOC3"/>
            <w:tabs>
              <w:tab w:val="right" w:leader="dot" w:pos="9016"/>
            </w:tabs>
            <w:rPr>
              <w:rFonts w:ascii="Calibri" w:hAnsi="Calibri"/>
              <w:noProof/>
              <w:szCs w:val="24"/>
            </w:rPr>
          </w:pPr>
          <w:hyperlink w:anchor="_Toc70802520" w:history="1">
            <w:r w:rsidR="006D596C" w:rsidRPr="00211D8D">
              <w:rPr>
                <w:rStyle w:val="Hyperlink"/>
                <w:rFonts w:ascii="Calibri" w:hAnsi="Calibri"/>
                <w:noProof/>
              </w:rPr>
              <w:t>Tkinter library (Geeks, 2021)</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4A9A58F1" w14:textId="73D5F1E0" w:rsidR="006D596C" w:rsidRPr="00211D8D" w:rsidRDefault="00B6522E">
          <w:pPr>
            <w:pStyle w:val="TOC3"/>
            <w:tabs>
              <w:tab w:val="right" w:leader="dot" w:pos="9016"/>
            </w:tabs>
            <w:rPr>
              <w:rFonts w:ascii="Calibri" w:hAnsi="Calibri"/>
              <w:noProof/>
              <w:szCs w:val="24"/>
            </w:rPr>
          </w:pPr>
          <w:hyperlink w:anchor="_Toc70802521" w:history="1">
            <w:r w:rsidR="006D596C" w:rsidRPr="00211D8D">
              <w:rPr>
                <w:rStyle w:val="Hyperlink"/>
                <w:rFonts w:ascii="Calibri" w:hAnsi="Calibri"/>
                <w:noProof/>
              </w:rPr>
              <w:t>UI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19</w:t>
            </w:r>
            <w:r w:rsidR="006D596C" w:rsidRPr="00211D8D">
              <w:rPr>
                <w:rFonts w:ascii="Calibri" w:hAnsi="Calibri"/>
                <w:noProof/>
                <w:webHidden/>
              </w:rPr>
              <w:fldChar w:fldCharType="end"/>
            </w:r>
          </w:hyperlink>
        </w:p>
        <w:p w14:paraId="1E52F012" w14:textId="600AD21F" w:rsidR="006D596C" w:rsidRPr="00211D8D" w:rsidRDefault="00B6522E">
          <w:pPr>
            <w:pStyle w:val="TOC3"/>
            <w:tabs>
              <w:tab w:val="right" w:leader="dot" w:pos="9016"/>
            </w:tabs>
            <w:rPr>
              <w:rFonts w:ascii="Calibri" w:hAnsi="Calibri"/>
              <w:noProof/>
              <w:szCs w:val="24"/>
            </w:rPr>
          </w:pPr>
          <w:hyperlink w:anchor="_Toc70802522" w:history="1">
            <w:r w:rsidR="006D596C" w:rsidRPr="00211D8D">
              <w:rPr>
                <w:rStyle w:val="Hyperlink"/>
                <w:rFonts w:ascii="Calibri" w:hAnsi="Calibri"/>
                <w:noProof/>
              </w:rPr>
              <w:t>Game mode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6ED096D6" w14:textId="7587AAF2" w:rsidR="006D596C" w:rsidRPr="00211D8D" w:rsidRDefault="00B6522E">
          <w:pPr>
            <w:pStyle w:val="TOC3"/>
            <w:tabs>
              <w:tab w:val="right" w:leader="dot" w:pos="9016"/>
            </w:tabs>
            <w:rPr>
              <w:rFonts w:ascii="Calibri" w:hAnsi="Calibri"/>
              <w:noProof/>
              <w:szCs w:val="24"/>
            </w:rPr>
          </w:pPr>
          <w:hyperlink w:anchor="_Toc70802523" w:history="1">
            <w:r w:rsidR="006D596C" w:rsidRPr="00211D8D">
              <w:rPr>
                <w:rStyle w:val="Hyperlink"/>
                <w:rFonts w:ascii="Calibri" w:hAnsi="Calibri"/>
                <w:noProof/>
              </w:rPr>
              <w:t>Game rule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533787B4" w14:textId="08561C38" w:rsidR="006D596C" w:rsidRPr="00211D8D" w:rsidRDefault="00B6522E">
          <w:pPr>
            <w:pStyle w:val="TOC1"/>
            <w:tabs>
              <w:tab w:val="right" w:leader="dot" w:pos="9016"/>
            </w:tabs>
            <w:rPr>
              <w:rFonts w:ascii="Calibri" w:hAnsi="Calibri"/>
              <w:noProof/>
              <w:szCs w:val="24"/>
            </w:rPr>
          </w:pPr>
          <w:hyperlink w:anchor="_Toc70802524" w:history="1">
            <w:r w:rsidR="006D596C" w:rsidRPr="00211D8D">
              <w:rPr>
                <w:rStyle w:val="Hyperlink"/>
                <w:rFonts w:ascii="Calibri" w:hAnsi="Calibri"/>
                <w:noProof/>
              </w:rPr>
              <w:t>6.implementation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145DD6E4" w14:textId="6C9C05C2" w:rsidR="006D596C" w:rsidRPr="00211D8D" w:rsidRDefault="00B6522E">
          <w:pPr>
            <w:pStyle w:val="TOC2"/>
            <w:tabs>
              <w:tab w:val="right" w:leader="dot" w:pos="9016"/>
            </w:tabs>
            <w:rPr>
              <w:rFonts w:ascii="Calibri" w:hAnsi="Calibri"/>
              <w:noProof/>
              <w:szCs w:val="24"/>
            </w:rPr>
          </w:pPr>
          <w:hyperlink w:anchor="_Toc70802525" w:history="1">
            <w:r w:rsidR="006D596C" w:rsidRPr="00211D8D">
              <w:rPr>
                <w:rStyle w:val="Hyperlink"/>
                <w:rFonts w:ascii="Calibri" w:hAnsi="Calibri"/>
                <w:noProof/>
              </w:rPr>
              <w:t>Explore the suitable model for data structure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6F099BC7" w14:textId="5F8D1C02" w:rsidR="006D596C" w:rsidRPr="00211D8D" w:rsidRDefault="00B6522E">
          <w:pPr>
            <w:pStyle w:val="TOC3"/>
            <w:tabs>
              <w:tab w:val="right" w:leader="dot" w:pos="9016"/>
            </w:tabs>
            <w:rPr>
              <w:rFonts w:ascii="Calibri" w:hAnsi="Calibri"/>
              <w:noProof/>
              <w:szCs w:val="24"/>
            </w:rPr>
          </w:pPr>
          <w:hyperlink w:anchor="_Toc70802526" w:history="1">
            <w:r w:rsidR="006D596C" w:rsidRPr="00211D8D">
              <w:rPr>
                <w:rStyle w:val="Hyperlink"/>
                <w:rFonts w:ascii="Calibri" w:hAnsi="Calibri"/>
                <w:noProof/>
              </w:rPr>
              <w:t>The rating implement method change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25</w:t>
            </w:r>
            <w:r w:rsidR="006D596C" w:rsidRPr="00211D8D">
              <w:rPr>
                <w:rFonts w:ascii="Calibri" w:hAnsi="Calibri"/>
                <w:noProof/>
                <w:webHidden/>
              </w:rPr>
              <w:fldChar w:fldCharType="end"/>
            </w:r>
          </w:hyperlink>
        </w:p>
        <w:p w14:paraId="5EAA0EE9" w14:textId="4CDA1AA4" w:rsidR="006D596C" w:rsidRPr="00211D8D" w:rsidRDefault="00B6522E">
          <w:pPr>
            <w:pStyle w:val="TOC2"/>
            <w:tabs>
              <w:tab w:val="right" w:leader="dot" w:pos="9016"/>
            </w:tabs>
            <w:rPr>
              <w:rFonts w:ascii="Calibri" w:hAnsi="Calibri"/>
              <w:noProof/>
              <w:szCs w:val="24"/>
            </w:rPr>
          </w:pPr>
          <w:hyperlink w:anchor="_Toc70802527" w:history="1">
            <w:r w:rsidR="006D596C" w:rsidRPr="00211D8D">
              <w:rPr>
                <w:rStyle w:val="Hyperlink"/>
                <w:rFonts w:ascii="Calibri" w:hAnsi="Calibri"/>
                <w:noProof/>
              </w:rPr>
              <w:t>Fibonacci sequence</w:t>
            </w:r>
            <w:r w:rsidR="006D596C" w:rsidRPr="00211D8D">
              <w:rPr>
                <w:rStyle w:val="Hyperlink"/>
                <w:rFonts w:ascii="Calibri" w:hAnsi="Calibri"/>
                <w:noProof/>
                <w:kern w:val="44"/>
              </w:rPr>
              <w:t xml:space="preserve"> [4] (Ghose, 2019)</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26</w:t>
            </w:r>
            <w:r w:rsidR="006D596C" w:rsidRPr="00211D8D">
              <w:rPr>
                <w:rFonts w:ascii="Calibri" w:hAnsi="Calibri"/>
                <w:noProof/>
                <w:webHidden/>
              </w:rPr>
              <w:fldChar w:fldCharType="end"/>
            </w:r>
          </w:hyperlink>
        </w:p>
        <w:p w14:paraId="3D0AF6F5" w14:textId="492EC707" w:rsidR="006D596C" w:rsidRPr="00211D8D" w:rsidRDefault="00B6522E">
          <w:pPr>
            <w:pStyle w:val="TOC2"/>
            <w:tabs>
              <w:tab w:val="right" w:leader="dot" w:pos="9016"/>
            </w:tabs>
            <w:rPr>
              <w:rFonts w:ascii="Calibri" w:hAnsi="Calibri"/>
              <w:noProof/>
              <w:szCs w:val="24"/>
            </w:rPr>
          </w:pPr>
          <w:hyperlink w:anchor="_Toc70802528" w:history="1">
            <w:r w:rsidR="006D596C" w:rsidRPr="00211D8D">
              <w:rPr>
                <w:rStyle w:val="Hyperlink"/>
                <w:rFonts w:ascii="Calibri" w:hAnsi="Calibri"/>
                <w:noProof/>
              </w:rPr>
              <w:t>Memoization [5] (Koroleva, 2018)</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27</w:t>
            </w:r>
            <w:r w:rsidR="006D596C" w:rsidRPr="00211D8D">
              <w:rPr>
                <w:rFonts w:ascii="Calibri" w:hAnsi="Calibri"/>
                <w:noProof/>
                <w:webHidden/>
              </w:rPr>
              <w:fldChar w:fldCharType="end"/>
            </w:r>
          </w:hyperlink>
        </w:p>
        <w:p w14:paraId="68B0E793" w14:textId="5E67EE90" w:rsidR="006D596C" w:rsidRPr="00211D8D" w:rsidRDefault="00B6522E">
          <w:pPr>
            <w:pStyle w:val="TOC3"/>
            <w:tabs>
              <w:tab w:val="right" w:leader="dot" w:pos="9016"/>
            </w:tabs>
            <w:rPr>
              <w:rFonts w:ascii="Calibri" w:hAnsi="Calibri"/>
              <w:noProof/>
              <w:szCs w:val="24"/>
            </w:rPr>
          </w:pPr>
          <w:hyperlink w:anchor="_Toc70802529" w:history="1">
            <w:r w:rsidR="006D596C" w:rsidRPr="00211D8D">
              <w:rPr>
                <w:rStyle w:val="Hyperlink"/>
                <w:rFonts w:ascii="Calibri" w:hAnsi="Calibri"/>
                <w:noProof/>
              </w:rPr>
              <w:t>Implementation in simple robot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65B0D2AF" w14:textId="00EEB7E0" w:rsidR="006D596C" w:rsidRPr="00211D8D" w:rsidRDefault="00B6522E">
          <w:pPr>
            <w:pStyle w:val="TOC3"/>
            <w:tabs>
              <w:tab w:val="right" w:leader="dot" w:pos="9016"/>
            </w:tabs>
            <w:rPr>
              <w:rFonts w:ascii="Calibri" w:hAnsi="Calibri"/>
              <w:noProof/>
              <w:szCs w:val="24"/>
            </w:rPr>
          </w:pPr>
          <w:hyperlink w:anchor="_Toc70802530" w:history="1">
            <w:r w:rsidR="006D596C" w:rsidRPr="00211D8D">
              <w:rPr>
                <w:rStyle w:val="Hyperlink"/>
                <w:rFonts w:ascii="Calibri" w:hAnsi="Calibri"/>
                <w:noProof/>
              </w:rPr>
              <w:t>Implementation issue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4B8F6D13" w14:textId="2E91D6C4" w:rsidR="006D596C" w:rsidRPr="00211D8D" w:rsidRDefault="00B6522E">
          <w:pPr>
            <w:pStyle w:val="TOC1"/>
            <w:tabs>
              <w:tab w:val="right" w:leader="dot" w:pos="9016"/>
            </w:tabs>
            <w:rPr>
              <w:rFonts w:ascii="Calibri" w:hAnsi="Calibri"/>
              <w:noProof/>
              <w:szCs w:val="24"/>
            </w:rPr>
          </w:pPr>
          <w:hyperlink w:anchor="_Toc70802531" w:history="1">
            <w:r w:rsidR="006D596C" w:rsidRPr="00211D8D">
              <w:rPr>
                <w:rStyle w:val="Hyperlink"/>
                <w:rFonts w:ascii="Calibri" w:hAnsi="Calibri"/>
                <w:noProof/>
              </w:rPr>
              <w:t>7.testing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58584226" w14:textId="323B879A" w:rsidR="006D596C" w:rsidRPr="00211D8D" w:rsidRDefault="00B6522E">
          <w:pPr>
            <w:pStyle w:val="TOC2"/>
            <w:tabs>
              <w:tab w:val="right" w:leader="dot" w:pos="9016"/>
            </w:tabs>
            <w:rPr>
              <w:rFonts w:ascii="Calibri" w:hAnsi="Calibri"/>
              <w:noProof/>
              <w:szCs w:val="24"/>
            </w:rPr>
          </w:pPr>
          <w:hyperlink w:anchor="_Toc70802532" w:history="1">
            <w:r w:rsidR="006D596C" w:rsidRPr="00211D8D">
              <w:rPr>
                <w:rStyle w:val="Hyperlink"/>
                <w:rFonts w:ascii="Calibri" w:hAnsi="Calibri"/>
                <w:noProof/>
              </w:rPr>
              <w:t>Unit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4CEE9A40" w14:textId="291541D2" w:rsidR="006D596C" w:rsidRPr="00211D8D" w:rsidRDefault="00B6522E">
          <w:pPr>
            <w:pStyle w:val="TOC2"/>
            <w:tabs>
              <w:tab w:val="right" w:leader="dot" w:pos="9016"/>
            </w:tabs>
            <w:rPr>
              <w:rFonts w:ascii="Calibri" w:hAnsi="Calibri"/>
              <w:noProof/>
              <w:szCs w:val="24"/>
            </w:rPr>
          </w:pPr>
          <w:hyperlink w:anchor="_Toc70802533" w:history="1">
            <w:r w:rsidR="006D596C" w:rsidRPr="00211D8D">
              <w:rPr>
                <w:rStyle w:val="Hyperlink"/>
                <w:rFonts w:ascii="Calibri" w:hAnsi="Calibri"/>
                <w:noProof/>
              </w:rPr>
              <w:t>Integration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78A0590C" w14:textId="297140A1" w:rsidR="006D596C" w:rsidRPr="00211D8D" w:rsidRDefault="00B6522E">
          <w:pPr>
            <w:pStyle w:val="TOC2"/>
            <w:tabs>
              <w:tab w:val="right" w:leader="dot" w:pos="9016"/>
            </w:tabs>
            <w:rPr>
              <w:rFonts w:ascii="Calibri" w:hAnsi="Calibri"/>
              <w:noProof/>
              <w:szCs w:val="24"/>
            </w:rPr>
          </w:pPr>
          <w:hyperlink w:anchor="_Toc70802534" w:history="1">
            <w:r w:rsidR="006D596C" w:rsidRPr="00211D8D">
              <w:rPr>
                <w:rStyle w:val="Hyperlink"/>
                <w:rFonts w:ascii="Calibri" w:hAnsi="Calibri"/>
                <w:noProof/>
              </w:rPr>
              <w:t>System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3A850C5C" w14:textId="7D20B04F" w:rsidR="006D596C" w:rsidRPr="00211D8D" w:rsidRDefault="00B6522E">
          <w:pPr>
            <w:pStyle w:val="TOC1"/>
            <w:tabs>
              <w:tab w:val="right" w:leader="dot" w:pos="9016"/>
            </w:tabs>
            <w:rPr>
              <w:rFonts w:ascii="Calibri" w:hAnsi="Calibri"/>
              <w:noProof/>
              <w:szCs w:val="24"/>
            </w:rPr>
          </w:pPr>
          <w:hyperlink w:anchor="_Toc70802535" w:history="1">
            <w:r w:rsidR="006D596C" w:rsidRPr="00211D8D">
              <w:rPr>
                <w:rStyle w:val="Hyperlink"/>
                <w:rFonts w:ascii="Calibri" w:hAnsi="Calibri"/>
                <w:noProof/>
              </w:rPr>
              <w:t>7.evaluation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33</w:t>
            </w:r>
            <w:r w:rsidR="006D596C" w:rsidRPr="00211D8D">
              <w:rPr>
                <w:rFonts w:ascii="Calibri" w:hAnsi="Calibri"/>
                <w:noProof/>
                <w:webHidden/>
              </w:rPr>
              <w:fldChar w:fldCharType="end"/>
            </w:r>
          </w:hyperlink>
        </w:p>
        <w:p w14:paraId="1D37E796" w14:textId="1DE0C1F5" w:rsidR="006D596C" w:rsidRPr="00211D8D" w:rsidRDefault="00B6522E">
          <w:pPr>
            <w:pStyle w:val="TOC1"/>
            <w:tabs>
              <w:tab w:val="right" w:leader="dot" w:pos="9016"/>
            </w:tabs>
            <w:rPr>
              <w:rFonts w:ascii="Calibri" w:hAnsi="Calibri"/>
              <w:noProof/>
              <w:szCs w:val="24"/>
            </w:rPr>
          </w:pPr>
          <w:hyperlink w:anchor="_Toc70802536" w:history="1">
            <w:r w:rsidR="006D596C" w:rsidRPr="00211D8D">
              <w:rPr>
                <w:rStyle w:val="Hyperlink"/>
                <w:rFonts w:ascii="Calibri" w:hAnsi="Calibri"/>
                <w:noProof/>
              </w:rPr>
              <w:t>8.conclusion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04BC27E2" w14:textId="3CE4E142" w:rsidR="006D596C" w:rsidRPr="00211D8D" w:rsidRDefault="00B6522E">
          <w:pPr>
            <w:pStyle w:val="TOC2"/>
            <w:tabs>
              <w:tab w:val="right" w:leader="dot" w:pos="9016"/>
            </w:tabs>
            <w:rPr>
              <w:rFonts w:ascii="Calibri" w:hAnsi="Calibri"/>
              <w:noProof/>
              <w:szCs w:val="24"/>
            </w:rPr>
          </w:pPr>
          <w:hyperlink w:anchor="_Toc70802537" w:history="1">
            <w:r w:rsidR="006D596C" w:rsidRPr="00211D8D">
              <w:rPr>
                <w:rStyle w:val="Hyperlink"/>
                <w:rFonts w:ascii="Calibri" w:hAnsi="Calibri"/>
                <w:noProof/>
              </w:rPr>
              <w:t>Limitation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4152BA08" w14:textId="36E77043" w:rsidR="006D596C" w:rsidRPr="00211D8D" w:rsidRDefault="00B6522E">
          <w:pPr>
            <w:pStyle w:val="TOC2"/>
            <w:tabs>
              <w:tab w:val="right" w:leader="dot" w:pos="9016"/>
            </w:tabs>
            <w:rPr>
              <w:rFonts w:ascii="Calibri" w:hAnsi="Calibri"/>
              <w:noProof/>
              <w:szCs w:val="24"/>
            </w:rPr>
          </w:pPr>
          <w:hyperlink w:anchor="_Toc70802538" w:history="1">
            <w:r w:rsidR="006D596C" w:rsidRPr="00211D8D">
              <w:rPr>
                <w:rStyle w:val="Hyperlink"/>
                <w:rFonts w:ascii="Calibri" w:hAnsi="Calibri"/>
                <w:noProof/>
              </w:rPr>
              <w:t>Compare with existing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1DB78FD6" w14:textId="2DEDA85E" w:rsidR="006D596C" w:rsidRPr="00211D8D" w:rsidRDefault="00B6522E">
          <w:pPr>
            <w:pStyle w:val="TOC2"/>
            <w:tabs>
              <w:tab w:val="right" w:leader="dot" w:pos="9016"/>
            </w:tabs>
            <w:rPr>
              <w:rFonts w:ascii="Calibri" w:hAnsi="Calibri"/>
              <w:noProof/>
              <w:szCs w:val="24"/>
            </w:rPr>
          </w:pPr>
          <w:hyperlink w:anchor="_Toc70802539" w:history="1">
            <w:r w:rsidR="006D596C" w:rsidRPr="00211D8D">
              <w:rPr>
                <w:rStyle w:val="Hyperlink"/>
                <w:rFonts w:ascii="Calibri" w:hAnsi="Calibri"/>
                <w:noProof/>
              </w:rPr>
              <w:t>Future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2615D0CC" w14:textId="1444D7CC" w:rsidR="006D596C" w:rsidRPr="00211D8D" w:rsidRDefault="00B6522E">
          <w:pPr>
            <w:pStyle w:val="TOC1"/>
            <w:tabs>
              <w:tab w:val="right" w:leader="dot" w:pos="9016"/>
            </w:tabs>
            <w:rPr>
              <w:rFonts w:ascii="Calibri" w:hAnsi="Calibri"/>
              <w:noProof/>
              <w:szCs w:val="24"/>
            </w:rPr>
          </w:pPr>
          <w:hyperlink w:anchor="_Toc70802540" w:history="1">
            <w:r w:rsidR="006D596C" w:rsidRPr="00211D8D">
              <w:rPr>
                <w:rStyle w:val="Hyperlink"/>
                <w:rFonts w:ascii="Calibri" w:hAnsi="Calibri"/>
                <w:noProof/>
              </w:rPr>
              <w:t>9.appendix</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2DF7E399" w14:textId="49F76E79" w:rsidR="006D596C" w:rsidRPr="00211D8D" w:rsidRDefault="00B6522E">
          <w:pPr>
            <w:pStyle w:val="TOC1"/>
            <w:tabs>
              <w:tab w:val="right" w:leader="dot" w:pos="9016"/>
            </w:tabs>
            <w:rPr>
              <w:rFonts w:ascii="Calibri" w:hAnsi="Calibri"/>
              <w:noProof/>
              <w:szCs w:val="24"/>
            </w:rPr>
          </w:pPr>
          <w:hyperlink w:anchor="_Toc70802541" w:history="1">
            <w:r w:rsidR="006D596C" w:rsidRPr="00211D8D">
              <w:rPr>
                <w:rStyle w:val="Hyperlink"/>
                <w:rFonts w:ascii="Calibri" w:hAnsi="Calibri"/>
                <w:noProof/>
                <w:lang w:val="zh-CN"/>
              </w:rPr>
              <w:t>引用作品</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6FAB9B3A" w14:textId="0BC6C80B"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211D8D" w:rsidRDefault="008B31D6" w:rsidP="005E221B">
      <w:pPr>
        <w:pStyle w:val="Heading1"/>
        <w:jc w:val="left"/>
        <w:rPr>
          <w:rFonts w:ascii="Calibri" w:hAnsi="Calibri"/>
          <w:sz w:val="21"/>
          <w:szCs w:val="21"/>
        </w:rPr>
      </w:pPr>
      <w:bookmarkStart w:id="0" w:name="_Toc70802499"/>
      <w:r w:rsidRPr="00211D8D">
        <w:rPr>
          <w:rFonts w:ascii="Calibri" w:hAnsi="Calibri"/>
          <w:sz w:val="21"/>
          <w:szCs w:val="21"/>
        </w:rPr>
        <w:t>1 introduction</w:t>
      </w:r>
      <w:bookmarkEnd w:id="0"/>
    </w:p>
    <w:p w14:paraId="5710868A" w14:textId="751412F6"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2237A2" w:rsidRPr="00211D8D">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and "penalty kicks" have gained considerable fame in both fan and AI circles.</w:t>
      </w:r>
      <w:del w:id="1" w:author="Bolin Zhu" w:date="2021-04-24T16:28:00Z">
        <w:r w:rsidRPr="00211D8D" w:rsidDel="00DA6612">
          <w:rPr>
            <w:rFonts w:ascii="Calibri" w:hAnsi="Calibri"/>
            <w:szCs w:val="21"/>
          </w:rPr>
          <w:delText xml:space="preserve"> At the same time, "fantasy leagues"</w:delText>
        </w:r>
      </w:del>
      <w:r w:rsidRPr="00211D8D">
        <w:rPr>
          <w:rFonts w:ascii="Calibri" w:hAnsi="Calibri"/>
          <w:szCs w:val="21"/>
        </w:rPr>
        <w:t xml:space="preserve"> </w:t>
      </w:r>
      <w:ins w:id="2" w:author="Bolin Zhu" w:date="2021-04-24T16:28:00Z">
        <w:r w:rsidR="00DA6612" w:rsidRPr="00211D8D">
          <w:rPr>
            <w:rFonts w:ascii="Calibri" w:hAnsi="Calibri"/>
            <w:szCs w:val="21"/>
          </w:rPr>
          <w:t>In the meantime, "fantasy leagues" have been created</w:t>
        </w:r>
      </w:ins>
      <w:del w:id="3" w:author="Bolin Zhu" w:date="2021-04-24T16:28:00Z">
        <w:r w:rsidRPr="00211D8D" w:rsidDel="00DA6612">
          <w:rPr>
            <w:rFonts w:ascii="Calibri" w:hAnsi="Calibri"/>
            <w:szCs w:val="21"/>
          </w:rPr>
          <w:delText xml:space="preserve">have become very </w:delText>
        </w:r>
        <w:commentRangeStart w:id="4"/>
        <w:r w:rsidRPr="00211D8D" w:rsidDel="00DA6612">
          <w:rPr>
            <w:rFonts w:ascii="Calibri" w:hAnsi="Calibri"/>
            <w:szCs w:val="21"/>
          </w:rPr>
          <w:delText>common</w:delText>
        </w:r>
        <w:commentRangeEnd w:id="4"/>
        <w:r w:rsidR="00DF108D" w:rsidRPr="00211D8D" w:rsidDel="00DA6612">
          <w:rPr>
            <w:rStyle w:val="CommentReference"/>
            <w:rFonts w:ascii="Calibri" w:hAnsi="Calibri"/>
          </w:rPr>
          <w:commentReference w:id="4"/>
        </w:r>
      </w:del>
      <w:ins w:id="5" w:author="Bolin Zhu" w:date="2021-04-24T16:28:00Z">
        <w:r w:rsidR="00DA6612" w:rsidRPr="00211D8D">
          <w:rPr>
            <w:rFonts w:ascii="Calibri" w:hAnsi="Calibri"/>
            <w:szCs w:val="21"/>
          </w:rPr>
          <w:t>, the</w:t>
        </w:r>
      </w:ins>
      <w:del w:id="6" w:author="Bolin Zhu" w:date="2021-04-24T16:28:00Z">
        <w:r w:rsidRPr="00211D8D" w:rsidDel="00DA6612">
          <w:rPr>
            <w:rFonts w:ascii="Calibri" w:hAnsi="Calibri"/>
            <w:szCs w:val="21"/>
          </w:rPr>
          <w:delText>. A</w:delText>
        </w:r>
      </w:del>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211D8D">
        <w:rPr>
          <w:rFonts w:ascii="Calibri" w:hAnsi="Calibri"/>
          <w:szCs w:val="21"/>
        </w:rPr>
        <w:t>takes into account</w:t>
      </w:r>
      <w:proofErr w:type="gramEnd"/>
      <w:r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5B2436A"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2237A2" w:rsidRPr="00211D8D">
            <w:rPr>
              <w:rFonts w:ascii="Calibri" w:hAnsi="Calibri"/>
              <w:noProof/>
              <w:szCs w:val="21"/>
            </w:rPr>
            <w:t xml:space="preserve"> (Unknow,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ins w:id="7" w:author="Bolin Zhu" w:date="2021-04-23T23:34:00Z"/>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ins w:id="8" w:author="Bolin Zhu" w:date="2021-04-23T23:31:00Z">
        <w:r w:rsidR="00A35934" w:rsidRPr="00211D8D">
          <w:rPr>
            <w:rFonts w:ascii="Calibri" w:hAnsi="Calibri"/>
            <w:szCs w:val="21"/>
          </w:rPr>
          <w:t>they will use the team chemistry as an e</w:t>
        </w:r>
      </w:ins>
      <w:ins w:id="9" w:author="Bolin Zhu" w:date="2021-04-23T23:32:00Z">
        <w:r w:rsidR="00A35934" w:rsidRPr="00211D8D">
          <w:rPr>
            <w:rFonts w:ascii="Calibri" w:hAnsi="Calibri"/>
            <w:szCs w:val="21"/>
          </w:rPr>
          <w:t>xcuse.</w:t>
        </w:r>
      </w:ins>
      <w:ins w:id="10" w:author="Bolin Zhu" w:date="2021-04-23T23:33:00Z">
        <w:r w:rsidR="00A35934" w:rsidRPr="00211D8D">
          <w:rPr>
            <w:rFonts w:ascii="Calibri" w:hAnsi="Calibri"/>
            <w:szCs w:val="21"/>
          </w:rPr>
          <w:t xml:space="preserve"> But it is hard to explain the team chemistry and ho</w:t>
        </w:r>
      </w:ins>
      <w:ins w:id="11" w:author="Bolin Zhu" w:date="2021-04-23T23:34:00Z">
        <w:r w:rsidR="00A35934" w:rsidRPr="00211D8D">
          <w:rPr>
            <w:rFonts w:ascii="Calibri" w:hAnsi="Calibri"/>
            <w:szCs w:val="21"/>
          </w:rPr>
          <w:t>w it works.</w:t>
        </w:r>
        <w:r w:rsidR="00A35934" w:rsidRPr="00211D8D">
          <w:rPr>
            <w:rFonts w:ascii="Calibri" w:hAnsi="Calibri"/>
          </w:rPr>
          <w:t xml:space="preserve"> </w:t>
        </w:r>
      </w:ins>
    </w:p>
    <w:p w14:paraId="4B018BF4" w14:textId="41736C95" w:rsidR="003145FB" w:rsidRPr="00211D8D" w:rsidRDefault="00A35934" w:rsidP="00A35934">
      <w:pPr>
        <w:jc w:val="left"/>
        <w:rPr>
          <w:rFonts w:ascii="Calibri" w:hAnsi="Calibri"/>
          <w:szCs w:val="21"/>
        </w:rPr>
      </w:pPr>
      <w:ins w:id="12" w:author="Bolin Zhu" w:date="2021-04-23T23:34:00Z">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ins>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2237A2" w:rsidRPr="00211D8D">
            <w:rPr>
              <w:rFonts w:ascii="Calibri" w:hAnsi="Calibri"/>
              <w:noProof/>
              <w:szCs w:val="21"/>
            </w:rPr>
            <w:t xml:space="preserve"> (Pina, 2020)</w:t>
          </w:r>
          <w:r w:rsidR="002237A2" w:rsidRPr="00211D8D">
            <w:rPr>
              <w:rFonts w:ascii="Calibri" w:hAnsi="Calibri"/>
              <w:szCs w:val="21"/>
            </w:rPr>
            <w:fldChar w:fldCharType="end"/>
          </w:r>
        </w:sdtContent>
      </w:sdt>
      <w:ins w:id="13" w:author="Bolin Zhu" w:date="2021-04-23T23:34:00Z">
        <w:r w:rsidRPr="00211D8D">
          <w:rPr>
            <w:rFonts w:ascii="Calibri" w:hAnsi="Calibri"/>
            <w:szCs w:val="21"/>
          </w:rPr>
          <w:t xml:space="preserve">. In </w:t>
        </w:r>
        <w:proofErr w:type="spellStart"/>
        <w:proofErr w:type="gramStart"/>
        <w:r w:rsidRPr="00211D8D">
          <w:rPr>
            <w:rFonts w:ascii="Calibri" w:hAnsi="Calibri"/>
            <w:szCs w:val="21"/>
          </w:rPr>
          <w:t>details,</w:t>
        </w:r>
      </w:ins>
      <w:r w:rsidR="003145FB" w:rsidRPr="00211D8D">
        <w:rPr>
          <w:rFonts w:ascii="Calibri" w:hAnsi="Calibri"/>
          <w:szCs w:val="21"/>
        </w:rPr>
        <w:t>It</w:t>
      </w:r>
      <w:proofErr w:type="spellEnd"/>
      <w:proofErr w:type="gramEnd"/>
      <w:r w:rsidR="003145FB" w:rsidRPr="00211D8D">
        <w:rPr>
          <w:rFonts w:ascii="Calibri" w:hAnsi="Calibri"/>
          <w:szCs w:val="21"/>
        </w:rPr>
        <w:t xml:space="preserve">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74A96253" w:rsidR="000D60B4" w:rsidRPr="00211D8D" w:rsidRDefault="00805DD8" w:rsidP="005E221B">
      <w:pPr>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 The learning objectives of the project are discussed, as well as the functionality that the </w:t>
      </w:r>
      <w:r w:rsidR="00912BE0" w:rsidRPr="00211D8D">
        <w:rPr>
          <w:rFonts w:ascii="Calibri" w:hAnsi="Calibri"/>
          <w:szCs w:val="21"/>
        </w:rPr>
        <w:t>rating</w:t>
      </w:r>
      <w:r w:rsidR="000D60B4" w:rsidRPr="00211D8D">
        <w:rPr>
          <w:rFonts w:ascii="Calibri" w:hAnsi="Calibri"/>
          <w:szCs w:val="21"/>
        </w:rPr>
        <w:t xml:space="preserve"> system will have.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5767177"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r w:rsidR="006725A5" w:rsidRPr="00211D8D">
        <w:rPr>
          <w:rFonts w:ascii="Calibri" w:hAnsi="Calibri"/>
          <w:szCs w:val="21"/>
        </w:rPr>
        <w:lastRenderedPageBreak/>
        <w:t xml:space="preserve"> </w:t>
      </w:r>
    </w:p>
    <w:p w14:paraId="2FD9C47F" w14:textId="184B9D6C" w:rsidR="0098106B" w:rsidRPr="00211D8D" w:rsidRDefault="0098106B" w:rsidP="00FF4CB8">
      <w:pPr>
        <w:pStyle w:val="Heading1"/>
        <w:rPr>
          <w:rFonts w:ascii="Calibri" w:hAnsi="Calibri"/>
        </w:rPr>
      </w:pPr>
      <w:bookmarkStart w:id="14" w:name="_Toc70802500"/>
      <w:r w:rsidRPr="00211D8D">
        <w:rPr>
          <w:rFonts w:ascii="Calibri" w:hAnsi="Calibri"/>
        </w:rPr>
        <w:t xml:space="preserve">2.background </w:t>
      </w:r>
      <w:commentRangeStart w:id="15"/>
      <w:r w:rsidRPr="00211D8D">
        <w:rPr>
          <w:rFonts w:ascii="Calibri" w:hAnsi="Calibri"/>
        </w:rPr>
        <w:t>research</w:t>
      </w:r>
      <w:commentRangeEnd w:id="15"/>
      <w:r w:rsidR="004715DE" w:rsidRPr="00211D8D">
        <w:rPr>
          <w:rStyle w:val="CommentReference"/>
          <w:rFonts w:ascii="Calibri" w:hAnsi="Calibri"/>
          <w:b w:val="0"/>
          <w:bCs w:val="0"/>
          <w:kern w:val="2"/>
        </w:rPr>
        <w:commentReference w:id="15"/>
      </w:r>
      <w:bookmarkEnd w:id="14"/>
    </w:p>
    <w:p w14:paraId="27E3063D" w14:textId="3520B285" w:rsidR="00E7747B" w:rsidRPr="00211D8D" w:rsidRDefault="00E7747B" w:rsidP="00E7747B">
      <w:pPr>
        <w:pStyle w:val="Heading2"/>
        <w:rPr>
          <w:rFonts w:ascii="Calibri" w:hAnsi="Calibri"/>
        </w:rPr>
      </w:pPr>
      <w:bookmarkStart w:id="16" w:name="_Toc70802501"/>
      <w:r w:rsidRPr="00211D8D">
        <w:rPr>
          <w:rFonts w:ascii="Calibri" w:hAnsi="Calibri"/>
        </w:rPr>
        <w:t>Top Trumps: NBA All Stars</w:t>
      </w:r>
      <w:bookmarkEnd w:id="16"/>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w:t>
      </w:r>
      <w:proofErr w:type="gramStart"/>
      <w:r w:rsidR="00480068" w:rsidRPr="00211D8D">
        <w:rPr>
          <w:rFonts w:ascii="Calibri" w:hAnsi="Calibri"/>
        </w:rPr>
        <w:t xml:space="preserve">finish </w:t>
      </w:r>
      <w:r w:rsidRPr="00211D8D">
        <w:rPr>
          <w:rFonts w:ascii="Calibri" w:hAnsi="Calibri"/>
        </w:rPr>
        <w:t>,</w:t>
      </w:r>
      <w:proofErr w:type="gramEnd"/>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 xml:space="preserve">-figure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ins w:id="17" w:author="Bolin Zhu" w:date="2021-04-24T16:31:00Z"/>
          <w:rFonts w:ascii="Calibri" w:hAnsi="Calibri"/>
        </w:rPr>
      </w:pPr>
      <w:bookmarkStart w:id="18" w:name="_Toc70802502"/>
      <w:ins w:id="19" w:author="Bolin Zhu" w:date="2021-04-24T16:31:00Z">
        <w:r w:rsidRPr="00211D8D">
          <w:rPr>
            <w:rFonts w:ascii="Calibri" w:hAnsi="Calibri"/>
          </w:rPr>
          <w:t>Fantasy basketball league</w:t>
        </w:r>
        <w:bookmarkEnd w:id="18"/>
      </w:ins>
    </w:p>
    <w:p w14:paraId="2D755D21" w14:textId="1CB951A0" w:rsidR="00DA6612" w:rsidRPr="00211D8D" w:rsidRDefault="00DA6612" w:rsidP="00DA6612">
      <w:pPr>
        <w:rPr>
          <w:ins w:id="20" w:author="Bolin Zhu" w:date="2021-04-24T17:57:00Z"/>
          <w:rFonts w:ascii="Calibri" w:hAnsi="Calibri"/>
        </w:rPr>
      </w:pPr>
      <w:ins w:id="21" w:author="Bolin Zhu" w:date="2021-04-24T17:29:00Z">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211D8D" w:rsidRDefault="00DA6612" w:rsidP="00DA6612">
      <w:pPr>
        <w:rPr>
          <w:ins w:id="22" w:author="Bolin Zhu" w:date="2021-04-24T17:57:00Z"/>
          <w:rFonts w:ascii="Calibri" w:hAnsi="Calibri"/>
        </w:rPr>
      </w:pPr>
    </w:p>
    <w:p w14:paraId="3702677B" w14:textId="28FA5E7D" w:rsidR="00DA6612" w:rsidRPr="00211D8D" w:rsidRDefault="00DA6612" w:rsidP="00DA6612">
      <w:pPr>
        <w:pStyle w:val="Heading3"/>
        <w:rPr>
          <w:rFonts w:ascii="Calibri" w:hAnsi="Calibri"/>
        </w:rPr>
      </w:pPr>
      <w:bookmarkStart w:id="23" w:name="_Toc70802503"/>
      <w:ins w:id="24" w:author="Bolin Zhu" w:date="2021-04-24T17:57:00Z">
        <w:r w:rsidRPr="00211D8D">
          <w:rPr>
            <w:rFonts w:ascii="Calibri" w:hAnsi="Calibri"/>
          </w:rPr>
          <w:lastRenderedPageBreak/>
          <w:t>NBA Fantasy</w:t>
        </w:r>
      </w:ins>
      <w:bookmarkEnd w:id="23"/>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w:t>
      </w:r>
      <w:proofErr w:type="gramStart"/>
      <w:r w:rsidRPr="00211D8D">
        <w:rPr>
          <w:rFonts w:ascii="Calibri" w:hAnsi="Calibri"/>
        </w:rPr>
        <w:t>tactics, and</w:t>
      </w:r>
      <w:proofErr w:type="gramEnd"/>
      <w:r w:rsidRPr="00211D8D">
        <w:rPr>
          <w:rFonts w:ascii="Calibri" w:hAnsi="Calibri"/>
        </w:rPr>
        <w:t xml:space="preserve">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ins w:id="25" w:author="Bolin Zhu" w:date="2021-04-24T17:57:00Z"/>
          <w:rFonts w:ascii="Calibri" w:hAnsi="Calibri"/>
        </w:rPr>
      </w:pPr>
      <w:r w:rsidRPr="00211D8D">
        <w:rPr>
          <w:rFonts w:ascii="Calibri" w:hAnsi="Calibri"/>
        </w:rPr>
        <w:t>Turnovers: -1 points</w:t>
      </w:r>
    </w:p>
    <w:p w14:paraId="7877D82A" w14:textId="330AC8F7" w:rsidR="00DA6612" w:rsidRPr="00211D8D" w:rsidRDefault="00DA6612">
      <w:pPr>
        <w:pStyle w:val="Heading3"/>
        <w:rPr>
          <w:ins w:id="26" w:author="Bolin Zhu" w:date="2021-04-24T17:29:00Z"/>
          <w:rFonts w:ascii="Calibri" w:hAnsi="Calibri"/>
        </w:rPr>
        <w:pPrChange w:id="27" w:author="Bolin Zhu" w:date="2021-04-24T17:57:00Z">
          <w:pPr/>
        </w:pPrChange>
      </w:pPr>
      <w:bookmarkStart w:id="28" w:name="_Toc70802504"/>
      <w:ins w:id="29" w:author="Bolin Zhu" w:date="2021-04-24T17:57:00Z">
        <w:r w:rsidRPr="00211D8D">
          <w:rPr>
            <w:rFonts w:ascii="Calibri" w:hAnsi="Calibri"/>
          </w:rPr>
          <w:t>Yahoo Fant</w:t>
        </w:r>
      </w:ins>
      <w:ins w:id="30" w:author="Bolin Zhu" w:date="2021-04-24T17:58:00Z">
        <w:r w:rsidRPr="00211D8D">
          <w:rPr>
            <w:rFonts w:ascii="Calibri" w:hAnsi="Calibri"/>
          </w:rPr>
          <w:t>asy basketball</w:t>
        </w:r>
      </w:ins>
      <w:bookmarkEnd w:id="28"/>
    </w:p>
    <w:p w14:paraId="369F0845" w14:textId="77777777" w:rsidR="005662C0" w:rsidRPr="00211D8D" w:rsidRDefault="005662C0" w:rsidP="005662C0">
      <w:pPr>
        <w:rPr>
          <w:rFonts w:ascii="Calibri" w:hAnsi="Calibri"/>
        </w:rPr>
      </w:pPr>
      <w:r w:rsidRPr="00211D8D">
        <w:rPr>
          <w:rFonts w:ascii="Calibri" w:hAnsi="Calibri"/>
        </w:rPr>
        <w:t xml:space="preserve">Another of the </w:t>
      </w:r>
      <w:proofErr w:type="gramStart"/>
      <w:r w:rsidRPr="00211D8D">
        <w:rPr>
          <w:rFonts w:ascii="Calibri" w:hAnsi="Calibri"/>
        </w:rPr>
        <w:t>better known</w:t>
      </w:r>
      <w:proofErr w:type="gramEnd"/>
      <w:r w:rsidRPr="00211D8D">
        <w:rPr>
          <w:rFonts w:ascii="Calibri" w:hAnsi="Calibri"/>
        </w:rPr>
        <w:t xml:space="preserve">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w:t>
      </w:r>
      <w:proofErr w:type="gramStart"/>
      <w:r w:rsidRPr="00211D8D">
        <w:rPr>
          <w:rFonts w:ascii="Calibri" w:hAnsi="Calibri"/>
        </w:rPr>
        <w:t>equals</w:t>
      </w:r>
      <w:proofErr w:type="gramEnd"/>
      <w:r w:rsidRPr="00211D8D">
        <w:rPr>
          <w:rFonts w:ascii="Calibri" w:hAnsi="Calibri"/>
        </w:rPr>
        <w:t xml:space="preserve"> 1.2 points</w:t>
      </w:r>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67B39A16" w:rsidR="007654F5" w:rsidRPr="00211D8D" w:rsidRDefault="00D86677" w:rsidP="00FF4CB8">
      <w:pPr>
        <w:pStyle w:val="Heading2"/>
        <w:rPr>
          <w:rFonts w:ascii="Calibri" w:hAnsi="Calibri"/>
        </w:rPr>
      </w:pPr>
      <w:bookmarkStart w:id="31" w:name="_Toc70802505"/>
      <w:r w:rsidRPr="00211D8D">
        <w:rPr>
          <w:rFonts w:ascii="Calibri" w:hAnsi="Calibri"/>
        </w:rPr>
        <w:t>The team Elo rating system</w:t>
      </w:r>
      <w:bookmarkEnd w:id="31"/>
    </w:p>
    <w:p w14:paraId="38006AB3" w14:textId="347054F6" w:rsidR="00B243D7" w:rsidRPr="00211D8D" w:rsidRDefault="00B243D7" w:rsidP="005E221B">
      <w:pPr>
        <w:jc w:val="left"/>
        <w:rPr>
          <w:ins w:id="32" w:author="Bolin Zhu" w:date="2021-04-24T17:46:00Z"/>
          <w:rFonts w:ascii="Calibri" w:hAnsi="Calibri"/>
          <w:szCs w:val="21"/>
        </w:rPr>
      </w:pPr>
      <w:commentRangeStart w:id="33"/>
      <w:r w:rsidRPr="00211D8D">
        <w:rPr>
          <w:rFonts w:ascii="Calibri" w:hAnsi="Calibri"/>
          <w:szCs w:val="21"/>
        </w:rPr>
        <w:t xml:space="preserve">Elo </w:t>
      </w:r>
      <w:commentRangeEnd w:id="33"/>
      <w:r w:rsidR="00A96E7F" w:rsidRPr="00211D8D">
        <w:rPr>
          <w:rStyle w:val="CommentReference"/>
          <w:rFonts w:ascii="Calibri" w:hAnsi="Calibri"/>
        </w:rPr>
        <w:commentReference w:id="33"/>
      </w:r>
      <w:r w:rsidRPr="00211D8D">
        <w:rPr>
          <w:rFonts w:ascii="Calibri" w:hAnsi="Calibri"/>
          <w:szCs w:val="21"/>
        </w:rPr>
        <w:t xml:space="preserve">is a simple measure of </w:t>
      </w:r>
      <w:commentRangeStart w:id="34"/>
      <w:r w:rsidRPr="00211D8D">
        <w:rPr>
          <w:rFonts w:ascii="Calibri" w:hAnsi="Calibri"/>
          <w:szCs w:val="21"/>
        </w:rPr>
        <w:t xml:space="preserve">strength </w:t>
      </w:r>
      <w:commentRangeEnd w:id="34"/>
      <w:r w:rsidR="005209FF" w:rsidRPr="00211D8D">
        <w:rPr>
          <w:rStyle w:val="CommentReference"/>
          <w:rFonts w:ascii="Calibri" w:hAnsi="Calibri"/>
        </w:rPr>
        <w:commentReference w:id="34"/>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commentRangeStart w:id="35"/>
      <w:r w:rsidRPr="00211D8D">
        <w:rPr>
          <w:rFonts w:ascii="Calibri" w:hAnsi="Calibri"/>
          <w:szCs w:val="21"/>
        </w:rPr>
        <w:t>game</w:t>
      </w:r>
      <w:commentRangeEnd w:id="35"/>
      <w:r w:rsidR="005558CA" w:rsidRPr="00211D8D">
        <w:rPr>
          <w:rStyle w:val="CommentReference"/>
          <w:rFonts w:ascii="Calibri" w:hAnsi="Calibri"/>
        </w:rPr>
        <w:commentReference w:id="35"/>
      </w:r>
      <w:r w:rsidRPr="00211D8D">
        <w:rPr>
          <w:rFonts w:ascii="Calibri" w:hAnsi="Calibri"/>
          <w:szCs w:val="21"/>
        </w:rPr>
        <w:t>.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Heading2"/>
        <w:rPr>
          <w:rFonts w:ascii="Calibri" w:hAnsi="Calibri"/>
          <w:bdr w:val="none" w:sz="0" w:space="0" w:color="auto" w:frame="1"/>
          <w:shd w:val="clear" w:color="auto" w:fill="FFFFFF"/>
        </w:rPr>
      </w:pPr>
      <w:bookmarkStart w:id="36" w:name="_Toc70802506"/>
      <w:r w:rsidRPr="00211D8D">
        <w:rPr>
          <w:rFonts w:ascii="Calibri" w:hAnsi="Calibri"/>
          <w:bdr w:val="none" w:sz="0" w:space="0" w:color="auto" w:frame="1"/>
          <w:shd w:val="clear" w:color="auto" w:fill="FFFFFF"/>
        </w:rPr>
        <w:t>The formula of Elo rating system</w:t>
      </w:r>
      <w:bookmarkEnd w:id="36"/>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w:t>
      </w:r>
      <w:proofErr w:type="gramStart"/>
      <w:r w:rsidRPr="00211D8D">
        <w:rPr>
          <w:rFonts w:ascii="Calibri" w:hAnsi="Calibri"/>
          <w:color w:val="000000" w:themeColor="text1"/>
          <w:szCs w:val="21"/>
          <w:bdr w:val="none" w:sz="0" w:space="0" w:color="auto" w:frame="1"/>
          <w:shd w:val="clear" w:color="auto" w:fill="FFFFFF"/>
        </w:rPr>
        <w:t>B)=</w:t>
      </w:r>
      <w:proofErr w:type="gramEnd"/>
      <w:r w:rsidRPr="00211D8D">
        <w:rPr>
          <w:rFonts w:ascii="Calibri" w:hAnsi="Calibri"/>
          <w:color w:val="000000" w:themeColor="text1"/>
          <w:szCs w:val="21"/>
          <w:bdr w:val="none" w:sz="0" w:space="0" w:color="auto" w:frame="1"/>
          <w:shd w:val="clear" w:color="auto" w:fill="FFFFFF"/>
        </w:rPr>
        <w:t>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w:t>
      </w:r>
      <w:proofErr w:type="gramStart"/>
      <w:r w:rsidRPr="00211D8D">
        <w:rPr>
          <w:rFonts w:ascii="Calibri" w:hAnsi="Calibri"/>
          <w:szCs w:val="21"/>
          <w:bdr w:val="none" w:sz="0" w:space="0" w:color="auto" w:frame="1"/>
          <w:shd w:val="clear" w:color="auto" w:fill="FFFFFF"/>
        </w:rPr>
        <w:t>A)=</w:t>
      </w:r>
      <w:proofErr w:type="gramEnd"/>
      <w:r w:rsidRPr="00211D8D">
        <w:rPr>
          <w:rFonts w:ascii="Calibri" w:hAnsi="Calibri"/>
          <w:szCs w:val="21"/>
          <w:bdr w:val="none" w:sz="0" w:space="0" w:color="auto" w:frame="1"/>
          <w:shd w:val="clear" w:color="auto" w:fill="FFFFFF"/>
        </w:rPr>
        <w:t>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ins w:id="37" w:author="Bolin Zhu" w:date="2021-04-24T17:47:00Z"/>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 xml:space="preserve">First of </w:t>
      </w:r>
      <w:proofErr w:type="gramStart"/>
      <w:r w:rsidRPr="00211D8D">
        <w:rPr>
          <w:rFonts w:ascii="Calibri" w:hAnsi="Calibri"/>
          <w:shd w:val="clear" w:color="auto" w:fill="FFFFFF"/>
        </w:rPr>
        <w:t>all</w:t>
      </w:r>
      <w:proofErr w:type="gramEnd"/>
      <w:r w:rsidRPr="00211D8D">
        <w:rPr>
          <w:rFonts w:ascii="Calibri" w:hAnsi="Calibri"/>
          <w:shd w:val="clear" w:color="auto" w:fill="FFFFFF"/>
        </w:rPr>
        <w:t xml:space="preserve">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w:t>
      </w:r>
      <w:proofErr w:type="gramStart"/>
      <w:r w:rsidRPr="00211D8D">
        <w:rPr>
          <w:rFonts w:ascii="Calibri" w:hAnsi="Calibri"/>
          <w:shd w:val="clear" w:color="auto" w:fill="FFFFFF"/>
        </w:rPr>
        <w:t>is</w:t>
      </w:r>
      <w:proofErr w:type="gramEnd"/>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w:t>
      </w:r>
      <w:proofErr w:type="gramStart"/>
      <w:r w:rsidRPr="00211D8D">
        <w:rPr>
          <w:rFonts w:ascii="Calibri" w:hAnsi="Calibri"/>
          <w:szCs w:val="21"/>
        </w:rPr>
        <w:t>.The</w:t>
      </w:r>
      <w:proofErr w:type="gramEnd"/>
      <w:r w:rsidRPr="00211D8D">
        <w:rPr>
          <w:rFonts w:ascii="Calibri" w:hAnsi="Calibri"/>
          <w:szCs w:val="21"/>
        </w:rPr>
        <w:t xml:space="preserv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6AD31A62"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ins w:id="38" w:author="Bolin Zhu" w:date="2021-04-24T17:55:00Z">
        <w:r w:rsidR="00DA6612" w:rsidRPr="00211D8D">
          <w:rPr>
            <w:rFonts w:ascii="Calibri" w:hAnsi="Calibri"/>
            <w:szCs w:val="21"/>
          </w:rPr>
          <w:t>this</w:t>
        </w:r>
      </w:ins>
      <w:r w:rsidRPr="00211D8D">
        <w:rPr>
          <w:rFonts w:ascii="Calibri" w:hAnsi="Calibri"/>
          <w:szCs w:val="21"/>
        </w:rPr>
        <w:t xml:space="preserve"> graph</w:t>
      </w:r>
      <w:ins w:id="39" w:author="Bolin Zhu" w:date="2021-04-24T17:55:00Z">
        <w:r w:rsidR="00DA6612" w:rsidRPr="00211D8D">
          <w:rPr>
            <w:rFonts w:ascii="Calibri" w:hAnsi="Calibri"/>
            <w:szCs w:val="21"/>
          </w:rPr>
          <w:t xml:space="preserve"> is</w:t>
        </w:r>
      </w:ins>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ins w:id="40" w:author="Bolin Zhu" w:date="2021-04-24T17:55:00Z">
        <w:r w:rsidR="00DA6612" w:rsidRPr="00211D8D">
          <w:rPr>
            <w:rFonts w:ascii="Calibri" w:hAnsi="Calibri"/>
            <w:szCs w:val="21"/>
          </w:rPr>
          <w:t xml:space="preserve"> from 1950 to now</w:t>
        </w:r>
      </w:ins>
      <w:r w:rsidR="00DA6612" w:rsidRPr="00211D8D">
        <w:rPr>
          <w:rFonts w:ascii="Calibri" w:hAnsi="Calibri"/>
          <w:szCs w:val="21"/>
        </w:rPr>
        <w:t xml:space="preserve">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2237A2" w:rsidRPr="00211D8D">
            <w:rPr>
              <w:rFonts w:ascii="Calibri" w:hAnsi="Calibri"/>
              <w:noProof/>
              <w:szCs w:val="21"/>
            </w:rPr>
            <w:t xml:space="preserve"> (FiveThirtyEight,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 xml:space="preserve">sigmoid function </w:t>
      </w:r>
      <w:commentRangeStart w:id="41"/>
      <w:r w:rsidRPr="00211D8D">
        <w:rPr>
          <w:rFonts w:ascii="Calibri" w:hAnsi="Calibri"/>
          <w:b/>
          <w:bCs/>
          <w:kern w:val="44"/>
          <w:szCs w:val="21"/>
        </w:rPr>
        <w:t>di</w:t>
      </w:r>
      <w:r w:rsidR="00DD7EEF" w:rsidRPr="00211D8D">
        <w:rPr>
          <w:rFonts w:ascii="Calibri" w:hAnsi="Calibri"/>
          <w:b/>
          <w:bCs/>
          <w:kern w:val="44"/>
          <w:szCs w:val="21"/>
        </w:rPr>
        <w:t>a</w:t>
      </w:r>
      <w:r w:rsidRPr="00211D8D">
        <w:rPr>
          <w:rFonts w:ascii="Calibri" w:hAnsi="Calibri"/>
          <w:b/>
          <w:bCs/>
          <w:kern w:val="44"/>
          <w:szCs w:val="21"/>
        </w:rPr>
        <w:t>gram</w:t>
      </w:r>
      <w:commentRangeEnd w:id="41"/>
      <w:r w:rsidR="008E2C9D" w:rsidRPr="00211D8D">
        <w:rPr>
          <w:rStyle w:val="CommentReference"/>
          <w:rFonts w:ascii="Calibri" w:hAnsi="Calibri"/>
        </w:rPr>
        <w:commentReference w:id="41"/>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xml:space="preserve">, </w:t>
      </w:r>
      <w:proofErr w:type="gramStart"/>
      <w:r w:rsidR="00E7747B" w:rsidRPr="00211D8D">
        <w:rPr>
          <w:rFonts w:ascii="Calibri" w:hAnsi="Calibri"/>
          <w:b/>
          <w:bCs/>
          <w:kern w:val="44"/>
          <w:szCs w:val="21"/>
        </w:rPr>
        <w:t>and also</w:t>
      </w:r>
      <w:proofErr w:type="gramEnd"/>
      <w:r w:rsidR="00E7747B" w:rsidRPr="00211D8D">
        <w:rPr>
          <w:rFonts w:ascii="Calibri" w:hAnsi="Calibri"/>
          <w:b/>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42" w:name="_Toc70802507"/>
      <w:proofErr w:type="gramStart"/>
      <w:r w:rsidRPr="00211D8D">
        <w:rPr>
          <w:rFonts w:ascii="Calibri" w:hAnsi="Calibri"/>
        </w:rPr>
        <w:t>Per(</w:t>
      </w:r>
      <w:proofErr w:type="gramEnd"/>
      <w:r w:rsidRPr="00211D8D">
        <w:rPr>
          <w:rFonts w:ascii="Calibri" w:hAnsi="Calibri"/>
        </w:rPr>
        <w:t>Player Efficiency Rating)</w:t>
      </w:r>
      <w:bookmarkEnd w:id="42"/>
    </w:p>
    <w:p w14:paraId="57900383" w14:textId="4B15A224"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w:t>
      </w:r>
      <w:proofErr w:type="gramStart"/>
      <w:r w:rsidR="00BF701C" w:rsidRPr="00211D8D">
        <w:rPr>
          <w:rFonts w:ascii="Calibri" w:hAnsi="Calibri"/>
        </w:rPr>
        <w:t>more easier</w:t>
      </w:r>
      <w:proofErr w:type="gramEnd"/>
      <w:r w:rsidR="00BF701C" w:rsidRPr="00211D8D">
        <w:rPr>
          <w:rFonts w:ascii="Calibri" w:hAnsi="Calibri"/>
        </w:rPr>
        <w:t xml:space="preserve">.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2237A2" w:rsidRPr="00211D8D">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w:t>
      </w:r>
      <w:proofErr w:type="gramStart"/>
      <w:r w:rsidRPr="00211D8D">
        <w:rPr>
          <w:rFonts w:ascii="Calibri" w:eastAsia="SimSun" w:hAnsi="Calibri" w:cs="SimSun"/>
          <w:kern w:val="0"/>
          <w:szCs w:val="21"/>
        </w:rPr>
        <w:t>Benefit;:</w:t>
      </w:r>
      <w:proofErr w:type="gramEnd"/>
      <w:r w:rsidRPr="00211D8D">
        <w:rPr>
          <w:rFonts w:ascii="Calibri" w:eastAsia="SimSun" w:hAnsi="Calibri" w:cs="SimSun"/>
          <w:kern w:val="0"/>
          <w:szCs w:val="21"/>
        </w:rPr>
        <w:t xml:space="preserve"> </w:t>
      </w:r>
    </w:p>
    <w:p w14:paraId="28526B76" w14:textId="2E4FB9E1"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due to the </w:t>
      </w:r>
      <w:proofErr w:type="gramStart"/>
      <w:r w:rsidRPr="00211D8D">
        <w:rPr>
          <w:rFonts w:ascii="Calibri" w:eastAsia="SimSun" w:hAnsi="Calibri" w:cs="SimSun"/>
          <w:kern w:val="0"/>
          <w:szCs w:val="21"/>
        </w:rPr>
        <w:t>PER ,</w:t>
      </w:r>
      <w:proofErr w:type="gramEnd"/>
      <w:r w:rsidRPr="00211D8D">
        <w:rPr>
          <w:rFonts w:ascii="Calibri" w:eastAsia="SimSun" w:hAnsi="Calibri" w:cs="SimSun"/>
          <w:kern w:val="0"/>
          <w:szCs w:val="21"/>
        </w:rPr>
        <w:t xml:space="preserve"> w</w:t>
      </w:r>
      <w:commentRangeStart w:id="43"/>
      <w:r w:rsidRPr="00211D8D">
        <w:rPr>
          <w:rFonts w:ascii="Calibri" w:eastAsia="SimSun" w:hAnsi="Calibri" w:cs="SimSun"/>
          <w:kern w:val="0"/>
          <w:szCs w:val="21"/>
        </w:rPr>
        <w:t>e cannot just choose five players who are in the top PER List</w:t>
      </w:r>
      <w:commentRangeEnd w:id="43"/>
      <w:r w:rsidR="001D3401" w:rsidRPr="00211D8D">
        <w:rPr>
          <w:rStyle w:val="CommentReference"/>
          <w:rFonts w:ascii="Calibri" w:hAnsi="Calibri"/>
        </w:rPr>
        <w:commentReference w:id="43"/>
      </w:r>
      <w:r w:rsidRPr="00211D8D">
        <w:rPr>
          <w:rFonts w:ascii="Calibri" w:eastAsia="SimSun" w:hAnsi="Calibri" w:cs="SimSun"/>
          <w:kern w:val="0"/>
          <w:szCs w:val="21"/>
        </w:rPr>
        <w:t xml:space="preserve">.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part.</w:t>
      </w:r>
      <w:r w:rsidR="00BF701C" w:rsidRPr="00211D8D">
        <w:rPr>
          <w:rFonts w:ascii="Calibri" w:eastAsia="SimSun" w:hAnsi="Calibri" w:cs="SimSun"/>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game play of the player, for example, there are lot of players who have a good PER with only a few game </w:t>
      </w:r>
      <w:proofErr w:type="gramStart"/>
      <w:r w:rsidR="00BF701C" w:rsidRPr="00211D8D">
        <w:rPr>
          <w:rFonts w:ascii="Calibri" w:hAnsi="Calibri"/>
        </w:rPr>
        <w:t>play</w:t>
      </w:r>
      <w:proofErr w:type="gramEnd"/>
      <w:r w:rsidR="00BF701C" w:rsidRPr="00211D8D">
        <w:rPr>
          <w:rFonts w:ascii="Calibri" w:hAnsi="Calibri"/>
        </w:rPr>
        <w:t>.</w:t>
      </w:r>
    </w:p>
    <w:p w14:paraId="5E96BE99" w14:textId="1FBFB9DE" w:rsidR="0098106B" w:rsidRPr="00211D8D" w:rsidRDefault="0098106B" w:rsidP="00E7747B">
      <w:pPr>
        <w:pStyle w:val="Heading1"/>
        <w:rPr>
          <w:rFonts w:ascii="Calibri" w:hAnsi="Calibri"/>
        </w:rPr>
      </w:pPr>
      <w:bookmarkStart w:id="44" w:name="_Toc70802509"/>
      <w:r w:rsidRPr="00211D8D">
        <w:rPr>
          <w:rFonts w:ascii="Calibri" w:hAnsi="Calibri"/>
        </w:rPr>
        <w:t>3.professional considerations</w:t>
      </w:r>
      <w:bookmarkEnd w:id="44"/>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7799826"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1.1 have due regard for public health, privacy, security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211D8D">
        <w:rPr>
          <w:rFonts w:ascii="Calibri" w:hAnsi="Calibri"/>
          <w:sz w:val="21"/>
          <w:szCs w:val="21"/>
        </w:rPr>
        <w:t>Also</w:t>
      </w:r>
      <w:proofErr w:type="gramEnd"/>
      <w:r w:rsidRPr="00211D8D">
        <w:rPr>
          <w:rFonts w:ascii="Calibri" w:hAnsi="Calibri"/>
          <w:sz w:val="21"/>
          <w:szCs w:val="21"/>
        </w:rPr>
        <w:t xml:space="preserve"> the statistical data for the NBA players could be found through the internet. </w:t>
      </w:r>
    </w:p>
    <w:p w14:paraId="6D13DCF9"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w:t>
      </w:r>
      <w:proofErr w:type="gramStart"/>
      <w:r w:rsidRPr="00211D8D">
        <w:rPr>
          <w:rFonts w:ascii="Calibri" w:hAnsi="Calibri"/>
          <w:sz w:val="21"/>
          <w:szCs w:val="21"/>
        </w:rPr>
        <w:t>game ,</w:t>
      </w:r>
      <w:proofErr w:type="gramEnd"/>
      <w:r w:rsidRPr="00211D8D">
        <w:rPr>
          <w:rFonts w:ascii="Calibri" w:hAnsi="Calibri"/>
          <w:sz w:val="21"/>
          <w:szCs w:val="21"/>
        </w:rPr>
        <w:t xml:space="preserve"> there will have fewer obligation for the third part.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lastRenderedPageBreak/>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2FEDFDC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I will show my biggest respect of </w:t>
      </w:r>
      <w:proofErr w:type="gramStart"/>
      <w:r w:rsidRPr="00211D8D">
        <w:rPr>
          <w:rFonts w:ascii="Calibri" w:hAnsi="Calibri"/>
          <w:sz w:val="21"/>
          <w:szCs w:val="21"/>
        </w:rPr>
        <w:t>all of</w:t>
      </w:r>
      <w:proofErr w:type="gramEnd"/>
      <w:r w:rsidRPr="00211D8D">
        <w:rPr>
          <w:rFonts w:ascii="Calibri" w:hAnsi="Calibri"/>
          <w:sz w:val="21"/>
          <w:szCs w:val="21"/>
        </w:rPr>
        <w:t xml:space="preserve"> the feedbacks from the user, rather than ignoring these. </w:t>
      </w:r>
    </w:p>
    <w:p w14:paraId="582C91E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013E93BD"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project is a specific type of game, so it is necessary to consider the ethical approval </w:t>
      </w:r>
      <w:proofErr w:type="gramStart"/>
      <w:r w:rsidRPr="00211D8D">
        <w:rPr>
          <w:rFonts w:ascii="Calibri" w:hAnsi="Calibri"/>
          <w:sz w:val="21"/>
          <w:szCs w:val="21"/>
        </w:rPr>
        <w:t>in order to</w:t>
      </w:r>
      <w:proofErr w:type="gramEnd"/>
      <w:r w:rsidRPr="00211D8D">
        <w:rPr>
          <w:rFonts w:ascii="Calibri" w:hAnsi="Calibri"/>
          <w:sz w:val="21"/>
          <w:szCs w:val="21"/>
        </w:rPr>
        <w:t xml:space="preserve">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w:t>
      </w:r>
      <w:proofErr w:type="gramStart"/>
      <w:r w:rsidRPr="00211D8D">
        <w:rPr>
          <w:rFonts w:ascii="Calibri" w:hAnsi="Calibri"/>
          <w:sz w:val="21"/>
          <w:szCs w:val="21"/>
        </w:rPr>
        <w:t>minors .</w:t>
      </w:r>
      <w:proofErr w:type="gramEnd"/>
      <w:r w:rsidRPr="00211D8D">
        <w:rPr>
          <w:rFonts w:ascii="Calibri" w:hAnsi="Calibri"/>
          <w:sz w:val="21"/>
          <w:szCs w:val="21"/>
        </w:rPr>
        <w:t xml:space="preserve"> The</w:t>
      </w:r>
      <w:r w:rsidR="00582AAC">
        <w:rPr>
          <w:rFonts w:ascii="Calibri" w:hAnsi="Calibri" w:hint="eastAsia"/>
          <w:sz w:val="21"/>
          <w:szCs w:val="21"/>
        </w:rPr>
        <w:t xml:space="preserve"> </w:t>
      </w:r>
      <w:proofErr w:type="gramStart"/>
      <w:r w:rsidRPr="00211D8D">
        <w:rPr>
          <w:rFonts w:ascii="Calibri" w:hAnsi="Calibri"/>
          <w:sz w:val="21"/>
          <w:szCs w:val="21"/>
        </w:rPr>
        <w:t>6 basic</w:t>
      </w:r>
      <w:proofErr w:type="gramEnd"/>
      <w:r w:rsidRPr="00211D8D">
        <w:rPr>
          <w:rFonts w:ascii="Calibri" w:hAnsi="Calibri"/>
          <w:sz w:val="21"/>
          <w:szCs w:val="21"/>
        </w:rPr>
        <w:t xml:space="preserve">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w:t>
      </w:r>
      <w:proofErr w:type="gramStart"/>
      <w:r w:rsidRPr="00211D8D">
        <w:rPr>
          <w:rFonts w:ascii="Calibri" w:hAnsi="Calibri"/>
          <w:sz w:val="21"/>
          <w:szCs w:val="21"/>
        </w:rPr>
        <w:t>password</w:t>
      </w:r>
      <w:proofErr w:type="gramEnd"/>
      <w:r w:rsidRPr="00211D8D">
        <w:rPr>
          <w:rFonts w:ascii="Calibri" w:hAnsi="Calibri"/>
          <w:sz w:val="21"/>
          <w:szCs w:val="21"/>
        </w:rPr>
        <w:t xml:space="preserve">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Heading1"/>
      </w:pPr>
      <w:bookmarkStart w:id="45" w:name="_Toc70802510"/>
      <w:r w:rsidRPr="00211D8D">
        <w:lastRenderedPageBreak/>
        <w:t>4.requirement analysis</w:t>
      </w:r>
      <w:bookmarkEnd w:id="45"/>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w:t>
      </w:r>
      <w:proofErr w:type="gramStart"/>
      <w:r w:rsidR="00912BE0" w:rsidRPr="00211D8D">
        <w:rPr>
          <w:rFonts w:ascii="Calibri" w:hAnsi="Calibri"/>
          <w:szCs w:val="21"/>
        </w:rPr>
        <w:t>an</w:t>
      </w:r>
      <w:proofErr w:type="gramEnd"/>
      <w:r w:rsidR="00912BE0" w:rsidRPr="00211D8D">
        <w:rPr>
          <w:rFonts w:ascii="Calibri" w:hAnsi="Calibri"/>
          <w:szCs w:val="21"/>
        </w:rPr>
        <w:t xml:space="preserve">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46" w:name="_Toc70802511"/>
      <w:r w:rsidRPr="00211D8D">
        <w:rPr>
          <w:rFonts w:ascii="Calibri" w:hAnsi="Calibri"/>
        </w:rPr>
        <w:t>Functional requirements</w:t>
      </w:r>
      <w:bookmarkEnd w:id="46"/>
    </w:p>
    <w:p w14:paraId="0F9F3AB4" w14:textId="023968B9" w:rsidR="008D4DD2" w:rsidRPr="00211D8D" w:rsidRDefault="008D4DD2" w:rsidP="005E221B">
      <w:pPr>
        <w:jc w:val="left"/>
        <w:rPr>
          <w:rFonts w:ascii="Calibri" w:hAnsi="Calibri"/>
          <w:szCs w:val="21"/>
        </w:rPr>
      </w:pPr>
      <w:r w:rsidRPr="00211D8D">
        <w:rPr>
          <w:rFonts w:ascii="Calibri" w:hAnsi="Calibri"/>
          <w:szCs w:val="21"/>
        </w:rPr>
        <w:t>Here are the List for Functional requirements:</w:t>
      </w:r>
    </w:p>
    <w:p w14:paraId="6F733714" w14:textId="37452A8F" w:rsidR="008D4DD2" w:rsidRPr="00211D8D" w:rsidRDefault="008D4DD2"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 xml:space="preserve">playable by two </w:t>
      </w:r>
      <w:proofErr w:type="gramStart"/>
      <w:r w:rsidR="00383618" w:rsidRPr="00211D8D">
        <w:rPr>
          <w:rFonts w:ascii="Calibri" w:hAnsi="Calibri"/>
          <w:szCs w:val="21"/>
        </w:rPr>
        <w:t>player</w:t>
      </w:r>
      <w:proofErr w:type="gramEnd"/>
      <w:r w:rsidR="00383618" w:rsidRPr="00211D8D">
        <w:rPr>
          <w:rFonts w:ascii="Calibri" w:hAnsi="Calibri"/>
          <w:szCs w:val="21"/>
        </w:rPr>
        <w:t xml:space="preserve"> on one computer</w:t>
      </w:r>
    </w:p>
    <w:p w14:paraId="6B29536A" w14:textId="58879BB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user will be able to input their team </w:t>
      </w:r>
      <w:proofErr w:type="gramStart"/>
      <w:r w:rsidRPr="00211D8D">
        <w:rPr>
          <w:rFonts w:ascii="Calibri" w:hAnsi="Calibri"/>
          <w:szCs w:val="21"/>
        </w:rPr>
        <w:t>name</w:t>
      </w:r>
      <w:proofErr w:type="gramEnd"/>
      <w:r w:rsidRPr="00211D8D">
        <w:rPr>
          <w:rFonts w:ascii="Calibri" w:hAnsi="Calibri"/>
          <w:szCs w:val="21"/>
        </w:rPr>
        <w:t xml:space="preserve"> </w:t>
      </w:r>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4272FCCF" w14:textId="01A6514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 xml:space="preserve">the team </w:t>
      </w:r>
      <w:proofErr w:type="gramStart"/>
      <w:r w:rsidR="00512140" w:rsidRPr="00211D8D">
        <w:rPr>
          <w:rFonts w:ascii="Calibri" w:hAnsi="Calibri"/>
          <w:szCs w:val="21"/>
        </w:rPr>
        <w:t>fairly</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total cost and the rest of the cost after they chose </w:t>
      </w:r>
      <w:proofErr w:type="gramStart"/>
      <w:r w:rsidRPr="00211D8D">
        <w:rPr>
          <w:rFonts w:ascii="Calibri" w:eastAsia="SimSun" w:hAnsi="Calibri" w:cs="SimSun"/>
          <w:kern w:val="0"/>
          <w:szCs w:val="21"/>
        </w:rPr>
        <w:t>a</w:t>
      </w:r>
      <w:proofErr w:type="gramEnd"/>
      <w:r w:rsidRPr="00211D8D">
        <w:rPr>
          <w:rFonts w:ascii="Calibri" w:eastAsia="SimSun" w:hAnsi="Calibri" w:cs="SimSun"/>
          <w:kern w:val="0"/>
          <w:szCs w:val="21"/>
        </w:rPr>
        <w:t xml:space="preserve">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47" w:name="_Toc70802512"/>
      <w:r w:rsidRPr="00211D8D">
        <w:rPr>
          <w:rFonts w:ascii="Calibri" w:hAnsi="Calibri"/>
        </w:rPr>
        <w:t>Non-functional requirements</w:t>
      </w:r>
      <w:bookmarkEnd w:id="47"/>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3A05067A" w14:textId="2E55717D"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t>
      </w:r>
      <w:proofErr w:type="gramStart"/>
      <w:r w:rsidRPr="00211D8D">
        <w:rPr>
          <w:rFonts w:ascii="Calibri" w:hAnsi="Calibri"/>
          <w:szCs w:val="21"/>
        </w:rPr>
        <w:t>will</w:t>
      </w:r>
      <w:proofErr w:type="gramEnd"/>
      <w:r w:rsidRPr="00211D8D">
        <w:rPr>
          <w:rFonts w:ascii="Calibri" w:hAnsi="Calibri"/>
          <w:szCs w:val="21"/>
        </w:rPr>
        <w:t xml:space="preserve">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Heading1"/>
        <w:rPr>
          <w:rFonts w:ascii="Calibri" w:hAnsi="Calibri"/>
        </w:rPr>
      </w:pPr>
      <w:bookmarkStart w:id="48" w:name="_Toc70802513"/>
      <w:r w:rsidRPr="00211D8D">
        <w:rPr>
          <w:rFonts w:ascii="Calibri" w:hAnsi="Calibri"/>
        </w:rPr>
        <w:lastRenderedPageBreak/>
        <w:t>5.system design</w:t>
      </w:r>
      <w:bookmarkEnd w:id="48"/>
    </w:p>
    <w:p w14:paraId="6CF087C3" w14:textId="1EFBBA69" w:rsidR="000A0266" w:rsidRPr="00211D8D" w:rsidRDefault="00A47622" w:rsidP="00FF4CB8">
      <w:pPr>
        <w:pStyle w:val="Heading2"/>
        <w:rPr>
          <w:rFonts w:ascii="Calibri" w:hAnsi="Calibri"/>
        </w:rPr>
      </w:pPr>
      <w:bookmarkStart w:id="49" w:name="_Toc70802514"/>
      <w:r w:rsidRPr="00211D8D">
        <w:rPr>
          <w:rFonts w:ascii="Calibri" w:hAnsi="Calibri"/>
        </w:rPr>
        <w:t>5.1 learning objectives</w:t>
      </w:r>
      <w:bookmarkEnd w:id="49"/>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50" w:name="_Toc70802515"/>
      <w:r w:rsidRPr="00211D8D">
        <w:rPr>
          <w:rFonts w:ascii="Calibri" w:hAnsi="Calibri"/>
        </w:rPr>
        <w:t>Modules</w:t>
      </w:r>
      <w:bookmarkEnd w:id="50"/>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1F0186">
      <w:pPr>
        <w:pStyle w:val="Heading2"/>
        <w:rPr>
          <w:rFonts w:ascii="Calibri" w:hAnsi="Calibri"/>
        </w:rPr>
      </w:pPr>
      <w:bookmarkStart w:id="51" w:name="_Toc70802508"/>
      <w:r w:rsidRPr="00211D8D">
        <w:rPr>
          <w:rFonts w:ascii="Calibri" w:hAnsi="Calibri"/>
        </w:rPr>
        <w:t>Data Selection</w:t>
      </w:r>
      <w:bookmarkEnd w:id="51"/>
    </w:p>
    <w:p w14:paraId="132AB0A8" w14:textId="4656315E"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w:t>
      </w:r>
      <w:r w:rsidRPr="00211D8D">
        <w:rPr>
          <w:rFonts w:ascii="Calibri" w:hAnsi="Calibri"/>
        </w:rPr>
        <w:t>all</w:t>
      </w:r>
      <w:r w:rsidRPr="00211D8D">
        <w:rPr>
          <w:rFonts w:ascii="Calibri" w:hAnsi="Calibri"/>
        </w:rPr>
        <w:t xml:space="preserve">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2k rating.</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77777777"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proofErr w:type="gramStart"/>
      <w:r w:rsidRPr="00211D8D">
        <w:rPr>
          <w:rFonts w:ascii="Calibri" w:hAnsi="Calibri"/>
        </w:rPr>
        <w:t>takes into account</w:t>
      </w:r>
      <w:proofErr w:type="gramEnd"/>
      <w:r w:rsidRPr="00211D8D">
        <w:rPr>
          <w:rFonts w:ascii="Calibri" w:hAnsi="Calibri"/>
        </w:rPr>
        <w:t xml:space="preserve"> not only the stats of the famous players but also all the bench players and role players in the team. By expanding the player's stats to </w:t>
      </w:r>
      <w:proofErr w:type="gramStart"/>
      <w:r w:rsidRPr="00211D8D">
        <w:rPr>
          <w:rFonts w:ascii="Calibri" w:hAnsi="Calibri"/>
        </w:rPr>
        <w:t>take into account</w:t>
      </w:r>
      <w:proofErr w:type="gramEnd"/>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Heading3"/>
        <w:rPr>
          <w:rFonts w:ascii="Calibri" w:hAnsi="Calibri"/>
        </w:rPr>
      </w:pPr>
      <w:bookmarkStart w:id="52" w:name="_Toc70802516"/>
      <w:r w:rsidRPr="00211D8D">
        <w:rPr>
          <w:rFonts w:ascii="Calibri" w:hAnsi="Calibri"/>
        </w:rPr>
        <w:t xml:space="preserve">Modelling team </w:t>
      </w:r>
      <w:commentRangeStart w:id="53"/>
      <w:r w:rsidRPr="00211D8D">
        <w:rPr>
          <w:rFonts w:ascii="Calibri" w:hAnsi="Calibri"/>
        </w:rPr>
        <w:t>chemistry</w:t>
      </w:r>
      <w:commentRangeEnd w:id="53"/>
      <w:r w:rsidR="001200C1" w:rsidRPr="00211D8D">
        <w:rPr>
          <w:rStyle w:val="CommentReference"/>
          <w:rFonts w:ascii="Calibri" w:hAnsi="Calibri"/>
          <w:b w:val="0"/>
          <w:bCs w:val="0"/>
        </w:rPr>
        <w:commentReference w:id="53"/>
      </w:r>
      <w:bookmarkEnd w:id="52"/>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w:t>
      </w:r>
      <w:commentRangeStart w:id="54"/>
      <w:r w:rsidRPr="00211D8D">
        <w:rPr>
          <w:rFonts w:ascii="Calibri" w:hAnsi="Calibri"/>
          <w:szCs w:val="21"/>
        </w:rPr>
        <w:t xml:space="preserve">line represents the level of chemistry </w:t>
      </w:r>
      <w:commentRangeEnd w:id="54"/>
      <w:r w:rsidR="001200C1" w:rsidRPr="00211D8D">
        <w:rPr>
          <w:rStyle w:val="CommentReference"/>
          <w:rFonts w:ascii="Calibri" w:hAnsi="Calibri"/>
        </w:rPr>
        <w:commentReference w:id="54"/>
      </w:r>
      <w:r w:rsidRPr="00211D8D">
        <w:rPr>
          <w:rFonts w:ascii="Calibri" w:hAnsi="Calibri"/>
          <w:szCs w:val="21"/>
        </w:rPr>
        <w:t xml:space="preserve">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w:t>
      </w:r>
      <w:commentRangeStart w:id="55"/>
      <w:r w:rsidRPr="00211D8D">
        <w:rPr>
          <w:rFonts w:ascii="Calibri" w:hAnsi="Calibri"/>
          <w:szCs w:val="21"/>
        </w:rPr>
        <w:t>associated with this combination in some way</w:t>
      </w:r>
      <w:commentRangeEnd w:id="55"/>
      <w:r w:rsidR="008B406C" w:rsidRPr="00211D8D">
        <w:rPr>
          <w:rStyle w:val="CommentReference"/>
          <w:rFonts w:ascii="Calibri" w:hAnsi="Calibri"/>
        </w:rPr>
        <w:commentReference w:id="55"/>
      </w:r>
      <w:r w:rsidRPr="00211D8D">
        <w:rPr>
          <w:rFonts w:ascii="Calibri" w:hAnsi="Calibri"/>
          <w:szCs w:val="21"/>
        </w:rPr>
        <w:t xml:space="preserve">,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 xml:space="preserve">the graph </w:t>
      </w:r>
      <w:proofErr w:type="gramStart"/>
      <w:r w:rsidRPr="00211D8D">
        <w:rPr>
          <w:rFonts w:ascii="Calibri" w:hAnsi="Calibri"/>
          <w:szCs w:val="21"/>
        </w:rPr>
        <w:t>show</w:t>
      </w:r>
      <w:proofErr w:type="gramEnd"/>
      <w:r w:rsidRPr="00211D8D">
        <w:rPr>
          <w:rFonts w:ascii="Calibri" w:hAnsi="Calibri"/>
          <w:szCs w:val="21"/>
        </w:rPr>
        <w:t xml:space="preserve">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56" w:name="_Toc70802517"/>
      <w:r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56"/>
      <w:proofErr w:type="gramEnd"/>
    </w:p>
    <w:p w14:paraId="23079A2D" w14:textId="14E38BB2" w:rsidR="00291FE6" w:rsidRPr="00211D8D" w:rsidRDefault="00291FE6" w:rsidP="005E221B">
      <w:pPr>
        <w:jc w:val="left"/>
        <w:rPr>
          <w:rFonts w:ascii="Calibri" w:hAnsi="Calibri"/>
          <w:szCs w:val="21"/>
        </w:rPr>
      </w:pPr>
      <w:commentRangeStart w:id="57"/>
      <w:r w:rsidRPr="00211D8D">
        <w:rPr>
          <w:rFonts w:ascii="Calibri" w:hAnsi="Calibri"/>
          <w:szCs w:val="21"/>
        </w:rPr>
        <w:t xml:space="preserve">The function to calculate the strength of groups of players is </w:t>
      </w:r>
      <w:proofErr w:type="gramStart"/>
      <w:r w:rsidRPr="00211D8D">
        <w:rPr>
          <w:rFonts w:ascii="Calibri" w:hAnsi="Calibri"/>
          <w:szCs w:val="21"/>
        </w:rPr>
        <w:t>attempt</w:t>
      </w:r>
      <w:proofErr w:type="gramEnd"/>
      <w:r w:rsidRPr="00211D8D">
        <w:rPr>
          <w:rFonts w:ascii="Calibri" w:hAnsi="Calibri"/>
          <w:szCs w:val="21"/>
        </w:rPr>
        <w:t xml:space="preserve"> to use the pure recursion, which is mentioned in the background research. We can draw on fib recursion to design our strength function.</w:t>
      </w:r>
      <w:commentRangeEnd w:id="57"/>
      <w:r w:rsidR="00022041" w:rsidRPr="00211D8D">
        <w:rPr>
          <w:rStyle w:val="CommentReference"/>
          <w:rFonts w:ascii="Calibri" w:hAnsi="Calibri"/>
        </w:rPr>
        <w:commentReference w:id="57"/>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 xml:space="preserve">The player rating </w:t>
      </w:r>
      <w:proofErr w:type="gramStart"/>
      <w:r w:rsidR="00216E61" w:rsidRPr="00211D8D">
        <w:rPr>
          <w:rFonts w:ascii="Calibri" w:hAnsi="Calibri"/>
          <w:szCs w:val="21"/>
        </w:rPr>
        <w:t>implement</w:t>
      </w:r>
      <w:proofErr w:type="gramEnd"/>
      <w:r w:rsidR="00216E61" w:rsidRPr="00211D8D">
        <w:rPr>
          <w:rFonts w:ascii="Calibri" w:hAnsi="Calibri"/>
          <w:szCs w:val="21"/>
        </w:rPr>
        <w:t xml:space="preserve">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211D8D">
        <w:rPr>
          <w:rFonts w:ascii="Calibri" w:hAnsi="Calibri"/>
          <w:szCs w:val="21"/>
        </w:rPr>
        <w:t>secondly</w:t>
      </w:r>
      <w:proofErr w:type="gramEnd"/>
      <w:r w:rsidRPr="00211D8D">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w:t>
      </w:r>
      <w:commentRangeStart w:id="58"/>
      <w:r w:rsidRPr="00211D8D">
        <w:rPr>
          <w:rFonts w:ascii="Calibri" w:hAnsi="Calibri"/>
          <w:szCs w:val="21"/>
        </w:rPr>
        <w:t xml:space="preserve">strength </w:t>
      </w:r>
      <w:commentRangeEnd w:id="58"/>
      <w:r w:rsidR="009B7203" w:rsidRPr="00211D8D">
        <w:rPr>
          <w:rStyle w:val="CommentReference"/>
          <w:rFonts w:ascii="Calibri" w:hAnsi="Calibri"/>
        </w:rPr>
        <w:commentReference w:id="58"/>
      </w:r>
      <w:ins w:id="59" w:author="Bolin Zhu" w:date="2021-04-30T14:08:00Z">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ins>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w:t>
      </w:r>
      <w:proofErr w:type="gramStart"/>
      <w:r w:rsidRPr="00211D8D">
        <w:rPr>
          <w:rFonts w:ascii="Calibri" w:hAnsi="Calibri"/>
          <w:szCs w:val="21"/>
        </w:rPr>
        <w:t>a number of</w:t>
      </w:r>
      <w:proofErr w:type="gramEnd"/>
      <w:r w:rsidRPr="00211D8D">
        <w:rPr>
          <w:rFonts w:ascii="Calibri" w:hAnsi="Calibri"/>
          <w:szCs w:val="21"/>
        </w:rPr>
        <w:t xml:space="preserve">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731D836B" w:rsidR="00291FE6" w:rsidRPr="00211D8D" w:rsidRDefault="00291FE6" w:rsidP="00D67F4B">
      <w:pPr>
        <w:jc w:val="left"/>
        <w:rPr>
          <w:rFonts w:ascii="Calibri" w:hAnsi="Calibri"/>
          <w:szCs w:val="21"/>
        </w:rPr>
      </w:pPr>
      <w:r w:rsidRPr="00211D8D">
        <w:rPr>
          <w:rFonts w:ascii="Calibri" w:hAnsi="Calibri"/>
          <w:szCs w:val="21"/>
        </w:rPr>
        <w:t xml:space="preserve">In the function, the recursion will consider and go through the powerset of the groups of </w:t>
      </w:r>
      <w:proofErr w:type="gramStart"/>
      <w:r w:rsidRPr="00211D8D">
        <w:rPr>
          <w:rFonts w:ascii="Calibri" w:hAnsi="Calibri"/>
          <w:szCs w:val="21"/>
        </w:rPr>
        <w:t>player</w:t>
      </w:r>
      <w:proofErr w:type="gramEnd"/>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60" w:name="_Toc7080251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w:t>
      </w:r>
      <w:proofErr w:type="gramStart"/>
      <w:r w:rsidRPr="00211D8D">
        <w:rPr>
          <w:rFonts w:ascii="Calibri" w:hAnsi="Calibri"/>
        </w:rPr>
        <w:t>chemistry</w:t>
      </w:r>
      <w:bookmarkEnd w:id="60"/>
      <w:proofErr w:type="gramEnd"/>
    </w:p>
    <w:p w14:paraId="7A610586" w14:textId="282680F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w:t>
      </w:r>
      <w:commentRangeStart w:id="61"/>
      <w:r w:rsidRPr="00211D8D">
        <w:rPr>
          <w:rFonts w:ascii="Calibri" w:hAnsi="Calibri"/>
          <w:szCs w:val="21"/>
        </w:rPr>
        <w:t xml:space="preserve">the Elo rating could be a good way to represent the strength of each team. </w:t>
      </w:r>
      <w:ins w:id="62" w:author="Bolin Zhu" w:date="2021-04-30T14:10:00Z">
        <w:r w:rsidR="00452906" w:rsidRPr="00211D8D">
          <w:rPr>
            <w:rFonts w:ascii="Calibri" w:hAnsi="Calibri"/>
            <w:szCs w:val="21"/>
          </w:rPr>
          <w:t xml:space="preserve"> </w:t>
        </w:r>
      </w:ins>
      <w:r w:rsidR="000F6FE7" w:rsidRPr="00211D8D">
        <w:rPr>
          <w:rFonts w:ascii="Calibri" w:hAnsi="Calibri"/>
          <w:szCs w:val="21"/>
        </w:rPr>
        <w:t xml:space="preserve">I </w:t>
      </w:r>
      <w:commentRangeEnd w:id="61"/>
      <w:r w:rsidR="00B77E40" w:rsidRPr="00211D8D">
        <w:rPr>
          <w:rStyle w:val="CommentReference"/>
          <w:rFonts w:ascii="Calibri" w:hAnsi="Calibri"/>
        </w:rPr>
        <w:commentReference w:id="61"/>
      </w:r>
      <w:r w:rsidR="000F6FE7" w:rsidRPr="00211D8D">
        <w:rPr>
          <w:rFonts w:ascii="Calibri" w:hAnsi="Calibri"/>
          <w:szCs w:val="21"/>
        </w:rPr>
        <w:t xml:space="preserve">searched the Elo ratings of the 14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 xml:space="preserve">calculating the team chemistry value </w:t>
      </w:r>
      <w:r w:rsidR="00DD7EEF" w:rsidRPr="00211D8D">
        <w:rPr>
          <w:rFonts w:ascii="Calibri" w:hAnsi="Calibri"/>
          <w:szCs w:val="21"/>
        </w:rPr>
        <w:t xml:space="preserve">because </w:t>
      </w:r>
      <w:r w:rsidR="000F6FE7" w:rsidRPr="00211D8D">
        <w:rPr>
          <w:rFonts w:ascii="Calibri" w:hAnsi="Calibri"/>
          <w:szCs w:val="21"/>
        </w:rPr>
        <w:t>14 outstanding teams were selected for this project.</w:t>
      </w:r>
    </w:p>
    <w:p w14:paraId="6051D764" w14:textId="640DEBC3" w:rsidR="000F6FE7" w:rsidRPr="00211D8D" w:rsidRDefault="000F6FE7" w:rsidP="005E221B">
      <w:pPr>
        <w:jc w:val="left"/>
        <w:rPr>
          <w:rFonts w:ascii="Calibri" w:hAnsi="Calibri"/>
          <w:szCs w:val="21"/>
        </w:rPr>
      </w:pPr>
      <w:commentRangeStart w:id="63"/>
      <w:r w:rsidRPr="00211D8D">
        <w:rPr>
          <w:rFonts w:ascii="Calibri" w:hAnsi="Calibri"/>
          <w:noProof/>
          <w:szCs w:val="21"/>
        </w:rPr>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0">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3"/>
      <w:r w:rsidR="00191110" w:rsidRPr="00211D8D">
        <w:rPr>
          <w:rStyle w:val="CommentReference"/>
          <w:rFonts w:ascii="Calibri" w:hAnsi="Calibri"/>
        </w:rPr>
        <w:commentReference w:id="63"/>
      </w:r>
    </w:p>
    <w:p w14:paraId="051A80BE" w14:textId="5BABCA1B" w:rsidR="000F6FE7" w:rsidRPr="00211D8D" w:rsidRDefault="000F6FE7" w:rsidP="005E221B">
      <w:pPr>
        <w:jc w:val="left"/>
        <w:rPr>
          <w:rFonts w:ascii="Calibri" w:hAnsi="Calibri"/>
          <w:szCs w:val="21"/>
        </w:rPr>
      </w:pPr>
      <w:r w:rsidRPr="00211D8D">
        <w:rPr>
          <w:rFonts w:ascii="Calibri" w:hAnsi="Calibri"/>
          <w:szCs w:val="21"/>
        </w:rPr>
        <w:t>-team Elo histogram</w:t>
      </w:r>
    </w:p>
    <w:p w14:paraId="687551B0" w14:textId="41EEBB15" w:rsidR="000F6FE7" w:rsidRPr="00211D8D" w:rsidRDefault="000F6FE7" w:rsidP="005E221B">
      <w:pPr>
        <w:jc w:val="left"/>
        <w:rPr>
          <w:rFonts w:ascii="Calibri" w:hAnsi="Calibri"/>
          <w:szCs w:val="21"/>
        </w:rPr>
      </w:pPr>
      <w:del w:id="64" w:author="Bolin Zhu" w:date="2021-04-30T15:48:00Z">
        <w:r w:rsidRPr="00211D8D" w:rsidDel="00452906">
          <w:rPr>
            <w:rFonts w:ascii="Calibri" w:hAnsi="Calibri"/>
            <w:szCs w:val="21"/>
          </w:rPr>
          <w:delText>As the graph shows,</w:delText>
        </w:r>
      </w:del>
      <w:ins w:id="65" w:author="Bolin Zhu" w:date="2021-04-30T15:44:00Z">
        <w:r w:rsidR="00452906" w:rsidRPr="00211D8D">
          <w:rPr>
            <w:rFonts w:ascii="Calibri" w:hAnsi="Calibri"/>
            <w:szCs w:val="21"/>
          </w:rPr>
          <w:t xml:space="preserve">As </w:t>
        </w:r>
      </w:ins>
      <w:ins w:id="66" w:author="Bolin Zhu" w:date="2021-04-30T15:45:00Z">
        <w:r w:rsidR="00452906" w:rsidRPr="00211D8D">
          <w:rPr>
            <w:rFonts w:ascii="Calibri" w:hAnsi="Calibri"/>
            <w:szCs w:val="21"/>
          </w:rPr>
          <w:t>mentioned in the background research part, this project</w:t>
        </w:r>
      </w:ins>
      <w:ins w:id="67" w:author="Bolin Zhu" w:date="2021-04-30T15:46:00Z">
        <w:r w:rsidR="00452906" w:rsidRPr="00211D8D">
          <w:rPr>
            <w:rFonts w:ascii="Calibri" w:hAnsi="Calibri"/>
            <w:szCs w:val="21"/>
          </w:rPr>
          <w:t xml:space="preserve"> </w:t>
        </w:r>
        <w:proofErr w:type="gramStart"/>
        <w:r w:rsidR="00452906" w:rsidRPr="00211D8D">
          <w:rPr>
            <w:rFonts w:ascii="Calibri" w:hAnsi="Calibri"/>
            <w:szCs w:val="21"/>
          </w:rPr>
          <w:t>use</w:t>
        </w:r>
        <w:proofErr w:type="gramEnd"/>
        <w:r w:rsidR="00452906" w:rsidRPr="00211D8D">
          <w:rPr>
            <w:rFonts w:ascii="Calibri" w:hAnsi="Calibri"/>
            <w:szCs w:val="21"/>
          </w:rPr>
          <w:t xml:space="preserve"> the highest </w:t>
        </w:r>
      </w:ins>
      <w:ins w:id="68" w:author="Bolin Zhu" w:date="2021-04-30T15:48:00Z">
        <w:r w:rsidR="00452906" w:rsidRPr="00211D8D">
          <w:rPr>
            <w:rFonts w:ascii="Calibri" w:hAnsi="Calibri"/>
            <w:szCs w:val="21"/>
          </w:rPr>
          <w:t>E</w:t>
        </w:r>
      </w:ins>
      <w:ins w:id="69" w:author="Bolin Zhu" w:date="2021-04-30T15:46:00Z">
        <w:r w:rsidR="00452906" w:rsidRPr="00211D8D">
          <w:rPr>
            <w:rFonts w:ascii="Calibri" w:hAnsi="Calibri"/>
            <w:szCs w:val="21"/>
          </w:rPr>
          <w:t>lo of the period for the team</w:t>
        </w:r>
      </w:ins>
      <w:ins w:id="70" w:author="Bolin Zhu" w:date="2021-04-30T15:47:00Z">
        <w:r w:rsidR="00452906" w:rsidRPr="00211D8D">
          <w:rPr>
            <w:rFonts w:ascii="Calibri" w:hAnsi="Calibri"/>
            <w:szCs w:val="21"/>
          </w:rPr>
          <w:t>s</w:t>
        </w:r>
      </w:ins>
      <w:ins w:id="71" w:author="Bolin Zhu" w:date="2021-04-30T15:46:00Z">
        <w:r w:rsidR="00452906" w:rsidRPr="00211D8D">
          <w:rPr>
            <w:rFonts w:ascii="Calibri" w:hAnsi="Calibri"/>
            <w:szCs w:val="21"/>
          </w:rPr>
          <w:t xml:space="preserve"> </w:t>
        </w:r>
      </w:ins>
      <w:ins w:id="72" w:author="Bolin Zhu" w:date="2021-04-30T15:47:00Z">
        <w:r w:rsidR="00452906" w:rsidRPr="00211D8D">
          <w:rPr>
            <w:rFonts w:ascii="Calibri" w:hAnsi="Calibri"/>
            <w:szCs w:val="21"/>
          </w:rPr>
          <w:t>which contain the</w:t>
        </w:r>
      </w:ins>
      <w:ins w:id="73" w:author="Bolin Zhu" w:date="2021-04-30T15:46:00Z">
        <w:r w:rsidR="00452906" w:rsidRPr="00211D8D">
          <w:rPr>
            <w:rFonts w:ascii="Calibri" w:hAnsi="Calibri"/>
            <w:szCs w:val="21"/>
          </w:rPr>
          <w:t xml:space="preserve"> player combination</w:t>
        </w:r>
      </w:ins>
      <w:ins w:id="74" w:author="Bolin Zhu" w:date="2021-04-30T15:47:00Z">
        <w:r w:rsidR="00452906" w:rsidRPr="00211D8D">
          <w:rPr>
            <w:rFonts w:ascii="Calibri" w:hAnsi="Calibri"/>
            <w:szCs w:val="21"/>
          </w:rPr>
          <w:t>s as the data.</w:t>
        </w:r>
      </w:ins>
      <w:r w:rsidRPr="00211D8D">
        <w:rPr>
          <w:rFonts w:ascii="Calibri" w:hAnsi="Calibri"/>
          <w:szCs w:val="21"/>
        </w:rPr>
        <w:t xml:space="preserve"> </w:t>
      </w:r>
      <w:ins w:id="75" w:author="Bolin Zhu" w:date="2021-04-30T15:47:00Z">
        <w:r w:rsidR="00452906" w:rsidRPr="00211D8D">
          <w:rPr>
            <w:rFonts w:ascii="Calibri" w:hAnsi="Calibri"/>
            <w:szCs w:val="21"/>
          </w:rPr>
          <w:t>As the graph shows,</w:t>
        </w:r>
      </w:ins>
      <w:ins w:id="76" w:author="Bolin Zhu" w:date="2021-04-30T15:48:00Z">
        <w:r w:rsidR="00452906" w:rsidRPr="00211D8D">
          <w:rPr>
            <w:rFonts w:ascii="Calibri" w:hAnsi="Calibri"/>
            <w:szCs w:val="21"/>
          </w:rPr>
          <w:t xml:space="preserve"> </w:t>
        </w:r>
      </w:ins>
      <w:commentRangeStart w:id="77"/>
      <w:r w:rsidRPr="00211D8D">
        <w:rPr>
          <w:rFonts w:ascii="Calibri" w:hAnsi="Calibri"/>
          <w:szCs w:val="21"/>
        </w:rPr>
        <w:t xml:space="preserve">most of the teams have </w:t>
      </w:r>
      <w:commentRangeEnd w:id="77"/>
      <w:r w:rsidR="00191110" w:rsidRPr="00211D8D">
        <w:rPr>
          <w:rStyle w:val="CommentReference"/>
          <w:rFonts w:ascii="Calibri" w:hAnsi="Calibri"/>
        </w:rPr>
        <w:commentReference w:id="77"/>
      </w:r>
      <w:r w:rsidRPr="00211D8D">
        <w:rPr>
          <w:rFonts w:ascii="Calibri" w:hAnsi="Calibri"/>
          <w:szCs w:val="21"/>
        </w:rPr>
        <w:t xml:space="preserve">an Elo score between </w:t>
      </w:r>
      <w:r w:rsidR="00DD7EEF" w:rsidRPr="00211D8D">
        <w:rPr>
          <w:rFonts w:ascii="Calibri" w:hAnsi="Calibri"/>
          <w:szCs w:val="21"/>
        </w:rPr>
        <w:t>1750</w:t>
      </w:r>
      <w:r w:rsidRPr="00211D8D">
        <w:rPr>
          <w:rFonts w:ascii="Calibri" w:hAnsi="Calibri"/>
          <w:szCs w:val="21"/>
        </w:rPr>
        <w:t xml:space="preserve"> and</w:t>
      </w:r>
      <w:r w:rsidR="00DD7EEF" w:rsidRPr="00211D8D">
        <w:rPr>
          <w:rFonts w:ascii="Calibri" w:hAnsi="Calibri"/>
          <w:szCs w:val="21"/>
        </w:rPr>
        <w:t xml:space="preserve"> 1800</w:t>
      </w:r>
      <w:r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Pr="00211D8D">
        <w:rPr>
          <w:rFonts w:ascii="Calibri" w:hAnsi="Calibri"/>
          <w:szCs w:val="21"/>
        </w:rPr>
        <w:t xml:space="preserve">. </w:t>
      </w:r>
      <w:proofErr w:type="gramStart"/>
      <w:r w:rsidRPr="00211D8D">
        <w:rPr>
          <w:rFonts w:ascii="Calibri" w:hAnsi="Calibri"/>
          <w:szCs w:val="21"/>
        </w:rPr>
        <w:t>For the purpose of</w:t>
      </w:r>
      <w:proofErr w:type="gramEnd"/>
      <w:r w:rsidRPr="00211D8D">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Pr="00211D8D">
        <w:rPr>
          <w:rFonts w:ascii="Calibri" w:hAnsi="Calibri"/>
          <w:szCs w:val="21"/>
        </w:rPr>
        <w:t>.</w:t>
      </w:r>
    </w:p>
    <w:p w14:paraId="55AC6156" w14:textId="05AA1E56" w:rsidR="00FE493C" w:rsidRPr="00211D8D" w:rsidRDefault="00FE493C" w:rsidP="005E221B">
      <w:pPr>
        <w:jc w:val="left"/>
        <w:rPr>
          <w:rFonts w:ascii="Calibri" w:hAnsi="Calibri"/>
          <w:szCs w:val="21"/>
        </w:rPr>
      </w:pPr>
      <w:r w:rsidRPr="00211D8D">
        <w:rPr>
          <w:rFonts w:ascii="Calibri" w:hAnsi="Calibri"/>
          <w:noProof/>
          <w:szCs w:val="21"/>
        </w:rPr>
        <w:lastRenderedPageBreak/>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1">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596654B3" w:rsidR="00B14E2B" w:rsidRPr="00211D8D" w:rsidRDefault="00B14E2B" w:rsidP="005E221B">
      <w:pPr>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A636162" w14:textId="5792B75A" w:rsidR="006E2FB5" w:rsidRPr="00211D8D" w:rsidRDefault="006E2FB5" w:rsidP="005E221B">
      <w:pPr>
        <w:jc w:val="left"/>
        <w:rPr>
          <w:rFonts w:ascii="Calibri" w:hAnsi="Calibri"/>
          <w:szCs w:val="21"/>
        </w:rPr>
      </w:pPr>
      <w:commentRangeStart w:id="78"/>
      <w:r w:rsidRPr="00211D8D">
        <w:rPr>
          <w:rFonts w:ascii="Calibri" w:hAnsi="Calibri"/>
          <w:szCs w:val="21"/>
        </w:rPr>
        <w:t>The mean for player rating is 79.188.</w:t>
      </w:r>
      <w:commentRangeEnd w:id="78"/>
      <w:r w:rsidR="00036BCE" w:rsidRPr="00211D8D">
        <w:rPr>
          <w:rStyle w:val="CommentReference"/>
          <w:rFonts w:ascii="Calibri" w:hAnsi="Calibri"/>
        </w:rPr>
        <w:commentReference w:id="78"/>
      </w:r>
    </w:p>
    <w:p w14:paraId="62CE690D" w14:textId="77777777" w:rsidR="00FE493C" w:rsidRPr="00211D8D" w:rsidRDefault="00FE493C" w:rsidP="005E221B">
      <w:pPr>
        <w:jc w:val="left"/>
        <w:rPr>
          <w:rFonts w:ascii="Calibri" w:hAnsi="Calibri"/>
          <w:szCs w:val="21"/>
        </w:rPr>
      </w:pPr>
    </w:p>
    <w:p w14:paraId="0393B5EF" w14:textId="3EF329E6" w:rsidR="005F0748" w:rsidRPr="00211D8D" w:rsidRDefault="00FE493C" w:rsidP="005F0748">
      <w:pPr>
        <w:jc w:val="left"/>
        <w:rPr>
          <w:ins w:id="79" w:author="Bolin Zhu" w:date="2021-05-02T01:17:00Z"/>
          <w:rFonts w:ascii="Calibri" w:hAnsi="Calibri"/>
          <w:szCs w:val="21"/>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ins w:id="80" w:author="Bolin Zhu" w:date="2021-05-02T01:17:00Z">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w:t>
        </w:r>
      </w:ins>
      <w:ins w:id="81" w:author="Bolin Zhu" w:date="2021-05-02T01:18:00Z">
        <w:r w:rsidR="005F0748">
          <w:rPr>
            <w:rFonts w:ascii="Calibri" w:hAnsi="Calibri"/>
            <w:szCs w:val="21"/>
          </w:rPr>
          <w:t>project, the distribution of PER are considered as Normal distribution.</w:t>
        </w:r>
      </w:ins>
    </w:p>
    <w:p w14:paraId="73C18E06" w14:textId="5F9C2065" w:rsidR="005F0748" w:rsidRPr="00211D8D" w:rsidRDefault="005F0748" w:rsidP="005F0748">
      <w:pPr>
        <w:jc w:val="left"/>
        <w:rPr>
          <w:rFonts w:ascii="Calibri" w:hAnsi="Calibri"/>
          <w:szCs w:val="21"/>
        </w:rPr>
      </w:pPr>
      <w:del w:id="82" w:author="Bolin Zhu" w:date="2021-05-02T01:17:00Z">
        <w:r w:rsidRPr="00211D8D" w:rsidDel="005F0748">
          <w:rPr>
            <w:rFonts w:ascii="Calibri" w:hAnsi="Calibri"/>
            <w:szCs w:val="21"/>
          </w:rPr>
          <w:delText xml:space="preserve">However, it is hard to find a distribution that fits the player's </w:delText>
        </w:r>
        <w:r w:rsidDel="005F0748">
          <w:rPr>
            <w:rFonts w:ascii="Calibri" w:hAnsi="Calibri"/>
            <w:szCs w:val="21"/>
          </w:rPr>
          <w:delText>PER, but the PER</w:delText>
        </w:r>
        <w:r w:rsidRPr="005F0748" w:rsidDel="005F0748">
          <w:rPr>
            <w:rFonts w:ascii="Calibri" w:hAnsi="Calibri"/>
            <w:szCs w:val="21"/>
          </w:rPr>
          <w:delText xml:space="preserve"> is likely to be normally distributed, </w:delText>
        </w:r>
        <w:r w:rsidDel="005F0748">
          <w:rPr>
            <w:rFonts w:ascii="Calibri" w:hAnsi="Calibri"/>
            <w:szCs w:val="21"/>
          </w:rPr>
          <w:delText xml:space="preserve">due to </w:delText>
        </w:r>
        <w:r w:rsidRPr="005F0748" w:rsidDel="005F0748">
          <w:rPr>
            <w:rFonts w:ascii="Calibri" w:hAnsi="Calibri"/>
            <w:szCs w:val="21"/>
          </w:rPr>
          <w:delText>it increases approximately linearly with the time of each game.</w:delText>
        </w:r>
        <w:r w:rsidDel="005F0748">
          <w:rPr>
            <w:rFonts w:ascii="Calibri" w:hAnsi="Calibri"/>
            <w:szCs w:val="21"/>
          </w:rPr>
          <w:delText xml:space="preserve"> So</w:delText>
        </w:r>
      </w:del>
    </w:p>
    <w:p w14:paraId="58B0A897" w14:textId="6D9E7A2A" w:rsidR="000F6FE7" w:rsidRPr="00211D8D" w:rsidRDefault="000F6FE7" w:rsidP="005E221B">
      <w:pPr>
        <w:jc w:val="left"/>
        <w:rPr>
          <w:rFonts w:ascii="Calibri" w:hAnsi="Calibri"/>
          <w:szCs w:val="21"/>
        </w:rPr>
      </w:pPr>
    </w:p>
    <w:p w14:paraId="3631F956" w14:textId="363716F5" w:rsidR="00264292" w:rsidRPr="00211D8D" w:rsidRDefault="00264292" w:rsidP="005E221B">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 xml:space="preserve">Here is the </w:t>
      </w:r>
      <w:commentRangeStart w:id="83"/>
      <w:r w:rsidRPr="00211D8D">
        <w:rPr>
          <w:rFonts w:ascii="Calibri" w:hAnsi="Calibri"/>
          <w:szCs w:val="21"/>
        </w:rPr>
        <w:t xml:space="preserve">formula to calculate </w:t>
      </w:r>
      <w:commentRangeEnd w:id="83"/>
      <w:r w:rsidR="00AE548C" w:rsidRPr="00211D8D">
        <w:rPr>
          <w:rStyle w:val="CommentReference"/>
          <w:rFonts w:ascii="Calibri" w:hAnsi="Calibri"/>
        </w:rPr>
        <w:commentReference w:id="83"/>
      </w:r>
      <w:r w:rsidRPr="00211D8D">
        <w:rPr>
          <w:rFonts w:ascii="Calibri" w:hAnsi="Calibri"/>
          <w:szCs w:val="21"/>
        </w:rPr>
        <w:t>the team chemistry value:</w:t>
      </w:r>
    </w:p>
    <w:p w14:paraId="285B7796" w14:textId="1C1113C8" w:rsidR="00C76199" w:rsidRDefault="00C76199" w:rsidP="005E221B">
      <w:pPr>
        <w:jc w:val="left"/>
        <w:rPr>
          <w:rFonts w:ascii="Calibri" w:hAnsi="Calibri"/>
          <w:szCs w:val="21"/>
        </w:rPr>
      </w:pPr>
    </w:p>
    <w:p w14:paraId="5630B200" w14:textId="31F2DFDB" w:rsidR="00C76199" w:rsidRDefault="00C76199" w:rsidP="005E221B">
      <w:pPr>
        <w:jc w:val="left"/>
        <w:rPr>
          <w:rFonts w:ascii="Calibri" w:hAnsi="Calibri"/>
          <w:szCs w:val="21"/>
        </w:rPr>
      </w:pPr>
      <w:r>
        <w:rPr>
          <w:rFonts w:ascii="Calibri" w:hAnsi="Calibri"/>
          <w:szCs w:val="21"/>
        </w:rPr>
        <w:t xml:space="preserve">In the first step the normalized team </w:t>
      </w:r>
      <w:proofErr w:type="spellStart"/>
      <w:r>
        <w:rPr>
          <w:rFonts w:ascii="Calibri" w:hAnsi="Calibri"/>
          <w:szCs w:val="21"/>
        </w:rPr>
        <w:t>elo</w:t>
      </w:r>
      <w:proofErr w:type="spellEnd"/>
      <w:r>
        <w:rPr>
          <w:rFonts w:ascii="Calibri" w:hAnsi="Calibri"/>
          <w:szCs w:val="21"/>
        </w:rPr>
        <w:t xml:space="preserve"> is calculated from team </w:t>
      </w:r>
      <w:proofErr w:type="spellStart"/>
      <w:r>
        <w:rPr>
          <w:rFonts w:ascii="Calibri" w:hAnsi="Calibri"/>
          <w:szCs w:val="21"/>
        </w:rPr>
        <w:t>elo</w:t>
      </w:r>
      <w:proofErr w:type="spellEnd"/>
      <w:r>
        <w:rPr>
          <w:rFonts w:ascii="Calibri" w:hAnsi="Calibri"/>
          <w:szCs w:val="21"/>
        </w:rPr>
        <w:t xml:space="preserve"> and player </w:t>
      </w:r>
      <w:proofErr w:type="spellStart"/>
      <w:r>
        <w:rPr>
          <w:rFonts w:ascii="Calibri" w:hAnsi="Calibri"/>
          <w:szCs w:val="21"/>
        </w:rPr>
        <w:t>elos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m:t>
                  </m:r>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131AF478" w14:textId="2CF0972A" w:rsidR="00264292" w:rsidRPr="00C76199"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4E3FCF4" w14:textId="77777777" w:rsidR="00C76199" w:rsidRPr="00211D8D" w:rsidRDefault="00C76199" w:rsidP="005E221B">
      <w:pPr>
        <w:jc w:val="left"/>
        <w:rPr>
          <w:rFonts w:ascii="Calibri" w:hAnsi="Calibri"/>
          <w:szCs w:val="21"/>
        </w:rPr>
      </w:pPr>
    </w:p>
    <w:p w14:paraId="69690A23" w14:textId="086E4559" w:rsidR="00264292" w:rsidRPr="00211D8D" w:rsidRDefault="00264292" w:rsidP="005E221B">
      <w:pPr>
        <w:jc w:val="left"/>
        <w:rPr>
          <w:rFonts w:ascii="Calibri" w:hAnsi="Calibri"/>
          <w:szCs w:val="21"/>
        </w:rPr>
      </w:pPr>
      <w:r w:rsidRPr="00211D8D">
        <w:rPr>
          <w:rFonts w:ascii="Calibri" w:hAnsi="Calibri"/>
          <w:szCs w:val="21"/>
        </w:rPr>
        <w:t>In this project both</w:t>
      </w:r>
      <w:r w:rsidR="00DD7EEF" w:rsidRPr="00211D8D">
        <w:rPr>
          <w:rFonts w:ascii="Calibri" w:hAnsi="Calibri"/>
          <w:szCs w:val="21"/>
        </w:rPr>
        <w:t xml:space="preserve"> </w:t>
      </w:r>
      <w:r w:rsidRPr="00211D8D">
        <w:rPr>
          <w:rFonts w:ascii="Calibri" w:hAnsi="Calibri"/>
          <w:szCs w:val="21"/>
        </w:rPr>
        <w:t xml:space="preserve">player rating and Team Elo are considered </w:t>
      </w:r>
      <w:r w:rsidR="00DD7EEF" w:rsidRPr="00211D8D">
        <w:rPr>
          <w:rFonts w:ascii="Calibri" w:hAnsi="Calibri"/>
          <w:szCs w:val="21"/>
        </w:rPr>
        <w:t>to follow</w:t>
      </w:r>
      <w:r w:rsidRPr="00211D8D">
        <w:rPr>
          <w:rFonts w:ascii="Calibri" w:hAnsi="Calibri"/>
          <w:szCs w:val="21"/>
        </w:rPr>
        <w:t xml:space="preserve"> </w:t>
      </w:r>
      <w:commentRangeStart w:id="84"/>
      <w:r w:rsidRPr="00211D8D">
        <w:rPr>
          <w:rFonts w:ascii="Calibri" w:hAnsi="Calibri"/>
          <w:szCs w:val="21"/>
        </w:rPr>
        <w:t>normal distribution</w:t>
      </w:r>
      <w:commentRangeEnd w:id="84"/>
      <w:r w:rsidR="00A736E3" w:rsidRPr="00211D8D">
        <w:rPr>
          <w:rStyle w:val="CommentReference"/>
          <w:rFonts w:ascii="Calibri" w:hAnsi="Calibri"/>
        </w:rPr>
        <w:commentReference w:id="84"/>
      </w:r>
      <w:r w:rsidRPr="00211D8D">
        <w:rPr>
          <w:rFonts w:ascii="Calibri" w:hAnsi="Calibri"/>
          <w:szCs w:val="21"/>
        </w:rPr>
        <w:t xml:space="preserve">, so we could find a specific ratio by </w:t>
      </w:r>
      <w:r w:rsidR="00B21F55" w:rsidRPr="00211D8D">
        <w:rPr>
          <w:rFonts w:ascii="Calibri" w:hAnsi="Calibri"/>
          <w:szCs w:val="21"/>
        </w:rPr>
        <w:t>the mean of team Elo/ the mean of player rating.</w:t>
      </w:r>
      <w:r w:rsidR="008F4AD3" w:rsidRPr="00211D8D">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211D8D" w:rsidRDefault="00161EDE" w:rsidP="005E221B">
      <w:pPr>
        <w:jc w:val="left"/>
        <w:rPr>
          <w:rFonts w:ascii="Calibri" w:hAnsi="Calibri"/>
          <w:szCs w:val="21"/>
        </w:rPr>
      </w:pPr>
    </w:p>
    <w:p w14:paraId="2545789A" w14:textId="62CEF4CE" w:rsidR="00D20BF5" w:rsidRPr="00211D8D" w:rsidRDefault="00D20BF5" w:rsidP="00FF4CB8">
      <w:pPr>
        <w:pStyle w:val="Heading3"/>
        <w:rPr>
          <w:rFonts w:ascii="Calibri" w:hAnsi="Calibri"/>
        </w:rPr>
      </w:pPr>
      <w:bookmarkStart w:id="85" w:name="_Toc70802519"/>
      <w:r w:rsidRPr="00211D8D">
        <w:rPr>
          <w:rFonts w:ascii="Calibri" w:hAnsi="Calibri"/>
        </w:rPr>
        <w:t>Data memo function</w:t>
      </w:r>
      <w:bookmarkEnd w:id="85"/>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A9B1F87" w:rsidR="00161EDE" w:rsidRPr="00211D8D" w:rsidRDefault="00161EDE" w:rsidP="00FF4CB8">
      <w:pPr>
        <w:pStyle w:val="Heading3"/>
        <w:rPr>
          <w:rFonts w:ascii="Calibri" w:hAnsi="Calibri"/>
        </w:rPr>
      </w:pPr>
      <w:bookmarkStart w:id="86" w:name="_Toc7080252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2237A2" w:rsidRPr="00211D8D">
            <w:rPr>
              <w:rFonts w:ascii="Calibri" w:hAnsi="Calibri"/>
              <w:noProof/>
            </w:rPr>
            <w:t>(Geeks, 2021)</w:t>
          </w:r>
          <w:r w:rsidR="002237A2" w:rsidRPr="00211D8D">
            <w:rPr>
              <w:rFonts w:ascii="Calibri" w:hAnsi="Calibri"/>
            </w:rPr>
            <w:fldChar w:fldCharType="end"/>
          </w:r>
        </w:sdtContent>
      </w:sdt>
      <w:bookmarkEnd w:id="86"/>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w:t>
      </w:r>
      <w:proofErr w:type="gramStart"/>
      <w:r w:rsidRPr="00211D8D">
        <w:rPr>
          <w:rFonts w:ascii="Calibri" w:hAnsi="Calibri"/>
          <w:szCs w:val="21"/>
        </w:rPr>
        <w:t>interface</w:t>
      </w:r>
      <w:proofErr w:type="gramEnd"/>
    </w:p>
    <w:p w14:paraId="0262F6F0" w14:textId="4DD99174" w:rsidR="00D07185" w:rsidRPr="00211D8D" w:rsidRDefault="00D07185" w:rsidP="00FF4CB8">
      <w:pPr>
        <w:pStyle w:val="Heading3"/>
        <w:rPr>
          <w:rFonts w:ascii="Calibri" w:hAnsi="Calibri"/>
        </w:rPr>
      </w:pPr>
      <w:bookmarkStart w:id="87" w:name="_Toc70802521"/>
      <w:r w:rsidRPr="00211D8D">
        <w:rPr>
          <w:rFonts w:ascii="Calibri" w:hAnsi="Calibri"/>
        </w:rPr>
        <w:lastRenderedPageBreak/>
        <w:t>UI design</w:t>
      </w:r>
      <w:bookmarkEnd w:id="87"/>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End </w:t>
      </w:r>
      <w:proofErr w:type="gramStart"/>
      <w:r w:rsidRPr="00211D8D">
        <w:rPr>
          <w:rFonts w:ascii="Calibri" w:hAnsi="Calibri"/>
          <w:szCs w:val="21"/>
        </w:rPr>
        <w:t>page</w:t>
      </w:r>
      <w:proofErr w:type="gramEnd"/>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88" w:name="_Toc70802522"/>
      <w:r w:rsidRPr="00211D8D">
        <w:rPr>
          <w:rFonts w:ascii="Calibri" w:hAnsi="Calibri"/>
        </w:rPr>
        <w:t>Game mode</w:t>
      </w:r>
      <w:bookmarkEnd w:id="88"/>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89" w:name="_Toc70802523"/>
      <w:r w:rsidRPr="00211D8D">
        <w:rPr>
          <w:rFonts w:ascii="Calibri" w:hAnsi="Calibri"/>
        </w:rPr>
        <w:t>Game rule</w:t>
      </w:r>
      <w:bookmarkEnd w:id="89"/>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90"/>
      <w:r w:rsidRPr="00211D8D">
        <w:rPr>
          <w:rFonts w:ascii="Calibri" w:hAnsi="Calibri"/>
          <w:szCs w:val="21"/>
        </w:rPr>
        <w:t>a</w:t>
      </w:r>
      <w:r w:rsidR="00AD7EFC" w:rsidRPr="00211D8D">
        <w:rPr>
          <w:rFonts w:ascii="Calibri" w:hAnsi="Calibri"/>
          <w:szCs w:val="21"/>
        </w:rPr>
        <w:t>n individual</w:t>
      </w:r>
      <w:r w:rsidRPr="00211D8D">
        <w:rPr>
          <w:rFonts w:ascii="Calibri" w:hAnsi="Calibri"/>
          <w:szCs w:val="21"/>
        </w:rPr>
        <w:t xml:space="preserve"> rating </w:t>
      </w:r>
      <w:commentRangeEnd w:id="90"/>
      <w:r w:rsidR="00AF6AE2" w:rsidRPr="00211D8D">
        <w:rPr>
          <w:rStyle w:val="CommentReference"/>
          <w:rFonts w:ascii="Calibri" w:hAnsi="Calibri"/>
        </w:rPr>
        <w:commentReference w:id="90"/>
      </w:r>
      <w:r w:rsidRPr="00211D8D">
        <w:rPr>
          <w:rFonts w:ascii="Calibri" w:hAnsi="Calibri"/>
          <w:szCs w:val="21"/>
        </w:rPr>
        <w:t xml:space="preserve">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211D8D">
        <w:rPr>
          <w:rFonts w:ascii="Calibri" w:hAnsi="Calibri"/>
          <w:szCs w:val="21"/>
        </w:rPr>
        <w:t>coins</w:t>
      </w:r>
      <w:proofErr w:type="gramEnd"/>
      <w:r w:rsidR="00EE7210" w:rsidRPr="00211D8D">
        <w:rPr>
          <w:rFonts w:ascii="Calibri" w:hAnsi="Calibri"/>
          <w:szCs w:val="21"/>
        </w:rPr>
        <w:t xml:space="preserve">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 xml:space="preserve">from a pool of basketball </w:t>
      </w:r>
      <w:proofErr w:type="gramStart"/>
      <w:r w:rsidR="00DD7EEF" w:rsidRPr="00211D8D">
        <w:rPr>
          <w:rFonts w:ascii="Calibri" w:hAnsi="Calibri"/>
          <w:szCs w:val="21"/>
        </w:rPr>
        <w:t>players</w:t>
      </w:r>
      <w:proofErr w:type="gramEnd"/>
    </w:p>
    <w:p w14:paraId="0AB8AE71" w14:textId="5A4FE57F" w:rsidR="0098106B" w:rsidRPr="00211D8D" w:rsidRDefault="0098106B" w:rsidP="00FF4CB8">
      <w:pPr>
        <w:pStyle w:val="Heading1"/>
        <w:rPr>
          <w:rFonts w:ascii="Calibri" w:hAnsi="Calibri"/>
        </w:rPr>
      </w:pPr>
      <w:bookmarkStart w:id="91" w:name="_Toc70802524"/>
      <w:r w:rsidRPr="00211D8D">
        <w:rPr>
          <w:rFonts w:ascii="Calibri" w:hAnsi="Calibri"/>
        </w:rPr>
        <w:lastRenderedPageBreak/>
        <w:t>6.implementation</w:t>
      </w:r>
      <w:bookmarkEnd w:id="91"/>
    </w:p>
    <w:p w14:paraId="4B0C0D5F" w14:textId="64C38BFF" w:rsidR="001A0275" w:rsidRPr="00211D8D" w:rsidRDefault="001A0275" w:rsidP="00FF4CB8">
      <w:pPr>
        <w:pStyle w:val="Heading2"/>
        <w:rPr>
          <w:rFonts w:ascii="Calibri" w:hAnsi="Calibri"/>
        </w:rPr>
      </w:pPr>
      <w:bookmarkStart w:id="92" w:name="_Toc70802525"/>
      <w:commentRangeStart w:id="93"/>
      <w:r w:rsidRPr="00211D8D">
        <w:rPr>
          <w:rFonts w:ascii="Calibri" w:hAnsi="Calibri"/>
        </w:rPr>
        <w:t>Explore the suitable model for data structure</w:t>
      </w:r>
      <w:commentRangeEnd w:id="93"/>
      <w:r w:rsidR="00544677" w:rsidRPr="00211D8D">
        <w:rPr>
          <w:rStyle w:val="CommentReference"/>
          <w:rFonts w:ascii="Calibri" w:eastAsiaTheme="minorEastAsia" w:hAnsi="Calibri" w:cstheme="minorBidi"/>
          <w:b w:val="0"/>
          <w:bCs w:val="0"/>
        </w:rPr>
        <w:commentReference w:id="93"/>
      </w:r>
      <w:bookmarkEnd w:id="92"/>
    </w:p>
    <w:p w14:paraId="3CDE9F83" w14:textId="21F66461"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w:t>
      </w:r>
      <w:commentRangeStart w:id="94"/>
      <w:r w:rsidRPr="00211D8D">
        <w:rPr>
          <w:rFonts w:ascii="Calibri" w:hAnsi="Calibri"/>
        </w:rPr>
        <w:t>). Based on the background research, I selected 14 famous combinations and compiled their team and teammate data</w:t>
      </w:r>
      <w:del w:id="95" w:author="Bolin Zhu" w:date="2021-04-30T16:17:00Z">
        <w:r w:rsidRPr="00211D8D" w:rsidDel="00F50444">
          <w:rPr>
            <w:rFonts w:ascii="Calibri" w:hAnsi="Calibri"/>
          </w:rPr>
          <w:delText xml:space="preserve"> </w:delText>
        </w:r>
      </w:del>
      <w:r w:rsidRPr="00211D8D">
        <w:rPr>
          <w:rFonts w:ascii="Calibri" w:hAnsi="Calibri"/>
        </w:rPr>
        <w:t xml:space="preserve"> for this project</w:t>
      </w:r>
      <w:commentRangeEnd w:id="94"/>
      <w:r w:rsidR="00773EEA" w:rsidRPr="00211D8D">
        <w:rPr>
          <w:rStyle w:val="CommentReference"/>
          <w:rFonts w:ascii="Calibri" w:hAnsi="Calibri"/>
        </w:rPr>
        <w:commentReference w:id="94"/>
      </w:r>
      <w:r w:rsidRPr="00211D8D">
        <w:rPr>
          <w:rFonts w:ascii="Calibri" w:hAnsi="Calibri"/>
        </w:rPr>
        <w:t>.</w:t>
      </w:r>
    </w:p>
    <w:p w14:paraId="0F1FF9E0" w14:textId="27AEDF95" w:rsidR="001A0275" w:rsidRPr="00211D8D" w:rsidRDefault="00DE45D3" w:rsidP="005E221B">
      <w:pPr>
        <w:widowControl/>
        <w:jc w:val="left"/>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5E221B">
      <w:pPr>
        <w:widowControl/>
        <w:jc w:val="left"/>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 xml:space="preserve">This image shows how the relationships between players can be represented by the adjacency </w:t>
      </w:r>
      <w:proofErr w:type="gramStart"/>
      <w:r w:rsidRPr="00211D8D">
        <w:rPr>
          <w:rFonts w:ascii="Calibri" w:hAnsi="Calibri"/>
          <w:szCs w:val="21"/>
        </w:rPr>
        <w:t>list</w:t>
      </w:r>
      <w:r w:rsidR="004858DA" w:rsidRPr="00211D8D">
        <w:rPr>
          <w:rFonts w:ascii="Calibri" w:hAnsi="Calibri"/>
          <w:szCs w:val="21"/>
        </w:rPr>
        <w:t>[</w:t>
      </w:r>
      <w:proofErr w:type="gramEnd"/>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5E221B">
      <w:pPr>
        <w:widowControl/>
        <w:jc w:val="left"/>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5E221B">
      <w:pPr>
        <w:widowControl/>
        <w:jc w:val="left"/>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proofErr w:type="gramStart"/>
      <w:r w:rsidR="00DD7EEF" w:rsidRPr="00211D8D">
        <w:rPr>
          <w:rFonts w:ascii="Calibri" w:hAnsi="Calibri"/>
          <w:szCs w:val="21"/>
        </w:rPr>
        <w:t>array</w:t>
      </w:r>
      <w:proofErr w:type="gramEnd"/>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211D8D">
        <w:rPr>
          <w:rFonts w:ascii="Calibri" w:hAnsi="Calibri"/>
          <w:szCs w:val="21"/>
        </w:rPr>
        <w:t>more dense</w:t>
      </w:r>
      <w:proofErr w:type="gramEnd"/>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5E221B">
      <w:pPr>
        <w:widowControl/>
        <w:jc w:val="left"/>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5E221B">
      <w:pPr>
        <w:widowControl/>
        <w:jc w:val="left"/>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96" w:name="_Toc70802526"/>
      <w:r w:rsidRPr="00211D8D">
        <w:rPr>
          <w:rFonts w:ascii="Calibri" w:hAnsi="Calibri"/>
        </w:rPr>
        <w:t xml:space="preserve">The rating implement method </w:t>
      </w:r>
      <w:proofErr w:type="gramStart"/>
      <w:r w:rsidRPr="00211D8D">
        <w:rPr>
          <w:rFonts w:ascii="Calibri" w:hAnsi="Calibri"/>
        </w:rPr>
        <w:t>change</w:t>
      </w:r>
      <w:bookmarkEnd w:id="96"/>
      <w:proofErr w:type="gramEnd"/>
      <w:r w:rsidRPr="00211D8D">
        <w:rPr>
          <w:rFonts w:ascii="Calibri" w:hAnsi="Calibri"/>
        </w:rPr>
        <w:t xml:space="preserve"> </w:t>
      </w:r>
    </w:p>
    <w:p w14:paraId="530367B1" w14:textId="2572F0F7"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w:t>
      </w:r>
      <w:del w:id="97" w:author="Warrick Roseboom" w:date="2021-04-15T17:03:00Z">
        <w:r w:rsidRPr="00211D8D" w:rsidDel="00BB3706">
          <w:rPr>
            <w:rFonts w:ascii="Calibri" w:hAnsi="Calibri"/>
            <w:szCs w:val="21"/>
          </w:rPr>
          <w:delText>. However, during the run, it was found that the program took a long time to run using pure recursion</w:delText>
        </w:r>
      </w:del>
      <w:r w:rsidRPr="00211D8D">
        <w:rPr>
          <w:rFonts w:ascii="Calibri" w:hAnsi="Calibri"/>
          <w:szCs w:val="21"/>
        </w:rPr>
        <w:t>,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211D8D" w:rsidRDefault="00291FE6" w:rsidP="00065ABD">
      <w:pPr>
        <w:rPr>
          <w:rFonts w:ascii="Calibri" w:hAnsi="Calibri"/>
          <w:szCs w:val="21"/>
        </w:rPr>
      </w:pPr>
      <w:commentRangeStart w:id="98"/>
      <w:r w:rsidRPr="00211D8D">
        <w:rPr>
          <w:rFonts w:ascii="Calibri" w:hAnsi="Calibri"/>
          <w:szCs w:val="21"/>
        </w:rPr>
        <w:t>Here is the function of Strength method.</w:t>
      </w:r>
      <w:commentRangeEnd w:id="98"/>
      <w:r w:rsidR="00544677" w:rsidRPr="00211D8D">
        <w:rPr>
          <w:rStyle w:val="CommentReference"/>
          <w:rFonts w:ascii="Calibri" w:hAnsi="Calibri"/>
        </w:rPr>
        <w:commentReference w:id="98"/>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19BE67F0" w:rsidR="001F567B" w:rsidRPr="00211D8D" w:rsidRDefault="001F567B" w:rsidP="001F567B">
      <w:pPr>
        <w:pStyle w:val="Heading2"/>
        <w:rPr>
          <w:rFonts w:ascii="Calibri" w:hAnsi="Calibri"/>
          <w:kern w:val="44"/>
        </w:rPr>
      </w:pPr>
      <w:bookmarkStart w:id="99" w:name="_Toc70802527"/>
      <w:r w:rsidRPr="00211D8D">
        <w:rPr>
          <w:rFonts w:ascii="Calibri" w:hAnsi="Calibri"/>
        </w:rPr>
        <w:t>Fibonacci sequence</w:t>
      </w:r>
      <w:r w:rsidRPr="00211D8D">
        <w:rPr>
          <w:rFonts w:ascii="Calibri" w:hAnsi="Calibri"/>
          <w:kern w:val="44"/>
        </w:rPr>
        <w:t xml:space="preserve"> [</w:t>
      </w:r>
      <w:commentRangeStart w:id="100"/>
      <w:r w:rsidRPr="00211D8D">
        <w:rPr>
          <w:rFonts w:ascii="Calibri" w:hAnsi="Calibri"/>
          <w:kern w:val="44"/>
        </w:rPr>
        <w:t>4</w:t>
      </w:r>
      <w:commentRangeEnd w:id="100"/>
      <w:r w:rsidRPr="00211D8D">
        <w:rPr>
          <w:rStyle w:val="CommentReference"/>
          <w:rFonts w:ascii="Calibri" w:eastAsiaTheme="minorEastAsia" w:hAnsi="Calibri" w:cstheme="minorBidi"/>
          <w:b w:val="0"/>
          <w:bCs w:val="0"/>
        </w:rPr>
        <w:commentReference w:id="100"/>
      </w:r>
      <w:r w:rsidRPr="00211D8D">
        <w:rPr>
          <w:rFonts w:ascii="Calibri" w:hAnsi="Calibri"/>
          <w:kern w:val="44"/>
        </w:rPr>
        <w:t>]</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2237A2" w:rsidRPr="00211D8D">
            <w:rPr>
              <w:rFonts w:ascii="Calibri" w:hAnsi="Calibri"/>
              <w:noProof/>
              <w:kern w:val="44"/>
            </w:rPr>
            <w:t>(Ghose, 2019)</w:t>
          </w:r>
          <w:r w:rsidR="002237A2" w:rsidRPr="00211D8D">
            <w:rPr>
              <w:rFonts w:ascii="Calibri" w:hAnsi="Calibri"/>
              <w:kern w:val="44"/>
            </w:rPr>
            <w:fldChar w:fldCharType="end"/>
          </w:r>
        </w:sdtContent>
      </w:sdt>
      <w:bookmarkEnd w:id="99"/>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1F567B">
      <w:pPr>
        <w:widowControl/>
        <w:jc w:val="left"/>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211D8D" w:rsidRDefault="001F567B" w:rsidP="001F567B">
      <w:pPr>
        <w:widowControl/>
        <w:jc w:val="left"/>
        <w:rPr>
          <w:rFonts w:ascii="Calibri" w:hAnsi="Calibri"/>
          <w:b/>
          <w:bCs/>
          <w:kern w:val="44"/>
          <w:szCs w:val="21"/>
        </w:rPr>
      </w:pP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t xml:space="preserve">- </w:t>
      </w:r>
      <w:r w:rsidRPr="00211D8D">
        <w:rPr>
          <w:rFonts w:ascii="Calibri" w:hAnsi="Calibri"/>
          <w:szCs w:val="21"/>
        </w:rPr>
        <w:t>Figure</w:t>
      </w:r>
      <w:r w:rsidRPr="00211D8D">
        <w:rPr>
          <w:rFonts w:ascii="Calibri" w:hAnsi="Calibri"/>
          <w:b/>
          <w:bCs/>
          <w:kern w:val="44"/>
          <w:szCs w:val="21"/>
        </w:rPr>
        <w:t xml:space="preserve"> 3.the fib diagram</w:t>
      </w:r>
    </w:p>
    <w:p w14:paraId="5FBBB22A" w14:textId="77777777" w:rsidR="001F567B" w:rsidRPr="00211D8D" w:rsidRDefault="001F567B" w:rsidP="001F567B">
      <w:pPr>
        <w:widowControl/>
        <w:jc w:val="left"/>
        <w:rPr>
          <w:rFonts w:ascii="Calibri" w:hAnsi="Calibri"/>
          <w:b/>
          <w:bCs/>
          <w:kern w:val="44"/>
          <w:szCs w:val="21"/>
        </w:rPr>
      </w:pPr>
    </w:p>
    <w:p w14:paraId="3EAEE653" w14:textId="4F05CA49" w:rsidR="001F567B" w:rsidRPr="00211D8D" w:rsidRDefault="001F567B" w:rsidP="001F567B">
      <w:pPr>
        <w:pStyle w:val="Heading2"/>
        <w:rPr>
          <w:rFonts w:ascii="Calibri" w:hAnsi="Calibri"/>
        </w:rPr>
      </w:pPr>
      <w:bookmarkStart w:id="101" w:name="_Toc70802528"/>
      <w:proofErr w:type="spellStart"/>
      <w:r w:rsidRPr="00211D8D">
        <w:rPr>
          <w:rFonts w:ascii="Calibri" w:hAnsi="Calibri"/>
        </w:rPr>
        <w:t>Memoization</w:t>
      </w:r>
      <w:proofErr w:type="spellEnd"/>
      <w:r w:rsidRPr="00211D8D">
        <w:rPr>
          <w:rFonts w:ascii="Calibri" w:hAnsi="Calibri"/>
        </w:rPr>
        <w:t xml:space="preserve"> [</w:t>
      </w:r>
      <w:commentRangeStart w:id="102"/>
      <w:r w:rsidRPr="00211D8D">
        <w:rPr>
          <w:rFonts w:ascii="Calibri" w:hAnsi="Calibri"/>
        </w:rPr>
        <w:t>5</w:t>
      </w:r>
      <w:commentRangeEnd w:id="102"/>
      <w:r w:rsidRPr="00211D8D">
        <w:rPr>
          <w:rStyle w:val="CommentReference"/>
          <w:rFonts w:ascii="Calibri" w:eastAsiaTheme="minorEastAsia" w:hAnsi="Calibri" w:cstheme="minorBidi"/>
          <w:b w:val="0"/>
          <w:bCs w:val="0"/>
        </w:rPr>
        <w:commentReference w:id="102"/>
      </w:r>
      <w:r w:rsidRPr="00211D8D">
        <w:rPr>
          <w:rFonts w:ascii="Calibri" w:hAnsi="Calibri"/>
        </w:rPr>
        <w:t>]</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2237A2" w:rsidRPr="00211D8D">
            <w:rPr>
              <w:rFonts w:ascii="Calibri" w:hAnsi="Calibri"/>
              <w:noProof/>
            </w:rPr>
            <w:t xml:space="preserve"> (Koroleva, 2018)</w:t>
          </w:r>
          <w:r w:rsidR="002237A2" w:rsidRPr="00211D8D">
            <w:rPr>
              <w:rFonts w:ascii="Calibri" w:hAnsi="Calibri"/>
            </w:rPr>
            <w:fldChar w:fldCharType="end"/>
          </w:r>
        </w:sdtContent>
      </w:sdt>
      <w:bookmarkEnd w:id="101"/>
    </w:p>
    <w:p w14:paraId="467E53B4" w14:textId="3E1501F4" w:rsidR="00F50444" w:rsidRPr="00211D8D" w:rsidRDefault="001F567B" w:rsidP="00F50444">
      <w:pPr>
        <w:widowControl/>
        <w:jc w:val="left"/>
        <w:rPr>
          <w:ins w:id="103" w:author="Bolin Zhu" w:date="2021-04-30T16:18:00Z"/>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del w:id="104" w:author="Bolin Zhu" w:date="2021-04-30T16:19:00Z">
        <w:r w:rsidRPr="00211D8D" w:rsidDel="00F50444">
          <w:rPr>
            <w:rFonts w:ascii="Calibri" w:hAnsi="Calibri"/>
            <w:b/>
            <w:bCs/>
            <w:kern w:val="44"/>
            <w:szCs w:val="21"/>
          </w:rPr>
          <w:delText>optimisation</w:delText>
        </w:r>
      </w:del>
      <w:ins w:id="105" w:author="Bolin Zhu" w:date="2021-04-30T16:19:00Z">
        <w:r w:rsidR="00F50444" w:rsidRPr="00211D8D">
          <w:rPr>
            <w:rFonts w:ascii="Calibri" w:hAnsi="Calibri"/>
            <w:b/>
            <w:bCs/>
            <w:kern w:val="44"/>
            <w:szCs w:val="21"/>
          </w:rPr>
          <w:t>optimization</w:t>
        </w:r>
      </w:ins>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211D8D">
        <w:rPr>
          <w:rFonts w:ascii="Calibri" w:hAnsi="Calibri"/>
          <w:b/>
          <w:bCs/>
          <w:kern w:val="44"/>
          <w:szCs w:val="21"/>
        </w:rPr>
        <w:t>executed</w:t>
      </w:r>
      <w:proofErr w:type="gramEnd"/>
      <w:r w:rsidRPr="00211D8D">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function calls.</w:t>
      </w:r>
      <w:del w:id="106" w:author="Bolin Zhu" w:date="2021-04-30T16:18:00Z">
        <w:r w:rsidRPr="00211D8D" w:rsidDel="00F50444">
          <w:rPr>
            <w:rFonts w:ascii="Calibri" w:hAnsi="Calibri"/>
            <w:b/>
            <w:bCs/>
            <w:noProof/>
            <w:kern w:val="44"/>
            <w:szCs w:val="21"/>
          </w:rPr>
          <w:delText xml:space="preserve"> </w:delText>
        </w:r>
      </w:del>
    </w:p>
    <w:p w14:paraId="57E5560B" w14:textId="2640D336" w:rsidR="00F50444" w:rsidRPr="00211D8D" w:rsidDel="00C72249" w:rsidRDefault="00F50444">
      <w:pPr>
        <w:rPr>
          <w:del w:id="107" w:author="Bolin Zhu" w:date="2021-04-30T16:33:00Z"/>
          <w:rFonts w:ascii="Calibri" w:hAnsi="Calibri"/>
          <w:rPrChange w:id="108" w:author="Bolin Zhu" w:date="2021-04-30T16:18:00Z">
            <w:rPr>
              <w:del w:id="109" w:author="Bolin Zhu" w:date="2021-04-30T16:33:00Z"/>
              <w:b/>
              <w:bCs/>
              <w:noProof/>
            </w:rPr>
          </w:rPrChange>
        </w:rPr>
        <w:pPrChange w:id="110" w:author="Bolin Zhu" w:date="2021-04-30T16:18:00Z">
          <w:pPr>
            <w:widowControl/>
            <w:jc w:val="left"/>
          </w:pPr>
        </w:pPrChange>
      </w:pPr>
    </w:p>
    <w:p w14:paraId="25E5D69C" w14:textId="77777777" w:rsidR="001F567B" w:rsidRPr="00211D8D" w:rsidRDefault="001F567B" w:rsidP="001F567B">
      <w:pPr>
        <w:widowControl/>
        <w:jc w:val="left"/>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211D8D">
        <w:rPr>
          <w:rFonts w:ascii="Calibri" w:hAnsi="Calibri"/>
          <w:szCs w:val="21"/>
        </w:rPr>
        <w:t>So</w:t>
      </w:r>
      <w:proofErr w:type="gramEnd"/>
      <w:r w:rsidRPr="00211D8D">
        <w:rPr>
          <w:rFonts w:ascii="Calibri" w:hAnsi="Calibri"/>
          <w:szCs w:val="21"/>
        </w:rPr>
        <w:t xml:space="preserve"> if the two player have a good relationship their combine K will be a large number, vice versa.</w:t>
      </w:r>
    </w:p>
    <w:p w14:paraId="54B9F929" w14:textId="1FF37D56" w:rsidR="00291FE6" w:rsidRPr="00211D8D" w:rsidRDefault="00291FE6" w:rsidP="00FF4CB8">
      <w:pPr>
        <w:rPr>
          <w:ins w:id="111" w:author="Bolin Zhu" w:date="2021-04-30T16:33:00Z"/>
          <w:rFonts w:ascii="Calibri" w:hAnsi="Calibri"/>
          <w:b/>
          <w:bCs/>
        </w:rPr>
      </w:pPr>
    </w:p>
    <w:p w14:paraId="5C5EE551" w14:textId="6117131E" w:rsidR="00C72249" w:rsidRPr="00211D8D" w:rsidRDefault="00C72249" w:rsidP="00C72249">
      <w:pPr>
        <w:pStyle w:val="Heading3"/>
        <w:rPr>
          <w:ins w:id="112" w:author="Bolin Zhu" w:date="2021-04-30T16:33:00Z"/>
          <w:rFonts w:ascii="Calibri" w:hAnsi="Calibri"/>
          <w:noProof/>
        </w:rPr>
      </w:pPr>
      <w:bookmarkStart w:id="113" w:name="_Toc70802529"/>
      <w:ins w:id="114" w:author="Bolin Zhu" w:date="2021-04-30T16:33:00Z">
        <w:r w:rsidRPr="00211D8D">
          <w:rPr>
            <w:rFonts w:ascii="Calibri" w:hAnsi="Calibri"/>
            <w:noProof/>
          </w:rPr>
          <w:t xml:space="preserve">Implementation in simple </w:t>
        </w:r>
      </w:ins>
      <w:ins w:id="115" w:author="Bolin Zhu" w:date="2021-04-30T16:41:00Z">
        <w:r w:rsidRPr="00211D8D">
          <w:rPr>
            <w:rFonts w:ascii="Calibri" w:hAnsi="Calibri"/>
            <w:noProof/>
          </w:rPr>
          <w:t>robot</w:t>
        </w:r>
      </w:ins>
      <w:bookmarkEnd w:id="113"/>
    </w:p>
    <w:p w14:paraId="3F90347C" w14:textId="5490BDC3" w:rsidR="00C72249" w:rsidRPr="00211D8D" w:rsidRDefault="00C72249" w:rsidP="00C72249">
      <w:pPr>
        <w:rPr>
          <w:ins w:id="116" w:author="Bolin Zhu" w:date="2021-04-30T16:33:00Z"/>
          <w:rFonts w:ascii="Calibri" w:hAnsi="Calibri"/>
        </w:rPr>
      </w:pPr>
      <w:ins w:id="117" w:author="Bolin Zhu" w:date="2021-04-30T16:33:00Z">
        <w:r w:rsidRPr="00211D8D">
          <w:rPr>
            <w:rFonts w:ascii="Calibri" w:hAnsi="Calibri"/>
          </w:rPr>
          <w:t>In this project, there are two modes are considered which the player could choose to against with a player, and player could choose to against with the computer choice</w:t>
        </w:r>
      </w:ins>
      <w:ins w:id="118" w:author="Bolin Zhu" w:date="2021-04-30T16:50:00Z">
        <w:r w:rsidRPr="00211D8D">
          <w:rPr>
            <w:rFonts w:ascii="Calibri" w:hAnsi="Calibri"/>
          </w:rPr>
          <w:t xml:space="preserve">. However, </w:t>
        </w:r>
        <w:proofErr w:type="gramStart"/>
        <w:r w:rsidRPr="00211D8D">
          <w:rPr>
            <w:rFonts w:ascii="Calibri" w:hAnsi="Calibri"/>
          </w:rPr>
          <w:t>In</w:t>
        </w:r>
        <w:proofErr w:type="gramEnd"/>
        <w:r w:rsidRPr="00211D8D">
          <w:rPr>
            <w:rFonts w:ascii="Calibri" w:hAnsi="Calibri"/>
          </w:rPr>
          <w:t xml:space="preserve"> this project, the robot has not been set up to be very complex, due to time constraints.</w:t>
        </w:r>
      </w:ins>
      <w:ins w:id="119" w:author="Bolin Zhu" w:date="2021-04-30T20:09:00Z">
        <w:r w:rsidR="00FE6B9C" w:rsidRPr="00211D8D">
          <w:rPr>
            <w:rFonts w:ascii="Calibri" w:hAnsi="Calibri"/>
          </w:rPr>
          <w:t xml:space="preserve"> To ensure the cost AI </w:t>
        </w:r>
      </w:ins>
      <w:ins w:id="120" w:author="Bolin Zhu" w:date="2021-04-30T20:10:00Z">
        <w:r w:rsidR="00FE6B9C" w:rsidRPr="00211D8D">
          <w:rPr>
            <w:rFonts w:ascii="Calibri" w:hAnsi="Calibri"/>
          </w:rPr>
          <w:t>will not more than 19 points</w:t>
        </w:r>
      </w:ins>
      <w:ins w:id="121" w:author="Bolin Zhu" w:date="2021-04-30T20:08:00Z">
        <w:r w:rsidR="00FE6B9C" w:rsidRPr="00211D8D">
          <w:rPr>
            <w:rFonts w:ascii="Calibri" w:hAnsi="Calibri"/>
          </w:rPr>
          <w:t xml:space="preserve"> </w:t>
        </w:r>
      </w:ins>
      <w:ins w:id="122" w:author="Bolin Zhu" w:date="2021-04-30T20:10:00Z">
        <w:r w:rsidR="00FE6B9C" w:rsidRPr="00211D8D">
          <w:rPr>
            <w:rFonts w:ascii="Calibri" w:hAnsi="Calibri"/>
          </w:rPr>
          <w:t>t</w:t>
        </w:r>
      </w:ins>
      <w:ins w:id="123" w:author="Bolin Zhu" w:date="2021-04-30T20:08:00Z">
        <w:r w:rsidR="00FE6B9C" w:rsidRPr="00211D8D">
          <w:rPr>
            <w:rFonts w:ascii="Calibri" w:hAnsi="Calibri"/>
          </w:rPr>
          <w:t>he setting of AI choose the player is that the AI player will only choose the baske</w:t>
        </w:r>
      </w:ins>
      <w:ins w:id="124" w:author="Bolin Zhu" w:date="2021-04-30T20:09:00Z">
        <w:r w:rsidR="00FE6B9C" w:rsidRPr="00211D8D">
          <w:rPr>
            <w:rFonts w:ascii="Calibri" w:hAnsi="Calibri"/>
          </w:rPr>
          <w:t xml:space="preserve">tball player from T3 which means the player in that level will cost 3 points. </w:t>
        </w:r>
      </w:ins>
      <w:proofErr w:type="gramStart"/>
      <w:ins w:id="125" w:author="Bolin Zhu" w:date="2021-04-30T20:10:00Z">
        <w:r w:rsidR="00FE6B9C" w:rsidRPr="00211D8D">
          <w:rPr>
            <w:rFonts w:ascii="Calibri" w:hAnsi="Calibri"/>
          </w:rPr>
          <w:t>So</w:t>
        </w:r>
        <w:proofErr w:type="gramEnd"/>
        <w:r w:rsidR="00FE6B9C" w:rsidRPr="00211D8D">
          <w:rPr>
            <w:rFonts w:ascii="Calibri" w:hAnsi="Calibri"/>
          </w:rPr>
          <w:t xml:space="preserve"> in this level the AI player</w:t>
        </w:r>
      </w:ins>
      <w:ins w:id="126" w:author="Bolin Zhu" w:date="2021-04-30T20:11:00Z">
        <w:r w:rsidR="00FE6B9C" w:rsidRPr="00211D8D">
          <w:rPr>
            <w:rFonts w:ascii="Calibri" w:hAnsi="Calibri"/>
          </w:rPr>
          <w:t xml:space="preserve"> will not be very strong. But this mode could help the player to get know more about how </w:t>
        </w:r>
        <w:proofErr w:type="gramStart"/>
        <w:r w:rsidR="00FE6B9C" w:rsidRPr="00211D8D">
          <w:rPr>
            <w:rFonts w:ascii="Calibri" w:hAnsi="Calibri"/>
          </w:rPr>
          <w:t>will the rating</w:t>
        </w:r>
        <w:proofErr w:type="gramEnd"/>
        <w:r w:rsidR="00FE6B9C" w:rsidRPr="00211D8D">
          <w:rPr>
            <w:rFonts w:ascii="Calibri" w:hAnsi="Calibri"/>
          </w:rPr>
          <w:t xml:space="preserve"> be and </w:t>
        </w:r>
      </w:ins>
      <w:ins w:id="127" w:author="Bolin Zhu" w:date="2021-04-30T20:12:00Z">
        <w:r w:rsidR="00FE6B9C" w:rsidRPr="00211D8D">
          <w:rPr>
            <w:rFonts w:ascii="Calibri" w:hAnsi="Calibri"/>
          </w:rPr>
          <w:t>the whole process of playing this game.</w:t>
        </w:r>
      </w:ins>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128" w:name="_Toc70802530"/>
      <w:r w:rsidRPr="00211D8D">
        <w:rPr>
          <w:rFonts w:ascii="Calibri" w:hAnsi="Calibri"/>
        </w:rPr>
        <w:t>Implementation issue</w:t>
      </w:r>
      <w:bookmarkEnd w:id="128"/>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211D8D">
        <w:rPr>
          <w:rFonts w:ascii="Calibri" w:hAnsi="Calibri"/>
          <w:szCs w:val="21"/>
        </w:rPr>
        <w:lastRenderedPageBreak/>
        <w:t xml:space="preserve">manually. </w:t>
      </w:r>
      <w:del w:id="129" w:author="Warrick Roseboom" w:date="2021-04-15T17:04:00Z">
        <w:r w:rsidRPr="00211D8D" w:rsidDel="000B46C7">
          <w:rPr>
            <w:rFonts w:ascii="Calibri" w:hAnsi="Calibri"/>
            <w:szCs w:val="21"/>
          </w:rPr>
          <w:delText xml:space="preserve">This revealed that the data was not comprehensive enough and more information had to be added manually. </w:delText>
        </w:r>
      </w:del>
      <w:r w:rsidRPr="00211D8D">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Heading1"/>
        <w:rPr>
          <w:rFonts w:ascii="Calibri" w:hAnsi="Calibri"/>
        </w:rPr>
      </w:pPr>
      <w:bookmarkStart w:id="130" w:name="_Toc70802531"/>
      <w:r w:rsidRPr="00211D8D">
        <w:rPr>
          <w:rFonts w:ascii="Calibri" w:hAnsi="Calibri"/>
        </w:rPr>
        <w:lastRenderedPageBreak/>
        <w:t>7.testing</w:t>
      </w:r>
      <w:bookmarkEnd w:id="130"/>
    </w:p>
    <w:p w14:paraId="60882BA2" w14:textId="10285242" w:rsidR="000E39C9" w:rsidRPr="00211D8D" w:rsidRDefault="000E39C9" w:rsidP="00FF4CB8">
      <w:pPr>
        <w:pStyle w:val="Heading2"/>
        <w:rPr>
          <w:rFonts w:ascii="Calibri" w:hAnsi="Calibri"/>
        </w:rPr>
      </w:pPr>
      <w:bookmarkStart w:id="131" w:name="_Toc70802532"/>
      <w:r w:rsidRPr="00211D8D">
        <w:rPr>
          <w:rFonts w:ascii="Calibri" w:hAnsi="Calibri"/>
        </w:rPr>
        <w:t>Unit test</w:t>
      </w:r>
      <w:bookmarkEnd w:id="131"/>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 xml:space="preserve">A list </w:t>
            </w:r>
            <w:proofErr w:type="gramStart"/>
            <w:r w:rsidRPr="00211D8D">
              <w:rPr>
                <w:rFonts w:ascii="Calibri" w:hAnsi="Calibri"/>
                <w:szCs w:val="21"/>
              </w:rPr>
              <w:t>include</w:t>
            </w:r>
            <w:proofErr w:type="gramEnd"/>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 xml:space="preserve">Stack </w:t>
            </w:r>
            <w:proofErr w:type="gramStart"/>
            <w:r w:rsidRPr="00211D8D">
              <w:rPr>
                <w:rFonts w:ascii="Calibri" w:hAnsi="Calibri"/>
                <w:szCs w:val="21"/>
              </w:rPr>
              <w:t>over flow</w:t>
            </w:r>
            <w:proofErr w:type="gramEnd"/>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132" w:name="_Toc70802533"/>
      <w:r w:rsidRPr="00211D8D">
        <w:rPr>
          <w:rFonts w:ascii="Calibri" w:hAnsi="Calibri"/>
        </w:rPr>
        <w:lastRenderedPageBreak/>
        <w:t>Integration test</w:t>
      </w:r>
      <w:bookmarkEnd w:id="132"/>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133" w:name="_Toc70802534"/>
      <w:r w:rsidRPr="00211D8D">
        <w:rPr>
          <w:rFonts w:ascii="Calibri" w:hAnsi="Calibri"/>
        </w:rPr>
        <w:t>System test</w:t>
      </w:r>
      <w:bookmarkEnd w:id="133"/>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w:t>
            </w:r>
            <w:proofErr w:type="gramStart"/>
            <w:r w:rsidRPr="00211D8D">
              <w:rPr>
                <w:rFonts w:ascii="Calibri" w:hAnsi="Calibri"/>
                <w:szCs w:val="21"/>
              </w:rPr>
              <w:t>choose,</w:t>
            </w:r>
            <w:proofErr w:type="gramEnd"/>
            <w:r w:rsidRPr="00211D8D">
              <w:rPr>
                <w:rFonts w:ascii="Calibri" w:hAnsi="Calibri"/>
                <w:szCs w:val="21"/>
              </w:rPr>
              <w:t xml:space="preserv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w:t>
            </w:r>
            <w:proofErr w:type="gramStart"/>
            <w:r w:rsidRPr="00211D8D">
              <w:rPr>
                <w:rFonts w:ascii="Calibri" w:hAnsi="Calibri"/>
                <w:szCs w:val="21"/>
              </w:rPr>
              <w:t>team</w:t>
            </w:r>
            <w:proofErr w:type="gramEnd"/>
            <w:r w:rsidRPr="00211D8D">
              <w:rPr>
                <w:rFonts w:ascii="Calibri" w:hAnsi="Calibri"/>
                <w:szCs w:val="21"/>
              </w:rPr>
              <w:t xml:space="preserve">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 xml:space="preserve">The </w:t>
            </w:r>
            <w:proofErr w:type="gramStart"/>
            <w:r w:rsidRPr="00211D8D">
              <w:rPr>
                <w:rFonts w:ascii="Calibri" w:hAnsi="Calibri"/>
                <w:szCs w:val="21"/>
              </w:rPr>
              <w:t>team</w:t>
            </w:r>
            <w:proofErr w:type="gramEnd"/>
            <w:r w:rsidRPr="00211D8D">
              <w:rPr>
                <w:rFonts w:ascii="Calibri" w:hAnsi="Calibri"/>
                <w:szCs w:val="21"/>
              </w:rPr>
              <w:t xml:space="preserve">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 xml:space="preserve">The player could be change but the money of player </w:t>
            </w:r>
            <w:proofErr w:type="gramStart"/>
            <w:r w:rsidRPr="00211D8D">
              <w:rPr>
                <w:rFonts w:ascii="Calibri" w:hAnsi="Calibri"/>
                <w:szCs w:val="21"/>
              </w:rPr>
              <w:t>are</w:t>
            </w:r>
            <w:proofErr w:type="gramEnd"/>
            <w:r w:rsidRPr="00211D8D">
              <w:rPr>
                <w:rFonts w:ascii="Calibri" w:hAnsi="Calibri"/>
                <w:szCs w:val="21"/>
              </w:rPr>
              <w:t xml:space="preserv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 xml:space="preserve">The player cannot be </w:t>
            </w:r>
            <w:proofErr w:type="gramStart"/>
            <w:r w:rsidRPr="00211D8D">
              <w:rPr>
                <w:rFonts w:ascii="Calibri" w:hAnsi="Calibri"/>
                <w:szCs w:val="21"/>
              </w:rPr>
              <w:t>choose</w:t>
            </w:r>
            <w:proofErr w:type="gramEnd"/>
            <w:r w:rsidRPr="00211D8D">
              <w:rPr>
                <w:rFonts w:ascii="Calibri" w:hAnsi="Calibri"/>
                <w:szCs w:val="21"/>
              </w:rPr>
              <w:t>,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38C41B5B" w:rsidR="009F67B1" w:rsidRPr="00211D8D" w:rsidRDefault="00B963A9" w:rsidP="00FF4CB8">
      <w:pPr>
        <w:pStyle w:val="Heading1"/>
        <w:rPr>
          <w:rFonts w:ascii="Calibri" w:hAnsi="Calibri"/>
        </w:rPr>
      </w:pPr>
      <w:bookmarkStart w:id="134" w:name="_Toc70802535"/>
      <w:r w:rsidRPr="00211D8D">
        <w:rPr>
          <w:rFonts w:ascii="Calibri" w:hAnsi="Calibri"/>
        </w:rPr>
        <w:lastRenderedPageBreak/>
        <w:t>7.evaluation</w:t>
      </w:r>
      <w:bookmarkEnd w:id="134"/>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9E6E8E"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3" o:title=""/>
          </v:shape>
          <o:OLEObject Type="Embed" ProgID="Excel.Sheet.12" ShapeID="_x0000_i1025" DrawAspect="Content" ObjectID="_1681465643"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7CC6DB3"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w:t>
      </w:r>
      <w:proofErr w:type="gramStart"/>
      <w:r w:rsidRPr="00211D8D">
        <w:rPr>
          <w:rFonts w:ascii="Calibri" w:hAnsi="Calibri"/>
          <w:szCs w:val="21"/>
        </w:rPr>
        <w:t>The</w:t>
      </w:r>
      <w:proofErr w:type="gramEnd"/>
      <w:r w:rsidRPr="00211D8D">
        <w:rPr>
          <w:rFonts w:ascii="Calibri" w:hAnsi="Calibri"/>
          <w:szCs w:val="21"/>
        </w:rPr>
        <w:t xml:space="preserve"> horizontal and vertical rows show the </w:t>
      </w:r>
      <w:r w:rsidR="00AD7EFC" w:rsidRPr="00211D8D">
        <w:rPr>
          <w:rFonts w:ascii="Calibri" w:hAnsi="Calibri"/>
          <w:szCs w:val="21"/>
        </w:rPr>
        <w:t xml:space="preserve">true team </w:t>
      </w:r>
      <w:proofErr w:type="spellStart"/>
      <w:r w:rsidR="00AD7EFC" w:rsidRPr="00211D8D">
        <w:rPr>
          <w:rFonts w:ascii="Calibri" w:hAnsi="Calibri"/>
          <w:szCs w:val="21"/>
        </w:rPr>
        <w:t>elo</w:t>
      </w:r>
      <w:proofErr w:type="spellEnd"/>
      <w:r w:rsidR="00AD7EFC" w:rsidRPr="00211D8D">
        <w:rPr>
          <w:rFonts w:ascii="Calibri" w:hAnsi="Calibri"/>
          <w:szCs w:val="21"/>
        </w:rPr>
        <w:t xml:space="preserve"> and the predicted </w:t>
      </w:r>
      <w:ins w:id="135" w:author="Bolin Zhu" w:date="2021-04-30T16:21:00Z">
        <w:r w:rsidR="00F50444" w:rsidRPr="00211D8D">
          <w:rPr>
            <w:rFonts w:ascii="Calibri" w:hAnsi="Calibri"/>
            <w:szCs w:val="21"/>
          </w:rPr>
          <w:t>E</w:t>
        </w:r>
      </w:ins>
      <w:del w:id="136" w:author="Bolin Zhu" w:date="2021-04-30T16:21:00Z">
        <w:r w:rsidR="00AD7EFC" w:rsidRPr="00211D8D" w:rsidDel="00F50444">
          <w:rPr>
            <w:rFonts w:ascii="Calibri" w:hAnsi="Calibri"/>
            <w:szCs w:val="21"/>
          </w:rPr>
          <w:delText>e</w:delText>
        </w:r>
      </w:del>
      <w:r w:rsidR="00AD7EFC" w:rsidRPr="00211D8D">
        <w:rPr>
          <w:rFonts w:ascii="Calibri" w:hAnsi="Calibri"/>
          <w:szCs w:val="21"/>
        </w:rPr>
        <w:t xml:space="preserve">lo </w:t>
      </w:r>
      <w:commentRangeStart w:id="137"/>
      <w:r w:rsidRPr="00211D8D">
        <w:rPr>
          <w:rFonts w:ascii="Calibri" w:hAnsi="Calibri"/>
          <w:szCs w:val="21"/>
        </w:rPr>
        <w:t xml:space="preserve"> </w:t>
      </w:r>
      <w:commentRangeEnd w:id="137"/>
      <w:r w:rsidR="000B46C7" w:rsidRPr="00211D8D">
        <w:rPr>
          <w:rStyle w:val="CommentReference"/>
          <w:rFonts w:ascii="Calibri" w:hAnsi="Calibri"/>
        </w:rPr>
        <w:commentReference w:id="137"/>
      </w:r>
      <w:ins w:id="138" w:author="Bolin Zhu" w:date="2021-05-01T02:03:00Z">
        <w:r w:rsidR="005E504C" w:rsidRPr="00211D8D">
          <w:rPr>
            <w:rFonts w:ascii="Calibri" w:hAnsi="Calibri"/>
            <w:szCs w:val="21"/>
          </w:rPr>
          <w:t xml:space="preserve">the </w:t>
        </w:r>
      </w:ins>
      <w:ins w:id="139" w:author="Bolin Zhu" w:date="2021-05-01T02:04:00Z">
        <w:r w:rsidR="005E504C" w:rsidRPr="00211D8D">
          <w:rPr>
            <w:rFonts w:ascii="Calibri" w:hAnsi="Calibri"/>
            <w:szCs w:val="21"/>
          </w:rPr>
          <w:t xml:space="preserve">calculate data is the team </w:t>
        </w:r>
      </w:ins>
      <w:r w:rsidRPr="00211D8D">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211D8D" w:rsidRDefault="009F67B1" w:rsidP="005E221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211D8D">
        <w:rPr>
          <w:rFonts w:ascii="Calibri" w:hAnsi="Calibri"/>
          <w:b/>
          <w:bCs/>
          <w:kern w:val="44"/>
          <w:szCs w:val="21"/>
        </w:rPr>
        <w:t xml:space="preserve">      </w:t>
      </w:r>
      <w:r w:rsidRPr="00211D8D">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211D8D" w:rsidRDefault="00D07185" w:rsidP="005E221B">
      <w:pPr>
        <w:ind w:left="840" w:firstLine="420"/>
        <w:jc w:val="left"/>
        <w:rPr>
          <w:rFonts w:ascii="Calibri" w:hAnsi="Calibri"/>
          <w:szCs w:val="21"/>
        </w:rPr>
      </w:pPr>
      <w:r w:rsidRPr="00211D8D">
        <w:rPr>
          <w:rFonts w:ascii="Calibri" w:hAnsi="Calibri"/>
          <w:szCs w:val="21"/>
        </w:rPr>
        <w:t xml:space="preserve">-True value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-calculate value</w:t>
      </w:r>
    </w:p>
    <w:p w14:paraId="35A6CC0F" w14:textId="7CD5DCF3" w:rsidR="009F67B1" w:rsidRPr="00211D8D" w:rsidRDefault="009F67B1" w:rsidP="005E221B">
      <w:pPr>
        <w:jc w:val="left"/>
        <w:rPr>
          <w:rFonts w:ascii="Calibri" w:hAnsi="Calibri"/>
          <w:szCs w:val="21"/>
        </w:rPr>
      </w:pPr>
    </w:p>
    <w:p w14:paraId="5E2732CA" w14:textId="7652C7A4"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rating from 2krating website</w:t>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1DDE0365" w:rsidR="000B159C"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211D8D" w:rsidRDefault="00D0718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9733C7" w:rsidRPr="00211D8D">
        <w:rPr>
          <w:rFonts w:ascii="Calibri" w:hAnsi="Calibri"/>
          <w:szCs w:val="21"/>
        </w:rPr>
        <w:t>Figure 7</w:t>
      </w:r>
    </w:p>
    <w:p w14:paraId="74B47815" w14:textId="1FD847FC" w:rsidR="009733C7" w:rsidRPr="00211D8D" w:rsidRDefault="000B159C" w:rsidP="005E221B">
      <w:pPr>
        <w:jc w:val="left"/>
        <w:rPr>
          <w:rFonts w:ascii="Calibri" w:hAnsi="Calibri"/>
          <w:szCs w:val="21"/>
        </w:rPr>
      </w:pPr>
      <w:r w:rsidRPr="00211D8D">
        <w:rPr>
          <w:rFonts w:ascii="Calibri" w:hAnsi="Calibri"/>
          <w:szCs w:val="21"/>
        </w:rPr>
        <w:t xml:space="preserve">Four different results are shown in figure 7, the true value is set for each team Elo rating divide by the </w:t>
      </w:r>
      <w:proofErr w:type="gramStart"/>
      <w:r w:rsidRPr="00211D8D">
        <w:rPr>
          <w:rFonts w:ascii="Calibri" w:hAnsi="Calibri"/>
          <w:szCs w:val="21"/>
        </w:rPr>
        <w:t>ratio(</w:t>
      </w:r>
      <w:proofErr w:type="gramEnd"/>
      <w:r w:rsidRPr="00211D8D">
        <w:rPr>
          <w:rFonts w:ascii="Calibri" w:hAnsi="Calibri"/>
          <w:szCs w:val="21"/>
        </w:rPr>
        <w:t>average Elo/average Player rating),</w:t>
      </w:r>
      <w:r w:rsidR="004D0012" w:rsidRPr="00211D8D">
        <w:rPr>
          <w:rFonts w:ascii="Calibri" w:hAnsi="Calibri"/>
          <w:szCs w:val="21"/>
        </w:rPr>
        <w:t xml:space="preserve">and the </w:t>
      </w:r>
      <w:commentRangeStart w:id="140"/>
      <w:r w:rsidR="004D0012" w:rsidRPr="00211D8D">
        <w:rPr>
          <w:rFonts w:ascii="Calibri" w:hAnsi="Calibri"/>
          <w:szCs w:val="21"/>
        </w:rPr>
        <w:t xml:space="preserve">2k rating </w:t>
      </w:r>
      <w:commentRangeEnd w:id="140"/>
      <w:r w:rsidR="000B46C7" w:rsidRPr="00211D8D">
        <w:rPr>
          <w:rStyle w:val="CommentReference"/>
          <w:rFonts w:ascii="Calibri" w:hAnsi="Calibri"/>
        </w:rPr>
        <w:commentReference w:id="140"/>
      </w:r>
      <w:r w:rsidR="004D0012" w:rsidRPr="00211D8D">
        <w:rPr>
          <w:rFonts w:ascii="Calibri" w:hAnsi="Calibri"/>
          <w:szCs w:val="21"/>
        </w:rPr>
        <w:t>is that the rating record from the other rating system ,according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77777777" w:rsidR="009733C7" w:rsidRPr="00211D8D" w:rsidRDefault="009733C7" w:rsidP="005E221B">
      <w:pPr>
        <w:jc w:val="left"/>
        <w:rPr>
          <w:rFonts w:ascii="Calibri" w:hAnsi="Calibri"/>
          <w:szCs w:val="21"/>
        </w:rPr>
      </w:pPr>
    </w:p>
    <w:p w14:paraId="74443A19" w14:textId="7DCDF27A" w:rsidR="009F67B1" w:rsidRPr="00211D8D" w:rsidRDefault="009F67B1" w:rsidP="005E221B">
      <w:pPr>
        <w:widowControl/>
        <w:jc w:val="left"/>
        <w:rPr>
          <w:rFonts w:ascii="Calibri" w:hAnsi="Calibri"/>
          <w:b/>
          <w:bCs/>
          <w:kern w:val="44"/>
          <w:szCs w:val="21"/>
        </w:rPr>
      </w:pPr>
      <w:commentRangeStart w:id="141"/>
      <w:r w:rsidRPr="00211D8D">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40">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41"/>
      <w:r w:rsidR="003B1E50" w:rsidRPr="00211D8D">
        <w:rPr>
          <w:rStyle w:val="CommentReference"/>
          <w:rFonts w:ascii="Calibri" w:hAnsi="Calibri"/>
        </w:rPr>
        <w:commentReference w:id="141"/>
      </w:r>
    </w:p>
    <w:p w14:paraId="60DC4002" w14:textId="1A992854" w:rsidR="008F3B8E" w:rsidRPr="00211D8D" w:rsidRDefault="00D07185" w:rsidP="005E221B">
      <w:pPr>
        <w:jc w:val="left"/>
        <w:rPr>
          <w:rFonts w:ascii="Calibri" w:hAnsi="Calibri"/>
          <w:szCs w:val="21"/>
        </w:rPr>
      </w:pPr>
      <w:r w:rsidRPr="00211D8D">
        <w:rPr>
          <w:rFonts w:ascii="Calibri" w:hAnsi="Calibri"/>
          <w:szCs w:val="21"/>
        </w:rPr>
        <w:t>-r square value bar chart</w:t>
      </w:r>
    </w:p>
    <w:p w14:paraId="67D56401" w14:textId="77777777" w:rsidR="00B410E1" w:rsidRPr="00211D8D" w:rsidRDefault="009733C7" w:rsidP="005E221B">
      <w:pPr>
        <w:jc w:val="left"/>
        <w:rPr>
          <w:rFonts w:ascii="Calibri" w:hAnsi="Calibri"/>
          <w:szCs w:val="21"/>
        </w:rPr>
      </w:pPr>
      <w:r w:rsidRPr="00211D8D">
        <w:rPr>
          <w:rFonts w:ascii="Calibri" w:hAnsi="Calibri"/>
          <w:szCs w:val="21"/>
        </w:rPr>
        <w:t>The r square value is used to calculate the accuracy of our project, as the graph shown if the value of r square is very low that means the result is more accurate.</w:t>
      </w:r>
      <w:r w:rsidR="000B159C" w:rsidRPr="00211D8D">
        <w:rPr>
          <w:rFonts w:ascii="Calibri" w:hAnsi="Calibri"/>
          <w:szCs w:val="21"/>
        </w:rPr>
        <w:t xml:space="preserve"> However, the data of our result is </w:t>
      </w:r>
      <w:proofErr w:type="spellStart"/>
      <w:proofErr w:type="gramStart"/>
      <w:r w:rsidR="000B159C" w:rsidRPr="00211D8D">
        <w:rPr>
          <w:rFonts w:ascii="Calibri" w:hAnsi="Calibri"/>
          <w:szCs w:val="21"/>
        </w:rPr>
        <w:t>to</w:t>
      </w:r>
      <w:proofErr w:type="spellEnd"/>
      <w:proofErr w:type="gramEnd"/>
      <w:r w:rsidR="000B159C" w:rsidRPr="00211D8D">
        <w:rPr>
          <w:rFonts w:ascii="Calibri" w:hAnsi="Calibri"/>
          <w:szCs w:val="21"/>
        </w:rPr>
        <w:t xml:space="preserve"> close to the true data, so I assume that maybe there cause a overfitting </w:t>
      </w:r>
      <w:r w:rsidR="004D0012" w:rsidRPr="00211D8D">
        <w:rPr>
          <w:rFonts w:ascii="Calibri" w:hAnsi="Calibri"/>
          <w:szCs w:val="21"/>
        </w:rPr>
        <w:t>condition</w:t>
      </w:r>
      <w:r w:rsidR="000B159C" w:rsidRPr="00211D8D">
        <w:rPr>
          <w:rFonts w:ascii="Calibri" w:hAnsi="Calibri"/>
          <w:szCs w:val="21"/>
        </w:rPr>
        <w:t>.</w:t>
      </w:r>
      <w:r w:rsidR="00B410E1" w:rsidRPr="00211D8D">
        <w:rPr>
          <w:rFonts w:ascii="Calibri" w:hAnsi="Calibri"/>
          <w:szCs w:val="21"/>
        </w:rPr>
        <w:t xml:space="preserve"> </w:t>
      </w:r>
      <w:proofErr w:type="gramStart"/>
      <w:r w:rsidR="00B410E1" w:rsidRPr="00211D8D">
        <w:rPr>
          <w:rFonts w:ascii="Calibri" w:hAnsi="Calibri"/>
          <w:szCs w:val="21"/>
        </w:rPr>
        <w:t>In order to</w:t>
      </w:r>
      <w:proofErr w:type="gramEnd"/>
      <w:r w:rsidR="00B410E1" w:rsidRPr="00211D8D">
        <w:rPr>
          <w:rFonts w:ascii="Calibri" w:hAnsi="Calibri"/>
          <w:szCs w:val="21"/>
        </w:rPr>
        <w:t xml:space="preserve"> check whether is it overfitting the 2krating value are set to the true value, and this is the diagram show below:</w:t>
      </w:r>
    </w:p>
    <w:p w14:paraId="6B9A962F" w14:textId="13E86C56" w:rsidR="008F3B8E" w:rsidRPr="00211D8D" w:rsidRDefault="00B410E1" w:rsidP="005E221B">
      <w:pPr>
        <w:jc w:val="left"/>
        <w:rPr>
          <w:rFonts w:ascii="Calibri" w:hAnsi="Calibri"/>
          <w:szCs w:val="21"/>
        </w:rPr>
      </w:pPr>
      <w:r w:rsidRPr="00211D8D">
        <w:rPr>
          <w:rFonts w:ascii="Calibri" w:hAnsi="Calibri"/>
          <w:szCs w:val="21"/>
        </w:rPr>
        <w:t xml:space="preserve"> </w:t>
      </w:r>
      <w:r w:rsidRPr="00211D8D">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1">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211D8D" w:rsidRDefault="00B410E1"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-the R square value graph base on 2krating</w:t>
      </w:r>
    </w:p>
    <w:p w14:paraId="2C2861A3" w14:textId="3527B1A2" w:rsidR="000B159C" w:rsidRPr="00211D8D" w:rsidRDefault="00B410E1" w:rsidP="005E221B">
      <w:pPr>
        <w:jc w:val="left"/>
        <w:rPr>
          <w:rFonts w:ascii="Calibri" w:hAnsi="Calibri"/>
          <w:szCs w:val="21"/>
        </w:rPr>
      </w:pPr>
      <w:commentRangeStart w:id="142"/>
      <w:r w:rsidRPr="00211D8D">
        <w:rPr>
          <w:rFonts w:ascii="Calibri" w:hAnsi="Calibri"/>
          <w:szCs w:val="21"/>
        </w:rPr>
        <w:t xml:space="preserve">The graph </w:t>
      </w:r>
      <w:proofErr w:type="gramStart"/>
      <w:r w:rsidRPr="00211D8D">
        <w:rPr>
          <w:rFonts w:ascii="Calibri" w:hAnsi="Calibri"/>
          <w:szCs w:val="21"/>
        </w:rPr>
        <w:t>indicate</w:t>
      </w:r>
      <w:proofErr w:type="gramEnd"/>
      <w:r w:rsidRPr="00211D8D">
        <w:rPr>
          <w:rFonts w:ascii="Calibri" w:hAnsi="Calibri"/>
          <w:szCs w:val="21"/>
        </w:rPr>
        <w:t xml:space="preserve"> that, our result’s R square value is a little bit higher than the average data.</w:t>
      </w:r>
      <w:commentRangeEnd w:id="142"/>
      <w:r w:rsidR="002F7B19" w:rsidRPr="00211D8D">
        <w:rPr>
          <w:rStyle w:val="CommentReference"/>
          <w:rFonts w:ascii="Calibri" w:hAnsi="Calibri"/>
        </w:rPr>
        <w:commentReference w:id="142"/>
      </w:r>
    </w:p>
    <w:p w14:paraId="56F1273C" w14:textId="7CD71C61" w:rsidR="000B159C" w:rsidRPr="00211D8D" w:rsidRDefault="000B159C" w:rsidP="005E221B">
      <w:pPr>
        <w:jc w:val="left"/>
        <w:rPr>
          <w:rFonts w:ascii="Calibri" w:hAnsi="Calibri"/>
          <w:szCs w:val="21"/>
        </w:rPr>
      </w:pPr>
    </w:p>
    <w:p w14:paraId="19A4B069" w14:textId="5E106DB5" w:rsidR="000B159C" w:rsidRPr="00211D8D" w:rsidRDefault="000B159C" w:rsidP="005E221B">
      <w:pPr>
        <w:jc w:val="left"/>
        <w:rPr>
          <w:rFonts w:ascii="Calibri" w:hAnsi="Calibri"/>
          <w:szCs w:val="21"/>
        </w:rPr>
      </w:pPr>
    </w:p>
    <w:p w14:paraId="374D901F" w14:textId="359EC729" w:rsidR="000B159C" w:rsidRPr="00211D8D" w:rsidRDefault="000B159C" w:rsidP="005E221B">
      <w:pPr>
        <w:jc w:val="left"/>
        <w:rPr>
          <w:rFonts w:ascii="Calibri" w:hAnsi="Calibri"/>
          <w:szCs w:val="21"/>
        </w:rPr>
      </w:pPr>
    </w:p>
    <w:p w14:paraId="65D90DB9" w14:textId="77777777" w:rsidR="008F3B8E" w:rsidRPr="00211D8D" w:rsidRDefault="008F3B8E" w:rsidP="005E221B">
      <w:pPr>
        <w:widowControl/>
        <w:jc w:val="left"/>
        <w:rPr>
          <w:rFonts w:ascii="Calibri" w:hAnsi="Calibri"/>
          <w:b/>
          <w:bCs/>
          <w:kern w:val="44"/>
          <w:szCs w:val="21"/>
        </w:rPr>
      </w:pPr>
    </w:p>
    <w:p w14:paraId="6A18BFD5" w14:textId="7E026D39" w:rsidR="00B963A9" w:rsidRPr="00211D8D" w:rsidRDefault="00B963A9" w:rsidP="00FF4CB8">
      <w:pPr>
        <w:pStyle w:val="Heading1"/>
        <w:rPr>
          <w:rFonts w:ascii="Calibri" w:hAnsi="Calibri"/>
        </w:rPr>
      </w:pPr>
      <w:bookmarkStart w:id="143" w:name="_Toc70802536"/>
      <w:r w:rsidRPr="00211D8D">
        <w:rPr>
          <w:rFonts w:ascii="Calibri" w:hAnsi="Calibri"/>
        </w:rPr>
        <w:lastRenderedPageBreak/>
        <w:t>8.</w:t>
      </w:r>
      <w:commentRangeStart w:id="144"/>
      <w:r w:rsidRPr="00211D8D">
        <w:rPr>
          <w:rFonts w:ascii="Calibri" w:hAnsi="Calibri"/>
        </w:rPr>
        <w:t>conclusion</w:t>
      </w:r>
      <w:commentRangeEnd w:id="144"/>
      <w:r w:rsidR="00C55206" w:rsidRPr="00211D8D">
        <w:rPr>
          <w:rStyle w:val="CommentReference"/>
          <w:rFonts w:ascii="Calibri" w:hAnsi="Calibri"/>
          <w:b w:val="0"/>
          <w:bCs w:val="0"/>
          <w:kern w:val="2"/>
        </w:rPr>
        <w:commentReference w:id="144"/>
      </w:r>
      <w:bookmarkEnd w:id="143"/>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r w:rsidRPr="00211D8D">
        <w:rPr>
          <w:rFonts w:ascii="Calibri" w:hAnsi="Calibri"/>
        </w:rPr>
        <w:t xml:space="preserve">Compare with existing </w:t>
      </w:r>
      <w:proofErr w:type="gramStart"/>
      <w:r w:rsidRPr="00211D8D">
        <w:rPr>
          <w:rFonts w:ascii="Calibri" w:hAnsi="Calibri"/>
        </w:rPr>
        <w:t>work</w:t>
      </w:r>
      <w:proofErr w:type="gramEnd"/>
    </w:p>
    <w:p w14:paraId="1733F340" w14:textId="3F07A8F4" w:rsidR="00211D8D" w:rsidRPr="00211D8D" w:rsidRDefault="00211D8D" w:rsidP="00211D8D">
      <w:pPr>
        <w:pStyle w:val="Heading3"/>
        <w:rPr>
          <w:ins w:id="145" w:author="Bolin Zhu" w:date="2021-04-30T20:14:00Z"/>
          <w:rFonts w:ascii="Calibri" w:hAnsi="Calibri"/>
        </w:rPr>
      </w:pPr>
      <w:bookmarkStart w:id="146" w:name="_Toc70802537"/>
      <w:r w:rsidRPr="00211D8D">
        <w:rPr>
          <w:rFonts w:ascii="Calibri" w:hAnsi="Calibri"/>
        </w:rPr>
        <w:t>Limitation</w:t>
      </w:r>
      <w:bookmarkEnd w:id="146"/>
    </w:p>
    <w:p w14:paraId="18EC02B0" w14:textId="712F50D1" w:rsidR="00FE6B9C" w:rsidRPr="00211D8D" w:rsidRDefault="00FE6B9C" w:rsidP="00211D8D">
      <w:pPr>
        <w:pStyle w:val="ListParagraph"/>
        <w:numPr>
          <w:ilvl w:val="0"/>
          <w:numId w:val="17"/>
        </w:numPr>
        <w:ind w:firstLineChars="0"/>
        <w:rPr>
          <w:ins w:id="147" w:author="Bolin Zhu" w:date="2021-04-30T20:14:00Z"/>
          <w:rFonts w:ascii="Calibri" w:hAnsi="Calibri"/>
        </w:rPr>
      </w:pPr>
      <w:ins w:id="148" w:author="Bolin Zhu" w:date="2021-04-30T20:14:00Z">
        <w:r w:rsidRPr="00211D8D">
          <w:rPr>
            <w:rFonts w:ascii="Calibri" w:hAnsi="Calibri"/>
          </w:rPr>
          <w:t xml:space="preserve">The </w:t>
        </w:r>
      </w:ins>
      <w:ins w:id="149" w:author="Bolin Zhu" w:date="2021-04-30T20:17:00Z">
        <w:r w:rsidRPr="00211D8D">
          <w:rPr>
            <w:rFonts w:ascii="Calibri" w:hAnsi="Calibri"/>
          </w:rPr>
          <w:t xml:space="preserve">Player PER </w:t>
        </w:r>
      </w:ins>
      <w:ins w:id="150" w:author="Bolin Zhu" w:date="2021-04-30T20:14:00Z">
        <w:r w:rsidRPr="00211D8D">
          <w:rPr>
            <w:rFonts w:ascii="Calibri" w:hAnsi="Calibri"/>
          </w:rPr>
          <w:t>data may still not accurate</w:t>
        </w:r>
      </w:ins>
    </w:p>
    <w:p w14:paraId="7CCFEDCD" w14:textId="14658426" w:rsidR="00FE6B9C" w:rsidRPr="00211D8D" w:rsidRDefault="005E504C" w:rsidP="00211D8D">
      <w:pPr>
        <w:ind w:left="720"/>
        <w:rPr>
          <w:rFonts w:ascii="Calibri" w:hAnsi="Calibri"/>
        </w:rPr>
      </w:pPr>
      <w:ins w:id="151" w:author="Bolin Zhu" w:date="2021-05-01T01:57:00Z">
        <w:r w:rsidRPr="00211D8D">
          <w:rPr>
            <w:rFonts w:ascii="Calibri" w:hAnsi="Calibri"/>
          </w:rPr>
          <w:t>Th</w:t>
        </w:r>
      </w:ins>
      <w:ins w:id="152" w:author="Bolin Zhu" w:date="2021-05-01T01:58:00Z">
        <w:r w:rsidRPr="00211D8D">
          <w:rPr>
            <w:rFonts w:ascii="Calibri" w:hAnsi="Calibri"/>
          </w:rPr>
          <w:t>e PER could represent the player efficiency during the game</w:t>
        </w:r>
      </w:ins>
      <w:ins w:id="153" w:author="Bolin Zhu" w:date="2021-05-01T01:59:00Z">
        <w:r w:rsidRPr="00211D8D">
          <w:rPr>
            <w:rFonts w:ascii="Calibri" w:hAnsi="Calibri"/>
          </w:rPr>
          <w:t>.</w:t>
        </w:r>
      </w:ins>
      <w:ins w:id="154" w:author="Bolin Zhu" w:date="2021-05-01T01:58:00Z">
        <w:r w:rsidRPr="00211D8D">
          <w:rPr>
            <w:rFonts w:ascii="Calibri" w:hAnsi="Calibri"/>
          </w:rPr>
          <w:t xml:space="preserve"> </w:t>
        </w:r>
      </w:ins>
      <w:ins w:id="155" w:author="Bolin Zhu" w:date="2021-05-01T01:59:00Z">
        <w:r w:rsidRPr="00211D8D">
          <w:rPr>
            <w:rFonts w:ascii="Calibri" w:hAnsi="Calibri"/>
          </w:rPr>
          <w:t>H</w:t>
        </w:r>
      </w:ins>
      <w:ins w:id="156" w:author="Bolin Zhu" w:date="2021-05-01T01:58:00Z">
        <w:r w:rsidRPr="00211D8D">
          <w:rPr>
            <w:rFonts w:ascii="Calibri" w:hAnsi="Calibri"/>
          </w:rPr>
          <w:t xml:space="preserve">owever, </w:t>
        </w:r>
      </w:ins>
      <w:proofErr w:type="gramStart"/>
      <w:ins w:id="157" w:author="Bolin Zhu" w:date="2021-05-01T01:59:00Z">
        <w:r w:rsidRPr="00211D8D">
          <w:rPr>
            <w:rFonts w:ascii="Calibri" w:hAnsi="Calibri"/>
          </w:rPr>
          <w:t>It</w:t>
        </w:r>
        <w:proofErr w:type="gramEnd"/>
        <w:r w:rsidRPr="00211D8D">
          <w:rPr>
            <w:rFonts w:ascii="Calibri" w:hAnsi="Calibri"/>
          </w:rPr>
          <w:t xml:space="preserve"> will i</w:t>
        </w:r>
      </w:ins>
      <w:ins w:id="158" w:author="Bolin Zhu" w:date="2021-05-01T02:00:00Z">
        <w:r w:rsidRPr="00211D8D">
          <w:rPr>
            <w:rFonts w:ascii="Calibri" w:hAnsi="Calibri"/>
          </w:rPr>
          <w:t xml:space="preserve">nfluenced by the number of game play. </w:t>
        </w:r>
      </w:ins>
      <w:ins w:id="159" w:author="Bolin Zhu" w:date="2021-05-01T01:58:00Z">
        <w:r w:rsidRPr="00211D8D">
          <w:rPr>
            <w:rFonts w:ascii="Calibri" w:hAnsi="Calibri"/>
          </w:rPr>
          <w:t>In the data there are</w:t>
        </w:r>
      </w:ins>
      <w:ins w:id="160" w:author="Bolin Zhu" w:date="2021-05-01T01:59:00Z">
        <w:r w:rsidRPr="00211D8D">
          <w:rPr>
            <w:rFonts w:ascii="Calibri" w:hAnsi="Calibri"/>
          </w:rPr>
          <w:t xml:space="preserve"> some teams which have a few </w:t>
        </w:r>
        <w:proofErr w:type="gramStart"/>
        <w:r w:rsidRPr="00211D8D">
          <w:rPr>
            <w:rFonts w:ascii="Calibri" w:hAnsi="Calibri"/>
          </w:rPr>
          <w:t>player</w:t>
        </w:r>
        <w:proofErr w:type="gramEnd"/>
        <w:r w:rsidRPr="00211D8D">
          <w:rPr>
            <w:rFonts w:ascii="Calibri" w:hAnsi="Calibri"/>
          </w:rPr>
          <w:t xml:space="preserve"> who have a high PER due to the lack of Game play,</w:t>
        </w:r>
      </w:ins>
      <w:ins w:id="161" w:author="Bolin Zhu" w:date="2021-05-01T02:00:00Z">
        <w:r w:rsidRPr="00211D8D">
          <w:rPr>
            <w:rFonts w:ascii="Calibri" w:hAnsi="Calibri"/>
          </w:rPr>
          <w:t xml:space="preserve"> So this may cause the calculation of team chemistry not accurate.</w:t>
        </w:r>
      </w:ins>
    </w:p>
    <w:p w14:paraId="4D6C935A" w14:textId="1EB907A6" w:rsidR="0038222B" w:rsidRPr="00211D8D" w:rsidRDefault="00FE6B9C" w:rsidP="00211D8D">
      <w:pPr>
        <w:pStyle w:val="ListParagraph"/>
        <w:numPr>
          <w:ilvl w:val="0"/>
          <w:numId w:val="17"/>
        </w:numPr>
        <w:ind w:firstLineChars="0"/>
        <w:rPr>
          <w:rFonts w:ascii="Calibri" w:hAnsi="Calibri"/>
        </w:rPr>
      </w:pPr>
      <w:ins w:id="162" w:author="Bolin Zhu" w:date="2021-04-30T20:17:00Z">
        <w:r w:rsidRPr="00211D8D">
          <w:rPr>
            <w:rFonts w:ascii="Calibri" w:hAnsi="Calibri"/>
          </w:rPr>
          <w:t>Th</w:t>
        </w:r>
      </w:ins>
      <w:ins w:id="163" w:author="Bolin Zhu" w:date="2021-04-30T20:18:00Z">
        <w:r w:rsidRPr="00211D8D">
          <w:rPr>
            <w:rFonts w:ascii="Calibri" w:hAnsi="Calibri"/>
          </w:rPr>
          <w:t>e team Elo rating may not accurate</w:t>
        </w:r>
      </w:ins>
    </w:p>
    <w:p w14:paraId="2F758985" w14:textId="2436157B" w:rsidR="00211D8D" w:rsidRPr="00211D8D" w:rsidRDefault="005E504C" w:rsidP="00211D8D">
      <w:pPr>
        <w:pStyle w:val="ListParagraph"/>
        <w:ind w:left="720" w:firstLineChars="0" w:firstLine="0"/>
        <w:rPr>
          <w:rFonts w:ascii="Calibri" w:hAnsi="Calibri"/>
          <w:rPrChange w:id="164" w:author="Bolin Zhu" w:date="2021-05-02T00:46:00Z">
            <w:rPr/>
          </w:rPrChange>
        </w:rPr>
      </w:pPr>
      <w:ins w:id="165" w:author="Bolin Zhu" w:date="2021-05-01T02:01:00Z">
        <w:r w:rsidRPr="00211D8D">
          <w:rPr>
            <w:rFonts w:ascii="Calibri" w:hAnsi="Calibri"/>
          </w:rPr>
          <w:t xml:space="preserve">In the background session, the Team Elo are introduced as one of the major data, but the team Elo </w:t>
        </w:r>
      </w:ins>
      <w:ins w:id="166" w:author="Bolin Zhu" w:date="2021-05-01T02:02:00Z">
        <w:r w:rsidRPr="00211D8D">
          <w:rPr>
            <w:rFonts w:ascii="Calibri" w:hAnsi="Calibri"/>
          </w:rPr>
          <w:t xml:space="preserve">could change depend on the daily competition, so the project </w:t>
        </w:r>
        <w:proofErr w:type="gramStart"/>
        <w:r w:rsidRPr="00211D8D">
          <w:rPr>
            <w:rFonts w:ascii="Calibri" w:hAnsi="Calibri"/>
          </w:rPr>
          <w:t>choose</w:t>
        </w:r>
        <w:proofErr w:type="gramEnd"/>
        <w:r w:rsidRPr="00211D8D">
          <w:rPr>
            <w:rFonts w:ascii="Calibri" w:hAnsi="Calibri"/>
          </w:rPr>
          <w:t xml:space="preserve"> the peak of </w:t>
        </w:r>
      </w:ins>
      <w:ins w:id="167" w:author="Bolin Zhu" w:date="2021-05-01T02:03:00Z">
        <w:r w:rsidRPr="00211D8D">
          <w:rPr>
            <w:rFonts w:ascii="Calibri" w:hAnsi="Calibri"/>
          </w:rPr>
          <w:t>Team Elo to use, this may cause the data not accurate as well</w:t>
        </w:r>
      </w:ins>
    </w:p>
    <w:p w14:paraId="46398BD8" w14:textId="158B5E9A" w:rsidR="00211D8D" w:rsidRPr="00211D8D" w:rsidRDefault="00211D8D" w:rsidP="00211D8D">
      <w:pPr>
        <w:pStyle w:val="ListParagraph"/>
        <w:numPr>
          <w:ilvl w:val="0"/>
          <w:numId w:val="17"/>
        </w:numPr>
        <w:ind w:firstLineChars="0"/>
        <w:rPr>
          <w:ins w:id="168" w:author="Bolin Zhu" w:date="2021-04-30T20:12:00Z"/>
          <w:rFonts w:ascii="Calibri" w:hAnsi="Calibri"/>
        </w:rPr>
      </w:pPr>
      <w:ins w:id="169" w:author="Bolin Zhu" w:date="2021-05-02T00:44:00Z">
        <w:r w:rsidRPr="00211D8D">
          <w:rPr>
            <w:rFonts w:ascii="Calibri" w:hAnsi="Calibri"/>
          </w:rPr>
          <w:t>P</w:t>
        </w:r>
      </w:ins>
      <w:ins w:id="170" w:author="Bolin Zhu" w:date="2021-04-30T20:28:00Z">
        <w:r w:rsidRPr="00211D8D">
          <w:rPr>
            <w:rFonts w:ascii="Calibri" w:hAnsi="Calibri"/>
          </w:rPr>
          <w:t>urely based on previous records</w:t>
        </w:r>
      </w:ins>
    </w:p>
    <w:p w14:paraId="28B6B25D" w14:textId="22BDC0DC" w:rsidR="00211D8D" w:rsidRPr="00211D8D" w:rsidRDefault="00211D8D" w:rsidP="00211D8D">
      <w:pPr>
        <w:pStyle w:val="ListParagraph"/>
        <w:ind w:left="720" w:firstLineChars="0" w:firstLine="0"/>
        <w:rPr>
          <w:ins w:id="171" w:author="Bolin Zhu" w:date="2021-05-02T00:57:00Z"/>
          <w:rFonts w:ascii="Calibri" w:hAnsi="Calibri"/>
        </w:rPr>
      </w:pPr>
      <w:ins w:id="172" w:author="Bolin Zhu" w:date="2021-04-30T20:12:00Z">
        <w:r w:rsidRPr="00211D8D">
          <w:rPr>
            <w:rFonts w:ascii="Calibri" w:hAnsi="Calibri"/>
          </w:rPr>
          <w:t xml:space="preserve">As mentioned </w:t>
        </w:r>
      </w:ins>
      <w:ins w:id="173" w:author="Bolin Zhu" w:date="2021-04-30T20:13:00Z">
        <w:r w:rsidRPr="00211D8D">
          <w:rPr>
            <w:rFonts w:ascii="Calibri" w:hAnsi="Calibri"/>
          </w:rPr>
          <w:t xml:space="preserve">in the background research session, </w:t>
        </w:r>
        <w:proofErr w:type="gramStart"/>
        <w:r w:rsidRPr="00211D8D">
          <w:rPr>
            <w:rFonts w:ascii="Calibri" w:hAnsi="Calibri"/>
          </w:rPr>
          <w:t>all of</w:t>
        </w:r>
        <w:proofErr w:type="gramEnd"/>
        <w:r w:rsidRPr="00211D8D">
          <w:rPr>
            <w:rFonts w:ascii="Calibri" w:hAnsi="Calibri"/>
          </w:rPr>
          <w:t xml:space="preserve"> the data are based on the website record.</w:t>
        </w:r>
      </w:ins>
      <w:ins w:id="174" w:author="Bolin Zhu" w:date="2021-04-30T20:16:00Z">
        <w:r w:rsidRPr="00211D8D">
          <w:rPr>
            <w:rFonts w:ascii="Calibri" w:hAnsi="Calibri"/>
          </w:rPr>
          <w:t xml:space="preserve"> </w:t>
        </w:r>
        <w:proofErr w:type="gramStart"/>
        <w:r w:rsidRPr="00211D8D">
          <w:rPr>
            <w:rFonts w:ascii="Calibri" w:hAnsi="Calibri"/>
          </w:rPr>
          <w:t>So</w:t>
        </w:r>
        <w:proofErr w:type="gramEnd"/>
        <w:r w:rsidRPr="00211D8D">
          <w:rPr>
            <w:rFonts w:ascii="Calibri" w:hAnsi="Calibri"/>
          </w:rPr>
          <w:t xml:space="preserve"> the system can only figure out how the player </w:t>
        </w:r>
      </w:ins>
      <w:ins w:id="175" w:author="Bolin Zhu" w:date="2021-04-30T20:17:00Z">
        <w:r w:rsidRPr="00211D8D">
          <w:rPr>
            <w:rFonts w:ascii="Calibri" w:hAnsi="Calibri"/>
          </w:rPr>
          <w:t xml:space="preserve">performance in the previous period, but </w:t>
        </w:r>
      </w:ins>
      <w:ins w:id="176" w:author="Bolin Zhu" w:date="2021-05-02T00:46:00Z">
        <w:r w:rsidRPr="00211D8D">
          <w:rPr>
            <w:rFonts w:ascii="Calibri" w:hAnsi="Calibri"/>
          </w:rPr>
          <w:t>cannot</w:t>
        </w:r>
      </w:ins>
      <w:ins w:id="177" w:author="Bolin Zhu" w:date="2021-04-30T20:17:00Z">
        <w:r w:rsidRPr="00211D8D">
          <w:rPr>
            <w:rFonts w:ascii="Calibri" w:hAnsi="Calibri"/>
          </w:rPr>
          <w:t xml:space="preserve"> to show the current state of the player</w:t>
        </w:r>
      </w:ins>
      <w:ins w:id="178" w:author="Bolin Zhu" w:date="2021-05-01T02:01:00Z">
        <w:r w:rsidRPr="00211D8D">
          <w:rPr>
            <w:rFonts w:ascii="Calibri" w:hAnsi="Calibri"/>
          </w:rPr>
          <w:t>.</w:t>
        </w:r>
      </w:ins>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ins w:id="179" w:author="Bolin Zhu" w:date="2021-05-02T00:57:00Z"/>
          <w:rFonts w:ascii="Calibri" w:hAnsi="Calibri"/>
        </w:rPr>
      </w:pPr>
      <w:ins w:id="180" w:author="Bolin Zhu" w:date="2021-05-02T00:57:00Z">
        <w:r w:rsidRPr="00211D8D">
          <w:rPr>
            <w:rFonts w:ascii="Calibri" w:hAnsi="Calibri"/>
          </w:rPr>
          <w:t xml:space="preserve">Both NBA fantasy and Yahoo basketball fantasy use data based on how players perform in each game and their databases are updated daily, meaning they have more accurate and up-to-date data. And what this </w:t>
        </w:r>
        <w:r w:rsidRPr="00211D8D">
          <w:rPr>
            <w:rFonts w:ascii="Calibri" w:hAnsi="Calibri"/>
          </w:rPr>
          <w:lastRenderedPageBreak/>
          <w:t>leads to is that their predictions of players will be more accurate.</w:t>
        </w:r>
      </w:ins>
    </w:p>
    <w:p w14:paraId="5ACD2240" w14:textId="0AA7DF66" w:rsidR="00211D8D" w:rsidRPr="00211D8D" w:rsidRDefault="00211D8D" w:rsidP="00211D8D">
      <w:pPr>
        <w:rPr>
          <w:ins w:id="181" w:author="Bolin Zhu" w:date="2021-05-02T00:57:00Z"/>
          <w:rFonts w:ascii="Calibri" w:hAnsi="Calibri"/>
        </w:rPr>
      </w:pPr>
    </w:p>
    <w:p w14:paraId="6531FFFA" w14:textId="7EAE61ED" w:rsidR="00211D8D" w:rsidRPr="00211D8D" w:rsidRDefault="00211D8D" w:rsidP="00211D8D">
      <w:pPr>
        <w:pStyle w:val="Heading3"/>
        <w:rPr>
          <w:ins w:id="182" w:author="Bolin Zhu" w:date="2021-05-02T00:58:00Z"/>
          <w:rFonts w:ascii="Calibri" w:hAnsi="Calibri"/>
        </w:rPr>
      </w:pPr>
      <w:ins w:id="183" w:author="Bolin Zhu" w:date="2021-05-02T00:58:00Z">
        <w:r w:rsidRPr="00211D8D">
          <w:rPr>
            <w:rFonts w:ascii="Calibri" w:hAnsi="Calibri"/>
          </w:rPr>
          <w:t>Pros</w:t>
        </w:r>
      </w:ins>
    </w:p>
    <w:p w14:paraId="02EFC4FA" w14:textId="05F517D8" w:rsidR="00211D8D" w:rsidRPr="00211D8D" w:rsidRDefault="00211D8D" w:rsidP="00211D8D">
      <w:pPr>
        <w:rPr>
          <w:rFonts w:ascii="Calibri" w:hAnsi="Calibri"/>
        </w:rPr>
      </w:pPr>
      <w:ins w:id="184" w:author="Bolin Zhu" w:date="2021-05-02T01:06:00Z">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ins>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185" w:name="_Toc70802539"/>
      <w:r w:rsidRPr="00211D8D">
        <w:rPr>
          <w:rFonts w:ascii="Calibri" w:hAnsi="Calibri"/>
        </w:rPr>
        <w:t>Future work</w:t>
      </w:r>
      <w:bookmarkEnd w:id="185"/>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proofErr w:type="gramStart"/>
      <w:r w:rsidRPr="00211D8D">
        <w:rPr>
          <w:rFonts w:ascii="Calibri" w:hAnsi="Calibri"/>
          <w:szCs w:val="21"/>
        </w:rPr>
        <w:t>In order to</w:t>
      </w:r>
      <w:proofErr w:type="gramEnd"/>
      <w:r w:rsidRPr="00211D8D">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1A9AB04D" w14:textId="4F9AD64C" w:rsidR="00B410E1" w:rsidRPr="00211D8D" w:rsidRDefault="00B410E1" w:rsidP="00211D8D">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7CA3A497" w:rsidR="00B410E1" w:rsidRPr="00211D8D"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2A20041F" w:rsidR="002237A2" w:rsidRPr="00211D8D" w:rsidRDefault="00B963A9" w:rsidP="00E834C4">
      <w:pPr>
        <w:pStyle w:val="Heading1"/>
        <w:tabs>
          <w:tab w:val="left" w:pos="5664"/>
        </w:tabs>
        <w:rPr>
          <w:rFonts w:ascii="Calibri" w:hAnsi="Calibri"/>
        </w:rPr>
      </w:pPr>
      <w:bookmarkStart w:id="186" w:name="_Toc70802540"/>
      <w:r w:rsidRPr="00211D8D">
        <w:rPr>
          <w:rFonts w:ascii="Calibri" w:hAnsi="Calibri"/>
        </w:rPr>
        <w:t>9.appendix</w:t>
      </w:r>
      <w:bookmarkEnd w:id="186"/>
      <w:r w:rsidR="00E834C4" w:rsidRPr="00211D8D">
        <w:rPr>
          <w:rFonts w:ascii="Calibri" w:hAnsi="Calibri"/>
        </w:rPr>
        <w:tab/>
      </w:r>
    </w:p>
    <w:bookmarkStart w:id="187" w:name="_Toc70802541"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bookmarkEnd w:id="187" w:displacedByCustomXml="prev"/>
        <w:p w14:paraId="75654273" w14:textId="6AB3A0C6" w:rsidR="002237A2" w:rsidRPr="00211D8D" w:rsidRDefault="006D596C">
          <w:pPr>
            <w:pStyle w:val="Heading1"/>
            <w:rPr>
              <w:rFonts w:ascii="Calibri" w:hAnsi="Calibri"/>
            </w:rPr>
          </w:pPr>
          <w:r w:rsidRPr="00211D8D">
            <w:rPr>
              <w:rFonts w:ascii="Calibri" w:hAnsi="Calibri"/>
            </w:rPr>
            <w:t>Reference</w:t>
          </w:r>
        </w:p>
        <w:p w14:paraId="4B57D1CF" w14:textId="2646D4DA" w:rsidR="002237A2" w:rsidRPr="00211D8D" w:rsidRDefault="002237A2" w:rsidP="002237A2">
          <w:pPr>
            <w:pStyle w:val="Bibliography"/>
            <w:rPr>
              <w:rFonts w:ascii="Calibri" w:hAnsi="Calibri"/>
              <w:noProof/>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Pr="00211D8D">
            <w:rPr>
              <w:rFonts w:ascii="Calibri" w:hAnsi="Calibri"/>
              <w:noProof/>
            </w:rPr>
            <w:t xml:space="preserve">BCS the Chartered for IT, 2019. </w:t>
          </w:r>
          <w:r w:rsidRPr="00211D8D">
            <w:rPr>
              <w:rFonts w:ascii="Calibri" w:hAnsi="Calibri"/>
              <w:i/>
              <w:iCs/>
              <w:noProof/>
            </w:rPr>
            <w:t xml:space="preserve">BCS COde of Conduct. </w:t>
          </w:r>
          <w:r w:rsidRPr="00211D8D">
            <w:rPr>
              <w:rFonts w:ascii="Calibri" w:hAnsi="Calibri"/>
              <w:noProof/>
            </w:rPr>
            <w:br/>
            <w:t xml:space="preserve">Available at: </w:t>
          </w:r>
          <w:r w:rsidRPr="00211D8D">
            <w:rPr>
              <w:rFonts w:ascii="Calibri" w:hAnsi="Calibri"/>
              <w:noProof/>
              <w:u w:val="single"/>
            </w:rPr>
            <w:t>https://www.bcs.org</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11 2020].</w:t>
          </w:r>
        </w:p>
        <w:p w14:paraId="15169566" w14:textId="30E79954" w:rsidR="002237A2" w:rsidRPr="00211D8D" w:rsidRDefault="002237A2" w:rsidP="002237A2">
          <w:pPr>
            <w:pStyle w:val="Bibliography"/>
            <w:rPr>
              <w:rFonts w:ascii="Calibri" w:hAnsi="Calibri"/>
              <w:noProof/>
            </w:rPr>
          </w:pPr>
          <w:r w:rsidRPr="00211D8D">
            <w:rPr>
              <w:rFonts w:ascii="Calibri" w:hAnsi="Calibri"/>
              <w:noProof/>
            </w:rPr>
            <w:t xml:space="preserve">Fein, Z., 2009. </w:t>
          </w:r>
          <w:r w:rsidRPr="00211D8D">
            <w:rPr>
              <w:rFonts w:ascii="Calibri" w:hAnsi="Calibri"/>
              <w:i/>
              <w:iCs/>
              <w:noProof/>
            </w:rPr>
            <w:t xml:space="preserve">Cracking the Code: How to Calculate Hollinger's PER Without All the Mess. </w:t>
          </w:r>
          <w:r w:rsidRPr="00211D8D">
            <w:rPr>
              <w:rFonts w:ascii="Calibri" w:hAnsi="Calibri"/>
              <w:noProof/>
            </w:rPr>
            <w:br/>
            <w:t xml:space="preserve">Available at: </w:t>
          </w:r>
          <w:r w:rsidRPr="00211D8D">
            <w:rPr>
              <w:rFonts w:ascii="Calibri" w:hAnsi="Calibri"/>
              <w:noProof/>
              <w:u w:val="single"/>
            </w:rPr>
            <w:t>https://bleacherreport.com/articles/113144- cracking-the-code-how-to-calculate-hollingers-per-without-all-the-mess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10 11 2020].</w:t>
          </w:r>
        </w:p>
        <w:p w14:paraId="67B1E050" w14:textId="265A7840" w:rsidR="002237A2" w:rsidRPr="00211D8D" w:rsidRDefault="002237A2" w:rsidP="002237A2">
          <w:pPr>
            <w:pStyle w:val="Bibliography"/>
            <w:rPr>
              <w:rFonts w:ascii="Calibri" w:hAnsi="Calibri"/>
              <w:noProof/>
            </w:rPr>
          </w:pPr>
          <w:r w:rsidRPr="00211D8D">
            <w:rPr>
              <w:rFonts w:ascii="Calibri" w:hAnsi="Calibri"/>
              <w:noProof/>
            </w:rPr>
            <w:t xml:space="preserve">Feldman, D., 2021. </w:t>
          </w:r>
          <w:r w:rsidRPr="00211D8D">
            <w:rPr>
              <w:rFonts w:ascii="Calibri" w:hAnsi="Calibri"/>
              <w:i/>
              <w:iCs/>
              <w:noProof/>
            </w:rPr>
            <w:t>Daryl Morey says 3-pointers worth too much: ‘It skews the game’.</w:t>
          </w:r>
          <w:r w:rsidRPr="00211D8D">
            <w:rPr>
              <w:rFonts w:ascii="Calibri" w:hAnsi="Calibri"/>
              <w:noProof/>
            </w:rPr>
            <w:br/>
            <w:t xml:space="preserve">Available at: </w:t>
          </w:r>
          <w:r w:rsidRPr="00211D8D">
            <w:rPr>
              <w:rFonts w:ascii="Calibri" w:hAnsi="Calibri"/>
              <w:noProof/>
              <w:u w:val="single"/>
            </w:rPr>
            <w:t>https://nba.nbcsports.com/2021/04/06/daryl-morey-says-3-pointers-worth-too-much-it-skews-the-game/?partner=MSN</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2DF754CD" w14:textId="78031DC8" w:rsidR="002237A2" w:rsidRPr="00211D8D" w:rsidRDefault="002237A2" w:rsidP="002237A2">
          <w:pPr>
            <w:pStyle w:val="Bibliography"/>
            <w:rPr>
              <w:rFonts w:ascii="Calibri" w:hAnsi="Calibri"/>
              <w:noProof/>
            </w:rPr>
          </w:pPr>
          <w:r w:rsidRPr="00211D8D">
            <w:rPr>
              <w:rFonts w:ascii="Calibri" w:hAnsi="Calibri"/>
              <w:noProof/>
            </w:rPr>
            <w:t xml:space="preserve">FiveThirtyEight, 2021. </w:t>
          </w:r>
          <w:r w:rsidRPr="00211D8D">
            <w:rPr>
              <w:rFonts w:ascii="Calibri" w:hAnsi="Calibri"/>
              <w:i/>
              <w:iCs/>
              <w:noProof/>
            </w:rPr>
            <w:t xml:space="preserve">The Complete History Of The NBA. </w:t>
          </w:r>
          <w:r w:rsidRPr="00211D8D">
            <w:rPr>
              <w:rFonts w:ascii="Calibri" w:hAnsi="Calibri"/>
              <w:noProof/>
            </w:rPr>
            <w:br/>
            <w:t xml:space="preserve">Available at: </w:t>
          </w:r>
          <w:r w:rsidRPr="00211D8D">
            <w:rPr>
              <w:rFonts w:ascii="Calibri" w:hAnsi="Calibri"/>
              <w:noProof/>
              <w:u w:val="single"/>
            </w:rPr>
            <w:t>https://projects.fivethirtyeight.com/complete-history-of-the-nba/#lakers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2021].</w:t>
          </w:r>
        </w:p>
        <w:p w14:paraId="047D10FF" w14:textId="520EE8A5" w:rsidR="002237A2" w:rsidRPr="00211D8D" w:rsidRDefault="002237A2" w:rsidP="002237A2">
          <w:pPr>
            <w:pStyle w:val="Bibliography"/>
            <w:rPr>
              <w:rFonts w:ascii="Calibri" w:hAnsi="Calibri"/>
              <w:noProof/>
            </w:rPr>
          </w:pPr>
          <w:r w:rsidRPr="00211D8D">
            <w:rPr>
              <w:rFonts w:ascii="Calibri" w:hAnsi="Calibri"/>
              <w:noProof/>
            </w:rPr>
            <w:t xml:space="preserve">Geeks, G. f., 2021. </w:t>
          </w:r>
          <w:r w:rsidRPr="00211D8D">
            <w:rPr>
              <w:rFonts w:ascii="Calibri" w:hAnsi="Calibri"/>
              <w:i/>
              <w:iCs/>
              <w:noProof/>
            </w:rPr>
            <w:t xml:space="preserve">Python Tkinter Tutorial. </w:t>
          </w:r>
          <w:r w:rsidRPr="00211D8D">
            <w:rPr>
              <w:rFonts w:ascii="Calibri" w:hAnsi="Calibri"/>
              <w:noProof/>
            </w:rPr>
            <w:br/>
            <w:t xml:space="preserve">Available at: </w:t>
          </w:r>
          <w:r w:rsidRPr="00211D8D">
            <w:rPr>
              <w:rFonts w:ascii="Calibri" w:hAnsi="Calibri"/>
              <w:noProof/>
              <w:u w:val="single"/>
            </w:rPr>
            <w:t>https://www.geeksforgeeks.org/python-tkinter-tutorial/#:~:text=Tkinter%20is%20the%20most%20commonly%20used%20library%20for,applications%20with%20Tkinter%20becomes%20the%20fastest%20and%20easiest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3 2021].</w:t>
          </w:r>
        </w:p>
        <w:p w14:paraId="4D01B5EA" w14:textId="2254A492" w:rsidR="002237A2" w:rsidRPr="00211D8D" w:rsidRDefault="002237A2" w:rsidP="002237A2">
          <w:pPr>
            <w:pStyle w:val="Bibliography"/>
            <w:rPr>
              <w:rFonts w:ascii="Calibri" w:hAnsi="Calibri"/>
              <w:noProof/>
            </w:rPr>
          </w:pPr>
          <w:r w:rsidRPr="00211D8D">
            <w:rPr>
              <w:rFonts w:ascii="Calibri" w:hAnsi="Calibri"/>
              <w:noProof/>
            </w:rPr>
            <w:t xml:space="preserve">Ghose, T., 2019. </w:t>
          </w:r>
          <w:r w:rsidRPr="00211D8D">
            <w:rPr>
              <w:rFonts w:ascii="Calibri" w:hAnsi="Calibri"/>
              <w:i/>
              <w:iCs/>
              <w:noProof/>
            </w:rPr>
            <w:t xml:space="preserve">What is fibonacci Sequence. </w:t>
          </w:r>
          <w:r w:rsidRPr="00211D8D">
            <w:rPr>
              <w:rFonts w:ascii="Calibri" w:hAnsi="Calibri"/>
              <w:noProof/>
            </w:rPr>
            <w:br/>
            <w:t xml:space="preserve">Available at: </w:t>
          </w:r>
          <w:r w:rsidRPr="00211D8D">
            <w:rPr>
              <w:rFonts w:ascii="Calibri" w:hAnsi="Calibri"/>
              <w:noProof/>
              <w:u w:val="single"/>
            </w:rPr>
            <w:t>https://www.livescience.com/37470-fibonacci-sequence.html</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2 2021].</w:t>
          </w:r>
        </w:p>
        <w:p w14:paraId="55ACC373" w14:textId="01010466" w:rsidR="002237A2" w:rsidRPr="00211D8D" w:rsidRDefault="002237A2" w:rsidP="002237A2">
          <w:pPr>
            <w:pStyle w:val="Bibliography"/>
            <w:rPr>
              <w:rFonts w:ascii="Calibri" w:hAnsi="Calibri"/>
              <w:noProof/>
            </w:rPr>
          </w:pPr>
          <w:r w:rsidRPr="00211D8D">
            <w:rPr>
              <w:rFonts w:ascii="Calibri" w:hAnsi="Calibri"/>
              <w:noProof/>
            </w:rPr>
            <w:t xml:space="preserve">Koroleva, L., 2018. </w:t>
          </w:r>
          <w:r w:rsidRPr="00211D8D">
            <w:rPr>
              <w:rFonts w:ascii="Calibri" w:hAnsi="Calibri"/>
              <w:i/>
              <w:iCs/>
              <w:noProof/>
            </w:rPr>
            <w:t xml:space="preserve">Memoization. Improving Recursive Solution for Fibonacci Sequence Problem.. </w:t>
          </w:r>
          <w:r w:rsidRPr="00211D8D">
            <w:rPr>
              <w:rFonts w:ascii="Calibri" w:hAnsi="Calibri"/>
              <w:noProof/>
            </w:rPr>
            <w:br/>
            <w:t xml:space="preserve">Available at: </w:t>
          </w:r>
          <w:r w:rsidRPr="00211D8D">
            <w:rPr>
              <w:rFonts w:ascii="Calibri" w:hAnsi="Calibri"/>
              <w:noProof/>
              <w:u w:val="single"/>
            </w:rPr>
            <w:t>https://medium.com/@nothingisfunny/memoization-improving-recursive-solution-for-fibonacci-sequence-problem-c02dab7a74e5</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2020].</w:t>
          </w:r>
        </w:p>
        <w:p w14:paraId="5FD2ECC4" w14:textId="7C9520AF" w:rsidR="002237A2" w:rsidRPr="00211D8D" w:rsidRDefault="002237A2" w:rsidP="002237A2">
          <w:pPr>
            <w:pStyle w:val="Bibliography"/>
            <w:rPr>
              <w:rFonts w:ascii="Calibri" w:hAnsi="Calibri"/>
              <w:noProof/>
            </w:rPr>
          </w:pPr>
          <w:r w:rsidRPr="00211D8D">
            <w:rPr>
              <w:rFonts w:ascii="Calibri" w:hAnsi="Calibri"/>
              <w:noProof/>
            </w:rPr>
            <w:t xml:space="preserve">OpenGenus IQ, 2021. </w:t>
          </w:r>
          <w:r w:rsidRPr="00211D8D">
            <w:rPr>
              <w:rFonts w:ascii="Calibri" w:hAnsi="Calibri"/>
              <w:i/>
              <w:iCs/>
              <w:noProof/>
            </w:rPr>
            <w:t xml:space="preserve">Learn Computer Science. </w:t>
          </w:r>
          <w:r w:rsidRPr="00211D8D">
            <w:rPr>
              <w:rFonts w:ascii="Calibri" w:hAnsi="Calibri"/>
              <w:noProof/>
            </w:rPr>
            <w:br/>
            <w:t xml:space="preserve">Available at: </w:t>
          </w:r>
          <w:r w:rsidRPr="00211D8D">
            <w:rPr>
              <w:rFonts w:ascii="Calibri" w:hAnsi="Calibri"/>
              <w:noProof/>
              <w:u w:val="single"/>
            </w:rPr>
            <w:t>&lt;https://iq.opengenus.org/graph-representation-adjacency-matrix-adjacency-list/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2021].</w:t>
          </w:r>
        </w:p>
        <w:p w14:paraId="39D1FAD0" w14:textId="1F230976" w:rsidR="002237A2" w:rsidRPr="00211D8D" w:rsidRDefault="002237A2" w:rsidP="002237A2">
          <w:pPr>
            <w:pStyle w:val="Bibliography"/>
            <w:rPr>
              <w:rFonts w:ascii="Calibri" w:hAnsi="Calibri"/>
              <w:noProof/>
            </w:rPr>
          </w:pPr>
          <w:r w:rsidRPr="00211D8D">
            <w:rPr>
              <w:rFonts w:ascii="Calibri" w:hAnsi="Calibri"/>
              <w:noProof/>
            </w:rPr>
            <w:t xml:space="preserve">Pina, M., 2020. </w:t>
          </w:r>
          <w:r w:rsidRPr="00211D8D">
            <w:rPr>
              <w:rFonts w:ascii="Calibri" w:hAnsi="Calibri"/>
              <w:i/>
              <w:iCs/>
              <w:noProof/>
            </w:rPr>
            <w:t xml:space="preserve">The NBA has a chemistry problem. </w:t>
          </w:r>
          <w:r w:rsidRPr="00211D8D">
            <w:rPr>
              <w:rFonts w:ascii="Calibri" w:hAnsi="Calibri"/>
              <w:noProof/>
            </w:rPr>
            <w:br/>
            <w:t xml:space="preserve">Available at: </w:t>
          </w:r>
          <w:r w:rsidRPr="00211D8D">
            <w:rPr>
              <w:rFonts w:ascii="Calibri" w:hAnsi="Calibri"/>
              <w:noProof/>
              <w:u w:val="single"/>
            </w:rPr>
            <w:t>https://www.sbnation.com/nba/2020/4/23/21229237/nba-roster-chemistry-free-agency-team-turnover</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12 2020].</w:t>
          </w:r>
        </w:p>
        <w:p w14:paraId="478FCEB6" w14:textId="20F7B5C5" w:rsidR="002237A2" w:rsidRPr="00211D8D" w:rsidRDefault="002237A2" w:rsidP="002237A2">
          <w:pPr>
            <w:pStyle w:val="Bibliography"/>
            <w:rPr>
              <w:rFonts w:ascii="Calibri" w:hAnsi="Calibri"/>
              <w:noProof/>
            </w:rPr>
          </w:pPr>
          <w:r w:rsidRPr="00211D8D">
            <w:rPr>
              <w:rFonts w:ascii="Calibri" w:hAnsi="Calibri"/>
              <w:noProof/>
            </w:rPr>
            <w:t xml:space="preserve">School of Engineering and informatics, The university of Sussex, 2020. </w:t>
          </w:r>
          <w:r w:rsidRPr="00211D8D">
            <w:rPr>
              <w:rFonts w:ascii="Calibri" w:hAnsi="Calibri"/>
              <w:i/>
              <w:iCs/>
              <w:noProof/>
            </w:rPr>
            <w:t xml:space="preserve">information for studens. </w:t>
          </w:r>
          <w:r w:rsidRPr="00211D8D">
            <w:rPr>
              <w:rFonts w:ascii="Calibri" w:hAnsi="Calibri"/>
              <w:noProof/>
            </w:rPr>
            <w:br/>
            <w:t xml:space="preserve">Available at: </w:t>
          </w:r>
          <w:r w:rsidRPr="00211D8D">
            <w:rPr>
              <w:rFonts w:ascii="Calibri" w:hAnsi="Calibri"/>
              <w:noProof/>
              <w:u w:val="single"/>
            </w:rPr>
            <w:lastRenderedPageBreak/>
            <w:t>http://www.sussex.ac.uk/ei/internal/forstudents/informatics/undergraduate/finalyearprojects/i%20nformationforstudents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11 2020].</w:t>
          </w:r>
        </w:p>
        <w:p w14:paraId="72F9EB17" w14:textId="4D7D315F" w:rsidR="002237A2" w:rsidRPr="00211D8D" w:rsidRDefault="002237A2" w:rsidP="002237A2">
          <w:pPr>
            <w:pStyle w:val="Bibliography"/>
            <w:rPr>
              <w:rFonts w:ascii="Calibri" w:hAnsi="Calibri"/>
              <w:noProof/>
            </w:rPr>
          </w:pPr>
          <w:r w:rsidRPr="00211D8D">
            <w:rPr>
              <w:rFonts w:ascii="Calibri" w:hAnsi="Calibri"/>
              <w:noProof/>
            </w:rPr>
            <w:t xml:space="preserve">Unknow, 2019. </w:t>
          </w:r>
          <w:r w:rsidRPr="00211D8D">
            <w:rPr>
              <w:rFonts w:ascii="Calibri" w:hAnsi="Calibri"/>
              <w:i/>
              <w:iCs/>
              <w:noProof/>
            </w:rPr>
            <w:t xml:space="preserve">The Basketball Movement. </w:t>
          </w:r>
          <w:r w:rsidRPr="00211D8D">
            <w:rPr>
              <w:rFonts w:ascii="Calibri" w:hAnsi="Calibri"/>
              <w:noProof/>
            </w:rPr>
            <w:br/>
            <w:t xml:space="preserve">Available at: </w:t>
          </w:r>
          <w:r w:rsidRPr="00211D8D">
            <w:rPr>
              <w:rFonts w:ascii="Calibri" w:hAnsi="Calibri"/>
              <w:noProof/>
              <w:u w:val="single"/>
            </w:rPr>
            <w:t>https://thebasketballmovement.com/blog/2019/4/27/what-team-chemistry-means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78BCBC6D" w14:textId="7390AFE2" w:rsidR="002237A2" w:rsidRPr="00211D8D" w:rsidRDefault="00E834C4" w:rsidP="002237A2">
          <w:pPr>
            <w:pStyle w:val="Bibliography"/>
            <w:rPr>
              <w:rFonts w:ascii="Calibri" w:hAnsi="Calibri"/>
              <w:noProof/>
            </w:rPr>
          </w:pPr>
          <w:r w:rsidRPr="00211D8D">
            <w:rPr>
              <w:rFonts w:ascii="Calibri" w:hAnsi="Calibri"/>
              <w:noProof/>
            </w:rPr>
            <w:t>Baketball-Reference</w:t>
          </w:r>
          <w:r w:rsidR="002237A2" w:rsidRPr="00211D8D">
            <w:rPr>
              <w:rFonts w:ascii="Calibri" w:hAnsi="Calibri"/>
              <w:noProof/>
            </w:rPr>
            <w:t xml:space="preserve">, </w:t>
          </w:r>
          <w:r w:rsidR="002237A2" w:rsidRPr="00211D8D">
            <w:rPr>
              <w:rFonts w:ascii="Calibri" w:hAnsi="Calibri"/>
              <w:i/>
              <w:iCs/>
              <w:noProof/>
            </w:rPr>
            <w:t xml:space="preserve">Calculating PER. </w:t>
          </w:r>
          <w:r w:rsidR="002237A2" w:rsidRPr="00211D8D">
            <w:rPr>
              <w:rFonts w:ascii="Calibri" w:hAnsi="Calibri"/>
              <w:noProof/>
            </w:rPr>
            <w:br/>
            <w:t xml:space="preserve">Available at: </w:t>
          </w:r>
          <w:r w:rsidR="002237A2" w:rsidRPr="00211D8D">
            <w:rPr>
              <w:rFonts w:ascii="Calibri" w:hAnsi="Calibri"/>
              <w:noProof/>
              <w:u w:val="single"/>
            </w:rPr>
            <w:t>https://www.basketball-reference.com/about/per.html</w:t>
          </w:r>
          <w:r w:rsidR="002237A2" w:rsidRPr="00211D8D">
            <w:rPr>
              <w:rFonts w:ascii="Calibri" w:hAnsi="Calibri"/>
              <w:noProof/>
            </w:rPr>
            <w:br/>
            <w:t>[</w:t>
          </w:r>
          <w:r w:rsidR="00806E13" w:rsidRPr="00211D8D">
            <w:rPr>
              <w:rFonts w:ascii="Calibri" w:hAnsi="Calibri"/>
              <w:noProof/>
            </w:rPr>
            <w:t>Access Date</w:t>
          </w:r>
          <w:r w:rsidR="002237A2" w:rsidRPr="00211D8D">
            <w:rPr>
              <w:rFonts w:ascii="Calibri" w:hAnsi="Calibri"/>
              <w:noProof/>
            </w:rPr>
            <w:t>: 7 11 2020].</w:t>
          </w:r>
        </w:p>
        <w:p w14:paraId="48B320B3" w14:textId="33EEE3EE" w:rsidR="002237A2" w:rsidRPr="00211D8D" w:rsidRDefault="002237A2" w:rsidP="002237A2">
          <w:pPr>
            <w:rPr>
              <w:rFonts w:ascii="Calibri" w:hAnsi="Calibri"/>
            </w:rPr>
          </w:pPr>
          <w:r w:rsidRPr="00211D8D">
            <w:rPr>
              <w:rFonts w:ascii="Calibri" w:hAnsi="Calibri"/>
              <w:b/>
              <w:bCs/>
            </w:rPr>
            <w:fldChar w:fldCharType="end"/>
          </w:r>
        </w:p>
      </w:sdtContent>
    </w:sdt>
    <w:p w14:paraId="24D117E1" w14:textId="5A5C0BC9" w:rsidR="004858DA" w:rsidRPr="00211D8D" w:rsidRDefault="004858DA" w:rsidP="002237A2">
      <w:pPr>
        <w:pStyle w:val="Heading1"/>
        <w:rPr>
          <w:rFonts w:ascii="Calibri" w:hAnsi="Calibri"/>
        </w:rPr>
      </w:pPr>
    </w:p>
    <w:p w14:paraId="0EEE5403" w14:textId="77777777" w:rsidR="004858DA" w:rsidRPr="00211D8D" w:rsidRDefault="004858DA" w:rsidP="004858DA">
      <w:pPr>
        <w:jc w:val="left"/>
        <w:rPr>
          <w:rFonts w:ascii="Calibri" w:hAnsi="Calibri"/>
          <w:szCs w:val="21"/>
        </w:rPr>
      </w:pPr>
    </w:p>
    <w:sectPr w:rsidR="004858DA" w:rsidRPr="00211D8D"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Warrick Roseboom" w:date="2021-04-15T16:04:00Z" w:initials="WR">
    <w:p w14:paraId="10E28EB2" w14:textId="490CF0A0" w:rsidR="00081E65" w:rsidRDefault="00081E65">
      <w:pPr>
        <w:pStyle w:val="CommentText"/>
      </w:pPr>
      <w:r>
        <w:rPr>
          <w:rStyle w:val="CommentReference"/>
        </w:rPr>
        <w:annotationRef/>
      </w:r>
      <w:r>
        <w:t>Citation?</w:t>
      </w:r>
    </w:p>
  </w:comment>
  <w:comment w:id="15" w:author="Warrick Roseboom" w:date="2021-04-15T16:17:00Z" w:initials="WR">
    <w:p w14:paraId="2C576EA5" w14:textId="6BED7BA4" w:rsidR="00081E65" w:rsidRDefault="00081E65">
      <w:pPr>
        <w:pStyle w:val="CommentText"/>
      </w:pPr>
      <w:r>
        <w:rPr>
          <w:rStyle w:val="CommentReference"/>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CommentText"/>
      </w:pPr>
      <w:r>
        <w:rPr>
          <w:rStyle w:val="CommentReference"/>
        </w:rPr>
        <w:annotationRef/>
      </w:r>
      <w:r>
        <w:t>Citation?</w:t>
      </w:r>
    </w:p>
  </w:comment>
  <w:comment w:id="34" w:author="Warrick Roseboom" w:date="2021-04-15T16:08:00Z" w:initials="WR">
    <w:p w14:paraId="1C96CA52" w14:textId="1037E922" w:rsidR="00081E65" w:rsidRDefault="00081E65">
      <w:pPr>
        <w:pStyle w:val="CommentText"/>
      </w:pPr>
      <w:r>
        <w:rPr>
          <w:rStyle w:val="CommentReference"/>
        </w:rPr>
        <w:annotationRef/>
      </w:r>
      <w:r>
        <w:t xml:space="preserve">Team or player? Be sure to specify which context you are referring to </w:t>
      </w:r>
      <w:proofErr w:type="gramStart"/>
      <w:r>
        <w:t>in a given</w:t>
      </w:r>
      <w:proofErr w:type="gramEnd"/>
      <w:r>
        <w:t xml:space="preserve"> case.</w:t>
      </w:r>
    </w:p>
  </w:comment>
  <w:comment w:id="35" w:author="Warrick Roseboom" w:date="2021-04-15T16:09:00Z" w:initials="WR">
    <w:p w14:paraId="1871AD45" w14:textId="664FA319" w:rsidR="00081E65" w:rsidRDefault="00081E65">
      <w:pPr>
        <w:pStyle w:val="CommentText"/>
      </w:pPr>
      <w:r>
        <w:rPr>
          <w:rStyle w:val="CommentReference"/>
        </w:rPr>
        <w:annotationRef/>
      </w:r>
      <w:r>
        <w:t xml:space="preserve">So </w:t>
      </w:r>
      <w:proofErr w:type="gramStart"/>
      <w:r>
        <w:t>again</w:t>
      </w:r>
      <w:proofErr w:type="gramEnd"/>
      <w:r>
        <w:t xml:space="preserve"> be clear. In the intro you mention the game you are building, so quickly reading here the reader </w:t>
      </w:r>
      <w:proofErr w:type="gramStart"/>
      <w:r>
        <w:t>wouldn’t</w:t>
      </w:r>
      <w:proofErr w:type="gramEnd"/>
      <w:r>
        <w:t xml:space="preserve"> be sure whether you are referring to your game or a single game in the league.</w:t>
      </w:r>
    </w:p>
  </w:comment>
  <w:comment w:id="41" w:author="Warrick Roseboom" w:date="2021-04-15T16:11:00Z" w:initials="WR">
    <w:p w14:paraId="4E4ED4C6" w14:textId="336B3E3D" w:rsidR="00081E65" w:rsidRDefault="00081E65">
      <w:pPr>
        <w:pStyle w:val="CommentText"/>
      </w:pPr>
      <w:r>
        <w:rPr>
          <w:rStyle w:val="CommentReference"/>
        </w:rPr>
        <w:annotationRef/>
      </w:r>
      <w:r>
        <w:t>Again, in figure captions make sure to give enough detail that the reader can understand the purpose of the figure being included.</w:t>
      </w:r>
    </w:p>
  </w:comment>
  <w:comment w:id="43" w:author="Warrick Roseboom" w:date="2021-04-15T16:15:00Z" w:initials="WR">
    <w:p w14:paraId="5953A066" w14:textId="6B17689D" w:rsidR="00081E65" w:rsidRDefault="00081E65">
      <w:pPr>
        <w:pStyle w:val="CommentText"/>
      </w:pPr>
      <w:r>
        <w:rPr>
          <w:rStyle w:val="CommentReference"/>
        </w:rPr>
        <w:annotationRef/>
      </w:r>
      <w:r>
        <w:t>People who know about PER might understand. But need more detail for a general reader to understand why this statement might be true.</w:t>
      </w:r>
    </w:p>
  </w:comment>
  <w:comment w:id="53" w:author="Warrick Roseboom" w:date="2021-04-15T16:19:00Z" w:initials="WR">
    <w:p w14:paraId="43FAAAD8" w14:textId="12C3D50B" w:rsidR="00081E65" w:rsidRDefault="00081E65">
      <w:pPr>
        <w:pStyle w:val="CommentText"/>
      </w:pPr>
      <w:r>
        <w:rPr>
          <w:rStyle w:val="CommentReference"/>
        </w:rPr>
        <w:annotationRef/>
      </w:r>
      <w:r>
        <w:t xml:space="preserve">You </w:t>
      </w:r>
      <w:proofErr w:type="gramStart"/>
      <w:r>
        <w:t>haven’t</w:t>
      </w:r>
      <w:proofErr w:type="gramEnd"/>
      <w:r>
        <w:t xml:space="preserve"> mentioned what data you are using and where it came from? To model, surely you would need some input and some ground truth to map to, but the report </w:t>
      </w:r>
      <w:proofErr w:type="gramStart"/>
      <w:r>
        <w:t>hasn’t</w:t>
      </w:r>
      <w:proofErr w:type="gramEnd"/>
      <w:r>
        <w:t xml:space="preserve"> made clear what these are.</w:t>
      </w:r>
    </w:p>
  </w:comment>
  <w:comment w:id="54" w:author="Warrick Roseboom" w:date="2021-04-15T16:19:00Z" w:initials="WR">
    <w:p w14:paraId="172D775B" w14:textId="6CE90F3E" w:rsidR="00081E65" w:rsidRDefault="00081E65">
      <w:pPr>
        <w:pStyle w:val="CommentText"/>
      </w:pPr>
      <w:r>
        <w:rPr>
          <w:rStyle w:val="CommentReference"/>
        </w:rPr>
        <w:annotationRef/>
      </w:r>
      <w:r>
        <w:t xml:space="preserve">How was team chemistry calculated? This </w:t>
      </w:r>
      <w:proofErr w:type="gramStart"/>
      <w:r>
        <w:t>isn’t</w:t>
      </w:r>
      <w:proofErr w:type="gramEnd"/>
      <w:r>
        <w:t xml:space="preserve"> made clear yet. Need to explain to the reader in understandable terms precisely how “chemistry” is generated. </w:t>
      </w:r>
    </w:p>
  </w:comment>
  <w:comment w:id="55" w:author="Warrick Roseboom" w:date="2021-04-15T16:41:00Z" w:initials="WR">
    <w:p w14:paraId="33919401" w14:textId="522115F1" w:rsidR="00081E65" w:rsidRDefault="00081E65">
      <w:pPr>
        <w:pStyle w:val="CommentText"/>
      </w:pPr>
      <w:r>
        <w:rPr>
          <w:rStyle w:val="CommentReference"/>
        </w:rPr>
        <w:annotationRef/>
      </w:r>
      <w:r>
        <w:t xml:space="preserve">Maybe it is your intention to be vague here, but since the previous type of relationship isn’t really specified with any detail about how it is calculated, it makes it difficult to understand the difference here – the reader can only learn that it is different, but not precisely </w:t>
      </w:r>
      <w:proofErr w:type="gramStart"/>
      <w:r>
        <w:t>how</w:t>
      </w:r>
      <w:proofErr w:type="gramEnd"/>
    </w:p>
  </w:comment>
  <w:comment w:id="57" w:author="Warrick Roseboom" w:date="2021-04-15T16:42:00Z" w:initials="WR">
    <w:p w14:paraId="1FFA19D7" w14:textId="6201A138" w:rsidR="00081E65" w:rsidRDefault="00081E65">
      <w:pPr>
        <w:pStyle w:val="CommentText"/>
      </w:pPr>
      <w:r>
        <w:rPr>
          <w:rStyle w:val="CommentReference"/>
        </w:rPr>
        <w:annotationRef/>
      </w:r>
      <w:r>
        <w:t xml:space="preserve">Ok, this is a good detail. I think you need to give some expansion to explain that something like this is your plan already in the introduction – explain the rationale there and then when you present the pieces of the work the reader already has a broad understanding of </w:t>
      </w:r>
      <w:proofErr w:type="gramStart"/>
      <w:r>
        <w:t>what’s</w:t>
      </w:r>
      <w:proofErr w:type="gramEnd"/>
      <w:r>
        <w:t xml:space="preserve"> going to be done.</w:t>
      </w:r>
    </w:p>
  </w:comment>
  <w:comment w:id="58" w:author="Warrick Roseboom" w:date="2021-04-15T16:44:00Z" w:initials="WR">
    <w:p w14:paraId="3C2AD857" w14:textId="40808B65" w:rsidR="00081E65" w:rsidRDefault="00081E65">
      <w:pPr>
        <w:pStyle w:val="CommentText"/>
      </w:pPr>
      <w:r>
        <w:rPr>
          <w:rStyle w:val="CommentReference"/>
        </w:rPr>
        <w:annotationRef/>
      </w:r>
      <w:r>
        <w:t>And this is based on ELO? PER?</w:t>
      </w:r>
    </w:p>
  </w:comment>
  <w:comment w:id="61" w:author="Warrick Roseboom" w:date="2021-04-15T16:51:00Z" w:initials="WR">
    <w:p w14:paraId="3DAB1BB5" w14:textId="710E5E5B" w:rsidR="00081E65" w:rsidRDefault="00081E65">
      <w:pPr>
        <w:pStyle w:val="CommentText"/>
      </w:pPr>
      <w:r>
        <w:rPr>
          <w:rStyle w:val="CommentReference"/>
        </w:rPr>
        <w:annotationRef/>
      </w:r>
      <w:r>
        <w:t>Statements like this make it clear that there should be more detailed comparison of ELO versus alternatives to justify why you chose to do it this way.</w:t>
      </w:r>
    </w:p>
  </w:comment>
  <w:comment w:id="63" w:author="Warrick Roseboom" w:date="2021-04-15T16:52:00Z" w:initials="WR">
    <w:p w14:paraId="36DE9AB8" w14:textId="4A7B497F" w:rsidR="00081E65" w:rsidRDefault="00081E65">
      <w:pPr>
        <w:pStyle w:val="CommentText"/>
      </w:pPr>
      <w:r>
        <w:rPr>
          <w:rStyle w:val="CommentReference"/>
        </w:rPr>
        <w:annotationRef/>
      </w:r>
      <w:r>
        <w:t>Minor thing in this case, but always make sure to include axis labels on figures.</w:t>
      </w:r>
    </w:p>
  </w:comment>
  <w:comment w:id="77" w:author="Warrick Roseboom" w:date="2021-04-15T16:53:00Z" w:initials="WR">
    <w:p w14:paraId="1C9A2B5C" w14:textId="03328224" w:rsidR="00081E65" w:rsidRDefault="00081E65">
      <w:pPr>
        <w:pStyle w:val="CommentText"/>
      </w:pPr>
      <w:r>
        <w:rPr>
          <w:rStyle w:val="CommentReference"/>
        </w:rPr>
        <w:annotationRef/>
      </w:r>
      <w:r>
        <w:t xml:space="preserve">Where did this data come from? And what does it look like? What problems are there? It seems like it </w:t>
      </w:r>
      <w:proofErr w:type="gramStart"/>
      <w:r>
        <w:t>isn’t</w:t>
      </w:r>
      <w:proofErr w:type="gramEnd"/>
      <w:r>
        <w:t xml:space="preserve"> so many teams, so is it a reasonable representation of performance or is this only some strange subsample of teams?</w:t>
      </w:r>
    </w:p>
  </w:comment>
  <w:comment w:id="78" w:author="Warrick Roseboom" w:date="2021-04-15T16:55:00Z" w:initials="WR">
    <w:p w14:paraId="004E1E52" w14:textId="782DADFF" w:rsidR="00081E65" w:rsidRDefault="00081E65">
      <w:pPr>
        <w:pStyle w:val="CommentText"/>
      </w:pPr>
      <w:r>
        <w:rPr>
          <w:rStyle w:val="CommentReference"/>
        </w:rPr>
        <w:annotationRef/>
      </w:r>
      <w:r>
        <w:t xml:space="preserve">Again, make sure to have axis labels. And again, where did this data come from? </w:t>
      </w:r>
      <w:proofErr w:type="spellStart"/>
      <w:r>
        <w:t>etc</w:t>
      </w:r>
      <w:proofErr w:type="spellEnd"/>
    </w:p>
  </w:comment>
  <w:comment w:id="83" w:author="Warrick Roseboom" w:date="2021-04-15T16:58:00Z" w:initials="WR">
    <w:p w14:paraId="4A242F12" w14:textId="646697B2" w:rsidR="00081E65" w:rsidRDefault="00081E65">
      <w:pPr>
        <w:pStyle w:val="CommentText"/>
      </w:pPr>
      <w:r>
        <w:rPr>
          <w:rStyle w:val="CommentReference"/>
        </w:rPr>
        <w:annotationRef/>
      </w:r>
      <w:r>
        <w:t xml:space="preserve">Be sure to explain your formulas in words so that readers can understand the </w:t>
      </w:r>
      <w:proofErr w:type="gramStart"/>
      <w:r>
        <w:t>process</w:t>
      </w:r>
      <w:proofErr w:type="gramEnd"/>
    </w:p>
  </w:comment>
  <w:comment w:id="84" w:author="Warrick Roseboom" w:date="2021-04-15T16:56:00Z" w:initials="WR">
    <w:p w14:paraId="699C436F" w14:textId="5D2A44DA" w:rsidR="00081E65" w:rsidRDefault="00081E65">
      <w:pPr>
        <w:pStyle w:val="CommentText"/>
      </w:pPr>
      <w:r>
        <w:rPr>
          <w:rStyle w:val="CommentReference"/>
        </w:rPr>
        <w:annotationRef/>
      </w:r>
      <w:r>
        <w:t xml:space="preserve">Above you say </w:t>
      </w:r>
      <w:proofErr w:type="spellStart"/>
      <w:r>
        <w:t>elo</w:t>
      </w:r>
      <w:proofErr w:type="spellEnd"/>
      <w:r>
        <w:t xml:space="preserve"> follows logistic?</w:t>
      </w:r>
    </w:p>
  </w:comment>
  <w:comment w:id="90" w:author="Warrick Roseboom" w:date="2021-04-15T17:00:00Z" w:initials="WR">
    <w:p w14:paraId="1EA2145D" w14:textId="1A97F11F" w:rsidR="00081E65" w:rsidRDefault="00081E65">
      <w:pPr>
        <w:pStyle w:val="CommentText"/>
      </w:pPr>
      <w:r>
        <w:rPr>
          <w:rStyle w:val="CommentReference"/>
        </w:rPr>
        <w:annotationRef/>
      </w:r>
      <w:r>
        <w:t>An individual rating.</w:t>
      </w:r>
    </w:p>
  </w:comment>
  <w:comment w:id="93" w:author="Warrick Roseboom" w:date="2021-04-15T17:03:00Z" w:initials="WR">
    <w:p w14:paraId="1F2AC371" w14:textId="614459C0" w:rsidR="00081E65" w:rsidRDefault="00081E65">
      <w:pPr>
        <w:pStyle w:val="CommentText"/>
      </w:pPr>
      <w:r>
        <w:rPr>
          <w:rStyle w:val="CommentReference"/>
        </w:rPr>
        <w:annotationRef/>
      </w:r>
      <w:r>
        <w:t xml:space="preserve">Almost 3 pages spent on just the data structure. </w:t>
      </w:r>
      <w:proofErr w:type="gramStart"/>
      <w:r>
        <w:t>I’m</w:t>
      </w:r>
      <w:proofErr w:type="gramEnd"/>
      <w:r>
        <w:t xml:space="preserve"> not sure that is that important?</w:t>
      </w:r>
    </w:p>
  </w:comment>
  <w:comment w:id="94" w:author="Warrick Roseboom" w:date="2021-04-15T17:02:00Z" w:initials="WR">
    <w:p w14:paraId="6708B3A2" w14:textId="0E2DBA13" w:rsidR="00081E65" w:rsidRDefault="00081E65">
      <w:pPr>
        <w:pStyle w:val="CommentText"/>
      </w:pPr>
      <w:r>
        <w:rPr>
          <w:rStyle w:val="CommentReference"/>
        </w:rPr>
        <w:annotationRef/>
      </w:r>
      <w:r>
        <w:t>This kind of detail should be presented much earlier because it would help understand the previous sections.</w:t>
      </w:r>
    </w:p>
  </w:comment>
  <w:comment w:id="98" w:author="Warrick Roseboom" w:date="2021-04-15T17:03:00Z" w:initials="WR">
    <w:p w14:paraId="765A00C6" w14:textId="2EA8DCC8" w:rsidR="00081E65" w:rsidRDefault="00081E65">
      <w:pPr>
        <w:pStyle w:val="CommentText"/>
      </w:pPr>
      <w:r>
        <w:rPr>
          <w:rStyle w:val="CommentReference"/>
        </w:rPr>
        <w:annotationRef/>
      </w:r>
      <w:r>
        <w:t xml:space="preserve">Again, make sure to explain in words the contents of </w:t>
      </w:r>
      <w:proofErr w:type="gramStart"/>
      <w:r>
        <w:t>formula</w:t>
      </w:r>
      <w:proofErr w:type="gramEnd"/>
    </w:p>
  </w:comment>
  <w:comment w:id="100" w:author="Warrick Roseboom" w:date="2021-04-15T16:13:00Z" w:initials="WR">
    <w:p w14:paraId="50F49161" w14:textId="77777777" w:rsidR="001F567B" w:rsidRDefault="001F567B" w:rsidP="001F567B">
      <w:pPr>
        <w:pStyle w:val="CommentText"/>
      </w:pPr>
      <w:r>
        <w:rPr>
          <w:rStyle w:val="CommentReference"/>
        </w:rPr>
        <w:annotationRef/>
      </w:r>
      <w:r>
        <w:t xml:space="preserve">Not clear what the relation of this section is to the overall report. Make sure to make clear the justification. The reader needs to be able to follow. Right </w:t>
      </w:r>
      <w:proofErr w:type="gramStart"/>
      <w:r>
        <w:t>now</w:t>
      </w:r>
      <w:proofErr w:type="gramEnd"/>
      <w:r>
        <w:t xml:space="preserve"> you just jump from ELO to Fibonacci with no relation.</w:t>
      </w:r>
    </w:p>
  </w:comment>
  <w:comment w:id="102" w:author="Warrick Roseboom" w:date="2021-04-15T16:14:00Z" w:initials="WR">
    <w:p w14:paraId="517A1A91" w14:textId="77777777" w:rsidR="001F567B" w:rsidRDefault="001F567B" w:rsidP="001F567B">
      <w:pPr>
        <w:pStyle w:val="CommentText"/>
      </w:pPr>
      <w:r>
        <w:rPr>
          <w:rStyle w:val="CommentReference"/>
        </w:rPr>
        <w:annotationRef/>
      </w:r>
      <w:r>
        <w:t xml:space="preserve">This is relevant, but probably better presented separately from the </w:t>
      </w:r>
      <w:proofErr w:type="gramStart"/>
      <w:r>
        <w:t>analytics based</w:t>
      </w:r>
      <w:proofErr w:type="gramEnd"/>
      <w:r>
        <w:t xml:space="preserve"> components. That is – present the basketball analytics related sections altogether in a sequence, and then have information such as this and the above section that are more related to implementation presented together.</w:t>
      </w:r>
    </w:p>
  </w:comment>
  <w:comment w:id="137" w:author="Warrick Roseboom" w:date="2021-04-15T17:05:00Z" w:initials="WR">
    <w:p w14:paraId="12BB2F4D" w14:textId="52B239F5" w:rsidR="00081E65" w:rsidRDefault="00081E65">
      <w:pPr>
        <w:pStyle w:val="CommentText"/>
      </w:pPr>
      <w:r>
        <w:rPr>
          <w:rStyle w:val="CommentReference"/>
        </w:rPr>
        <w:annotationRef/>
      </w:r>
      <w:r>
        <w:t>What real and what calculated data? What are these things and where did they come from?</w:t>
      </w:r>
    </w:p>
  </w:comment>
  <w:comment w:id="140" w:author="Warrick Roseboom" w:date="2021-04-15T17:06:00Z" w:initials="WR">
    <w:p w14:paraId="1A664E3D" w14:textId="6C862724" w:rsidR="00081E65" w:rsidRDefault="00081E65">
      <w:pPr>
        <w:pStyle w:val="CommentText"/>
      </w:pPr>
      <w:r>
        <w:rPr>
          <w:rStyle w:val="CommentReference"/>
        </w:rPr>
        <w:annotationRef/>
      </w:r>
      <w:r>
        <w:t>How was 2k rating obtained? This is the first time it is mentioned at all. A general reader might not know what 2k is at all.</w:t>
      </w:r>
    </w:p>
  </w:comment>
  <w:comment w:id="141" w:author="Warrick Roseboom" w:date="2021-04-15T17:06:00Z" w:initials="WR">
    <w:p w14:paraId="26CEC37B" w14:textId="2CF9628B" w:rsidR="00081E65" w:rsidRDefault="00081E65">
      <w:pPr>
        <w:pStyle w:val="CommentText"/>
      </w:pPr>
      <w:r>
        <w:rPr>
          <w:rStyle w:val="CommentReference"/>
        </w:rPr>
        <w:annotationRef/>
      </w:r>
      <w:r>
        <w:t xml:space="preserve">I don’t understand what is in this </w:t>
      </w:r>
      <w:proofErr w:type="gramStart"/>
      <w:r>
        <w:t>chart?</w:t>
      </w:r>
      <w:proofErr w:type="gramEnd"/>
      <w:r>
        <w:t xml:space="preserve"> The y-axis goes above 100 but max r^2 is 1.</w:t>
      </w:r>
    </w:p>
  </w:comment>
  <w:comment w:id="142" w:author="Warrick Roseboom" w:date="2021-04-15T17:08:00Z" w:initials="WR">
    <w:p w14:paraId="0CF696BB" w14:textId="65498C67" w:rsidR="00081E65" w:rsidRDefault="00081E65">
      <w:pPr>
        <w:pStyle w:val="CommentText"/>
      </w:pPr>
      <w:r>
        <w:rPr>
          <w:rStyle w:val="CommentReference"/>
        </w:rPr>
        <w:annotationRef/>
      </w:r>
      <w:r>
        <w:t>Completely unclear to me what this sentence means.</w:t>
      </w:r>
    </w:p>
  </w:comment>
  <w:comment w:id="144" w:author="Warrick Roseboom" w:date="2021-04-15T17:09:00Z" w:initials="WR">
    <w:p w14:paraId="0265242A" w14:textId="51B5F70E" w:rsidR="00081E65" w:rsidRDefault="00081E65">
      <w:pPr>
        <w:pStyle w:val="CommentText"/>
      </w:pPr>
      <w:r>
        <w:rPr>
          <w:rStyle w:val="CommentReference"/>
        </w:rPr>
        <w:annotationRef/>
      </w:r>
      <w:r>
        <w:t xml:space="preserve">There is some consideration throughout the report, but </w:t>
      </w:r>
      <w:proofErr w:type="gramStart"/>
      <w:r>
        <w:t>it’s</w:t>
      </w:r>
      <w:proofErr w:type="gramEnd"/>
      <w:r>
        <w:t xml:space="preserve">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E28EB2" w15:done="0"/>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3E" w16cex:dateUtc="2021-04-15T15:11: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0DA0" w14:textId="77777777" w:rsidR="00B6522E" w:rsidRDefault="00B6522E" w:rsidP="00805DD8">
      <w:r>
        <w:separator/>
      </w:r>
    </w:p>
  </w:endnote>
  <w:endnote w:type="continuationSeparator" w:id="0">
    <w:p w14:paraId="70DC6191" w14:textId="77777777" w:rsidR="00B6522E" w:rsidRDefault="00B6522E"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9EBE0" w14:textId="77777777" w:rsidR="00B6522E" w:rsidRDefault="00B6522E" w:rsidP="00805DD8">
      <w:r>
        <w:separator/>
      </w:r>
    </w:p>
  </w:footnote>
  <w:footnote w:type="continuationSeparator" w:id="0">
    <w:p w14:paraId="3E676E9B" w14:textId="77777777" w:rsidR="00B6522E" w:rsidRDefault="00B6522E"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0186"/>
    <w:rsid w:val="001F567B"/>
    <w:rsid w:val="00211D8D"/>
    <w:rsid w:val="00213385"/>
    <w:rsid w:val="00216E61"/>
    <w:rsid w:val="002237A2"/>
    <w:rsid w:val="00224079"/>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82AAC"/>
    <w:rsid w:val="005B4997"/>
    <w:rsid w:val="005D5F7A"/>
    <w:rsid w:val="005E221B"/>
    <w:rsid w:val="005E504C"/>
    <w:rsid w:val="005E5AED"/>
    <w:rsid w:val="005F0748"/>
    <w:rsid w:val="005F391F"/>
    <w:rsid w:val="00620FF9"/>
    <w:rsid w:val="00651BD5"/>
    <w:rsid w:val="00654EC8"/>
    <w:rsid w:val="006725A5"/>
    <w:rsid w:val="006908C0"/>
    <w:rsid w:val="006930A3"/>
    <w:rsid w:val="006A254B"/>
    <w:rsid w:val="006D596C"/>
    <w:rsid w:val="006D71FA"/>
    <w:rsid w:val="006E2FB5"/>
    <w:rsid w:val="0070466D"/>
    <w:rsid w:val="0072450C"/>
    <w:rsid w:val="007379D5"/>
    <w:rsid w:val="00740144"/>
    <w:rsid w:val="007402AD"/>
    <w:rsid w:val="007654F5"/>
    <w:rsid w:val="00773EEA"/>
    <w:rsid w:val="00784BA1"/>
    <w:rsid w:val="00792799"/>
    <w:rsid w:val="007F0F86"/>
    <w:rsid w:val="00805DD8"/>
    <w:rsid w:val="00806E13"/>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22E"/>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6199"/>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975E1"/>
    <w:rsid w:val="00DA6612"/>
    <w:rsid w:val="00DC3D1B"/>
    <w:rsid w:val="00DD7EEF"/>
    <w:rsid w:val="00DE45D3"/>
    <w:rsid w:val="00DF108D"/>
    <w:rsid w:val="00DF2C8F"/>
    <w:rsid w:val="00E062FF"/>
    <w:rsid w:val="00E105CD"/>
    <w:rsid w:val="00E24656"/>
    <w:rsid w:val="00E7747B"/>
    <w:rsid w:val="00E81F6B"/>
    <w:rsid w:val="00E834C4"/>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9</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10</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11</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8</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12</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s>
</file>

<file path=customXml/itemProps1.xml><?xml version="1.0" encoding="utf-8"?>
<ds:datastoreItem xmlns:ds="http://schemas.openxmlformats.org/officeDocument/2006/customXml" ds:itemID="{C792F412-577F-7E44-98CD-B6A04DEF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40</Pages>
  <Words>8942</Words>
  <Characters>50971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58</cp:revision>
  <dcterms:created xsi:type="dcterms:W3CDTF">2021-04-15T14:25:00Z</dcterms:created>
  <dcterms:modified xsi:type="dcterms:W3CDTF">2021-05-02T12:01:00Z</dcterms:modified>
</cp:coreProperties>
</file>