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15029B12" w:rsidR="00355B88" w:rsidRPr="00211D8D" w:rsidRDefault="00355B88" w:rsidP="005E221B">
          <w:pPr>
            <w:jc w:val="left"/>
            <w:rPr>
              <w:rFonts w:ascii="Calibri" w:hAnsi="Calibri"/>
              <w:szCs w:val="21"/>
            </w:rPr>
          </w:pPr>
        </w:p>
        <w:p w14:paraId="0BE2825C" w14:textId="241707EE"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407EFA">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407EFA">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6sdtdh="http://schemas.microsoft.com/office/word/2020/wordml/sdtdatahash" xmlns:w16="http://schemas.microsoft.com/office/word/2018/wordml" xmlns:w16cex="http://schemas.microsoft.com/office/word/2018/wordml/cex">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39407341" w14:textId="00B1E200" w:rsidR="00081E65" w:rsidRDefault="00D70AB9">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D70AB9">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p w14:paraId="471206DF" w14:textId="5899C7B0" w:rsidR="00B963A9" w:rsidRPr="00211D8D" w:rsidRDefault="008B31D6" w:rsidP="005E221B">
      <w:pPr>
        <w:jc w:val="left"/>
        <w:rPr>
          <w:rFonts w:ascii="Calibri" w:hAnsi="Calibri"/>
          <w:szCs w:val="21"/>
        </w:rPr>
      </w:pPr>
      <w:r w:rsidRPr="00211D8D">
        <w:rPr>
          <w:rFonts w:ascii="Calibri" w:hAnsi="Calibri"/>
          <w:szCs w:val="21"/>
        </w:rPr>
        <w:lastRenderedPageBreak/>
        <w:t>Table of conte</w:t>
      </w:r>
      <w:r w:rsidR="00445C1B" w:rsidRPr="00211D8D">
        <w:rPr>
          <w:rFonts w:ascii="Calibri" w:hAnsi="Calibri"/>
          <w:szCs w:val="21"/>
        </w:rPr>
        <w:t>nt</w:t>
      </w:r>
    </w:p>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
            <w:rPr>
              <w:rFonts w:ascii="Calibri" w:hAnsi="Calibri"/>
              <w:sz w:val="28"/>
              <w:szCs w:val="28"/>
            </w:rPr>
          </w:pPr>
          <w:r w:rsidRPr="00211D8D">
            <w:rPr>
              <w:rFonts w:ascii="Calibri" w:hAnsi="Calibri"/>
              <w:sz w:val="28"/>
              <w:szCs w:val="28"/>
            </w:rPr>
            <w:t>Table of content</w:t>
          </w:r>
        </w:p>
        <w:p w14:paraId="63F50930" w14:textId="114DB861" w:rsidR="006D596C" w:rsidRPr="00211D8D" w:rsidRDefault="00B963A9">
          <w:pPr>
            <w:pStyle w:val="TOC1"/>
            <w:tabs>
              <w:tab w:val="right" w:leader="dot" w:pos="9016"/>
            </w:tabs>
            <w:rPr>
              <w:rFonts w:ascii="Calibri" w:hAnsi="Calibri"/>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0802499" w:history="1">
            <w:r w:rsidR="006D596C" w:rsidRPr="00211D8D">
              <w:rPr>
                <w:rStyle w:val="a5"/>
                <w:rFonts w:ascii="Calibri" w:hAnsi="Calibri"/>
                <w:noProof/>
              </w:rPr>
              <w:t>1 introduction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_Toc70802499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w:t>
            </w:r>
            <w:r w:rsidR="006D596C" w:rsidRPr="00211D8D">
              <w:rPr>
                <w:rFonts w:ascii="Calibri" w:hAnsi="Calibri"/>
                <w:noProof/>
                <w:webHidden/>
              </w:rPr>
              <w:fldChar w:fldCharType="end"/>
            </w:r>
          </w:hyperlink>
        </w:p>
        <w:p w14:paraId="4A6E634F" w14:textId="12DFB567" w:rsidR="006D596C" w:rsidRPr="00211D8D" w:rsidRDefault="00407EFA">
          <w:pPr>
            <w:pStyle w:val="TOC1"/>
            <w:tabs>
              <w:tab w:val="right" w:leader="dot" w:pos="9016"/>
            </w:tabs>
            <w:rPr>
              <w:rFonts w:ascii="Calibri" w:hAnsi="Calibri"/>
              <w:noProof/>
              <w:szCs w:val="24"/>
            </w:rPr>
          </w:pPr>
          <w:hyperlink w:anchor="_Toc70802500" w:history="1">
            <w:r w:rsidR="006D596C" w:rsidRPr="00211D8D">
              <w:rPr>
                <w:rStyle w:val="a5"/>
                <w:rFonts w:ascii="Calibri" w:hAnsi="Calibri"/>
                <w:noProof/>
              </w:rPr>
              <w:t>2.background research</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5</w:t>
            </w:r>
            <w:r w:rsidR="006D596C" w:rsidRPr="00211D8D">
              <w:rPr>
                <w:rFonts w:ascii="Calibri" w:hAnsi="Calibri"/>
                <w:noProof/>
                <w:webHidden/>
              </w:rPr>
              <w:fldChar w:fldCharType="end"/>
            </w:r>
          </w:hyperlink>
        </w:p>
        <w:p w14:paraId="07E4A49F" w14:textId="71685F7E" w:rsidR="006D596C" w:rsidRPr="00211D8D" w:rsidRDefault="00407EFA">
          <w:pPr>
            <w:pStyle w:val="TOC2"/>
            <w:tabs>
              <w:tab w:val="right" w:leader="dot" w:pos="9016"/>
            </w:tabs>
            <w:rPr>
              <w:rFonts w:ascii="Calibri" w:hAnsi="Calibri"/>
              <w:noProof/>
              <w:szCs w:val="24"/>
            </w:rPr>
          </w:pPr>
          <w:hyperlink w:anchor="_Toc70802501" w:history="1">
            <w:r w:rsidR="006D596C" w:rsidRPr="00211D8D">
              <w:rPr>
                <w:rStyle w:val="a5"/>
                <w:rFonts w:ascii="Calibri" w:hAnsi="Calibri"/>
                <w:noProof/>
              </w:rPr>
              <w:t>Top Trumps: NBA All Stars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5</w:t>
            </w:r>
            <w:r w:rsidR="006D596C" w:rsidRPr="00211D8D">
              <w:rPr>
                <w:rFonts w:ascii="Calibri" w:hAnsi="Calibri"/>
                <w:noProof/>
                <w:webHidden/>
              </w:rPr>
              <w:fldChar w:fldCharType="end"/>
            </w:r>
          </w:hyperlink>
        </w:p>
        <w:p w14:paraId="698C0FD9" w14:textId="5170FA01" w:rsidR="006D596C" w:rsidRPr="00211D8D" w:rsidRDefault="00407EFA">
          <w:pPr>
            <w:pStyle w:val="TOC2"/>
            <w:tabs>
              <w:tab w:val="right" w:leader="dot" w:pos="9016"/>
            </w:tabs>
            <w:rPr>
              <w:rFonts w:ascii="Calibri" w:hAnsi="Calibri"/>
              <w:noProof/>
              <w:szCs w:val="24"/>
            </w:rPr>
          </w:pPr>
          <w:hyperlink w:anchor="_Toc70802502" w:history="1">
            <w:r w:rsidR="006D596C" w:rsidRPr="00211D8D">
              <w:rPr>
                <w:rStyle w:val="a5"/>
                <w:rFonts w:ascii="Calibri" w:hAnsi="Calibri"/>
                <w:noProof/>
              </w:rPr>
              <w:t>Fantasy basketball league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5</w:t>
            </w:r>
            <w:r w:rsidR="006D596C" w:rsidRPr="00211D8D">
              <w:rPr>
                <w:rFonts w:ascii="Calibri" w:hAnsi="Calibri"/>
                <w:noProof/>
                <w:webHidden/>
              </w:rPr>
              <w:fldChar w:fldCharType="end"/>
            </w:r>
          </w:hyperlink>
        </w:p>
        <w:p w14:paraId="3D48D87D" w14:textId="64E0B464" w:rsidR="006D596C" w:rsidRPr="00211D8D" w:rsidRDefault="00407EFA">
          <w:pPr>
            <w:pStyle w:val="TOC3"/>
            <w:tabs>
              <w:tab w:val="right" w:leader="dot" w:pos="9016"/>
            </w:tabs>
            <w:rPr>
              <w:rFonts w:ascii="Calibri" w:hAnsi="Calibri"/>
              <w:noProof/>
              <w:szCs w:val="24"/>
            </w:rPr>
          </w:pPr>
          <w:hyperlink w:anchor="_Toc70802503" w:history="1">
            <w:r w:rsidR="006D596C" w:rsidRPr="00211D8D">
              <w:rPr>
                <w:rStyle w:val="a5"/>
                <w:rFonts w:ascii="Calibri" w:hAnsi="Calibri"/>
                <w:noProof/>
              </w:rPr>
              <w:t>NBA Fantasy</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6</w:t>
            </w:r>
            <w:r w:rsidR="006D596C" w:rsidRPr="00211D8D">
              <w:rPr>
                <w:rFonts w:ascii="Calibri" w:hAnsi="Calibri"/>
                <w:noProof/>
                <w:webHidden/>
              </w:rPr>
              <w:fldChar w:fldCharType="end"/>
            </w:r>
          </w:hyperlink>
        </w:p>
        <w:p w14:paraId="2EA61964" w14:textId="2387834C" w:rsidR="006D596C" w:rsidRPr="00211D8D" w:rsidRDefault="00407EFA">
          <w:pPr>
            <w:pStyle w:val="TOC3"/>
            <w:tabs>
              <w:tab w:val="right" w:leader="dot" w:pos="9016"/>
            </w:tabs>
            <w:rPr>
              <w:rFonts w:ascii="Calibri" w:hAnsi="Calibri"/>
              <w:noProof/>
              <w:szCs w:val="24"/>
            </w:rPr>
          </w:pPr>
          <w:hyperlink w:anchor="_Toc70802504" w:history="1">
            <w:r w:rsidR="006D596C" w:rsidRPr="00211D8D">
              <w:rPr>
                <w:rStyle w:val="a5"/>
                <w:rFonts w:ascii="Calibri" w:hAnsi="Calibri"/>
                <w:noProof/>
              </w:rPr>
              <w:t>Yahoo Fantasy basketball</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6</w:t>
            </w:r>
            <w:r w:rsidR="006D596C" w:rsidRPr="00211D8D">
              <w:rPr>
                <w:rFonts w:ascii="Calibri" w:hAnsi="Calibri"/>
                <w:noProof/>
                <w:webHidden/>
              </w:rPr>
              <w:fldChar w:fldCharType="end"/>
            </w:r>
          </w:hyperlink>
        </w:p>
        <w:p w14:paraId="3528CCF9" w14:textId="4B2F8A1D" w:rsidR="006D596C" w:rsidRPr="00211D8D" w:rsidRDefault="00407EFA">
          <w:pPr>
            <w:pStyle w:val="TOC2"/>
            <w:tabs>
              <w:tab w:val="right" w:leader="dot" w:pos="9016"/>
            </w:tabs>
            <w:rPr>
              <w:rFonts w:ascii="Calibri" w:hAnsi="Calibri"/>
              <w:noProof/>
              <w:szCs w:val="24"/>
            </w:rPr>
          </w:pPr>
          <w:hyperlink w:anchor="_Toc70802505" w:history="1">
            <w:r w:rsidR="006D596C" w:rsidRPr="00211D8D">
              <w:rPr>
                <w:rStyle w:val="a5"/>
                <w:rFonts w:ascii="Calibri" w:hAnsi="Calibri"/>
                <w:noProof/>
              </w:rPr>
              <w:t>The team Elo rating system</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6</w:t>
            </w:r>
            <w:r w:rsidR="006D596C" w:rsidRPr="00211D8D">
              <w:rPr>
                <w:rFonts w:ascii="Calibri" w:hAnsi="Calibri"/>
                <w:noProof/>
                <w:webHidden/>
              </w:rPr>
              <w:fldChar w:fldCharType="end"/>
            </w:r>
          </w:hyperlink>
        </w:p>
        <w:p w14:paraId="794C3668" w14:textId="4392704D" w:rsidR="006D596C" w:rsidRPr="00211D8D" w:rsidRDefault="00407EFA">
          <w:pPr>
            <w:pStyle w:val="TOC2"/>
            <w:tabs>
              <w:tab w:val="right" w:leader="dot" w:pos="9016"/>
            </w:tabs>
            <w:rPr>
              <w:rFonts w:ascii="Calibri" w:hAnsi="Calibri"/>
              <w:noProof/>
              <w:szCs w:val="24"/>
            </w:rPr>
          </w:pPr>
          <w:hyperlink w:anchor="_Toc70802506" w:history="1">
            <w:r w:rsidR="006D596C" w:rsidRPr="00211D8D">
              <w:rPr>
                <w:rStyle w:val="a5"/>
                <w:rFonts w:ascii="Calibri" w:hAnsi="Calibri"/>
                <w:noProof/>
                <w:bdr w:val="none" w:sz="0" w:space="0" w:color="auto" w:frame="1"/>
                <w:shd w:val="clear" w:color="auto" w:fill="FFFFFF"/>
              </w:rPr>
              <w:t>The formula of Elo rating system</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7</w:t>
            </w:r>
            <w:r w:rsidR="006D596C" w:rsidRPr="00211D8D">
              <w:rPr>
                <w:rFonts w:ascii="Calibri" w:hAnsi="Calibri"/>
                <w:noProof/>
                <w:webHidden/>
              </w:rPr>
              <w:fldChar w:fldCharType="end"/>
            </w:r>
          </w:hyperlink>
        </w:p>
        <w:p w14:paraId="7BD03EB2" w14:textId="7893D6C0" w:rsidR="006D596C" w:rsidRPr="00211D8D" w:rsidRDefault="00407EFA">
          <w:pPr>
            <w:pStyle w:val="TOC2"/>
            <w:tabs>
              <w:tab w:val="right" w:leader="dot" w:pos="9016"/>
            </w:tabs>
            <w:rPr>
              <w:rFonts w:ascii="Calibri" w:hAnsi="Calibri"/>
              <w:noProof/>
              <w:szCs w:val="24"/>
            </w:rPr>
          </w:pPr>
          <w:hyperlink w:anchor="_Toc70802507" w:history="1">
            <w:r w:rsidR="006D596C" w:rsidRPr="00211D8D">
              <w:rPr>
                <w:rStyle w:val="a5"/>
                <w:rFonts w:ascii="Calibri" w:hAnsi="Calibri"/>
                <w:noProof/>
              </w:rPr>
              <w:t>Per(Player Efficiency Rating)</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8</w:t>
            </w:r>
            <w:r w:rsidR="006D596C" w:rsidRPr="00211D8D">
              <w:rPr>
                <w:rFonts w:ascii="Calibri" w:hAnsi="Calibri"/>
                <w:noProof/>
                <w:webHidden/>
              </w:rPr>
              <w:fldChar w:fldCharType="end"/>
            </w:r>
          </w:hyperlink>
        </w:p>
        <w:p w14:paraId="7F0229DF" w14:textId="258A42FD" w:rsidR="006D596C" w:rsidRPr="00211D8D" w:rsidRDefault="00407EFA">
          <w:pPr>
            <w:pStyle w:val="TOC2"/>
            <w:tabs>
              <w:tab w:val="right" w:leader="dot" w:pos="9016"/>
            </w:tabs>
            <w:rPr>
              <w:rFonts w:ascii="Calibri" w:hAnsi="Calibri"/>
              <w:noProof/>
              <w:szCs w:val="24"/>
            </w:rPr>
          </w:pPr>
          <w:hyperlink w:anchor="_Toc70802508" w:history="1">
            <w:r w:rsidR="006D596C" w:rsidRPr="00211D8D">
              <w:rPr>
                <w:rStyle w:val="a5"/>
                <w:rFonts w:ascii="Calibri" w:hAnsi="Calibri"/>
                <w:noProof/>
              </w:rPr>
              <w:t>Data Selection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9</w:t>
            </w:r>
            <w:r w:rsidR="006D596C" w:rsidRPr="00211D8D">
              <w:rPr>
                <w:rFonts w:ascii="Calibri" w:hAnsi="Calibri"/>
                <w:noProof/>
                <w:webHidden/>
              </w:rPr>
              <w:fldChar w:fldCharType="end"/>
            </w:r>
          </w:hyperlink>
        </w:p>
        <w:p w14:paraId="110D4FEB" w14:textId="524D3E22" w:rsidR="006D596C" w:rsidRPr="00211D8D" w:rsidRDefault="00407EFA">
          <w:pPr>
            <w:pStyle w:val="TOC1"/>
            <w:tabs>
              <w:tab w:val="right" w:leader="dot" w:pos="9016"/>
            </w:tabs>
            <w:rPr>
              <w:rFonts w:ascii="Calibri" w:hAnsi="Calibri"/>
              <w:noProof/>
              <w:szCs w:val="24"/>
            </w:rPr>
          </w:pPr>
          <w:hyperlink w:anchor="_Toc70802509" w:history="1">
            <w:r w:rsidR="006D596C" w:rsidRPr="00211D8D">
              <w:rPr>
                <w:rStyle w:val="a5"/>
                <w:rFonts w:ascii="Calibri" w:hAnsi="Calibri"/>
                <w:noProof/>
              </w:rPr>
              <w:t>3.professional considerations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_Toc70802509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10</w:t>
            </w:r>
            <w:r w:rsidR="006D596C" w:rsidRPr="00211D8D">
              <w:rPr>
                <w:rFonts w:ascii="Calibri" w:hAnsi="Calibri"/>
                <w:noProof/>
                <w:webHidden/>
              </w:rPr>
              <w:fldChar w:fldCharType="end"/>
            </w:r>
          </w:hyperlink>
        </w:p>
        <w:p w14:paraId="46BFA03F" w14:textId="577CBF45" w:rsidR="006D596C" w:rsidRPr="00211D8D" w:rsidRDefault="00407EFA">
          <w:pPr>
            <w:pStyle w:val="TOC1"/>
            <w:tabs>
              <w:tab w:val="right" w:leader="dot" w:pos="9016"/>
            </w:tabs>
            <w:rPr>
              <w:rFonts w:ascii="Calibri" w:hAnsi="Calibri"/>
              <w:noProof/>
              <w:szCs w:val="24"/>
            </w:rPr>
          </w:pPr>
          <w:hyperlink w:anchor="_Toc70802510" w:history="1">
            <w:r w:rsidR="006D596C" w:rsidRPr="00211D8D">
              <w:rPr>
                <w:rStyle w:val="a5"/>
                <w:rFonts w:ascii="Calibri" w:hAnsi="Calibri"/>
                <w:noProof/>
              </w:rPr>
              <w:t>4.requirement analysis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12</w:t>
            </w:r>
            <w:r w:rsidR="006D596C" w:rsidRPr="00211D8D">
              <w:rPr>
                <w:rFonts w:ascii="Calibri" w:hAnsi="Calibri"/>
                <w:noProof/>
                <w:webHidden/>
              </w:rPr>
              <w:fldChar w:fldCharType="end"/>
            </w:r>
          </w:hyperlink>
        </w:p>
        <w:p w14:paraId="40735B5E" w14:textId="0628ED76" w:rsidR="006D596C" w:rsidRPr="00211D8D" w:rsidRDefault="00407EFA">
          <w:pPr>
            <w:pStyle w:val="TOC2"/>
            <w:tabs>
              <w:tab w:val="right" w:leader="dot" w:pos="9016"/>
            </w:tabs>
            <w:rPr>
              <w:rFonts w:ascii="Calibri" w:hAnsi="Calibri"/>
              <w:noProof/>
              <w:szCs w:val="24"/>
            </w:rPr>
          </w:pPr>
          <w:hyperlink w:anchor="_Toc70802511" w:history="1">
            <w:r w:rsidR="006D596C" w:rsidRPr="00211D8D">
              <w:rPr>
                <w:rStyle w:val="a5"/>
                <w:rFonts w:ascii="Calibri" w:hAnsi="Calibri"/>
                <w:noProof/>
              </w:rPr>
              <w:t>Functional requirements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12</w:t>
            </w:r>
            <w:r w:rsidR="006D596C" w:rsidRPr="00211D8D">
              <w:rPr>
                <w:rFonts w:ascii="Calibri" w:hAnsi="Calibri"/>
                <w:noProof/>
                <w:webHidden/>
              </w:rPr>
              <w:fldChar w:fldCharType="end"/>
            </w:r>
          </w:hyperlink>
        </w:p>
        <w:p w14:paraId="2484EDC2" w14:textId="66E214A1" w:rsidR="006D596C" w:rsidRPr="00211D8D" w:rsidRDefault="00407EFA">
          <w:pPr>
            <w:pStyle w:val="TOC2"/>
            <w:tabs>
              <w:tab w:val="right" w:leader="dot" w:pos="9016"/>
            </w:tabs>
            <w:rPr>
              <w:rFonts w:ascii="Calibri" w:hAnsi="Calibri"/>
              <w:noProof/>
              <w:szCs w:val="24"/>
            </w:rPr>
          </w:pPr>
          <w:hyperlink w:anchor="_Toc70802512" w:history="1">
            <w:r w:rsidR="006D596C" w:rsidRPr="00211D8D">
              <w:rPr>
                <w:rStyle w:val="a5"/>
                <w:rFonts w:ascii="Calibri" w:hAnsi="Calibri"/>
                <w:noProof/>
              </w:rPr>
              <w:t>Non-functional requirements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12</w:t>
            </w:r>
            <w:r w:rsidR="006D596C" w:rsidRPr="00211D8D">
              <w:rPr>
                <w:rFonts w:ascii="Calibri" w:hAnsi="Calibri"/>
                <w:noProof/>
                <w:webHidden/>
              </w:rPr>
              <w:fldChar w:fldCharType="end"/>
            </w:r>
          </w:hyperlink>
        </w:p>
        <w:p w14:paraId="1AA1DF54" w14:textId="767EB8F7" w:rsidR="006D596C" w:rsidRPr="00211D8D" w:rsidRDefault="00407EFA">
          <w:pPr>
            <w:pStyle w:val="TOC1"/>
            <w:tabs>
              <w:tab w:val="right" w:leader="dot" w:pos="9016"/>
            </w:tabs>
            <w:rPr>
              <w:rFonts w:ascii="Calibri" w:hAnsi="Calibri"/>
              <w:noProof/>
              <w:szCs w:val="24"/>
            </w:rPr>
          </w:pPr>
          <w:hyperlink w:anchor="_Toc70802513" w:history="1">
            <w:r w:rsidR="006D596C" w:rsidRPr="00211D8D">
              <w:rPr>
                <w:rStyle w:val="a5"/>
                <w:rFonts w:ascii="Calibri" w:hAnsi="Calibri"/>
                <w:noProof/>
              </w:rPr>
              <w:t>5.system design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13</w:t>
            </w:r>
            <w:r w:rsidR="006D596C" w:rsidRPr="00211D8D">
              <w:rPr>
                <w:rFonts w:ascii="Calibri" w:hAnsi="Calibri"/>
                <w:noProof/>
                <w:webHidden/>
              </w:rPr>
              <w:fldChar w:fldCharType="end"/>
            </w:r>
          </w:hyperlink>
        </w:p>
        <w:p w14:paraId="4F0167AA" w14:textId="3F0F957D" w:rsidR="006D596C" w:rsidRPr="00211D8D" w:rsidRDefault="00407EFA">
          <w:pPr>
            <w:pStyle w:val="TOC2"/>
            <w:tabs>
              <w:tab w:val="right" w:leader="dot" w:pos="9016"/>
            </w:tabs>
            <w:rPr>
              <w:rFonts w:ascii="Calibri" w:hAnsi="Calibri"/>
              <w:noProof/>
              <w:szCs w:val="24"/>
            </w:rPr>
          </w:pPr>
          <w:hyperlink w:anchor="_Toc70802514" w:history="1">
            <w:r w:rsidR="006D596C" w:rsidRPr="00211D8D">
              <w:rPr>
                <w:rStyle w:val="a5"/>
                <w:rFonts w:ascii="Calibri" w:hAnsi="Calibri"/>
                <w:noProof/>
              </w:rPr>
              <w:t>5.1 learning objectives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13</w:t>
            </w:r>
            <w:r w:rsidR="006D596C" w:rsidRPr="00211D8D">
              <w:rPr>
                <w:rFonts w:ascii="Calibri" w:hAnsi="Calibri"/>
                <w:noProof/>
                <w:webHidden/>
              </w:rPr>
              <w:fldChar w:fldCharType="end"/>
            </w:r>
          </w:hyperlink>
        </w:p>
        <w:p w14:paraId="03F2CFE9" w14:textId="4EEF9765" w:rsidR="006D596C" w:rsidRPr="00211D8D" w:rsidRDefault="00407EFA">
          <w:pPr>
            <w:pStyle w:val="TOC3"/>
            <w:tabs>
              <w:tab w:val="right" w:leader="dot" w:pos="9016"/>
            </w:tabs>
            <w:rPr>
              <w:rFonts w:ascii="Calibri" w:hAnsi="Calibri"/>
              <w:noProof/>
              <w:szCs w:val="24"/>
            </w:rPr>
          </w:pPr>
          <w:hyperlink w:anchor="_Toc70802515" w:history="1">
            <w:r w:rsidR="006D596C" w:rsidRPr="00211D8D">
              <w:rPr>
                <w:rStyle w:val="a5"/>
                <w:rFonts w:ascii="Calibri" w:hAnsi="Calibri"/>
                <w:noProof/>
              </w:rPr>
              <w:t>Modules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13</w:t>
            </w:r>
            <w:r w:rsidR="006D596C" w:rsidRPr="00211D8D">
              <w:rPr>
                <w:rFonts w:ascii="Calibri" w:hAnsi="Calibri"/>
                <w:noProof/>
                <w:webHidden/>
              </w:rPr>
              <w:fldChar w:fldCharType="end"/>
            </w:r>
          </w:hyperlink>
        </w:p>
        <w:p w14:paraId="151EC762" w14:textId="361AE4CC" w:rsidR="006D596C" w:rsidRPr="00211D8D" w:rsidRDefault="00407EFA">
          <w:pPr>
            <w:pStyle w:val="TOC3"/>
            <w:tabs>
              <w:tab w:val="right" w:leader="dot" w:pos="9016"/>
            </w:tabs>
            <w:rPr>
              <w:rFonts w:ascii="Calibri" w:hAnsi="Calibri"/>
              <w:noProof/>
              <w:szCs w:val="24"/>
            </w:rPr>
          </w:pPr>
          <w:hyperlink w:anchor="_Toc70802516" w:history="1">
            <w:r w:rsidR="006D596C" w:rsidRPr="00211D8D">
              <w:rPr>
                <w:rStyle w:val="a5"/>
                <w:rFonts w:ascii="Calibri" w:hAnsi="Calibri"/>
                <w:noProof/>
              </w:rPr>
              <w:t>Modelling team chemistry</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14</w:t>
            </w:r>
            <w:r w:rsidR="006D596C" w:rsidRPr="00211D8D">
              <w:rPr>
                <w:rFonts w:ascii="Calibri" w:hAnsi="Calibri"/>
                <w:noProof/>
                <w:webHidden/>
              </w:rPr>
              <w:fldChar w:fldCharType="end"/>
            </w:r>
          </w:hyperlink>
        </w:p>
        <w:p w14:paraId="58D3B4BF" w14:textId="03AD37A7" w:rsidR="006D596C" w:rsidRPr="00211D8D" w:rsidRDefault="00407EFA">
          <w:pPr>
            <w:pStyle w:val="TOC3"/>
            <w:tabs>
              <w:tab w:val="right" w:leader="dot" w:pos="9016"/>
            </w:tabs>
            <w:rPr>
              <w:rFonts w:ascii="Calibri" w:hAnsi="Calibri"/>
              <w:noProof/>
              <w:szCs w:val="24"/>
            </w:rPr>
          </w:pPr>
          <w:hyperlink w:anchor="_Toc70802517" w:history="1">
            <w:r w:rsidR="006D596C" w:rsidRPr="00211D8D">
              <w:rPr>
                <w:rStyle w:val="a5"/>
                <w:rFonts w:ascii="Calibri" w:hAnsi="Calibri"/>
                <w:noProof/>
              </w:rPr>
              <w:t>The function to calculate the strength of groups of players</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16</w:t>
            </w:r>
            <w:r w:rsidR="006D596C" w:rsidRPr="00211D8D">
              <w:rPr>
                <w:rFonts w:ascii="Calibri" w:hAnsi="Calibri"/>
                <w:noProof/>
                <w:webHidden/>
              </w:rPr>
              <w:fldChar w:fldCharType="end"/>
            </w:r>
          </w:hyperlink>
        </w:p>
        <w:p w14:paraId="4CC9DB6D" w14:textId="39439EC1" w:rsidR="006D596C" w:rsidRPr="00211D8D" w:rsidRDefault="00407EFA">
          <w:pPr>
            <w:pStyle w:val="TOC3"/>
            <w:tabs>
              <w:tab w:val="right" w:leader="dot" w:pos="9016"/>
            </w:tabs>
            <w:rPr>
              <w:rFonts w:ascii="Calibri" w:hAnsi="Calibri"/>
              <w:noProof/>
              <w:szCs w:val="24"/>
            </w:rPr>
          </w:pPr>
          <w:hyperlink w:anchor="_Toc70802518" w:history="1">
            <w:r w:rsidR="006D596C" w:rsidRPr="00211D8D">
              <w:rPr>
                <w:rStyle w:val="a5"/>
                <w:rFonts w:ascii="Calibri" w:hAnsi="Calibri"/>
                <w:noProof/>
              </w:rPr>
              <w:t>The function to calculate the team chemistry</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16</w:t>
            </w:r>
            <w:r w:rsidR="006D596C" w:rsidRPr="00211D8D">
              <w:rPr>
                <w:rFonts w:ascii="Calibri" w:hAnsi="Calibri"/>
                <w:noProof/>
                <w:webHidden/>
              </w:rPr>
              <w:fldChar w:fldCharType="end"/>
            </w:r>
          </w:hyperlink>
        </w:p>
        <w:p w14:paraId="76F3CED8" w14:textId="0F6359D7" w:rsidR="006D596C" w:rsidRPr="00211D8D" w:rsidRDefault="00407EFA">
          <w:pPr>
            <w:pStyle w:val="TOC3"/>
            <w:tabs>
              <w:tab w:val="right" w:leader="dot" w:pos="9016"/>
            </w:tabs>
            <w:rPr>
              <w:rFonts w:ascii="Calibri" w:hAnsi="Calibri"/>
              <w:noProof/>
              <w:szCs w:val="24"/>
            </w:rPr>
          </w:pPr>
          <w:hyperlink w:anchor="_Toc70802519" w:history="1">
            <w:r w:rsidR="006D596C" w:rsidRPr="00211D8D">
              <w:rPr>
                <w:rStyle w:val="a5"/>
                <w:rFonts w:ascii="Calibri" w:hAnsi="Calibri"/>
                <w:noProof/>
              </w:rPr>
              <w:t>Data memo function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_Toc70802519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18</w:t>
            </w:r>
            <w:r w:rsidR="006D596C" w:rsidRPr="00211D8D">
              <w:rPr>
                <w:rFonts w:ascii="Calibri" w:hAnsi="Calibri"/>
                <w:noProof/>
                <w:webHidden/>
              </w:rPr>
              <w:fldChar w:fldCharType="end"/>
            </w:r>
          </w:hyperlink>
        </w:p>
        <w:p w14:paraId="0253240B" w14:textId="235E65CE" w:rsidR="006D596C" w:rsidRPr="00211D8D" w:rsidRDefault="00407EFA">
          <w:pPr>
            <w:pStyle w:val="TOC3"/>
            <w:tabs>
              <w:tab w:val="right" w:leader="dot" w:pos="9016"/>
            </w:tabs>
            <w:rPr>
              <w:rFonts w:ascii="Calibri" w:hAnsi="Calibri"/>
              <w:noProof/>
              <w:szCs w:val="24"/>
            </w:rPr>
          </w:pPr>
          <w:hyperlink w:anchor="_Toc70802520" w:history="1">
            <w:r w:rsidR="006D596C" w:rsidRPr="00211D8D">
              <w:rPr>
                <w:rStyle w:val="a5"/>
                <w:rFonts w:ascii="Calibri" w:hAnsi="Calibri"/>
                <w:noProof/>
              </w:rPr>
              <w:t>Tkinter library (Geeks, 2021)</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18</w:t>
            </w:r>
            <w:r w:rsidR="006D596C" w:rsidRPr="00211D8D">
              <w:rPr>
                <w:rFonts w:ascii="Calibri" w:hAnsi="Calibri"/>
                <w:noProof/>
                <w:webHidden/>
              </w:rPr>
              <w:fldChar w:fldCharType="end"/>
            </w:r>
          </w:hyperlink>
        </w:p>
        <w:p w14:paraId="4A9A58F1" w14:textId="73D5F1E0" w:rsidR="006D596C" w:rsidRPr="00211D8D" w:rsidRDefault="00407EFA">
          <w:pPr>
            <w:pStyle w:val="TOC3"/>
            <w:tabs>
              <w:tab w:val="right" w:leader="dot" w:pos="9016"/>
            </w:tabs>
            <w:rPr>
              <w:rFonts w:ascii="Calibri" w:hAnsi="Calibri"/>
              <w:noProof/>
              <w:szCs w:val="24"/>
            </w:rPr>
          </w:pPr>
          <w:hyperlink w:anchor="_Toc70802521" w:history="1">
            <w:r w:rsidR="006D596C" w:rsidRPr="00211D8D">
              <w:rPr>
                <w:rStyle w:val="a5"/>
                <w:rFonts w:ascii="Calibri" w:hAnsi="Calibri"/>
                <w:noProof/>
              </w:rPr>
              <w:t>UI design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19</w:t>
            </w:r>
            <w:r w:rsidR="006D596C" w:rsidRPr="00211D8D">
              <w:rPr>
                <w:rFonts w:ascii="Calibri" w:hAnsi="Calibri"/>
                <w:noProof/>
                <w:webHidden/>
              </w:rPr>
              <w:fldChar w:fldCharType="end"/>
            </w:r>
          </w:hyperlink>
        </w:p>
        <w:p w14:paraId="1E52F012" w14:textId="600AD21F" w:rsidR="006D596C" w:rsidRPr="00211D8D" w:rsidRDefault="00407EFA">
          <w:pPr>
            <w:pStyle w:val="TOC3"/>
            <w:tabs>
              <w:tab w:val="right" w:leader="dot" w:pos="9016"/>
            </w:tabs>
            <w:rPr>
              <w:rFonts w:ascii="Calibri" w:hAnsi="Calibri"/>
              <w:noProof/>
              <w:szCs w:val="24"/>
            </w:rPr>
          </w:pPr>
          <w:hyperlink w:anchor="_Toc70802522" w:history="1">
            <w:r w:rsidR="006D596C" w:rsidRPr="00211D8D">
              <w:rPr>
                <w:rStyle w:val="a5"/>
                <w:rFonts w:ascii="Calibri" w:hAnsi="Calibri"/>
                <w:noProof/>
              </w:rPr>
              <w:t>Game mode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20</w:t>
            </w:r>
            <w:r w:rsidR="006D596C" w:rsidRPr="00211D8D">
              <w:rPr>
                <w:rFonts w:ascii="Calibri" w:hAnsi="Calibri"/>
                <w:noProof/>
                <w:webHidden/>
              </w:rPr>
              <w:fldChar w:fldCharType="end"/>
            </w:r>
          </w:hyperlink>
        </w:p>
        <w:p w14:paraId="6ED096D6" w14:textId="7587AAF2" w:rsidR="006D596C" w:rsidRPr="00211D8D" w:rsidRDefault="00407EFA">
          <w:pPr>
            <w:pStyle w:val="TOC3"/>
            <w:tabs>
              <w:tab w:val="right" w:leader="dot" w:pos="9016"/>
            </w:tabs>
            <w:rPr>
              <w:rFonts w:ascii="Calibri" w:hAnsi="Calibri"/>
              <w:noProof/>
              <w:szCs w:val="24"/>
            </w:rPr>
          </w:pPr>
          <w:hyperlink w:anchor="_Toc70802523" w:history="1">
            <w:r w:rsidR="006D596C" w:rsidRPr="00211D8D">
              <w:rPr>
                <w:rStyle w:val="a5"/>
                <w:rFonts w:ascii="Calibri" w:hAnsi="Calibri"/>
                <w:noProof/>
              </w:rPr>
              <w:t>Game rule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20</w:t>
            </w:r>
            <w:r w:rsidR="006D596C" w:rsidRPr="00211D8D">
              <w:rPr>
                <w:rFonts w:ascii="Calibri" w:hAnsi="Calibri"/>
                <w:noProof/>
                <w:webHidden/>
              </w:rPr>
              <w:fldChar w:fldCharType="end"/>
            </w:r>
          </w:hyperlink>
        </w:p>
        <w:p w14:paraId="533787B4" w14:textId="08561C38" w:rsidR="006D596C" w:rsidRPr="00211D8D" w:rsidRDefault="00407EFA">
          <w:pPr>
            <w:pStyle w:val="TOC1"/>
            <w:tabs>
              <w:tab w:val="right" w:leader="dot" w:pos="9016"/>
            </w:tabs>
            <w:rPr>
              <w:rFonts w:ascii="Calibri" w:hAnsi="Calibri"/>
              <w:noProof/>
              <w:szCs w:val="24"/>
            </w:rPr>
          </w:pPr>
          <w:hyperlink w:anchor="_Toc70802524" w:history="1">
            <w:r w:rsidR="006D596C" w:rsidRPr="00211D8D">
              <w:rPr>
                <w:rStyle w:val="a5"/>
                <w:rFonts w:ascii="Calibri" w:hAnsi="Calibri"/>
                <w:noProof/>
              </w:rPr>
              <w:t>6.implementation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23</w:t>
            </w:r>
            <w:r w:rsidR="006D596C" w:rsidRPr="00211D8D">
              <w:rPr>
                <w:rFonts w:ascii="Calibri" w:hAnsi="Calibri"/>
                <w:noProof/>
                <w:webHidden/>
              </w:rPr>
              <w:fldChar w:fldCharType="end"/>
            </w:r>
          </w:hyperlink>
        </w:p>
        <w:p w14:paraId="145DD6E4" w14:textId="6C9C05C2" w:rsidR="006D596C" w:rsidRPr="00211D8D" w:rsidRDefault="00407EFA">
          <w:pPr>
            <w:pStyle w:val="TOC2"/>
            <w:tabs>
              <w:tab w:val="right" w:leader="dot" w:pos="9016"/>
            </w:tabs>
            <w:rPr>
              <w:rFonts w:ascii="Calibri" w:hAnsi="Calibri"/>
              <w:noProof/>
              <w:szCs w:val="24"/>
            </w:rPr>
          </w:pPr>
          <w:hyperlink w:anchor="_Toc70802525" w:history="1">
            <w:r w:rsidR="006D596C" w:rsidRPr="00211D8D">
              <w:rPr>
                <w:rStyle w:val="a5"/>
                <w:rFonts w:ascii="Calibri" w:hAnsi="Calibri"/>
                <w:noProof/>
              </w:rPr>
              <w:t>Explore the suitable model for data structure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23</w:t>
            </w:r>
            <w:r w:rsidR="006D596C" w:rsidRPr="00211D8D">
              <w:rPr>
                <w:rFonts w:ascii="Calibri" w:hAnsi="Calibri"/>
                <w:noProof/>
                <w:webHidden/>
              </w:rPr>
              <w:fldChar w:fldCharType="end"/>
            </w:r>
          </w:hyperlink>
        </w:p>
        <w:p w14:paraId="6F099BC7" w14:textId="5F8D1C02" w:rsidR="006D596C" w:rsidRPr="00211D8D" w:rsidRDefault="00407EFA">
          <w:pPr>
            <w:pStyle w:val="TOC3"/>
            <w:tabs>
              <w:tab w:val="right" w:leader="dot" w:pos="9016"/>
            </w:tabs>
            <w:rPr>
              <w:rFonts w:ascii="Calibri" w:hAnsi="Calibri"/>
              <w:noProof/>
              <w:szCs w:val="24"/>
            </w:rPr>
          </w:pPr>
          <w:hyperlink w:anchor="_Toc70802526" w:history="1">
            <w:r w:rsidR="006D596C" w:rsidRPr="00211D8D">
              <w:rPr>
                <w:rStyle w:val="a5"/>
                <w:rFonts w:ascii="Calibri" w:hAnsi="Calibri"/>
                <w:noProof/>
              </w:rPr>
              <w:t>The rating implement method change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25</w:t>
            </w:r>
            <w:r w:rsidR="006D596C" w:rsidRPr="00211D8D">
              <w:rPr>
                <w:rFonts w:ascii="Calibri" w:hAnsi="Calibri"/>
                <w:noProof/>
                <w:webHidden/>
              </w:rPr>
              <w:fldChar w:fldCharType="end"/>
            </w:r>
          </w:hyperlink>
        </w:p>
        <w:p w14:paraId="5EAA0EE9" w14:textId="4CDA1AA4" w:rsidR="006D596C" w:rsidRPr="00211D8D" w:rsidRDefault="00407EFA">
          <w:pPr>
            <w:pStyle w:val="TOC2"/>
            <w:tabs>
              <w:tab w:val="right" w:leader="dot" w:pos="9016"/>
            </w:tabs>
            <w:rPr>
              <w:rFonts w:ascii="Calibri" w:hAnsi="Calibri"/>
              <w:noProof/>
              <w:szCs w:val="24"/>
            </w:rPr>
          </w:pPr>
          <w:hyperlink w:anchor="_Toc70802527" w:history="1">
            <w:r w:rsidR="006D596C" w:rsidRPr="00211D8D">
              <w:rPr>
                <w:rStyle w:val="a5"/>
                <w:rFonts w:ascii="Calibri" w:hAnsi="Calibri"/>
                <w:noProof/>
              </w:rPr>
              <w:t>Fibonacci sequence</w:t>
            </w:r>
            <w:r w:rsidR="006D596C" w:rsidRPr="00211D8D">
              <w:rPr>
                <w:rStyle w:val="a5"/>
                <w:rFonts w:ascii="Calibri" w:hAnsi="Calibri"/>
                <w:noProof/>
                <w:kern w:val="44"/>
              </w:rPr>
              <w:t xml:space="preserve"> [4] (Ghose, 2019)</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26</w:t>
            </w:r>
            <w:r w:rsidR="006D596C" w:rsidRPr="00211D8D">
              <w:rPr>
                <w:rFonts w:ascii="Calibri" w:hAnsi="Calibri"/>
                <w:noProof/>
                <w:webHidden/>
              </w:rPr>
              <w:fldChar w:fldCharType="end"/>
            </w:r>
          </w:hyperlink>
        </w:p>
        <w:p w14:paraId="3D0AF6F5" w14:textId="492EC707" w:rsidR="006D596C" w:rsidRPr="00211D8D" w:rsidRDefault="00407EFA">
          <w:pPr>
            <w:pStyle w:val="TOC2"/>
            <w:tabs>
              <w:tab w:val="right" w:leader="dot" w:pos="9016"/>
            </w:tabs>
            <w:rPr>
              <w:rFonts w:ascii="Calibri" w:hAnsi="Calibri"/>
              <w:noProof/>
              <w:szCs w:val="24"/>
            </w:rPr>
          </w:pPr>
          <w:hyperlink w:anchor="_Toc70802528" w:history="1">
            <w:r w:rsidR="006D596C" w:rsidRPr="00211D8D">
              <w:rPr>
                <w:rStyle w:val="a5"/>
                <w:rFonts w:ascii="Calibri" w:hAnsi="Calibri"/>
                <w:noProof/>
              </w:rPr>
              <w:t>Memoization [5] (Koroleva, 2018)</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27</w:t>
            </w:r>
            <w:r w:rsidR="006D596C" w:rsidRPr="00211D8D">
              <w:rPr>
                <w:rFonts w:ascii="Calibri" w:hAnsi="Calibri"/>
                <w:noProof/>
                <w:webHidden/>
              </w:rPr>
              <w:fldChar w:fldCharType="end"/>
            </w:r>
          </w:hyperlink>
        </w:p>
        <w:p w14:paraId="68B0E793" w14:textId="5E67EE90" w:rsidR="006D596C" w:rsidRPr="00211D8D" w:rsidRDefault="00407EFA">
          <w:pPr>
            <w:pStyle w:val="TOC3"/>
            <w:tabs>
              <w:tab w:val="right" w:leader="dot" w:pos="9016"/>
            </w:tabs>
            <w:rPr>
              <w:rFonts w:ascii="Calibri" w:hAnsi="Calibri"/>
              <w:noProof/>
              <w:szCs w:val="24"/>
            </w:rPr>
          </w:pPr>
          <w:hyperlink w:anchor="_Toc70802529" w:history="1">
            <w:r w:rsidR="006D596C" w:rsidRPr="00211D8D">
              <w:rPr>
                <w:rStyle w:val="a5"/>
                <w:rFonts w:ascii="Calibri" w:hAnsi="Calibri"/>
                <w:noProof/>
              </w:rPr>
              <w:t>Implementation in simple robot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_Toc70802529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29</w:t>
            </w:r>
            <w:r w:rsidR="006D596C" w:rsidRPr="00211D8D">
              <w:rPr>
                <w:rFonts w:ascii="Calibri" w:hAnsi="Calibri"/>
                <w:noProof/>
                <w:webHidden/>
              </w:rPr>
              <w:fldChar w:fldCharType="end"/>
            </w:r>
          </w:hyperlink>
        </w:p>
        <w:p w14:paraId="65B0D2AF" w14:textId="00EEB7E0" w:rsidR="006D596C" w:rsidRPr="00211D8D" w:rsidRDefault="00407EFA">
          <w:pPr>
            <w:pStyle w:val="TOC3"/>
            <w:tabs>
              <w:tab w:val="right" w:leader="dot" w:pos="9016"/>
            </w:tabs>
            <w:rPr>
              <w:rFonts w:ascii="Calibri" w:hAnsi="Calibri"/>
              <w:noProof/>
              <w:szCs w:val="24"/>
            </w:rPr>
          </w:pPr>
          <w:hyperlink w:anchor="_Toc70802530" w:history="1">
            <w:r w:rsidR="006D596C" w:rsidRPr="00211D8D">
              <w:rPr>
                <w:rStyle w:val="a5"/>
                <w:rFonts w:ascii="Calibri" w:hAnsi="Calibri"/>
                <w:noProof/>
              </w:rPr>
              <w:t>Implementation issue</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29</w:t>
            </w:r>
            <w:r w:rsidR="006D596C" w:rsidRPr="00211D8D">
              <w:rPr>
                <w:rFonts w:ascii="Calibri" w:hAnsi="Calibri"/>
                <w:noProof/>
                <w:webHidden/>
              </w:rPr>
              <w:fldChar w:fldCharType="end"/>
            </w:r>
          </w:hyperlink>
        </w:p>
        <w:p w14:paraId="4B8F6D13" w14:textId="2E91D6C4" w:rsidR="006D596C" w:rsidRPr="00211D8D" w:rsidRDefault="00407EFA">
          <w:pPr>
            <w:pStyle w:val="TOC1"/>
            <w:tabs>
              <w:tab w:val="right" w:leader="dot" w:pos="9016"/>
            </w:tabs>
            <w:rPr>
              <w:rFonts w:ascii="Calibri" w:hAnsi="Calibri"/>
              <w:noProof/>
              <w:szCs w:val="24"/>
            </w:rPr>
          </w:pPr>
          <w:hyperlink w:anchor="_Toc70802531" w:history="1">
            <w:r w:rsidR="006D596C" w:rsidRPr="00211D8D">
              <w:rPr>
                <w:rStyle w:val="a5"/>
                <w:rFonts w:ascii="Calibri" w:hAnsi="Calibri"/>
                <w:noProof/>
              </w:rPr>
              <w:t>7.testing</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31</w:t>
            </w:r>
            <w:r w:rsidR="006D596C" w:rsidRPr="00211D8D">
              <w:rPr>
                <w:rFonts w:ascii="Calibri" w:hAnsi="Calibri"/>
                <w:noProof/>
                <w:webHidden/>
              </w:rPr>
              <w:fldChar w:fldCharType="end"/>
            </w:r>
          </w:hyperlink>
        </w:p>
        <w:p w14:paraId="58584226" w14:textId="323B879A" w:rsidR="006D596C" w:rsidRPr="00211D8D" w:rsidRDefault="00407EFA">
          <w:pPr>
            <w:pStyle w:val="TOC2"/>
            <w:tabs>
              <w:tab w:val="right" w:leader="dot" w:pos="9016"/>
            </w:tabs>
            <w:rPr>
              <w:rFonts w:ascii="Calibri" w:hAnsi="Calibri"/>
              <w:noProof/>
              <w:szCs w:val="24"/>
            </w:rPr>
          </w:pPr>
          <w:hyperlink w:anchor="_Toc70802532" w:history="1">
            <w:r w:rsidR="006D596C" w:rsidRPr="00211D8D">
              <w:rPr>
                <w:rStyle w:val="a5"/>
                <w:rFonts w:ascii="Calibri" w:hAnsi="Calibri"/>
                <w:noProof/>
              </w:rPr>
              <w:t>Unit test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_Toc70802532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31</w:t>
            </w:r>
            <w:r w:rsidR="006D596C" w:rsidRPr="00211D8D">
              <w:rPr>
                <w:rFonts w:ascii="Calibri" w:hAnsi="Calibri"/>
                <w:noProof/>
                <w:webHidden/>
              </w:rPr>
              <w:fldChar w:fldCharType="end"/>
            </w:r>
          </w:hyperlink>
        </w:p>
        <w:p w14:paraId="4CEE9A40" w14:textId="291541D2" w:rsidR="006D596C" w:rsidRPr="00211D8D" w:rsidRDefault="00407EFA">
          <w:pPr>
            <w:pStyle w:val="TOC2"/>
            <w:tabs>
              <w:tab w:val="right" w:leader="dot" w:pos="9016"/>
            </w:tabs>
            <w:rPr>
              <w:rFonts w:ascii="Calibri" w:hAnsi="Calibri"/>
              <w:noProof/>
              <w:szCs w:val="24"/>
            </w:rPr>
          </w:pPr>
          <w:hyperlink w:anchor="_Toc70802533" w:history="1">
            <w:r w:rsidR="006D596C" w:rsidRPr="00211D8D">
              <w:rPr>
                <w:rStyle w:val="a5"/>
                <w:rFonts w:ascii="Calibri" w:hAnsi="Calibri"/>
                <w:noProof/>
              </w:rPr>
              <w:t>Integration test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_Toc70802533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32</w:t>
            </w:r>
            <w:r w:rsidR="006D596C" w:rsidRPr="00211D8D">
              <w:rPr>
                <w:rFonts w:ascii="Calibri" w:hAnsi="Calibri"/>
                <w:noProof/>
                <w:webHidden/>
              </w:rPr>
              <w:fldChar w:fldCharType="end"/>
            </w:r>
          </w:hyperlink>
        </w:p>
        <w:p w14:paraId="78A0590C" w14:textId="297140A1" w:rsidR="006D596C" w:rsidRPr="00211D8D" w:rsidRDefault="00407EFA">
          <w:pPr>
            <w:pStyle w:val="TOC2"/>
            <w:tabs>
              <w:tab w:val="right" w:leader="dot" w:pos="9016"/>
            </w:tabs>
            <w:rPr>
              <w:rFonts w:ascii="Calibri" w:hAnsi="Calibri"/>
              <w:noProof/>
              <w:szCs w:val="24"/>
            </w:rPr>
          </w:pPr>
          <w:hyperlink w:anchor="_Toc70802534" w:history="1">
            <w:r w:rsidR="006D596C" w:rsidRPr="00211D8D">
              <w:rPr>
                <w:rStyle w:val="a5"/>
                <w:rFonts w:ascii="Calibri" w:hAnsi="Calibri"/>
                <w:noProof/>
              </w:rPr>
              <w:t>System test</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_Toc70802534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32</w:t>
            </w:r>
            <w:r w:rsidR="006D596C" w:rsidRPr="00211D8D">
              <w:rPr>
                <w:rFonts w:ascii="Calibri" w:hAnsi="Calibri"/>
                <w:noProof/>
                <w:webHidden/>
              </w:rPr>
              <w:fldChar w:fldCharType="end"/>
            </w:r>
          </w:hyperlink>
        </w:p>
        <w:p w14:paraId="3A850C5C" w14:textId="7D20B04F" w:rsidR="006D596C" w:rsidRPr="00211D8D" w:rsidRDefault="00407EFA">
          <w:pPr>
            <w:pStyle w:val="TOC1"/>
            <w:tabs>
              <w:tab w:val="right" w:leader="dot" w:pos="9016"/>
            </w:tabs>
            <w:rPr>
              <w:rFonts w:ascii="Calibri" w:hAnsi="Calibri"/>
              <w:noProof/>
              <w:szCs w:val="24"/>
            </w:rPr>
          </w:pPr>
          <w:hyperlink w:anchor="_Toc70802535" w:history="1">
            <w:r w:rsidR="006D596C" w:rsidRPr="00211D8D">
              <w:rPr>
                <w:rStyle w:val="a5"/>
                <w:rFonts w:ascii="Calibri" w:hAnsi="Calibri"/>
                <w:noProof/>
              </w:rPr>
              <w:t>7.evaluation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_Toc70802535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33</w:t>
            </w:r>
            <w:r w:rsidR="006D596C" w:rsidRPr="00211D8D">
              <w:rPr>
                <w:rFonts w:ascii="Calibri" w:hAnsi="Calibri"/>
                <w:noProof/>
                <w:webHidden/>
              </w:rPr>
              <w:fldChar w:fldCharType="end"/>
            </w:r>
          </w:hyperlink>
        </w:p>
        <w:p w14:paraId="1D37E796" w14:textId="1DE0C1F5" w:rsidR="006D596C" w:rsidRPr="00211D8D" w:rsidRDefault="00407EFA">
          <w:pPr>
            <w:pStyle w:val="TOC1"/>
            <w:tabs>
              <w:tab w:val="right" w:leader="dot" w:pos="9016"/>
            </w:tabs>
            <w:rPr>
              <w:rFonts w:ascii="Calibri" w:hAnsi="Calibri"/>
              <w:noProof/>
              <w:szCs w:val="24"/>
            </w:rPr>
          </w:pPr>
          <w:hyperlink w:anchor="_Toc70802536" w:history="1">
            <w:r w:rsidR="006D596C" w:rsidRPr="00211D8D">
              <w:rPr>
                <w:rStyle w:val="a5"/>
                <w:rFonts w:ascii="Calibri" w:hAnsi="Calibri"/>
                <w:noProof/>
              </w:rPr>
              <w:t>8.conclusion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_Toc70802536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36</w:t>
            </w:r>
            <w:r w:rsidR="006D596C" w:rsidRPr="00211D8D">
              <w:rPr>
                <w:rFonts w:ascii="Calibri" w:hAnsi="Calibri"/>
                <w:noProof/>
                <w:webHidden/>
              </w:rPr>
              <w:fldChar w:fldCharType="end"/>
            </w:r>
          </w:hyperlink>
        </w:p>
        <w:p w14:paraId="04BC27E2" w14:textId="3CE4E142" w:rsidR="006D596C" w:rsidRPr="00211D8D" w:rsidRDefault="00407EFA">
          <w:pPr>
            <w:pStyle w:val="TOC2"/>
            <w:tabs>
              <w:tab w:val="right" w:leader="dot" w:pos="9016"/>
            </w:tabs>
            <w:rPr>
              <w:rFonts w:ascii="Calibri" w:hAnsi="Calibri"/>
              <w:noProof/>
              <w:szCs w:val="24"/>
            </w:rPr>
          </w:pPr>
          <w:hyperlink w:anchor="_Toc70802537" w:history="1">
            <w:r w:rsidR="006D596C" w:rsidRPr="00211D8D">
              <w:rPr>
                <w:rStyle w:val="a5"/>
                <w:rFonts w:ascii="Calibri" w:hAnsi="Calibri"/>
                <w:noProof/>
              </w:rPr>
              <w:t>Limitation</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_Toc70802537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36</w:t>
            </w:r>
            <w:r w:rsidR="006D596C" w:rsidRPr="00211D8D">
              <w:rPr>
                <w:rFonts w:ascii="Calibri" w:hAnsi="Calibri"/>
                <w:noProof/>
                <w:webHidden/>
              </w:rPr>
              <w:fldChar w:fldCharType="end"/>
            </w:r>
          </w:hyperlink>
        </w:p>
        <w:p w14:paraId="4152BA08" w14:textId="36E77043" w:rsidR="006D596C" w:rsidRPr="00211D8D" w:rsidRDefault="00407EFA">
          <w:pPr>
            <w:pStyle w:val="TOC2"/>
            <w:tabs>
              <w:tab w:val="right" w:leader="dot" w:pos="9016"/>
            </w:tabs>
            <w:rPr>
              <w:rFonts w:ascii="Calibri" w:hAnsi="Calibri"/>
              <w:noProof/>
              <w:szCs w:val="24"/>
            </w:rPr>
          </w:pPr>
          <w:hyperlink w:anchor="_Toc70802538" w:history="1">
            <w:r w:rsidR="006D596C" w:rsidRPr="00211D8D">
              <w:rPr>
                <w:rStyle w:val="a5"/>
                <w:rFonts w:ascii="Calibri" w:hAnsi="Calibri"/>
                <w:noProof/>
              </w:rPr>
              <w:t>Compare with existing work</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_Toc70802538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37</w:t>
            </w:r>
            <w:r w:rsidR="006D596C" w:rsidRPr="00211D8D">
              <w:rPr>
                <w:rFonts w:ascii="Calibri" w:hAnsi="Calibri"/>
                <w:noProof/>
                <w:webHidden/>
              </w:rPr>
              <w:fldChar w:fldCharType="end"/>
            </w:r>
          </w:hyperlink>
        </w:p>
        <w:p w14:paraId="1DB78FD6" w14:textId="2DEDA85E" w:rsidR="006D596C" w:rsidRPr="00211D8D" w:rsidRDefault="00407EFA">
          <w:pPr>
            <w:pStyle w:val="TOC2"/>
            <w:tabs>
              <w:tab w:val="right" w:leader="dot" w:pos="9016"/>
            </w:tabs>
            <w:rPr>
              <w:rFonts w:ascii="Calibri" w:hAnsi="Calibri"/>
              <w:noProof/>
              <w:szCs w:val="24"/>
            </w:rPr>
          </w:pPr>
          <w:hyperlink w:anchor="_Toc70802539" w:history="1">
            <w:r w:rsidR="006D596C" w:rsidRPr="00211D8D">
              <w:rPr>
                <w:rStyle w:val="a5"/>
                <w:rFonts w:ascii="Calibri" w:hAnsi="Calibri"/>
                <w:noProof/>
              </w:rPr>
              <w:t>Future work</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_Toc70802539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37</w:t>
            </w:r>
            <w:r w:rsidR="006D596C" w:rsidRPr="00211D8D">
              <w:rPr>
                <w:rFonts w:ascii="Calibri" w:hAnsi="Calibri"/>
                <w:noProof/>
                <w:webHidden/>
              </w:rPr>
              <w:fldChar w:fldCharType="end"/>
            </w:r>
          </w:hyperlink>
        </w:p>
        <w:p w14:paraId="2615D0CC" w14:textId="1444D7CC" w:rsidR="006D596C" w:rsidRPr="00211D8D" w:rsidRDefault="00407EFA">
          <w:pPr>
            <w:pStyle w:val="TOC1"/>
            <w:tabs>
              <w:tab w:val="right" w:leader="dot" w:pos="9016"/>
            </w:tabs>
            <w:rPr>
              <w:rFonts w:ascii="Calibri" w:hAnsi="Calibri"/>
              <w:noProof/>
              <w:szCs w:val="24"/>
            </w:rPr>
          </w:pPr>
          <w:hyperlink w:anchor="_Toc70802540" w:history="1">
            <w:r w:rsidR="006D596C" w:rsidRPr="00211D8D">
              <w:rPr>
                <w:rStyle w:val="a5"/>
                <w:rFonts w:ascii="Calibri" w:hAnsi="Calibri"/>
                <w:noProof/>
              </w:rPr>
              <w:t>9.appendix</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_Toc70802540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38</w:t>
            </w:r>
            <w:r w:rsidR="006D596C" w:rsidRPr="00211D8D">
              <w:rPr>
                <w:rFonts w:ascii="Calibri" w:hAnsi="Calibri"/>
                <w:noProof/>
                <w:webHidden/>
              </w:rPr>
              <w:fldChar w:fldCharType="end"/>
            </w:r>
          </w:hyperlink>
        </w:p>
        <w:p w14:paraId="2DF7E399" w14:textId="49F76E79" w:rsidR="006D596C" w:rsidRPr="00211D8D" w:rsidRDefault="00407EFA">
          <w:pPr>
            <w:pStyle w:val="TOC1"/>
            <w:tabs>
              <w:tab w:val="right" w:leader="dot" w:pos="9016"/>
            </w:tabs>
            <w:rPr>
              <w:rFonts w:ascii="Calibri" w:hAnsi="Calibri"/>
              <w:noProof/>
              <w:szCs w:val="24"/>
            </w:rPr>
          </w:pPr>
          <w:hyperlink w:anchor="_Toc70802541" w:history="1">
            <w:r w:rsidR="006D596C" w:rsidRPr="00211D8D">
              <w:rPr>
                <w:rStyle w:val="a5"/>
                <w:rFonts w:ascii="Calibri" w:hAnsi="Calibri"/>
                <w:noProof/>
                <w:lang w:val="zh-CN"/>
              </w:rPr>
              <w:t>引用作品</w:t>
            </w:r>
            <w:r w:rsidR="006D596C" w:rsidRPr="00211D8D">
              <w:rPr>
                <w:rFonts w:ascii="Calibri" w:hAnsi="Calibri"/>
                <w:noProof/>
                <w:webHidden/>
              </w:rPr>
              <w:tab/>
            </w:r>
            <w:r w:rsidR="006D596C" w:rsidRPr="00211D8D">
              <w:rPr>
                <w:rFonts w:ascii="Calibri" w:hAnsi="Calibri"/>
                <w:noProof/>
                <w:webHidden/>
              </w:rPr>
              <w:fldChar w:fldCharType="begin"/>
            </w:r>
            <w:r w:rsidR="006D596C" w:rsidRPr="00211D8D">
              <w:rPr>
                <w:rFonts w:ascii="Calibri" w:hAnsi="Calibri"/>
                <w:noProof/>
                <w:webHidden/>
              </w:rPr>
              <w:instrText xml:space="preserve"> PAGEREF _Toc70802541 \h </w:instrText>
            </w:r>
            <w:r w:rsidR="006D596C" w:rsidRPr="00211D8D">
              <w:rPr>
                <w:rFonts w:ascii="Calibri" w:hAnsi="Calibri"/>
                <w:noProof/>
                <w:webHidden/>
              </w:rPr>
            </w:r>
            <w:r w:rsidR="006D596C" w:rsidRPr="00211D8D">
              <w:rPr>
                <w:rFonts w:ascii="Calibri" w:hAnsi="Calibri"/>
                <w:noProof/>
                <w:webHidden/>
              </w:rPr>
              <w:fldChar w:fldCharType="separate"/>
            </w:r>
            <w:r w:rsidR="006D596C" w:rsidRPr="00211D8D">
              <w:rPr>
                <w:rFonts w:ascii="Calibri" w:hAnsi="Calibri"/>
                <w:noProof/>
                <w:webHidden/>
              </w:rPr>
              <w:t>38</w:t>
            </w:r>
            <w:r w:rsidR="006D596C" w:rsidRPr="00211D8D">
              <w:rPr>
                <w:rFonts w:ascii="Calibri" w:hAnsi="Calibri"/>
                <w:noProof/>
                <w:webHidden/>
              </w:rPr>
              <w:fldChar w:fldCharType="end"/>
            </w:r>
          </w:hyperlink>
        </w:p>
        <w:p w14:paraId="6FAB9B3A" w14:textId="0BC6C80B"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4B20B3A4" w:rsidR="0072450C" w:rsidRPr="00211D8D" w:rsidRDefault="008B31D6" w:rsidP="005E221B">
      <w:pPr>
        <w:pStyle w:val="1"/>
        <w:jc w:val="left"/>
        <w:rPr>
          <w:rFonts w:ascii="Calibri" w:hAnsi="Calibri"/>
          <w:sz w:val="21"/>
          <w:szCs w:val="21"/>
        </w:rPr>
      </w:pPr>
      <w:bookmarkStart w:id="0" w:name="_Toc70802499"/>
      <w:r w:rsidRPr="00211D8D">
        <w:rPr>
          <w:rFonts w:ascii="Calibri" w:hAnsi="Calibri"/>
          <w:sz w:val="21"/>
          <w:szCs w:val="21"/>
        </w:rPr>
        <w:t>1 introduction</w:t>
      </w:r>
      <w:bookmarkEnd w:id="0"/>
    </w:p>
    <w:p w14:paraId="5710868A" w14:textId="751412F6"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2237A2" w:rsidRPr="00211D8D">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and "penalty kicks" have gained considerable fame in both fan and AI circles.</w:t>
      </w:r>
      <w:del w:id="1" w:author="Bolin Zhu" w:date="2021-04-24T16:28:00Z">
        <w:r w:rsidRPr="00211D8D" w:rsidDel="00DA6612">
          <w:rPr>
            <w:rFonts w:ascii="Calibri" w:hAnsi="Calibri"/>
            <w:szCs w:val="21"/>
          </w:rPr>
          <w:delText xml:space="preserve"> At the same time, "fantasy leagues"</w:delText>
        </w:r>
      </w:del>
      <w:r w:rsidRPr="00211D8D">
        <w:rPr>
          <w:rFonts w:ascii="Calibri" w:hAnsi="Calibri"/>
          <w:szCs w:val="21"/>
        </w:rPr>
        <w:t xml:space="preserve"> </w:t>
      </w:r>
      <w:ins w:id="2" w:author="Bolin Zhu" w:date="2021-04-24T16:28:00Z">
        <w:r w:rsidR="00DA6612" w:rsidRPr="00211D8D">
          <w:rPr>
            <w:rFonts w:ascii="Calibri" w:hAnsi="Calibri"/>
            <w:szCs w:val="21"/>
          </w:rPr>
          <w:t>In the meantime, "fantasy leagues" have been created</w:t>
        </w:r>
      </w:ins>
      <w:del w:id="3" w:author="Bolin Zhu" w:date="2021-04-24T16:28:00Z">
        <w:r w:rsidRPr="00211D8D" w:rsidDel="00DA6612">
          <w:rPr>
            <w:rFonts w:ascii="Calibri" w:hAnsi="Calibri"/>
            <w:szCs w:val="21"/>
          </w:rPr>
          <w:delText xml:space="preserve">have become very </w:delText>
        </w:r>
        <w:commentRangeStart w:id="4"/>
        <w:r w:rsidRPr="00211D8D" w:rsidDel="00DA6612">
          <w:rPr>
            <w:rFonts w:ascii="Calibri" w:hAnsi="Calibri"/>
            <w:szCs w:val="21"/>
          </w:rPr>
          <w:delText>common</w:delText>
        </w:r>
        <w:commentRangeEnd w:id="4"/>
        <w:r w:rsidR="00DF108D" w:rsidRPr="00211D8D" w:rsidDel="00DA6612">
          <w:rPr>
            <w:rStyle w:val="a9"/>
            <w:rFonts w:ascii="Calibri" w:hAnsi="Calibri"/>
          </w:rPr>
          <w:commentReference w:id="4"/>
        </w:r>
      </w:del>
      <w:ins w:id="5" w:author="Bolin Zhu" w:date="2021-04-24T16:28:00Z">
        <w:r w:rsidR="00DA6612" w:rsidRPr="00211D8D">
          <w:rPr>
            <w:rFonts w:ascii="Calibri" w:hAnsi="Calibri"/>
            <w:szCs w:val="21"/>
          </w:rPr>
          <w:t>, the</w:t>
        </w:r>
      </w:ins>
      <w:del w:id="6" w:author="Bolin Zhu" w:date="2021-04-24T16:28:00Z">
        <w:r w:rsidRPr="00211D8D" w:rsidDel="00DA6612">
          <w:rPr>
            <w:rFonts w:ascii="Calibri" w:hAnsi="Calibri"/>
            <w:szCs w:val="21"/>
          </w:rPr>
          <w:delText>. A</w:delText>
        </w:r>
      </w:del>
      <w:r w:rsidRPr="00211D8D">
        <w:rPr>
          <w:rFonts w:ascii="Calibri" w:hAnsi="Calibri"/>
          <w:szCs w:val="21"/>
        </w:rPr>
        <w:t xml:space="preserve"> fantasy league tournament is a model in which players create their teams as professional basketball managers.</w:t>
      </w:r>
    </w:p>
    <w:p w14:paraId="62FE4D6A" w14:textId="74556249" w:rsidR="00075FB7" w:rsidRPr="00211D8D" w:rsidRDefault="00075FB7" w:rsidP="005E221B">
      <w:pPr>
        <w:jc w:val="left"/>
        <w:rPr>
          <w:rFonts w:ascii="Calibri" w:hAnsi="Calibri"/>
          <w:szCs w:val="21"/>
        </w:rPr>
      </w:pPr>
      <w:r w:rsidRPr="00211D8D">
        <w:rPr>
          <w:rFonts w:ascii="Calibri" w:hAnsi="Calibri"/>
          <w:szCs w:val="21"/>
        </w:rPr>
        <w:t>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65B2436A"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unk19 \l 1033 </w:instrText>
          </w:r>
          <w:r w:rsidR="002237A2" w:rsidRPr="00211D8D">
            <w:rPr>
              <w:rFonts w:ascii="Calibri" w:hAnsi="Calibri"/>
              <w:szCs w:val="21"/>
            </w:rPr>
            <w:fldChar w:fldCharType="separate"/>
          </w:r>
          <w:r w:rsidR="002237A2" w:rsidRPr="00211D8D">
            <w:rPr>
              <w:rFonts w:ascii="Calibri" w:hAnsi="Calibri"/>
              <w:noProof/>
              <w:szCs w:val="21"/>
            </w:rPr>
            <w:t xml:space="preserve"> (Unknow, 2019)</w:t>
          </w:r>
          <w:r w:rsidR="002237A2" w:rsidRPr="00211D8D">
            <w:rPr>
              <w:rFonts w:ascii="Calibri" w:hAnsi="Calibri"/>
              <w:szCs w:val="21"/>
            </w:rPr>
            <w:fldChar w:fldCharType="end"/>
          </w:r>
        </w:sdtContent>
      </w:sdt>
    </w:p>
    <w:p w14:paraId="695B3C2D" w14:textId="1765458A" w:rsidR="00A35934" w:rsidRPr="00211D8D" w:rsidRDefault="00D3196D" w:rsidP="00A35934">
      <w:pPr>
        <w:jc w:val="left"/>
        <w:rPr>
          <w:ins w:id="7" w:author="Bolin Zhu" w:date="2021-04-23T23:34:00Z"/>
          <w:rFonts w:ascii="Calibri" w:hAnsi="Calibri"/>
          <w:szCs w:val="21"/>
        </w:rPr>
      </w:pPr>
      <w:r w:rsidRPr="00211D8D">
        <w:rPr>
          <w:rFonts w:ascii="Calibri" w:hAnsi="Calibri"/>
          <w:szCs w:val="21"/>
        </w:rPr>
        <w:t xml:space="preserve">Most teams have great surface strengths, but when they don't produce results, </w:t>
      </w:r>
      <w:ins w:id="8" w:author="Bolin Zhu" w:date="2021-04-23T23:31:00Z">
        <w:r w:rsidR="00A35934" w:rsidRPr="00211D8D">
          <w:rPr>
            <w:rFonts w:ascii="Calibri" w:hAnsi="Calibri"/>
            <w:szCs w:val="21"/>
          </w:rPr>
          <w:t>they will use the team chemistry as an e</w:t>
        </w:r>
      </w:ins>
      <w:ins w:id="9" w:author="Bolin Zhu" w:date="2021-04-23T23:32:00Z">
        <w:r w:rsidR="00A35934" w:rsidRPr="00211D8D">
          <w:rPr>
            <w:rFonts w:ascii="Calibri" w:hAnsi="Calibri"/>
            <w:szCs w:val="21"/>
          </w:rPr>
          <w:t>xcuse.</w:t>
        </w:r>
      </w:ins>
      <w:ins w:id="10" w:author="Bolin Zhu" w:date="2021-04-23T23:33:00Z">
        <w:r w:rsidR="00A35934" w:rsidRPr="00211D8D">
          <w:rPr>
            <w:rFonts w:ascii="Calibri" w:hAnsi="Calibri"/>
            <w:szCs w:val="21"/>
          </w:rPr>
          <w:t xml:space="preserve"> But it is hard to explain the team chemistry and ho</w:t>
        </w:r>
      </w:ins>
      <w:ins w:id="11" w:author="Bolin Zhu" w:date="2021-04-23T23:34:00Z">
        <w:r w:rsidR="00A35934" w:rsidRPr="00211D8D">
          <w:rPr>
            <w:rFonts w:ascii="Calibri" w:hAnsi="Calibri"/>
            <w:szCs w:val="21"/>
          </w:rPr>
          <w:t>w it works.</w:t>
        </w:r>
        <w:r w:rsidR="00A35934" w:rsidRPr="00211D8D">
          <w:rPr>
            <w:rFonts w:ascii="Calibri" w:hAnsi="Calibri"/>
          </w:rPr>
          <w:t xml:space="preserve"> </w:t>
        </w:r>
      </w:ins>
    </w:p>
    <w:p w14:paraId="4B018BF4" w14:textId="41736C95" w:rsidR="003145FB" w:rsidRPr="00211D8D" w:rsidRDefault="00A35934" w:rsidP="00A35934">
      <w:pPr>
        <w:jc w:val="left"/>
        <w:rPr>
          <w:rFonts w:ascii="Calibri" w:hAnsi="Calibri"/>
          <w:szCs w:val="21"/>
        </w:rPr>
      </w:pPr>
      <w:ins w:id="12" w:author="Bolin Zhu" w:date="2021-04-23T23:34:00Z">
        <w:r w:rsidRPr="00211D8D">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ins>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2237A2" w:rsidRPr="00211D8D">
            <w:rPr>
              <w:rFonts w:ascii="Calibri" w:hAnsi="Calibri"/>
              <w:noProof/>
              <w:szCs w:val="21"/>
            </w:rPr>
            <w:t xml:space="preserve"> (Pina, 2020)</w:t>
          </w:r>
          <w:r w:rsidR="002237A2" w:rsidRPr="00211D8D">
            <w:rPr>
              <w:rFonts w:ascii="Calibri" w:hAnsi="Calibri"/>
              <w:szCs w:val="21"/>
            </w:rPr>
            <w:fldChar w:fldCharType="end"/>
          </w:r>
        </w:sdtContent>
      </w:sdt>
      <w:ins w:id="13" w:author="Bolin Zhu" w:date="2021-04-23T23:34:00Z">
        <w:r w:rsidRPr="00211D8D">
          <w:rPr>
            <w:rFonts w:ascii="Calibri" w:hAnsi="Calibri"/>
            <w:szCs w:val="21"/>
          </w:rPr>
          <w:t xml:space="preserve">. In </w:t>
        </w:r>
        <w:proofErr w:type="spellStart"/>
        <w:r w:rsidRPr="00211D8D">
          <w:rPr>
            <w:rFonts w:ascii="Calibri" w:hAnsi="Calibri"/>
            <w:szCs w:val="21"/>
          </w:rPr>
          <w:t>details,</w:t>
        </w:r>
      </w:ins>
      <w:r w:rsidR="003145FB" w:rsidRPr="00211D8D">
        <w:rPr>
          <w:rFonts w:ascii="Calibri" w:hAnsi="Calibri"/>
          <w:szCs w:val="21"/>
        </w:rPr>
        <w:t>It</w:t>
      </w:r>
      <w:proofErr w:type="spellEnd"/>
      <w:r w:rsidR="003145FB" w:rsidRPr="00211D8D">
        <w:rPr>
          <w:rFonts w:ascii="Calibri" w:hAnsi="Calibri"/>
          <w:szCs w:val="21"/>
        </w:rPr>
        <w:t xml:space="preserve"> could be conclude</w:t>
      </w:r>
      <w:r w:rsidR="00805DD8" w:rsidRPr="00211D8D">
        <w:rPr>
          <w:rFonts w:ascii="Calibri" w:hAnsi="Calibri"/>
          <w:szCs w:val="21"/>
        </w:rPr>
        <w:t>d</w:t>
      </w:r>
      <w:r w:rsidR="003145FB" w:rsidRPr="00211D8D">
        <w:rPr>
          <w:rFonts w:ascii="Calibri" w:hAnsi="Calibri"/>
          <w:szCs w:val="21"/>
        </w:rPr>
        <w:t xml:space="preserve"> as two main part:</w:t>
      </w:r>
    </w:p>
    <w:p w14:paraId="0EF461BD" w14:textId="5CB57C30" w:rsidR="003145FB" w:rsidRPr="00211D8D" w:rsidRDefault="00D3196D" w:rsidP="005E221B">
      <w:pPr>
        <w:jc w:val="left"/>
        <w:rPr>
          <w:rFonts w:ascii="Calibri" w:hAnsi="Calibri"/>
          <w:szCs w:val="21"/>
        </w:rPr>
      </w:pPr>
      <w:r w:rsidRPr="00211D8D">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e.g.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he value will be taken into account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69EB9869" w:rsidR="000D60B4" w:rsidRPr="00211D8D" w:rsidRDefault="00805DD8" w:rsidP="005E221B">
      <w:pPr>
        <w:jc w:val="left"/>
        <w:rPr>
          <w:rFonts w:ascii="Calibri" w:hAnsi="Calibri"/>
          <w:szCs w:val="21"/>
        </w:rPr>
      </w:pPr>
      <w:r w:rsidRPr="00211D8D">
        <w:rPr>
          <w:rFonts w:ascii="Calibri" w:hAnsi="Calibri"/>
          <w:szCs w:val="21"/>
        </w:rPr>
        <w:t xml:space="preserve">Research: this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74A96253" w:rsidR="000D60B4" w:rsidRPr="00211D8D" w:rsidRDefault="00805DD8" w:rsidP="005E221B">
      <w:pPr>
        <w:jc w:val="left"/>
        <w:rPr>
          <w:rFonts w:ascii="Calibri" w:hAnsi="Calibri"/>
          <w:szCs w:val="21"/>
        </w:rPr>
      </w:pPr>
      <w:r w:rsidRPr="00211D8D">
        <w:rPr>
          <w:rFonts w:ascii="Calibri" w:hAnsi="Calibri"/>
          <w:szCs w:val="21"/>
        </w:rPr>
        <w:lastRenderedPageBreak/>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 The learning objectives of the project are discussed, as well as the functionality that the </w:t>
      </w:r>
      <w:r w:rsidR="00912BE0" w:rsidRPr="00211D8D">
        <w:rPr>
          <w:rFonts w:ascii="Calibri" w:hAnsi="Calibri"/>
          <w:szCs w:val="21"/>
        </w:rPr>
        <w:t>rating</w:t>
      </w:r>
      <w:r w:rsidR="000D60B4" w:rsidRPr="00211D8D">
        <w:rPr>
          <w:rFonts w:ascii="Calibri" w:hAnsi="Calibri"/>
          <w:szCs w:val="21"/>
        </w:rPr>
        <w:t xml:space="preserve"> system will have.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70A7E782"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75767177"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which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r w:rsidR="006725A5" w:rsidRPr="00211D8D">
        <w:rPr>
          <w:rFonts w:ascii="Calibri" w:hAnsi="Calibri"/>
          <w:szCs w:val="21"/>
        </w:rPr>
        <w:lastRenderedPageBreak/>
        <w:t xml:space="preserve"> </w:t>
      </w:r>
    </w:p>
    <w:p w14:paraId="2FD9C47F" w14:textId="184B9D6C" w:rsidR="0098106B" w:rsidRPr="00211D8D" w:rsidRDefault="0098106B" w:rsidP="00FF4CB8">
      <w:pPr>
        <w:pStyle w:val="1"/>
        <w:rPr>
          <w:rFonts w:ascii="Calibri" w:hAnsi="Calibri"/>
        </w:rPr>
      </w:pPr>
      <w:bookmarkStart w:id="14" w:name="_Toc70802500"/>
      <w:r w:rsidRPr="00211D8D">
        <w:rPr>
          <w:rFonts w:ascii="Calibri" w:hAnsi="Calibri"/>
        </w:rPr>
        <w:t xml:space="preserve">2.background </w:t>
      </w:r>
      <w:commentRangeStart w:id="15"/>
      <w:r w:rsidRPr="00211D8D">
        <w:rPr>
          <w:rFonts w:ascii="Calibri" w:hAnsi="Calibri"/>
        </w:rPr>
        <w:t>research</w:t>
      </w:r>
      <w:commentRangeEnd w:id="15"/>
      <w:r w:rsidR="004715DE" w:rsidRPr="00211D8D">
        <w:rPr>
          <w:rStyle w:val="a9"/>
          <w:rFonts w:ascii="Calibri" w:hAnsi="Calibri"/>
          <w:b w:val="0"/>
          <w:bCs w:val="0"/>
          <w:kern w:val="2"/>
        </w:rPr>
        <w:commentReference w:id="15"/>
      </w:r>
      <w:bookmarkEnd w:id="14"/>
    </w:p>
    <w:p w14:paraId="27E3063D" w14:textId="3520B285" w:rsidR="00E7747B" w:rsidRPr="00211D8D" w:rsidRDefault="00E7747B" w:rsidP="00E7747B">
      <w:pPr>
        <w:pStyle w:val="2"/>
        <w:rPr>
          <w:rFonts w:ascii="Calibri" w:hAnsi="Calibri"/>
        </w:rPr>
      </w:pPr>
      <w:bookmarkStart w:id="16" w:name="_Toc70802501"/>
      <w:r w:rsidRPr="00211D8D">
        <w:rPr>
          <w:rFonts w:ascii="Calibri" w:hAnsi="Calibri"/>
        </w:rPr>
        <w:t>Top Trumps: NBA All Stars</w:t>
      </w:r>
      <w:bookmarkEnd w:id="16"/>
    </w:p>
    <w:p w14:paraId="07329BD1" w14:textId="63B3B30B"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opening player will choose an option to compare to their opponent and will win or lose based on the number of points scored for the same option. Options include height, free throw percentage, scoring average, assist average, rebounding average and number of playoff appearances. The more times a player wins, the closer the player gets to the goal until one player scores a dunk and the </w:t>
      </w:r>
      <w:r w:rsidR="00480068" w:rsidRPr="00211D8D">
        <w:rPr>
          <w:rFonts w:ascii="Calibri" w:hAnsi="Calibri"/>
        </w:rPr>
        <w:t xml:space="preserve">game finish </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 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1">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211D8D" w:rsidRDefault="00511154" w:rsidP="00511154">
      <w:pPr>
        <w:jc w:val="center"/>
        <w:rPr>
          <w:rFonts w:ascii="Calibri" w:hAnsi="Calibri"/>
        </w:rPr>
      </w:pPr>
      <w:r w:rsidRPr="00211D8D">
        <w:rPr>
          <w:rFonts w:ascii="Calibri" w:hAnsi="Calibri"/>
        </w:rPr>
        <w:t>-figure The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both of the player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2"/>
        <w:rPr>
          <w:ins w:id="17" w:author="Bolin Zhu" w:date="2021-04-24T16:31:00Z"/>
          <w:rFonts w:ascii="Calibri" w:hAnsi="Calibri"/>
        </w:rPr>
      </w:pPr>
      <w:bookmarkStart w:id="18" w:name="_Toc70802502"/>
      <w:ins w:id="19" w:author="Bolin Zhu" w:date="2021-04-24T16:31:00Z">
        <w:r w:rsidRPr="00211D8D">
          <w:rPr>
            <w:rFonts w:ascii="Calibri" w:hAnsi="Calibri"/>
          </w:rPr>
          <w:t>Fantasy basketball league</w:t>
        </w:r>
        <w:bookmarkEnd w:id="18"/>
      </w:ins>
    </w:p>
    <w:p w14:paraId="2D755D21" w14:textId="1CB951A0" w:rsidR="00DA6612" w:rsidRPr="00211D8D" w:rsidRDefault="00DA6612" w:rsidP="00DA6612">
      <w:pPr>
        <w:rPr>
          <w:ins w:id="20" w:author="Bolin Zhu" w:date="2021-04-24T17:57:00Z"/>
          <w:rFonts w:ascii="Calibri" w:hAnsi="Calibri"/>
        </w:rPr>
      </w:pPr>
      <w:ins w:id="21" w:author="Bolin Zhu" w:date="2021-04-24T17:29:00Z">
        <w:r w:rsidRPr="00211D8D">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ins>
    </w:p>
    <w:p w14:paraId="0C7D31FB" w14:textId="329FC983" w:rsidR="00DA6612" w:rsidRPr="00211D8D" w:rsidRDefault="00DA6612" w:rsidP="00DA6612">
      <w:pPr>
        <w:rPr>
          <w:ins w:id="22" w:author="Bolin Zhu" w:date="2021-04-24T17:57:00Z"/>
          <w:rFonts w:ascii="Calibri" w:hAnsi="Calibri"/>
        </w:rPr>
      </w:pPr>
    </w:p>
    <w:p w14:paraId="3702677B" w14:textId="28FA5E7D" w:rsidR="00DA6612" w:rsidRPr="00211D8D" w:rsidRDefault="00DA6612" w:rsidP="00DA6612">
      <w:pPr>
        <w:pStyle w:val="3"/>
        <w:rPr>
          <w:rFonts w:ascii="Calibri" w:hAnsi="Calibri"/>
        </w:rPr>
      </w:pPr>
      <w:bookmarkStart w:id="23" w:name="_Toc70802503"/>
      <w:ins w:id="24" w:author="Bolin Zhu" w:date="2021-04-24T17:57:00Z">
        <w:r w:rsidRPr="00211D8D">
          <w:rPr>
            <w:rFonts w:ascii="Calibri" w:hAnsi="Calibri"/>
          </w:rPr>
          <w:lastRenderedPageBreak/>
          <w:t>NBA Fantasy</w:t>
        </w:r>
      </w:ins>
      <w:bookmarkEnd w:id="23"/>
    </w:p>
    <w:p w14:paraId="28079C3B" w14:textId="449ACDB1"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team, four forwards and four guards, the player will against several team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50EBF9B4" w:rsidR="00E7747B" w:rsidRPr="00211D8D" w:rsidRDefault="00E7747B" w:rsidP="005662C0">
      <w:pPr>
        <w:rPr>
          <w:rFonts w:ascii="Calibri" w:hAnsi="Calibri"/>
        </w:rPr>
      </w:pPr>
      <w:r w:rsidRPr="00211D8D">
        <w:rPr>
          <w:rFonts w:ascii="Calibri" w:hAnsi="Calibri"/>
        </w:rPr>
        <w:t>This is how the relation between the real player performance and their score in the NBA Fantasy:</w:t>
      </w:r>
    </w:p>
    <w:p w14:paraId="4BE7AA35" w14:textId="77777777" w:rsidR="00E7747B" w:rsidRPr="00211D8D" w:rsidRDefault="00E7747B" w:rsidP="00E7747B">
      <w:pPr>
        <w:rPr>
          <w:rFonts w:ascii="Calibri" w:hAnsi="Calibri"/>
        </w:rPr>
      </w:pPr>
      <w:r w:rsidRPr="00211D8D">
        <w:rPr>
          <w:rFonts w:ascii="Calibri" w:hAnsi="Calibri"/>
        </w:rPr>
        <w:t>Three 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2B0662B5" w:rsidR="00E7747B" w:rsidRPr="00211D8D" w:rsidRDefault="00E7747B" w:rsidP="00E7747B">
      <w:pPr>
        <w:rPr>
          <w:ins w:id="25" w:author="Bolin Zhu" w:date="2021-04-24T17:57:00Z"/>
          <w:rFonts w:ascii="Calibri" w:hAnsi="Calibri"/>
        </w:rPr>
      </w:pPr>
      <w:r w:rsidRPr="00211D8D">
        <w:rPr>
          <w:rFonts w:ascii="Calibri" w:hAnsi="Calibri"/>
        </w:rPr>
        <w:t>Turnovers: -1 points</w:t>
      </w:r>
    </w:p>
    <w:p w14:paraId="7877D82A" w14:textId="330AC8F7" w:rsidR="00DA6612" w:rsidRPr="00211D8D" w:rsidRDefault="00DA6612">
      <w:pPr>
        <w:pStyle w:val="3"/>
        <w:rPr>
          <w:ins w:id="26" w:author="Bolin Zhu" w:date="2021-04-24T17:29:00Z"/>
          <w:rFonts w:ascii="Calibri" w:hAnsi="Calibri"/>
        </w:rPr>
        <w:pPrChange w:id="27" w:author="Bolin Zhu" w:date="2021-04-24T17:57:00Z">
          <w:pPr/>
        </w:pPrChange>
      </w:pPr>
      <w:bookmarkStart w:id="28" w:name="_Toc70802504"/>
      <w:ins w:id="29" w:author="Bolin Zhu" w:date="2021-04-24T17:57:00Z">
        <w:r w:rsidRPr="00211D8D">
          <w:rPr>
            <w:rFonts w:ascii="Calibri" w:hAnsi="Calibri"/>
          </w:rPr>
          <w:t>Yahoo Fant</w:t>
        </w:r>
      </w:ins>
      <w:ins w:id="30" w:author="Bolin Zhu" w:date="2021-04-24T17:58:00Z">
        <w:r w:rsidRPr="00211D8D">
          <w:rPr>
            <w:rFonts w:ascii="Calibri" w:hAnsi="Calibri"/>
          </w:rPr>
          <w:t>asy basketball</w:t>
        </w:r>
      </w:ins>
      <w:bookmarkEnd w:id="28"/>
    </w:p>
    <w:p w14:paraId="369F0845" w14:textId="77777777" w:rsidR="005662C0" w:rsidRPr="00211D8D" w:rsidRDefault="005662C0" w:rsidP="005662C0">
      <w:pPr>
        <w:rPr>
          <w:rFonts w:ascii="Calibri" w:hAnsi="Calibri"/>
        </w:rPr>
      </w:pPr>
      <w:r w:rsidRPr="00211D8D">
        <w:rPr>
          <w:rFonts w:ascii="Calibri" w:hAnsi="Calibri"/>
        </w:rPr>
        <w:t>Another of the better 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Each rebound grabbed equals 1.2 points</w:t>
      </w:r>
    </w:p>
    <w:p w14:paraId="69EF2D8D" w14:textId="77777777" w:rsidR="005662C0" w:rsidRPr="00211D8D" w:rsidRDefault="005662C0" w:rsidP="005662C0">
      <w:pPr>
        <w:rPr>
          <w:rFonts w:ascii="Calibri" w:hAnsi="Calibri"/>
        </w:rPr>
      </w:pPr>
      <w:r w:rsidRPr="00211D8D">
        <w:rPr>
          <w:rFonts w:ascii="Calibri" w:hAnsi="Calibri"/>
        </w:rPr>
        <w:t>Each assist is 1.5 points</w:t>
      </w:r>
    </w:p>
    <w:p w14:paraId="17B36E5D" w14:textId="77777777" w:rsidR="005662C0" w:rsidRPr="00211D8D" w:rsidRDefault="005662C0" w:rsidP="005662C0">
      <w:pPr>
        <w:rPr>
          <w:rFonts w:ascii="Calibri" w:hAnsi="Calibri"/>
        </w:rPr>
      </w:pPr>
      <w:r w:rsidRPr="00211D8D">
        <w:rPr>
          <w:rFonts w:ascii="Calibri" w:hAnsi="Calibri"/>
        </w:rPr>
        <w:t>Each steal is 3 points</w:t>
      </w:r>
    </w:p>
    <w:p w14:paraId="599DAE17" w14:textId="77777777" w:rsidR="005662C0" w:rsidRPr="00211D8D" w:rsidRDefault="005662C0" w:rsidP="005662C0">
      <w:pPr>
        <w:rPr>
          <w:rFonts w:ascii="Calibri" w:hAnsi="Calibri"/>
        </w:rPr>
      </w:pPr>
      <w:r w:rsidRPr="00211D8D">
        <w:rPr>
          <w:rFonts w:ascii="Calibri" w:hAnsi="Calibri"/>
        </w:rPr>
        <w:t>Each blocked shot is 3 points</w:t>
      </w:r>
    </w:p>
    <w:p w14:paraId="112C8D10" w14:textId="77777777" w:rsidR="005662C0" w:rsidRPr="00211D8D" w:rsidRDefault="005662C0" w:rsidP="005662C0">
      <w:pPr>
        <w:rPr>
          <w:rFonts w:ascii="Calibri" w:hAnsi="Calibri"/>
        </w:rPr>
      </w:pPr>
      <w:r w:rsidRPr="00211D8D">
        <w:rPr>
          <w:rFonts w:ascii="Calibri" w:hAnsi="Calibri"/>
        </w:rPr>
        <w:t>Each turnover is -1 point</w:t>
      </w:r>
    </w:p>
    <w:p w14:paraId="03F86DE0" w14:textId="67B39A16" w:rsidR="007654F5" w:rsidRPr="00211D8D" w:rsidRDefault="00D86677" w:rsidP="00FF4CB8">
      <w:pPr>
        <w:pStyle w:val="2"/>
        <w:rPr>
          <w:rFonts w:ascii="Calibri" w:hAnsi="Calibri"/>
        </w:rPr>
      </w:pPr>
      <w:bookmarkStart w:id="31" w:name="_Toc70802505"/>
      <w:r w:rsidRPr="00211D8D">
        <w:rPr>
          <w:rFonts w:ascii="Calibri" w:hAnsi="Calibri"/>
        </w:rPr>
        <w:t>The team Elo rating system</w:t>
      </w:r>
      <w:bookmarkEnd w:id="31"/>
    </w:p>
    <w:p w14:paraId="38006AB3" w14:textId="347054F6" w:rsidR="00B243D7" w:rsidRPr="00211D8D" w:rsidRDefault="00B243D7" w:rsidP="005E221B">
      <w:pPr>
        <w:jc w:val="left"/>
        <w:rPr>
          <w:ins w:id="32" w:author="Bolin Zhu" w:date="2021-04-24T17:46:00Z"/>
          <w:rFonts w:ascii="Calibri" w:hAnsi="Calibri"/>
          <w:szCs w:val="21"/>
        </w:rPr>
      </w:pPr>
      <w:commentRangeStart w:id="33"/>
      <w:r w:rsidRPr="00211D8D">
        <w:rPr>
          <w:rFonts w:ascii="Calibri" w:hAnsi="Calibri"/>
          <w:szCs w:val="21"/>
        </w:rPr>
        <w:t xml:space="preserve">Elo </w:t>
      </w:r>
      <w:commentRangeEnd w:id="33"/>
      <w:r w:rsidR="00A96E7F" w:rsidRPr="00211D8D">
        <w:rPr>
          <w:rStyle w:val="a9"/>
          <w:rFonts w:ascii="Calibri" w:hAnsi="Calibri"/>
        </w:rPr>
        <w:commentReference w:id="33"/>
      </w:r>
      <w:r w:rsidRPr="00211D8D">
        <w:rPr>
          <w:rFonts w:ascii="Calibri" w:hAnsi="Calibri"/>
          <w:szCs w:val="21"/>
        </w:rPr>
        <w:t xml:space="preserve">is a simple measure of </w:t>
      </w:r>
      <w:commentRangeStart w:id="34"/>
      <w:r w:rsidRPr="00211D8D">
        <w:rPr>
          <w:rFonts w:ascii="Calibri" w:hAnsi="Calibri"/>
          <w:szCs w:val="21"/>
        </w:rPr>
        <w:t xml:space="preserve">strength </w:t>
      </w:r>
      <w:commentRangeEnd w:id="34"/>
      <w:r w:rsidR="005209FF" w:rsidRPr="00211D8D">
        <w:rPr>
          <w:rStyle w:val="a9"/>
          <w:rFonts w:ascii="Calibri" w:hAnsi="Calibri"/>
        </w:rPr>
        <w:commentReference w:id="34"/>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w:t>
      </w:r>
      <w:r w:rsidRPr="00211D8D">
        <w:rPr>
          <w:rFonts w:ascii="Calibri" w:hAnsi="Calibri"/>
          <w:szCs w:val="21"/>
        </w:rPr>
        <w:lastRenderedPageBreak/>
        <w:t xml:space="preserve">losers determines the total number of points gained or lost after the </w:t>
      </w:r>
      <w:r w:rsidR="0089418D" w:rsidRPr="00211D8D">
        <w:rPr>
          <w:rFonts w:ascii="Calibri" w:hAnsi="Calibri"/>
          <w:szCs w:val="21"/>
        </w:rPr>
        <w:t xml:space="preserve">basketball </w:t>
      </w:r>
      <w:commentRangeStart w:id="35"/>
      <w:r w:rsidRPr="00211D8D">
        <w:rPr>
          <w:rFonts w:ascii="Calibri" w:hAnsi="Calibri"/>
          <w:szCs w:val="21"/>
        </w:rPr>
        <w:t>game</w:t>
      </w:r>
      <w:commentRangeEnd w:id="35"/>
      <w:r w:rsidR="005558CA" w:rsidRPr="00211D8D">
        <w:rPr>
          <w:rStyle w:val="a9"/>
          <w:rFonts w:ascii="Calibri" w:hAnsi="Calibri"/>
        </w:rPr>
        <w:commentReference w:id="35"/>
      </w:r>
      <w:r w:rsidRPr="00211D8D">
        <w:rPr>
          <w:rFonts w:ascii="Calibri" w:hAnsi="Calibri"/>
          <w:szCs w:val="21"/>
        </w:rPr>
        <w:t>.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77777777" w:rsidR="00E7747B" w:rsidRPr="00211D8D" w:rsidRDefault="00E7747B" w:rsidP="00E7747B">
      <w:pPr>
        <w:pStyle w:val="2"/>
        <w:rPr>
          <w:rFonts w:ascii="Calibri" w:hAnsi="Calibri"/>
          <w:bdr w:val="none" w:sz="0" w:space="0" w:color="auto" w:frame="1"/>
          <w:shd w:val="clear" w:color="auto" w:fill="FFFFFF"/>
        </w:rPr>
      </w:pPr>
      <w:bookmarkStart w:id="36" w:name="_Toc70802506"/>
      <w:r w:rsidRPr="00211D8D">
        <w:rPr>
          <w:rFonts w:ascii="Calibri" w:hAnsi="Calibri"/>
          <w:bdr w:val="none" w:sz="0" w:space="0" w:color="auto" w:frame="1"/>
          <w:shd w:val="clear" w:color="auto" w:fill="FFFFFF"/>
        </w:rPr>
        <w:t>The formula of Elo rating system</w:t>
      </w:r>
      <w:bookmarkEnd w:id="36"/>
    </w:p>
    <w:p w14:paraId="761D8995" w14:textId="7585A248" w:rsidR="00DA6612" w:rsidRPr="00211D8D" w:rsidRDefault="00E7747B" w:rsidP="00DA6612">
      <w:pPr>
        <w:rPr>
          <w:rFonts w:ascii="Calibri" w:hAnsi="Calibri"/>
          <w:color w:val="000000" w:themeColor="text1"/>
          <w:szCs w:val="21"/>
          <w:bdr w:val="none" w:sz="0" w:space="0" w:color="auto" w:frame="1"/>
          <w:shd w:val="clear" w:color="auto" w:fill="FFFFFF"/>
          <w:vertAlign w:val="superscript"/>
        </w:rPr>
      </w:pPr>
      <w:r w:rsidRPr="00211D8D">
        <w:rPr>
          <w:rFonts w:ascii="Calibri" w:hAnsi="Calibri"/>
          <w:color w:val="000000" w:themeColor="text1"/>
          <w:szCs w:val="21"/>
          <w:bdr w:val="none" w:sz="0" w:space="0" w:color="auto" w:frame="1"/>
          <w:shd w:val="clear" w:color="auto" w:fill="FFFFFF"/>
        </w:rPr>
        <w:t>σ(x)=</w:t>
      </w:r>
      <w:r w:rsidR="00DA6612" w:rsidRPr="00211D8D">
        <w:rPr>
          <w:rFonts w:ascii="Calibri" w:hAnsi="Calibri"/>
          <w:color w:val="000000" w:themeColor="text1"/>
          <w:szCs w:val="21"/>
          <w:bdr w:val="none" w:sz="0" w:space="0" w:color="auto" w:frame="1"/>
          <w:shd w:val="clear" w:color="auto" w:fill="FFFFFF"/>
        </w:rPr>
        <w:t>1/1+10</w:t>
      </w:r>
      <w:r w:rsidR="00DA6612" w:rsidRPr="00211D8D">
        <w:rPr>
          <w:rFonts w:ascii="Calibri" w:hAnsi="Calibri"/>
          <w:color w:val="000000" w:themeColor="text1"/>
          <w:szCs w:val="21"/>
          <w:bdr w:val="none" w:sz="0" w:space="0" w:color="auto" w:frame="1"/>
          <w:shd w:val="clear" w:color="auto" w:fill="FFFFFF"/>
          <w:vertAlign w:val="superscript"/>
        </w:rPr>
        <w:t>-x/400</w:t>
      </w:r>
    </w:p>
    <w:p w14:paraId="762B8E9D" w14:textId="77777777" w:rsidR="00E7747B" w:rsidRPr="00211D8D" w:rsidRDefault="00E7747B" w:rsidP="00DA6612">
      <w:pPr>
        <w:rPr>
          <w:rFonts w:ascii="Calibri" w:hAnsi="Calibri"/>
          <w:color w:val="000000" w:themeColor="text1"/>
          <w:szCs w:val="21"/>
          <w:bdr w:val="none" w:sz="0" w:space="0" w:color="auto" w:frame="1"/>
          <w:shd w:val="clear" w:color="auto" w:fill="FFFFFF"/>
        </w:rPr>
      </w:pPr>
      <w:r w:rsidRPr="00211D8D">
        <w:rPr>
          <w:rFonts w:ascii="Calibri" w:hAnsi="Calibri"/>
          <w:color w:val="000000" w:themeColor="text1"/>
          <w:szCs w:val="21"/>
          <w:bdr w:val="none" w:sz="0" w:space="0" w:color="auto" w:frame="1"/>
          <w:shd w:val="clear" w:color="auto" w:fill="FFFFFF"/>
        </w:rPr>
        <w:t>P(A&gt;B)=σ(RA−RB)</w:t>
      </w:r>
    </w:p>
    <w:p w14:paraId="01838507" w14:textId="3173736A" w:rsidR="00E7747B" w:rsidRPr="00211D8D" w:rsidRDefault="00E7747B"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E(w=A)=P(B&gt;A)</w:t>
      </w:r>
    </w:p>
    <w:p w14:paraId="537AC186" w14:textId="421D84F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(t+1)</w:t>
      </w:r>
      <w:r w:rsidRPr="00211D8D">
        <w:rPr>
          <w:rFonts w:ascii="Calibri" w:hAnsi="Calibri"/>
          <w:szCs w:val="21"/>
          <w:bdr w:val="none" w:sz="0" w:space="0" w:color="auto" w:frame="1"/>
          <w:shd w:val="clear" w:color="auto" w:fill="FFFFFF"/>
        </w:rPr>
        <w:t>= 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4F76739E" w14:textId="145B017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(t+1)</w:t>
      </w:r>
      <w:r w:rsidRPr="00211D8D">
        <w:rPr>
          <w:rFonts w:ascii="Calibri" w:hAnsi="Calibri"/>
          <w:szCs w:val="21"/>
          <w:bdr w:val="none" w:sz="0" w:space="0" w:color="auto" w:frame="1"/>
          <w:shd w:val="clear" w:color="auto" w:fill="FFFFFF"/>
        </w:rPr>
        <w:t>= 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02549F15" w14:textId="23A71A7A" w:rsidR="00452906" w:rsidRPr="00211D8D" w:rsidRDefault="00452906" w:rsidP="00DA6612">
      <w:pPr>
        <w:rPr>
          <w:ins w:id="37" w:author="Bolin Zhu" w:date="2021-04-24T17:47:00Z"/>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Function explain:</w:t>
      </w:r>
    </w:p>
    <w:p w14:paraId="57314DEF" w14:textId="689F2221" w:rsidR="00DA6612" w:rsidRPr="00211D8D" w:rsidRDefault="00DA6612" w:rsidP="00DA6612">
      <w:pPr>
        <w:rPr>
          <w:rFonts w:ascii="Calibri" w:hAnsi="Calibri"/>
          <w:shd w:val="clear" w:color="auto" w:fill="FFFFFF"/>
        </w:rPr>
      </w:pPr>
      <w:r w:rsidRPr="00211D8D">
        <w:rPr>
          <w:rFonts w:ascii="Calibri" w:hAnsi="Calibri"/>
          <w:shd w:val="clear" w:color="auto" w:fill="FFFFFF"/>
        </w:rPr>
        <w:t>First of all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is stand for their rating.</w:t>
      </w:r>
    </w:p>
    <w:p w14:paraId="3BED296D" w14:textId="77777777" w:rsidR="00452906" w:rsidRPr="00211D8D" w:rsidRDefault="00452906" w:rsidP="00DA6612">
      <w:pPr>
        <w:rPr>
          <w:rFonts w:ascii="Calibri" w:hAnsi="Calibri"/>
        </w:rPr>
      </w:pPr>
    </w:p>
    <w:p w14:paraId="3DC6ED33" w14:textId="1794BCCB"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this project will use FiveThirtyEight(citation) related team Elo statistics as a part of information which will be used to rating in the final. Compared to the pure Elo rating system the FiveThirtyEight model has a partial adjustment for Elo. At the end of each season, the new Elo value for all teams becomes three quarters of the end of last year's season plus one quarter of the average. When comparing the probability of winning, the home team gets an extra 100 points for having home advantage. As the home team wins about 60% of the time, this should probably be +70 (+100 means 64% of the time!) .The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6AD31A62" w:rsidR="00D86677" w:rsidRPr="00211D8D" w:rsidRDefault="00FF7206" w:rsidP="005E221B">
      <w:pPr>
        <w:jc w:val="left"/>
        <w:rPr>
          <w:rFonts w:ascii="Calibri" w:hAnsi="Calibri"/>
          <w:szCs w:val="21"/>
        </w:rPr>
      </w:pPr>
      <w:r w:rsidRPr="00211D8D">
        <w:rPr>
          <w:rFonts w:ascii="Calibri" w:hAnsi="Calibri"/>
          <w:szCs w:val="21"/>
        </w:rPr>
        <w:t>-</w:t>
      </w:r>
      <w:r w:rsidR="009322E0" w:rsidRPr="00211D8D">
        <w:rPr>
          <w:rFonts w:ascii="Calibri" w:hAnsi="Calibri"/>
          <w:szCs w:val="21"/>
        </w:rPr>
        <w:t xml:space="preserve">Figure1. </w:t>
      </w:r>
      <w:ins w:id="38" w:author="Bolin Zhu" w:date="2021-04-24T17:55:00Z">
        <w:r w:rsidR="00DA6612" w:rsidRPr="00211D8D">
          <w:rPr>
            <w:rFonts w:ascii="Calibri" w:hAnsi="Calibri"/>
            <w:szCs w:val="21"/>
          </w:rPr>
          <w:t>this</w:t>
        </w:r>
      </w:ins>
      <w:r w:rsidRPr="00211D8D">
        <w:rPr>
          <w:rFonts w:ascii="Calibri" w:hAnsi="Calibri"/>
          <w:szCs w:val="21"/>
        </w:rPr>
        <w:t xml:space="preserve"> graph</w:t>
      </w:r>
      <w:ins w:id="39" w:author="Bolin Zhu" w:date="2021-04-24T17:55:00Z">
        <w:r w:rsidR="00DA6612" w:rsidRPr="00211D8D">
          <w:rPr>
            <w:rFonts w:ascii="Calibri" w:hAnsi="Calibri"/>
            <w:szCs w:val="21"/>
          </w:rPr>
          <w:t xml:space="preserve"> is</w:t>
        </w:r>
      </w:ins>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ins w:id="40" w:author="Bolin Zhu" w:date="2021-04-24T17:55:00Z">
        <w:r w:rsidR="00DA6612" w:rsidRPr="00211D8D">
          <w:rPr>
            <w:rFonts w:ascii="Calibri" w:hAnsi="Calibri"/>
            <w:szCs w:val="21"/>
          </w:rPr>
          <w:t xml:space="preserve"> from 1950 to now</w:t>
        </w:r>
      </w:ins>
      <w:r w:rsidR="00DA6612" w:rsidRPr="00211D8D">
        <w:rPr>
          <w:rFonts w:ascii="Calibri" w:hAnsi="Calibri"/>
          <w:szCs w:val="21"/>
        </w:rPr>
        <w:t xml:space="preserve">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2237A2" w:rsidRPr="00211D8D">
            <w:rPr>
              <w:rFonts w:ascii="Calibri" w:hAnsi="Calibri"/>
              <w:noProof/>
              <w:szCs w:val="21"/>
            </w:rPr>
            <w:t xml:space="preserve"> (FiveThirtyEight,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5E221B">
      <w:pPr>
        <w:widowControl/>
        <w:jc w:val="left"/>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211D8D" w:rsidRDefault="00274553" w:rsidP="005E221B">
      <w:pPr>
        <w:widowControl/>
        <w:jc w:val="left"/>
        <w:rPr>
          <w:rFonts w:ascii="Calibri" w:hAnsi="Calibri"/>
          <w:b/>
          <w:bCs/>
          <w:kern w:val="44"/>
          <w:szCs w:val="21"/>
        </w:rPr>
      </w:pPr>
      <w:r w:rsidRPr="00211D8D">
        <w:rPr>
          <w:rFonts w:ascii="Calibri" w:hAnsi="Calibri"/>
          <w:b/>
          <w:bCs/>
          <w:kern w:val="44"/>
          <w:szCs w:val="21"/>
        </w:rPr>
        <w:t>-</w:t>
      </w:r>
      <w:r w:rsidR="00240356" w:rsidRPr="00211D8D">
        <w:rPr>
          <w:rFonts w:ascii="Calibri" w:hAnsi="Calibri"/>
          <w:szCs w:val="21"/>
        </w:rPr>
        <w:t xml:space="preserve"> Figure</w:t>
      </w:r>
      <w:r w:rsidR="00240356" w:rsidRPr="00211D8D">
        <w:rPr>
          <w:rFonts w:ascii="Calibri" w:hAnsi="Calibri"/>
          <w:b/>
          <w:bCs/>
          <w:kern w:val="44"/>
          <w:szCs w:val="21"/>
        </w:rPr>
        <w:t xml:space="preserve"> 2. </w:t>
      </w:r>
      <w:r w:rsidR="00BF701C" w:rsidRPr="00211D8D">
        <w:rPr>
          <w:rFonts w:ascii="Calibri" w:hAnsi="Calibri"/>
          <w:b/>
          <w:bCs/>
          <w:kern w:val="44"/>
          <w:szCs w:val="21"/>
        </w:rPr>
        <w:t xml:space="preserve">The </w:t>
      </w:r>
      <w:r w:rsidRPr="00211D8D">
        <w:rPr>
          <w:rFonts w:ascii="Calibri" w:hAnsi="Calibri"/>
          <w:b/>
          <w:bCs/>
          <w:kern w:val="44"/>
          <w:szCs w:val="21"/>
        </w:rPr>
        <w:t xml:space="preserve">sigmoid function </w:t>
      </w:r>
      <w:commentRangeStart w:id="41"/>
      <w:r w:rsidRPr="00211D8D">
        <w:rPr>
          <w:rFonts w:ascii="Calibri" w:hAnsi="Calibri"/>
          <w:b/>
          <w:bCs/>
          <w:kern w:val="44"/>
          <w:szCs w:val="21"/>
        </w:rPr>
        <w:t>di</w:t>
      </w:r>
      <w:r w:rsidR="00DD7EEF" w:rsidRPr="00211D8D">
        <w:rPr>
          <w:rFonts w:ascii="Calibri" w:hAnsi="Calibri"/>
          <w:b/>
          <w:bCs/>
          <w:kern w:val="44"/>
          <w:szCs w:val="21"/>
        </w:rPr>
        <w:t>a</w:t>
      </w:r>
      <w:r w:rsidRPr="00211D8D">
        <w:rPr>
          <w:rFonts w:ascii="Calibri" w:hAnsi="Calibri"/>
          <w:b/>
          <w:bCs/>
          <w:kern w:val="44"/>
          <w:szCs w:val="21"/>
        </w:rPr>
        <w:t>gram</w:t>
      </w:r>
      <w:commentRangeEnd w:id="41"/>
      <w:r w:rsidR="008E2C9D" w:rsidRPr="00211D8D">
        <w:rPr>
          <w:rStyle w:val="a9"/>
          <w:rFonts w:ascii="Calibri" w:hAnsi="Calibri"/>
        </w:rPr>
        <w:commentReference w:id="41"/>
      </w:r>
      <w:r w:rsidR="00BF701C" w:rsidRPr="00211D8D">
        <w:rPr>
          <w:rFonts w:ascii="Calibri" w:hAnsi="Calibri"/>
          <w:b/>
          <w:bCs/>
          <w:kern w:val="44"/>
          <w:szCs w:val="21"/>
        </w:rPr>
        <w:t xml:space="preserve"> used to distribute the Team Elo rating</w:t>
      </w:r>
    </w:p>
    <w:p w14:paraId="36255688" w14:textId="58693ACE" w:rsidR="00391210" w:rsidRPr="00211D8D" w:rsidRDefault="00BF701C" w:rsidP="005E221B">
      <w:pPr>
        <w:widowControl/>
        <w:jc w:val="left"/>
        <w:rPr>
          <w:rFonts w:ascii="Calibri" w:hAnsi="Calibri"/>
          <w:b/>
          <w:bCs/>
          <w:kern w:val="44"/>
          <w:szCs w:val="21"/>
        </w:rPr>
      </w:pPr>
      <w:r w:rsidRPr="00211D8D">
        <w:rPr>
          <w:rFonts w:ascii="Calibri" w:hAnsi="Calibri"/>
          <w:b/>
          <w:bCs/>
          <w:kern w:val="44"/>
          <w:szCs w:val="21"/>
        </w:rPr>
        <w:t>As the graph shown, we could find out that the probability of win is 0.5 which 50%</w:t>
      </w:r>
      <w:r w:rsidR="00E7747B" w:rsidRPr="00211D8D">
        <w:rPr>
          <w:rFonts w:ascii="Calibri" w:hAnsi="Calibri"/>
          <w:b/>
          <w:bCs/>
          <w:kern w:val="44"/>
          <w:szCs w:val="21"/>
        </w:rPr>
        <w:t>, and also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2"/>
        <w:rPr>
          <w:rFonts w:ascii="Calibri" w:hAnsi="Calibri"/>
        </w:rPr>
      </w:pPr>
      <w:bookmarkStart w:id="42" w:name="_Toc70802507"/>
      <w:r w:rsidRPr="00211D8D">
        <w:rPr>
          <w:rFonts w:ascii="Calibri" w:hAnsi="Calibri"/>
        </w:rPr>
        <w:t>Per(Player Efficiency Rating)</w:t>
      </w:r>
      <w:bookmarkEnd w:id="42"/>
    </w:p>
    <w:p w14:paraId="57900383" w14:textId="4B15A224" w:rsidR="007F0F86" w:rsidRPr="00211D8D" w:rsidRDefault="007F0F86" w:rsidP="00BF701C">
      <w:pPr>
        <w:rPr>
          <w:rFonts w:ascii="Calibri" w:eastAsia="宋体" w:hAnsi="Calibri" w:cs="宋体"/>
          <w:kern w:val="0"/>
          <w:szCs w:val="21"/>
        </w:rPr>
      </w:pPr>
      <w:r w:rsidRPr="00211D8D">
        <w:rPr>
          <w:rFonts w:ascii="Calibri" w:eastAsia="宋体" w:hAnsi="Calibri" w:cs="宋体"/>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宋体" w:hAnsi="Calibri" w:cs="宋体"/>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more easier. </w:t>
      </w:r>
      <w:sdt>
        <w:sdtPr>
          <w:rPr>
            <w:rFonts w:ascii="Calibri" w:hAnsi="Calibri"/>
          </w:rPr>
          <w:id w:val="-1885005421"/>
          <w:citation/>
        </w:sdtPr>
        <w:sdtEndPr/>
        <w:sdtContent>
          <w:r w:rsidR="002237A2" w:rsidRPr="00211D8D">
            <w:rPr>
              <w:rFonts w:ascii="Calibri" w:hAnsi="Calibri"/>
            </w:rPr>
            <w:fldChar w:fldCharType="begin"/>
          </w:r>
          <w:r w:rsidR="002237A2" w:rsidRPr="00211D8D">
            <w:rPr>
              <w:rFonts w:ascii="Calibri" w:hAnsi="Calibri"/>
            </w:rPr>
            <w:instrText xml:space="preserve"> CITATION Unk20 \l 1033 </w:instrText>
          </w:r>
          <w:r w:rsidR="002237A2" w:rsidRPr="00211D8D">
            <w:rPr>
              <w:rFonts w:ascii="Calibri" w:hAnsi="Calibri"/>
            </w:rPr>
            <w:fldChar w:fldCharType="separate"/>
          </w:r>
          <w:r w:rsidR="002237A2" w:rsidRPr="00211D8D">
            <w:rPr>
              <w:rFonts w:ascii="Calibri" w:hAnsi="Calibri"/>
              <w:noProof/>
            </w:rPr>
            <w:t>(Unknow, n.d.)</w:t>
          </w:r>
          <w:r w:rsidR="002237A2" w:rsidRPr="00211D8D">
            <w:rPr>
              <w:rFonts w:ascii="Calibri" w:hAnsi="Calibri"/>
            </w:rPr>
            <w:fldChar w:fldCharType="end"/>
          </w:r>
        </w:sdtContent>
      </w:sdt>
    </w:p>
    <w:p w14:paraId="62D1DE84"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Benefit;: </w:t>
      </w:r>
    </w:p>
    <w:p w14:paraId="28526B76" w14:textId="2E4FB9E1"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It will show the personal average ability especially the offense part due to the huge weight in the algorithm. </w:t>
      </w:r>
      <w:r w:rsidR="00BF701C" w:rsidRPr="00211D8D">
        <w:rPr>
          <w:rFonts w:ascii="Calibri" w:eastAsia="宋体" w:hAnsi="Calibri" w:cs="宋体"/>
          <w:kern w:val="0"/>
          <w:szCs w:val="21"/>
        </w:rPr>
        <w:t xml:space="preserve">The top players can usually be found at the top of the list, so this is a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Limitation: </w:t>
      </w:r>
    </w:p>
    <w:p w14:paraId="1DA6D7CE" w14:textId="022FE547" w:rsidR="00BF701C" w:rsidRPr="00211D8D" w:rsidRDefault="007F0F86" w:rsidP="00BF701C">
      <w:pPr>
        <w:rPr>
          <w:rFonts w:ascii="Calibri" w:hAnsi="Calibri"/>
        </w:rPr>
      </w:pPr>
      <w:r w:rsidRPr="00211D8D">
        <w:rPr>
          <w:rFonts w:ascii="Calibri" w:eastAsia="宋体" w:hAnsi="Calibri" w:cs="宋体"/>
          <w:kern w:val="0"/>
          <w:szCs w:val="21"/>
        </w:rPr>
        <w:t>But it is irrational to create the team due to the PER , w</w:t>
      </w:r>
      <w:commentRangeStart w:id="43"/>
      <w:r w:rsidRPr="00211D8D">
        <w:rPr>
          <w:rFonts w:ascii="Calibri" w:eastAsia="宋体" w:hAnsi="Calibri" w:cs="宋体"/>
          <w:kern w:val="0"/>
          <w:szCs w:val="21"/>
        </w:rPr>
        <w:t>e cannot just choose five players who are in the top PER List</w:t>
      </w:r>
      <w:commentRangeEnd w:id="43"/>
      <w:r w:rsidR="001D3401" w:rsidRPr="00211D8D">
        <w:rPr>
          <w:rStyle w:val="a9"/>
          <w:rFonts w:ascii="Calibri" w:hAnsi="Calibri"/>
        </w:rPr>
        <w:commentReference w:id="43"/>
      </w:r>
      <w:r w:rsidRPr="00211D8D">
        <w:rPr>
          <w:rFonts w:ascii="Calibri" w:eastAsia="宋体" w:hAnsi="Calibri" w:cs="宋体"/>
          <w:kern w:val="0"/>
          <w:szCs w:val="21"/>
        </w:rPr>
        <w:t xml:space="preserve">. What is more, the question also pointed by John that the PER always showed that the person who </w:t>
      </w:r>
      <w:r w:rsidR="00DD7EEF" w:rsidRPr="00211D8D">
        <w:rPr>
          <w:rFonts w:ascii="Calibri" w:eastAsia="宋体" w:hAnsi="Calibri" w:cs="宋体"/>
          <w:kern w:val="0"/>
          <w:szCs w:val="21"/>
        </w:rPr>
        <w:t>is</w:t>
      </w:r>
      <w:r w:rsidRPr="00211D8D">
        <w:rPr>
          <w:rFonts w:ascii="Calibri" w:eastAsia="宋体" w:hAnsi="Calibri" w:cs="宋体"/>
          <w:kern w:val="0"/>
          <w:szCs w:val="21"/>
        </w:rPr>
        <w:t xml:space="preserve"> good at the offense part but not the defense part.</w:t>
      </w:r>
      <w:r w:rsidR="00BF701C" w:rsidRPr="00211D8D">
        <w:rPr>
          <w:rFonts w:ascii="Calibri" w:eastAsia="宋体" w:hAnsi="Calibri" w:cs="宋体"/>
          <w:kern w:val="0"/>
          <w:szCs w:val="21"/>
        </w:rPr>
        <w:t xml:space="preserve"> In details,</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As a result, defensive specialists are at a disadvantage in this metric, and great two-way players may rank lower than purely offensive players. Furthermore, it will strongly influence by the number of game play of the player, for example, there are lot of players who have a good PER with only a few game play.</w:t>
      </w:r>
    </w:p>
    <w:p w14:paraId="5E96BE99" w14:textId="1FBFB9DE" w:rsidR="0098106B" w:rsidRPr="00211D8D" w:rsidRDefault="0098106B" w:rsidP="00E7747B">
      <w:pPr>
        <w:pStyle w:val="1"/>
        <w:rPr>
          <w:rFonts w:ascii="Calibri" w:hAnsi="Calibri"/>
        </w:rPr>
      </w:pPr>
      <w:bookmarkStart w:id="44" w:name="_Toc70802509"/>
      <w:r w:rsidRPr="00211D8D">
        <w:rPr>
          <w:rFonts w:ascii="Calibri" w:hAnsi="Calibri"/>
        </w:rPr>
        <w:t>3.professional considerations</w:t>
      </w:r>
      <w:bookmarkEnd w:id="44"/>
    </w:p>
    <w:p w14:paraId="5F3443D9" w14:textId="55758576" w:rsidR="00BF46D9" w:rsidRPr="00211D8D" w:rsidRDefault="00740144" w:rsidP="005E221B">
      <w:pPr>
        <w:pStyle w:val="ae"/>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27799826" w:rsidR="00BF46D9" w:rsidRPr="00211D8D" w:rsidRDefault="00BF46D9" w:rsidP="005E221B">
      <w:pPr>
        <w:pStyle w:val="ae"/>
        <w:rPr>
          <w:rFonts w:ascii="Calibri" w:hAnsi="Calibri"/>
          <w:sz w:val="21"/>
          <w:szCs w:val="21"/>
        </w:rPr>
      </w:pPr>
      <w:r w:rsidRPr="00211D8D">
        <w:rPr>
          <w:rFonts w:ascii="Calibri" w:hAnsi="Calibri"/>
          <w:sz w:val="21"/>
          <w:szCs w:val="21"/>
        </w:rPr>
        <w:t>This is the BCS Code]of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BCS19 \l 1033 </w:instrText>
          </w:r>
          <w:r w:rsidR="00582AAC">
            <w:rPr>
              <w:rFonts w:ascii="Calibri" w:hAnsi="Calibri"/>
              <w:sz w:val="21"/>
              <w:szCs w:val="21"/>
            </w:rPr>
            <w:fldChar w:fldCharType="separate"/>
          </w:r>
          <w:r w:rsidR="00582AAC">
            <w:rPr>
              <w:rFonts w:ascii="Calibri" w:hAnsi="Calibri"/>
              <w:noProof/>
              <w:sz w:val="21"/>
              <w:szCs w:val="21"/>
            </w:rPr>
            <w:t xml:space="preserve"> </w:t>
          </w:r>
          <w:r w:rsidR="00582AAC" w:rsidRPr="00582AAC">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1.1 have due regard for public health, privacy, security and wellbeing of others and the environment; </w:t>
      </w:r>
    </w:p>
    <w:p w14:paraId="76D539B5"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Pr="00211D8D" w:rsidRDefault="00BF46D9" w:rsidP="005E221B">
      <w:pPr>
        <w:pStyle w:val="ae"/>
        <w:rPr>
          <w:rFonts w:ascii="Calibri" w:hAnsi="Calibri"/>
          <w:sz w:val="21"/>
          <w:szCs w:val="21"/>
        </w:rPr>
      </w:pPr>
      <w:r w:rsidRPr="00211D8D">
        <w:rPr>
          <w:rFonts w:ascii="Calibri" w:hAnsi="Calibri"/>
          <w:sz w:val="21"/>
          <w:szCs w:val="21"/>
        </w:rPr>
        <w:t>1.2have due regard for the legitimate rights of third parties;</w:t>
      </w:r>
      <w:r w:rsidRPr="00211D8D">
        <w:rPr>
          <w:rFonts w:ascii="Calibri" w:hAnsi="Calibri"/>
          <w:sz w:val="21"/>
          <w:szCs w:val="21"/>
        </w:rPr>
        <w:br/>
        <w:t xml:space="preserve">Due to the free charge of this game , there will have fewer obligation for the third part. </w:t>
      </w:r>
    </w:p>
    <w:p w14:paraId="2E111EFD"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211D8D" w:rsidRDefault="00BF46D9" w:rsidP="005E221B">
      <w:pPr>
        <w:pStyle w:val="ae"/>
        <w:ind w:firstLine="360"/>
        <w:rPr>
          <w:rFonts w:ascii="Calibri" w:hAnsi="Calibri"/>
          <w:sz w:val="21"/>
          <w:szCs w:val="21"/>
        </w:rPr>
      </w:pPr>
      <w:r w:rsidRPr="00211D8D">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1636571" w:rsidR="00BF46D9" w:rsidRPr="00211D8D" w:rsidRDefault="00BF46D9" w:rsidP="005E221B">
      <w:pPr>
        <w:pStyle w:val="ae"/>
        <w:rPr>
          <w:rFonts w:ascii="Calibri" w:hAnsi="Calibri"/>
          <w:sz w:val="21"/>
          <w:szCs w:val="21"/>
        </w:rPr>
      </w:pPr>
      <w:r w:rsidRPr="00211D8D">
        <w:rPr>
          <w:rFonts w:ascii="Calibri" w:hAnsi="Calibri"/>
          <w:sz w:val="21"/>
          <w:szCs w:val="21"/>
        </w:rPr>
        <w:lastRenderedPageBreak/>
        <w:t>1.4  promote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2.5. respect and value alternative viewpoints and seek, accept and offer honest criticisms of work; </w:t>
      </w:r>
    </w:p>
    <w:p w14:paraId="2FEDFDC1"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I will show my biggest respect of all of the feedbacks from the user, rather than ignoring these. </w:t>
      </w:r>
    </w:p>
    <w:p w14:paraId="582C91E1" w14:textId="77777777" w:rsidR="00BF46D9" w:rsidRPr="00211D8D" w:rsidRDefault="00BF46D9" w:rsidP="005E221B">
      <w:pPr>
        <w:pStyle w:val="ae"/>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 xml:space="preserve">If any of my fellows get any question in their professional development, I will do my best to help and support them. </w:t>
      </w:r>
    </w:p>
    <w:p w14:paraId="40E54A7E" w14:textId="013E93BD" w:rsidR="00BF46D9" w:rsidRPr="00211D8D" w:rsidRDefault="00BF46D9" w:rsidP="005E221B">
      <w:pPr>
        <w:pStyle w:val="ae"/>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Sch20 \l 1033 </w:instrText>
          </w:r>
          <w:r w:rsidR="00582AAC">
            <w:rPr>
              <w:rFonts w:ascii="Calibri" w:hAnsi="Calibri"/>
              <w:sz w:val="21"/>
              <w:szCs w:val="21"/>
            </w:rPr>
            <w:fldChar w:fldCharType="separate"/>
          </w:r>
          <w:r w:rsidR="00582AAC">
            <w:rPr>
              <w:rFonts w:ascii="Calibri" w:hAnsi="Calibri"/>
              <w:noProof/>
              <w:sz w:val="21"/>
              <w:szCs w:val="21"/>
            </w:rPr>
            <w:t xml:space="preserve"> </w:t>
          </w:r>
          <w:r w:rsidR="00582AAC" w:rsidRPr="00582AAC">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5E2010C5" w:rsidR="00BF46D9" w:rsidRPr="00211D8D" w:rsidRDefault="00BF46D9" w:rsidP="005E221B">
      <w:pPr>
        <w:pStyle w:val="ae"/>
        <w:rPr>
          <w:rFonts w:ascii="Calibri" w:hAnsi="Calibri"/>
          <w:sz w:val="21"/>
          <w:szCs w:val="21"/>
        </w:rPr>
      </w:pPr>
      <w:r w:rsidRPr="00211D8D">
        <w:rPr>
          <w:rFonts w:ascii="Calibri" w:hAnsi="Calibri"/>
          <w:sz w:val="21"/>
          <w:szCs w:val="21"/>
        </w:rPr>
        <w:t>This project is a specific type of game, so it is necessary to consider the ethical approval in order to make sure it will not damage social healthy.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minors . The</w:t>
      </w:r>
      <w:r w:rsidR="00582AAC">
        <w:rPr>
          <w:rFonts w:ascii="Calibri" w:hAnsi="Calibri" w:hint="eastAsia"/>
          <w:sz w:val="21"/>
          <w:szCs w:val="21"/>
        </w:rPr>
        <w:t xml:space="preserve"> </w:t>
      </w:r>
      <w:r w:rsidRPr="00211D8D">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2AF8E000" w:rsidR="0098106B" w:rsidRPr="00211D8D" w:rsidRDefault="0098106B" w:rsidP="00582AAC">
      <w:pPr>
        <w:pStyle w:val="1"/>
      </w:pPr>
      <w:bookmarkStart w:id="45" w:name="_Toc70802510"/>
      <w:r w:rsidRPr="00211D8D">
        <w:lastRenderedPageBreak/>
        <w:t>4.requirement analysis</w:t>
      </w:r>
      <w:bookmarkEnd w:id="45"/>
    </w:p>
    <w:p w14:paraId="28B63891" w14:textId="7B9FD7BC"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an rational rating system, which </w:t>
      </w:r>
      <w:r w:rsidR="00B035E5" w:rsidRPr="00211D8D">
        <w:rPr>
          <w:rFonts w:ascii="Calibri" w:hAnsi="Calibri"/>
          <w:szCs w:val="21"/>
        </w:rPr>
        <w:t>the functional requirement and non-functional requirement will be outline.</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2"/>
        <w:rPr>
          <w:rFonts w:ascii="Calibri" w:hAnsi="Calibri"/>
        </w:rPr>
      </w:pPr>
      <w:bookmarkStart w:id="46" w:name="_Toc70802511"/>
      <w:r w:rsidRPr="00211D8D">
        <w:rPr>
          <w:rFonts w:ascii="Calibri" w:hAnsi="Calibri"/>
        </w:rPr>
        <w:t>Functional requirements</w:t>
      </w:r>
      <w:bookmarkEnd w:id="46"/>
    </w:p>
    <w:p w14:paraId="0F9F3AB4" w14:textId="023968B9" w:rsidR="008D4DD2" w:rsidRPr="00211D8D" w:rsidRDefault="008D4DD2" w:rsidP="005E221B">
      <w:pPr>
        <w:jc w:val="left"/>
        <w:rPr>
          <w:rFonts w:ascii="Calibri" w:hAnsi="Calibri"/>
          <w:szCs w:val="21"/>
        </w:rPr>
      </w:pPr>
      <w:r w:rsidRPr="00211D8D">
        <w:rPr>
          <w:rFonts w:ascii="Calibri" w:hAnsi="Calibri"/>
          <w:szCs w:val="21"/>
        </w:rPr>
        <w:t>Here are the List for Functional requirements:</w:t>
      </w:r>
    </w:p>
    <w:p w14:paraId="6F733714" w14:textId="37452A8F" w:rsidR="008D4DD2" w:rsidRPr="00211D8D" w:rsidRDefault="008D4DD2" w:rsidP="005E221B">
      <w:pPr>
        <w:pStyle w:val="a6"/>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 on one computer</w:t>
      </w:r>
    </w:p>
    <w:p w14:paraId="6B29536A" w14:textId="58879BBC"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user will be able to input their team name </w:t>
      </w:r>
    </w:p>
    <w:p w14:paraId="656E592E" w14:textId="2CA76062"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3F5BF15F" w14:textId="239D6196"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choose the player from the random set</w:t>
      </w:r>
    </w:p>
    <w:p w14:paraId="472FDA3B" w14:textId="1712AC91"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see the information and image of the player</w:t>
      </w:r>
    </w:p>
    <w:p w14:paraId="4272FCCF" w14:textId="01A6514C"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system should rate </w:t>
      </w:r>
      <w:r w:rsidR="00512140" w:rsidRPr="00211D8D">
        <w:rPr>
          <w:rFonts w:ascii="Calibri" w:hAnsi="Calibri"/>
          <w:szCs w:val="21"/>
        </w:rPr>
        <w:t>the team fairly</w:t>
      </w:r>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determine the winner </w:t>
      </w:r>
    </w:p>
    <w:p w14:paraId="0362DF76" w14:textId="6853A145"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remind the user about total cost and the rest of the cost after they chose a NBA player </w:t>
      </w:r>
    </w:p>
    <w:p w14:paraId="648994CB" w14:textId="4CE12372"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should show the 20 random player’s information clearly(include their name, and their cost) </w:t>
      </w:r>
    </w:p>
    <w:p w14:paraId="7CBB493C" w14:textId="09D7E1DB" w:rsidR="00512140" w:rsidRPr="00211D8D" w:rsidRDefault="00512140" w:rsidP="005E221B">
      <w:pPr>
        <w:jc w:val="left"/>
        <w:rPr>
          <w:rFonts w:ascii="Calibri" w:hAnsi="Calibri"/>
          <w:szCs w:val="21"/>
        </w:rPr>
      </w:pP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2"/>
        <w:rPr>
          <w:rFonts w:ascii="Calibri" w:hAnsi="Calibri"/>
        </w:rPr>
      </w:pPr>
      <w:bookmarkStart w:id="47" w:name="_Toc70802512"/>
      <w:r w:rsidRPr="00211D8D">
        <w:rPr>
          <w:rFonts w:ascii="Calibri" w:hAnsi="Calibri"/>
        </w:rPr>
        <w:t>Non-functional requirements</w:t>
      </w:r>
      <w:bookmarkEnd w:id="47"/>
    </w:p>
    <w:p w14:paraId="64B1BB79" w14:textId="7C1B6AAE" w:rsidR="00512140" w:rsidRPr="00211D8D" w:rsidRDefault="00512140" w:rsidP="005E221B">
      <w:pPr>
        <w:jc w:val="left"/>
        <w:rPr>
          <w:rFonts w:ascii="Calibri" w:hAnsi="Calibri"/>
          <w:szCs w:val="21"/>
        </w:rPr>
      </w:pPr>
      <w:r w:rsidRPr="00211D8D">
        <w:rPr>
          <w:rFonts w:ascii="Calibri" w:hAnsi="Calibri"/>
          <w:szCs w:val="21"/>
        </w:rPr>
        <w:t>Here are the List of Non-Functional Requirements</w:t>
      </w:r>
    </w:p>
    <w:p w14:paraId="42D8962A" w14:textId="69ACD1F2" w:rsidR="00512140" w:rsidRPr="00211D8D" w:rsidRDefault="00512140" w:rsidP="005E221B">
      <w:pPr>
        <w:pStyle w:val="a6"/>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25FF1C83" w14:textId="6189F649" w:rsidR="00512140" w:rsidRPr="00211D8D"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easily </w:t>
      </w:r>
    </w:p>
    <w:p w14:paraId="3A05067A" w14:textId="2E55717D" w:rsidR="00512140" w:rsidRPr="00211D8D" w:rsidRDefault="00512140" w:rsidP="005E221B">
      <w:pPr>
        <w:pStyle w:val="a6"/>
        <w:numPr>
          <w:ilvl w:val="0"/>
          <w:numId w:val="3"/>
        </w:numPr>
        <w:ind w:firstLineChars="0"/>
        <w:jc w:val="left"/>
        <w:rPr>
          <w:rFonts w:ascii="Calibri" w:hAnsi="Calibri"/>
          <w:szCs w:val="21"/>
        </w:rPr>
      </w:pPr>
      <w:r w:rsidRPr="00211D8D">
        <w:rPr>
          <w:rFonts w:ascii="Calibri" w:hAnsi="Calibri"/>
          <w:szCs w:val="21"/>
        </w:rPr>
        <w:t>The project will compatible on desktop device</w:t>
      </w: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DA34DE8" w:rsidR="0098106B" w:rsidRPr="00211D8D" w:rsidRDefault="0098106B" w:rsidP="00FF4CB8">
      <w:pPr>
        <w:pStyle w:val="1"/>
        <w:rPr>
          <w:rFonts w:ascii="Calibri" w:hAnsi="Calibri"/>
        </w:rPr>
      </w:pPr>
      <w:bookmarkStart w:id="48" w:name="_Toc70802513"/>
      <w:r w:rsidRPr="00211D8D">
        <w:rPr>
          <w:rFonts w:ascii="Calibri" w:hAnsi="Calibri"/>
        </w:rPr>
        <w:lastRenderedPageBreak/>
        <w:t>5.system design</w:t>
      </w:r>
      <w:bookmarkEnd w:id="48"/>
    </w:p>
    <w:p w14:paraId="6CF087C3" w14:textId="1EFBBA69" w:rsidR="000A0266" w:rsidRPr="00211D8D" w:rsidRDefault="00A47622" w:rsidP="00FF4CB8">
      <w:pPr>
        <w:pStyle w:val="2"/>
        <w:rPr>
          <w:rFonts w:ascii="Calibri" w:hAnsi="Calibri"/>
        </w:rPr>
      </w:pPr>
      <w:bookmarkStart w:id="49" w:name="_Toc70802514"/>
      <w:r w:rsidRPr="00211D8D">
        <w:rPr>
          <w:rFonts w:ascii="Calibri" w:hAnsi="Calibri"/>
        </w:rPr>
        <w:t>5.1 learning objectives</w:t>
      </w:r>
      <w:bookmarkEnd w:id="49"/>
    </w:p>
    <w:p w14:paraId="3A2B0405" w14:textId="2C721DE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structure</w:t>
      </w:r>
    </w:p>
    <w:p w14:paraId="5F0A6F85" w14:textId="7777777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how the player relation will impact the final rating</w:t>
      </w:r>
    </w:p>
    <w:p w14:paraId="1F2FDEDA" w14:textId="6A4F9566" w:rsidR="00A47622"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Come up with a reasonable function to rate the player group</w:t>
      </w:r>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3"/>
        <w:rPr>
          <w:rFonts w:ascii="Calibri" w:hAnsi="Calibri"/>
        </w:rPr>
      </w:pPr>
      <w:bookmarkStart w:id="50" w:name="_Toc70802515"/>
      <w:r w:rsidRPr="00211D8D">
        <w:rPr>
          <w:rFonts w:ascii="Calibri" w:hAnsi="Calibri"/>
        </w:rPr>
        <w:t>Modules</w:t>
      </w:r>
      <w:bookmarkEnd w:id="50"/>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a6"/>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Firstly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51821A32"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feedback,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1F0186" w:rsidRDefault="001F0186" w:rsidP="001F0186">
      <w:pPr>
        <w:pStyle w:val="2"/>
        <w:rPr>
          <w:rFonts w:ascii="Calibri" w:hAnsi="Calibri"/>
        </w:rPr>
      </w:pPr>
      <w:bookmarkStart w:id="51" w:name="_Toc70802508"/>
      <w:r w:rsidRPr="00211D8D">
        <w:rPr>
          <w:rFonts w:ascii="Calibri" w:hAnsi="Calibri"/>
        </w:rPr>
        <w:t>Data Selection</w:t>
      </w:r>
      <w:bookmarkEnd w:id="51"/>
    </w:p>
    <w:p w14:paraId="132AB0A8" w14:textId="4656315E" w:rsidR="001F0186" w:rsidRPr="00211D8D" w:rsidRDefault="001F0186" w:rsidP="001F0186">
      <w:pPr>
        <w:rPr>
          <w:rFonts w:ascii="Calibri" w:hAnsi="Calibri"/>
        </w:rPr>
      </w:pPr>
      <w:r>
        <w:rPr>
          <w:rFonts w:ascii="Calibri" w:hAnsi="Calibri"/>
        </w:rPr>
        <w:t xml:space="preserve">The project required data which represented the strength of teams, 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are taken from 2k rating.</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504F209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w:t>
      </w:r>
      <w:r>
        <w:rPr>
          <w:rFonts w:ascii="Calibri" w:hAnsi="Calibri"/>
        </w:rPr>
        <w:t>,</w:t>
      </w:r>
      <w:r w:rsidRPr="00211D8D">
        <w:rPr>
          <w:rFonts w:ascii="Calibri" w:hAnsi="Calibri"/>
        </w:rPr>
        <w:t xml:space="preserve">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2648BA9C" w:rsidR="00433AC4" w:rsidRPr="00211D8D" w:rsidRDefault="001A0275" w:rsidP="00FF4CB8">
      <w:pPr>
        <w:pStyle w:val="3"/>
        <w:rPr>
          <w:rFonts w:ascii="Calibri" w:hAnsi="Calibri"/>
        </w:rPr>
      </w:pPr>
      <w:bookmarkStart w:id="52" w:name="_Toc70802516"/>
      <w:r w:rsidRPr="00211D8D">
        <w:rPr>
          <w:rFonts w:ascii="Calibri" w:hAnsi="Calibri"/>
        </w:rPr>
        <w:t xml:space="preserve">Modelling team </w:t>
      </w:r>
      <w:commentRangeStart w:id="53"/>
      <w:r w:rsidRPr="00211D8D">
        <w:rPr>
          <w:rFonts w:ascii="Calibri" w:hAnsi="Calibri"/>
        </w:rPr>
        <w:t>chemistry</w:t>
      </w:r>
      <w:commentRangeEnd w:id="53"/>
      <w:r w:rsidR="001200C1" w:rsidRPr="00211D8D">
        <w:rPr>
          <w:rStyle w:val="a9"/>
          <w:rFonts w:ascii="Calibri" w:hAnsi="Calibri"/>
          <w:b w:val="0"/>
          <w:bCs w:val="0"/>
        </w:rPr>
        <w:commentReference w:id="53"/>
      </w:r>
      <w:bookmarkEnd w:id="52"/>
    </w:p>
    <w:p w14:paraId="4F2BCB89" w14:textId="2BC4056E" w:rsidR="00452906" w:rsidRPr="00211D8D" w:rsidRDefault="00452906" w:rsidP="00452906">
      <w:pPr>
        <w:rPr>
          <w:rFonts w:ascii="Calibri" w:hAnsi="Calibri"/>
        </w:rPr>
      </w:pPr>
      <w:r w:rsidRPr="00211D8D">
        <w:rPr>
          <w:rFonts w:ascii="Calibri" w:hAnsi="Calibri"/>
        </w:rPr>
        <w:t>This part is used to introduce the process of developing the model of team chemistry, the data used in this session are mentioned in 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518F367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w:t>
      </w:r>
      <w:commentRangeStart w:id="54"/>
      <w:r w:rsidRPr="00211D8D">
        <w:rPr>
          <w:rFonts w:ascii="Calibri" w:hAnsi="Calibri"/>
          <w:szCs w:val="21"/>
        </w:rPr>
        <w:t xml:space="preserve">line represents the level of chemistry </w:t>
      </w:r>
      <w:commentRangeEnd w:id="54"/>
      <w:r w:rsidR="001200C1" w:rsidRPr="00211D8D">
        <w:rPr>
          <w:rStyle w:val="a9"/>
          <w:rFonts w:ascii="Calibri" w:hAnsi="Calibri"/>
        </w:rPr>
        <w:commentReference w:id="54"/>
      </w:r>
      <w:r w:rsidRPr="00211D8D">
        <w:rPr>
          <w:rFonts w:ascii="Calibri" w:hAnsi="Calibri"/>
          <w:szCs w:val="21"/>
        </w:rPr>
        <w:t>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r w:rsidR="00452906" w:rsidRPr="00211D8D">
        <w:rPr>
          <w:rFonts w:ascii="Calibri" w:hAnsi="Calibri"/>
          <w:szCs w:val="21"/>
        </w:rPr>
        <w:t xml:space="preserve"> The details about the calculation will be mention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in</w:t>
      </w:r>
      <w:r w:rsidR="00291FE6" w:rsidRPr="00211D8D">
        <w:rPr>
          <w:rFonts w:ascii="Calibri" w:hAnsi="Calibri"/>
          <w:szCs w:val="21"/>
        </w:rPr>
        <w:t>dividuals</w:t>
      </w:r>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6">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75A23506"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w:t>
      </w:r>
      <w:commentRangeStart w:id="55"/>
      <w:r w:rsidRPr="00211D8D">
        <w:rPr>
          <w:rFonts w:ascii="Calibri" w:hAnsi="Calibri"/>
          <w:szCs w:val="21"/>
        </w:rPr>
        <w:t>associated with this combination in some way</w:t>
      </w:r>
      <w:commentRangeEnd w:id="55"/>
      <w:r w:rsidR="008B406C" w:rsidRPr="00211D8D">
        <w:rPr>
          <w:rStyle w:val="a9"/>
          <w:rFonts w:ascii="Calibri" w:hAnsi="Calibri"/>
        </w:rPr>
        <w:commentReference w:id="55"/>
      </w:r>
      <w:r w:rsidRPr="00211D8D">
        <w:rPr>
          <w:rFonts w:ascii="Calibri" w:hAnsi="Calibri"/>
          <w:szCs w:val="21"/>
        </w:rPr>
        <w:t>, and the addition of player C will potentially make the combination stronger</w:t>
      </w:r>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7">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 the final type</w:t>
      </w:r>
    </w:p>
    <w:p w14:paraId="70157C4E" w14:textId="55CEC563"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3"/>
        <w:rPr>
          <w:rFonts w:ascii="Calibri" w:hAnsi="Calibri"/>
        </w:rPr>
      </w:pPr>
      <w:bookmarkStart w:id="56" w:name="_Toc70802517"/>
      <w:r w:rsidRPr="00211D8D">
        <w:rPr>
          <w:rFonts w:ascii="Calibri" w:hAnsi="Calibri"/>
        </w:rPr>
        <w:t xml:space="preserve">The function </w:t>
      </w:r>
      <w:r w:rsidR="00DD7EEF" w:rsidRPr="00211D8D">
        <w:rPr>
          <w:rFonts w:ascii="Calibri" w:hAnsi="Calibri"/>
        </w:rPr>
        <w:t>to calculate the strength of groups of players</w:t>
      </w:r>
      <w:bookmarkEnd w:id="56"/>
    </w:p>
    <w:p w14:paraId="23079A2D" w14:textId="14E38BB2" w:rsidR="00291FE6" w:rsidRPr="00211D8D" w:rsidRDefault="00291FE6" w:rsidP="005E221B">
      <w:pPr>
        <w:jc w:val="left"/>
        <w:rPr>
          <w:rFonts w:ascii="Calibri" w:hAnsi="Calibri"/>
          <w:szCs w:val="21"/>
        </w:rPr>
      </w:pPr>
      <w:commentRangeStart w:id="57"/>
      <w:r w:rsidRPr="00211D8D">
        <w:rPr>
          <w:rFonts w:ascii="Calibri" w:hAnsi="Calibri"/>
          <w:szCs w:val="21"/>
        </w:rPr>
        <w:t>The function to calculate the strength of groups of players is attempt to use the pure recursion, which is mentioned in the background research. We can draw on fib recursion to design our strength function.</w:t>
      </w:r>
      <w:commentRangeEnd w:id="57"/>
      <w:r w:rsidR="00022041" w:rsidRPr="00211D8D">
        <w:rPr>
          <w:rStyle w:val="a9"/>
          <w:rFonts w:ascii="Calibri" w:hAnsi="Calibri"/>
        </w:rPr>
        <w:commentReference w:id="57"/>
      </w:r>
    </w:p>
    <w:p w14:paraId="78566AA2" w14:textId="77777777" w:rsidR="00291FE6" w:rsidRPr="00211D8D"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6A82E6B5"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w:t>
      </w:r>
      <w:commentRangeStart w:id="58"/>
      <w:r w:rsidRPr="00211D8D">
        <w:rPr>
          <w:rFonts w:ascii="Calibri" w:hAnsi="Calibri"/>
          <w:szCs w:val="21"/>
        </w:rPr>
        <w:t xml:space="preserve">strength </w:t>
      </w:r>
      <w:commentRangeEnd w:id="58"/>
      <w:r w:rsidR="009B7203" w:rsidRPr="00211D8D">
        <w:rPr>
          <w:rStyle w:val="a9"/>
          <w:rFonts w:ascii="Calibri" w:hAnsi="Calibri"/>
        </w:rPr>
        <w:commentReference w:id="58"/>
      </w:r>
      <w:ins w:id="59" w:author="Bolin Zhu" w:date="2021-04-30T14:08:00Z">
        <w:r w:rsidR="00452906" w:rsidRPr="00211D8D">
          <w:rPr>
            <w:rFonts w:ascii="Calibri" w:hAnsi="Calibri"/>
            <w:szCs w:val="21"/>
          </w:rPr>
          <w:t>(which is based on the PER rating of players)</w:t>
        </w:r>
      </w:ins>
      <w:r w:rsidRPr="00211D8D">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3B7488BF" w14:textId="3BE8C9F7" w:rsidR="00216E61" w:rsidRPr="00211D8D"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S is the total number of the player and t is the player which is a number of T. </w:t>
      </w:r>
    </w:p>
    <w:p w14:paraId="68D83781" w14:textId="77777777" w:rsidR="00216E61" w:rsidRPr="00211D8D" w:rsidRDefault="00216E61" w:rsidP="005E221B">
      <w:pPr>
        <w:jc w:val="left"/>
        <w:rPr>
          <w:rFonts w:ascii="Calibri" w:hAnsi="Calibri"/>
          <w:szCs w:val="21"/>
        </w:rPr>
      </w:pPr>
    </w:p>
    <w:p w14:paraId="2E085EA7" w14:textId="5BA24B95" w:rsidR="000C1744" w:rsidRPr="00211D8D"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211D8D">
        <w:rPr>
          <w:rFonts w:ascii="Calibri" w:hAnsi="Calibri"/>
          <w:szCs w:val="21"/>
        </w:rPr>
        <w:t xml:space="preserve"> </w:t>
      </w:r>
      <w:r w:rsidR="00240356" w:rsidRPr="00211D8D">
        <w:rPr>
          <w:rFonts w:ascii="Calibri" w:hAnsi="Calibri"/>
          <w:szCs w:val="21"/>
        </w:rPr>
        <w:t xml:space="preserve">           formula 1</w:t>
      </w:r>
      <w:r w:rsidR="00216E61" w:rsidRPr="00211D8D">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731D836B" w:rsidR="00291FE6" w:rsidRPr="00211D8D" w:rsidRDefault="00291FE6" w:rsidP="00D67F4B">
      <w:pPr>
        <w:jc w:val="left"/>
        <w:rPr>
          <w:rFonts w:ascii="Calibri" w:hAnsi="Calibri"/>
          <w:szCs w:val="21"/>
        </w:rPr>
      </w:pPr>
      <w:r w:rsidRPr="00211D8D">
        <w:rPr>
          <w:rFonts w:ascii="Calibri" w:hAnsi="Calibri"/>
          <w:szCs w:val="21"/>
        </w:rPr>
        <w:t xml:space="preserve">In the function, the recursion will consider and go through the powerset of the groups of player. </w:t>
      </w:r>
      <w:r w:rsidR="00D67F4B" w:rsidRPr="00211D8D">
        <w:rPr>
          <w:rFonts w:ascii="Calibri" w:hAnsi="Calibri"/>
          <w:szCs w:val="21"/>
        </w:rPr>
        <w:t>If we want to get the overall strength values of the group, exploring the strength values between players and players is an indispensable step</w:t>
      </w:r>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3"/>
        <w:rPr>
          <w:rFonts w:ascii="Calibri" w:hAnsi="Calibri"/>
        </w:rPr>
      </w:pPr>
      <w:bookmarkStart w:id="60" w:name="_Toc70802518"/>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chemistry</w:t>
      </w:r>
      <w:bookmarkEnd w:id="60"/>
    </w:p>
    <w:p w14:paraId="7A610586" w14:textId="282680FA"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w:t>
      </w:r>
      <w:commentRangeStart w:id="61"/>
      <w:r w:rsidRPr="00211D8D">
        <w:rPr>
          <w:rFonts w:ascii="Calibri" w:hAnsi="Calibri"/>
          <w:szCs w:val="21"/>
        </w:rPr>
        <w:t xml:space="preserve">the Elo rating could be a good way to represent the strength of each team. </w:t>
      </w:r>
      <w:ins w:id="62" w:author="Bolin Zhu" w:date="2021-04-30T14:10:00Z">
        <w:r w:rsidR="00452906" w:rsidRPr="00211D8D">
          <w:rPr>
            <w:rFonts w:ascii="Calibri" w:hAnsi="Calibri"/>
            <w:szCs w:val="21"/>
          </w:rPr>
          <w:t xml:space="preserve"> </w:t>
        </w:r>
      </w:ins>
      <w:r w:rsidR="000F6FE7" w:rsidRPr="00211D8D">
        <w:rPr>
          <w:rFonts w:ascii="Calibri" w:hAnsi="Calibri"/>
          <w:szCs w:val="21"/>
        </w:rPr>
        <w:t xml:space="preserve">I </w:t>
      </w:r>
      <w:commentRangeEnd w:id="61"/>
      <w:r w:rsidR="00B77E40" w:rsidRPr="00211D8D">
        <w:rPr>
          <w:rStyle w:val="a9"/>
          <w:rFonts w:ascii="Calibri" w:hAnsi="Calibri"/>
        </w:rPr>
        <w:commentReference w:id="61"/>
      </w:r>
      <w:r w:rsidR="000F6FE7" w:rsidRPr="00211D8D">
        <w:rPr>
          <w:rFonts w:ascii="Calibri" w:hAnsi="Calibri"/>
          <w:szCs w:val="21"/>
        </w:rPr>
        <w:t xml:space="preserve">searched the Elo ratings of the 14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 xml:space="preserve">calculating the team chemistry value </w:t>
      </w:r>
      <w:r w:rsidR="00DD7EEF" w:rsidRPr="00211D8D">
        <w:rPr>
          <w:rFonts w:ascii="Calibri" w:hAnsi="Calibri"/>
          <w:szCs w:val="21"/>
        </w:rPr>
        <w:t xml:space="preserve">because </w:t>
      </w:r>
      <w:r w:rsidR="000F6FE7" w:rsidRPr="00211D8D">
        <w:rPr>
          <w:rFonts w:ascii="Calibri" w:hAnsi="Calibri"/>
          <w:szCs w:val="21"/>
        </w:rPr>
        <w:t>14 outstanding teams were selected for this project.</w:t>
      </w:r>
    </w:p>
    <w:p w14:paraId="6051D764" w14:textId="640DEBC3" w:rsidR="000F6FE7" w:rsidRPr="00211D8D" w:rsidRDefault="000F6FE7" w:rsidP="005E221B">
      <w:pPr>
        <w:jc w:val="left"/>
        <w:rPr>
          <w:rFonts w:ascii="Calibri" w:hAnsi="Calibri"/>
          <w:szCs w:val="21"/>
        </w:rPr>
      </w:pPr>
      <w:commentRangeStart w:id="63"/>
      <w:r w:rsidRPr="00211D8D">
        <w:rPr>
          <w:rFonts w:ascii="Calibri" w:hAnsi="Calibri"/>
          <w:noProof/>
          <w:szCs w:val="21"/>
        </w:rPr>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9">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commentRangeEnd w:id="63"/>
      <w:r w:rsidR="00191110" w:rsidRPr="00211D8D">
        <w:rPr>
          <w:rStyle w:val="a9"/>
          <w:rFonts w:ascii="Calibri" w:hAnsi="Calibri"/>
        </w:rPr>
        <w:commentReference w:id="63"/>
      </w:r>
    </w:p>
    <w:p w14:paraId="051A80BE" w14:textId="5BABCA1B" w:rsidR="000F6FE7" w:rsidRPr="00211D8D" w:rsidRDefault="000F6FE7" w:rsidP="005E221B">
      <w:pPr>
        <w:jc w:val="left"/>
        <w:rPr>
          <w:rFonts w:ascii="Calibri" w:hAnsi="Calibri"/>
          <w:szCs w:val="21"/>
        </w:rPr>
      </w:pPr>
      <w:r w:rsidRPr="00211D8D">
        <w:rPr>
          <w:rFonts w:ascii="Calibri" w:hAnsi="Calibri"/>
          <w:szCs w:val="21"/>
        </w:rPr>
        <w:t>-team Elo histogram</w:t>
      </w:r>
    </w:p>
    <w:p w14:paraId="687551B0" w14:textId="41EEBB15" w:rsidR="000F6FE7" w:rsidRPr="00211D8D" w:rsidRDefault="000F6FE7" w:rsidP="005E221B">
      <w:pPr>
        <w:jc w:val="left"/>
        <w:rPr>
          <w:rFonts w:ascii="Calibri" w:hAnsi="Calibri"/>
          <w:szCs w:val="21"/>
        </w:rPr>
      </w:pPr>
      <w:del w:id="64" w:author="Bolin Zhu" w:date="2021-04-30T15:48:00Z">
        <w:r w:rsidRPr="00211D8D" w:rsidDel="00452906">
          <w:rPr>
            <w:rFonts w:ascii="Calibri" w:hAnsi="Calibri"/>
            <w:szCs w:val="21"/>
          </w:rPr>
          <w:delText>As the graph shows,</w:delText>
        </w:r>
      </w:del>
      <w:ins w:id="65" w:author="Bolin Zhu" w:date="2021-04-30T15:44:00Z">
        <w:r w:rsidR="00452906" w:rsidRPr="00211D8D">
          <w:rPr>
            <w:rFonts w:ascii="Calibri" w:hAnsi="Calibri"/>
            <w:szCs w:val="21"/>
          </w:rPr>
          <w:t xml:space="preserve">As </w:t>
        </w:r>
      </w:ins>
      <w:ins w:id="66" w:author="Bolin Zhu" w:date="2021-04-30T15:45:00Z">
        <w:r w:rsidR="00452906" w:rsidRPr="00211D8D">
          <w:rPr>
            <w:rFonts w:ascii="Calibri" w:hAnsi="Calibri"/>
            <w:szCs w:val="21"/>
          </w:rPr>
          <w:t>mentioned in the background research part, this project</w:t>
        </w:r>
      </w:ins>
      <w:ins w:id="67" w:author="Bolin Zhu" w:date="2021-04-30T15:46:00Z">
        <w:r w:rsidR="00452906" w:rsidRPr="00211D8D">
          <w:rPr>
            <w:rFonts w:ascii="Calibri" w:hAnsi="Calibri"/>
            <w:szCs w:val="21"/>
          </w:rPr>
          <w:t xml:space="preserve"> use the highest </w:t>
        </w:r>
      </w:ins>
      <w:ins w:id="68" w:author="Bolin Zhu" w:date="2021-04-30T15:48:00Z">
        <w:r w:rsidR="00452906" w:rsidRPr="00211D8D">
          <w:rPr>
            <w:rFonts w:ascii="Calibri" w:hAnsi="Calibri"/>
            <w:szCs w:val="21"/>
          </w:rPr>
          <w:t>E</w:t>
        </w:r>
      </w:ins>
      <w:ins w:id="69" w:author="Bolin Zhu" w:date="2021-04-30T15:46:00Z">
        <w:r w:rsidR="00452906" w:rsidRPr="00211D8D">
          <w:rPr>
            <w:rFonts w:ascii="Calibri" w:hAnsi="Calibri"/>
            <w:szCs w:val="21"/>
          </w:rPr>
          <w:t>lo of the period for the team</w:t>
        </w:r>
      </w:ins>
      <w:ins w:id="70" w:author="Bolin Zhu" w:date="2021-04-30T15:47:00Z">
        <w:r w:rsidR="00452906" w:rsidRPr="00211D8D">
          <w:rPr>
            <w:rFonts w:ascii="Calibri" w:hAnsi="Calibri"/>
            <w:szCs w:val="21"/>
          </w:rPr>
          <w:t>s</w:t>
        </w:r>
      </w:ins>
      <w:ins w:id="71" w:author="Bolin Zhu" w:date="2021-04-30T15:46:00Z">
        <w:r w:rsidR="00452906" w:rsidRPr="00211D8D">
          <w:rPr>
            <w:rFonts w:ascii="Calibri" w:hAnsi="Calibri"/>
            <w:szCs w:val="21"/>
          </w:rPr>
          <w:t xml:space="preserve"> </w:t>
        </w:r>
      </w:ins>
      <w:ins w:id="72" w:author="Bolin Zhu" w:date="2021-04-30T15:47:00Z">
        <w:r w:rsidR="00452906" w:rsidRPr="00211D8D">
          <w:rPr>
            <w:rFonts w:ascii="Calibri" w:hAnsi="Calibri"/>
            <w:szCs w:val="21"/>
          </w:rPr>
          <w:t>which contain the</w:t>
        </w:r>
      </w:ins>
      <w:ins w:id="73" w:author="Bolin Zhu" w:date="2021-04-30T15:46:00Z">
        <w:r w:rsidR="00452906" w:rsidRPr="00211D8D">
          <w:rPr>
            <w:rFonts w:ascii="Calibri" w:hAnsi="Calibri"/>
            <w:szCs w:val="21"/>
          </w:rPr>
          <w:t xml:space="preserve"> player combination</w:t>
        </w:r>
      </w:ins>
      <w:ins w:id="74" w:author="Bolin Zhu" w:date="2021-04-30T15:47:00Z">
        <w:r w:rsidR="00452906" w:rsidRPr="00211D8D">
          <w:rPr>
            <w:rFonts w:ascii="Calibri" w:hAnsi="Calibri"/>
            <w:szCs w:val="21"/>
          </w:rPr>
          <w:t>s as the data.</w:t>
        </w:r>
      </w:ins>
      <w:r w:rsidRPr="00211D8D">
        <w:rPr>
          <w:rFonts w:ascii="Calibri" w:hAnsi="Calibri"/>
          <w:szCs w:val="21"/>
        </w:rPr>
        <w:t xml:space="preserve"> </w:t>
      </w:r>
      <w:ins w:id="75" w:author="Bolin Zhu" w:date="2021-04-30T15:47:00Z">
        <w:r w:rsidR="00452906" w:rsidRPr="00211D8D">
          <w:rPr>
            <w:rFonts w:ascii="Calibri" w:hAnsi="Calibri"/>
            <w:szCs w:val="21"/>
          </w:rPr>
          <w:t>As the graph shows,</w:t>
        </w:r>
      </w:ins>
      <w:ins w:id="76" w:author="Bolin Zhu" w:date="2021-04-30T15:48:00Z">
        <w:r w:rsidR="00452906" w:rsidRPr="00211D8D">
          <w:rPr>
            <w:rFonts w:ascii="Calibri" w:hAnsi="Calibri"/>
            <w:szCs w:val="21"/>
          </w:rPr>
          <w:t xml:space="preserve"> </w:t>
        </w:r>
      </w:ins>
      <w:commentRangeStart w:id="77"/>
      <w:r w:rsidRPr="00211D8D">
        <w:rPr>
          <w:rFonts w:ascii="Calibri" w:hAnsi="Calibri"/>
          <w:szCs w:val="21"/>
        </w:rPr>
        <w:t xml:space="preserve">most of the teams have </w:t>
      </w:r>
      <w:commentRangeEnd w:id="77"/>
      <w:r w:rsidR="00191110" w:rsidRPr="00211D8D">
        <w:rPr>
          <w:rStyle w:val="a9"/>
          <w:rFonts w:ascii="Calibri" w:hAnsi="Calibri"/>
        </w:rPr>
        <w:commentReference w:id="77"/>
      </w:r>
      <w:r w:rsidRPr="00211D8D">
        <w:rPr>
          <w:rFonts w:ascii="Calibri" w:hAnsi="Calibri"/>
          <w:szCs w:val="21"/>
        </w:rPr>
        <w:t xml:space="preserve">an Elo score between </w:t>
      </w:r>
      <w:r w:rsidR="00DD7EEF" w:rsidRPr="00211D8D">
        <w:rPr>
          <w:rFonts w:ascii="Calibri" w:hAnsi="Calibri"/>
          <w:szCs w:val="21"/>
        </w:rPr>
        <w:t>1750</w:t>
      </w:r>
      <w:r w:rsidRPr="00211D8D">
        <w:rPr>
          <w:rFonts w:ascii="Calibri" w:hAnsi="Calibri"/>
          <w:szCs w:val="21"/>
        </w:rPr>
        <w:t xml:space="preserve"> and</w:t>
      </w:r>
      <w:r w:rsidR="00DD7EEF" w:rsidRPr="00211D8D">
        <w:rPr>
          <w:rFonts w:ascii="Calibri" w:hAnsi="Calibri"/>
          <w:szCs w:val="21"/>
        </w:rPr>
        <w:t xml:space="preserve"> 1800</w:t>
      </w:r>
      <w:r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Pr="00211D8D">
        <w:rPr>
          <w:rFonts w:ascii="Calibri" w:hAnsi="Calibri"/>
          <w:szCs w:val="21"/>
        </w:rPr>
        <w:t xml:space="preserve">.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Pr="00211D8D">
        <w:rPr>
          <w:rFonts w:ascii="Calibri" w:hAnsi="Calibri"/>
          <w:szCs w:val="21"/>
        </w:rPr>
        <w:t>.</w:t>
      </w:r>
    </w:p>
    <w:p w14:paraId="55AC6156" w14:textId="05AA1E56" w:rsidR="00FE493C" w:rsidRPr="00211D8D" w:rsidRDefault="00FE493C" w:rsidP="005E221B">
      <w:pPr>
        <w:jc w:val="left"/>
        <w:rPr>
          <w:rFonts w:ascii="Calibri" w:hAnsi="Calibri"/>
          <w:szCs w:val="21"/>
        </w:rPr>
      </w:pPr>
      <w:r w:rsidRPr="00211D8D">
        <w:rPr>
          <w:rFonts w:ascii="Calibri" w:hAnsi="Calibri"/>
          <w:noProof/>
          <w:szCs w:val="21"/>
        </w:rPr>
        <w:lastRenderedPageBreak/>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20">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596654B3" w:rsidR="00B14E2B" w:rsidRPr="00211D8D" w:rsidRDefault="00B14E2B" w:rsidP="005E221B">
      <w:pPr>
        <w:jc w:val="left"/>
        <w:rPr>
          <w:rFonts w:ascii="Calibri" w:hAnsi="Calibri"/>
          <w:szCs w:val="21"/>
        </w:rPr>
      </w:pP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A636162" w14:textId="5792B75A" w:rsidR="006E2FB5" w:rsidRPr="00211D8D" w:rsidRDefault="006E2FB5" w:rsidP="005E221B">
      <w:pPr>
        <w:jc w:val="left"/>
        <w:rPr>
          <w:rFonts w:ascii="Calibri" w:hAnsi="Calibri"/>
          <w:szCs w:val="21"/>
        </w:rPr>
      </w:pPr>
      <w:commentRangeStart w:id="78"/>
      <w:r w:rsidRPr="00211D8D">
        <w:rPr>
          <w:rFonts w:ascii="Calibri" w:hAnsi="Calibri"/>
          <w:szCs w:val="21"/>
        </w:rPr>
        <w:t>The mean for player rating is 79.188.</w:t>
      </w:r>
      <w:commentRangeEnd w:id="78"/>
      <w:r w:rsidR="00036BCE" w:rsidRPr="00211D8D">
        <w:rPr>
          <w:rStyle w:val="a9"/>
          <w:rFonts w:ascii="Calibri" w:hAnsi="Calibri"/>
        </w:rPr>
        <w:commentReference w:id="78"/>
      </w:r>
    </w:p>
    <w:p w14:paraId="62CE690D" w14:textId="77777777" w:rsidR="00FE493C" w:rsidRPr="00211D8D" w:rsidRDefault="00FE493C" w:rsidP="005E221B">
      <w:pPr>
        <w:jc w:val="left"/>
        <w:rPr>
          <w:rFonts w:ascii="Calibri" w:hAnsi="Calibri"/>
          <w:szCs w:val="21"/>
        </w:rPr>
      </w:pPr>
    </w:p>
    <w:p w14:paraId="0393B5EF" w14:textId="3EF329E6" w:rsidR="005F0748" w:rsidRPr="00211D8D" w:rsidRDefault="00FE493C" w:rsidP="005F0748">
      <w:pPr>
        <w:jc w:val="left"/>
        <w:rPr>
          <w:ins w:id="79" w:author="Bolin Zhu" w:date="2021-05-02T01:17:00Z"/>
          <w:rFonts w:ascii="Calibri" w:hAnsi="Calibri"/>
          <w:szCs w:val="21"/>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ins w:id="80" w:author="Bolin Zhu" w:date="2021-05-02T01:17:00Z">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So in the </w:t>
        </w:r>
      </w:ins>
      <w:ins w:id="81" w:author="Bolin Zhu" w:date="2021-05-02T01:18:00Z">
        <w:r w:rsidR="005F0748">
          <w:rPr>
            <w:rFonts w:ascii="Calibri" w:hAnsi="Calibri"/>
            <w:szCs w:val="21"/>
          </w:rPr>
          <w:t>project, the distribution of PER are considered as Normal distribution.</w:t>
        </w:r>
      </w:ins>
    </w:p>
    <w:p w14:paraId="73C18E06" w14:textId="5F9C2065" w:rsidR="005F0748" w:rsidRPr="00211D8D" w:rsidRDefault="005F0748" w:rsidP="005F0748">
      <w:pPr>
        <w:jc w:val="left"/>
        <w:rPr>
          <w:rFonts w:ascii="Calibri" w:hAnsi="Calibri"/>
          <w:szCs w:val="21"/>
        </w:rPr>
      </w:pPr>
      <w:del w:id="82" w:author="Bolin Zhu" w:date="2021-05-02T01:17:00Z">
        <w:r w:rsidRPr="00211D8D" w:rsidDel="005F0748">
          <w:rPr>
            <w:rFonts w:ascii="Calibri" w:hAnsi="Calibri"/>
            <w:szCs w:val="21"/>
          </w:rPr>
          <w:delText xml:space="preserve">However, it is hard to find a distribution that fits the player's </w:delText>
        </w:r>
        <w:r w:rsidDel="005F0748">
          <w:rPr>
            <w:rFonts w:ascii="Calibri" w:hAnsi="Calibri"/>
            <w:szCs w:val="21"/>
          </w:rPr>
          <w:delText>PER, but the PER</w:delText>
        </w:r>
        <w:r w:rsidRPr="005F0748" w:rsidDel="005F0748">
          <w:rPr>
            <w:rFonts w:ascii="Calibri" w:hAnsi="Calibri"/>
            <w:szCs w:val="21"/>
          </w:rPr>
          <w:delText xml:space="preserve"> is likely to be normally distributed, </w:delText>
        </w:r>
        <w:r w:rsidDel="005F0748">
          <w:rPr>
            <w:rFonts w:ascii="Calibri" w:hAnsi="Calibri"/>
            <w:szCs w:val="21"/>
          </w:rPr>
          <w:delText xml:space="preserve">due to </w:delText>
        </w:r>
        <w:r w:rsidRPr="005F0748" w:rsidDel="005F0748">
          <w:rPr>
            <w:rFonts w:ascii="Calibri" w:hAnsi="Calibri"/>
            <w:szCs w:val="21"/>
          </w:rPr>
          <w:delText>it increases approximately linearly with the time of each game.</w:delText>
        </w:r>
        <w:r w:rsidDel="005F0748">
          <w:rPr>
            <w:rFonts w:ascii="Calibri" w:hAnsi="Calibri"/>
            <w:szCs w:val="21"/>
          </w:rPr>
          <w:delText xml:space="preserve"> So</w:delText>
        </w:r>
      </w:del>
    </w:p>
    <w:p w14:paraId="58B0A897" w14:textId="6D9E7A2A" w:rsidR="000F6FE7" w:rsidRPr="00211D8D" w:rsidRDefault="000F6FE7" w:rsidP="005E221B">
      <w:pPr>
        <w:jc w:val="left"/>
        <w:rPr>
          <w:rFonts w:ascii="Calibri" w:hAnsi="Calibri"/>
          <w:szCs w:val="21"/>
        </w:rPr>
      </w:pPr>
    </w:p>
    <w:p w14:paraId="3631F956" w14:textId="363716F5" w:rsidR="00264292" w:rsidRPr="00211D8D" w:rsidRDefault="00264292" w:rsidP="005E221B">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 xml:space="preserve">Here is the </w:t>
      </w:r>
      <w:commentRangeStart w:id="83"/>
      <w:r w:rsidRPr="00211D8D">
        <w:rPr>
          <w:rFonts w:ascii="Calibri" w:hAnsi="Calibri"/>
          <w:szCs w:val="21"/>
        </w:rPr>
        <w:t xml:space="preserve">formula to calculate </w:t>
      </w:r>
      <w:commentRangeEnd w:id="83"/>
      <w:r w:rsidR="00AE548C" w:rsidRPr="00211D8D">
        <w:rPr>
          <w:rStyle w:val="a9"/>
          <w:rFonts w:ascii="Calibri" w:hAnsi="Calibri"/>
        </w:rPr>
        <w:commentReference w:id="83"/>
      </w:r>
      <w:r w:rsidRPr="00211D8D">
        <w:rPr>
          <w:rFonts w:ascii="Calibri" w:hAnsi="Calibri"/>
          <w:szCs w:val="21"/>
        </w:rPr>
        <w:t>the team chemistry value:</w:t>
      </w:r>
    </w:p>
    <w:p w14:paraId="285B7796" w14:textId="1C1113C8" w:rsidR="00C76199" w:rsidRDefault="00C76199" w:rsidP="005E221B">
      <w:pPr>
        <w:jc w:val="left"/>
        <w:rPr>
          <w:rFonts w:ascii="Calibri" w:hAnsi="Calibri"/>
          <w:szCs w:val="21"/>
        </w:rPr>
      </w:pPr>
    </w:p>
    <w:p w14:paraId="5630B200" w14:textId="31F2DFDB" w:rsidR="00C76199" w:rsidRDefault="00C76199" w:rsidP="005E221B">
      <w:pPr>
        <w:jc w:val="left"/>
        <w:rPr>
          <w:rFonts w:ascii="Calibri" w:hAnsi="Calibri"/>
          <w:szCs w:val="21"/>
        </w:rPr>
      </w:pPr>
      <w:r>
        <w:rPr>
          <w:rFonts w:ascii="Calibri" w:hAnsi="Calibri"/>
          <w:szCs w:val="21"/>
        </w:rPr>
        <w:t xml:space="preserve">In the first step the normalized team </w:t>
      </w:r>
      <w:proofErr w:type="spellStart"/>
      <w:r>
        <w:rPr>
          <w:rFonts w:ascii="Calibri" w:hAnsi="Calibri"/>
          <w:szCs w:val="21"/>
        </w:rPr>
        <w:t>elo</w:t>
      </w:r>
      <w:proofErr w:type="spellEnd"/>
      <w:r>
        <w:rPr>
          <w:rFonts w:ascii="Calibri" w:hAnsi="Calibri"/>
          <w:szCs w:val="21"/>
        </w:rPr>
        <w:t xml:space="preserve"> is calculated from team </w:t>
      </w:r>
      <w:proofErr w:type="spellStart"/>
      <w:r>
        <w:rPr>
          <w:rFonts w:ascii="Calibri" w:hAnsi="Calibri"/>
          <w:szCs w:val="21"/>
        </w:rPr>
        <w:t>elo</w:t>
      </w:r>
      <w:proofErr w:type="spellEnd"/>
      <w:r>
        <w:rPr>
          <w:rFonts w:ascii="Calibri" w:hAnsi="Calibri"/>
          <w:szCs w:val="21"/>
        </w:rPr>
        <w:t xml:space="preserve"> and player </w:t>
      </w:r>
      <w:proofErr w:type="spellStart"/>
      <w:r>
        <w:rPr>
          <w:rFonts w:ascii="Calibri" w:hAnsi="Calibri"/>
          <w:szCs w:val="21"/>
        </w:rPr>
        <w:t>elos</w:t>
      </w:r>
      <w:proofErr w:type="spellEnd"/>
      <w:r>
        <w:rPr>
          <w:rFonts w:ascii="Calibri" w:hAnsi="Calibri"/>
          <w:szCs w:val="21"/>
        </w:rPr>
        <w:t>. It is made to fit to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5B32862A" w:rsidR="00C76199" w:rsidRDefault="00C76199" w:rsidP="005E221B">
      <w:pPr>
        <w:jc w:val="left"/>
        <w:rPr>
          <w:rFonts w:ascii="Calibri" w:hAnsi="Calibri"/>
          <w:szCs w:val="21"/>
        </w:rPr>
      </w:pPr>
      <w:r>
        <w:rPr>
          <w:rFonts w:ascii="Calibri" w:hAnsi="Calibri"/>
          <w:szCs w:val="21"/>
        </w:rPr>
        <w:t xml:space="preserve">The normalized team </w:t>
      </w:r>
      <w:proofErr w:type="spellStart"/>
      <w:r>
        <w:rPr>
          <w:rFonts w:ascii="Calibri" w:hAnsi="Calibri"/>
          <w:szCs w:val="21"/>
        </w:rPr>
        <w:t>elo</w:t>
      </w:r>
      <w:proofErr w:type="spellEnd"/>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131AF478" w14:textId="2CF0972A" w:rsidR="00264292" w:rsidRPr="00C76199"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4E3FCF4" w14:textId="77777777" w:rsidR="00C76199" w:rsidRPr="00211D8D" w:rsidRDefault="00C76199" w:rsidP="005E221B">
      <w:pPr>
        <w:jc w:val="left"/>
        <w:rPr>
          <w:rFonts w:ascii="Calibri" w:hAnsi="Calibri" w:hint="eastAsia"/>
          <w:szCs w:val="21"/>
        </w:rPr>
      </w:pPr>
    </w:p>
    <w:p w14:paraId="69690A23" w14:textId="086E4559" w:rsidR="00264292" w:rsidRPr="00211D8D" w:rsidRDefault="00264292" w:rsidP="005E221B">
      <w:pPr>
        <w:jc w:val="left"/>
        <w:rPr>
          <w:rFonts w:ascii="Calibri" w:hAnsi="Calibri"/>
          <w:szCs w:val="21"/>
        </w:rPr>
      </w:pPr>
      <w:r w:rsidRPr="00211D8D">
        <w:rPr>
          <w:rFonts w:ascii="Calibri" w:hAnsi="Calibri"/>
          <w:szCs w:val="21"/>
        </w:rPr>
        <w:lastRenderedPageBreak/>
        <w:t>In this project both</w:t>
      </w:r>
      <w:r w:rsidR="00DD7EEF" w:rsidRPr="00211D8D">
        <w:rPr>
          <w:rFonts w:ascii="Calibri" w:hAnsi="Calibri"/>
          <w:szCs w:val="21"/>
        </w:rPr>
        <w:t xml:space="preserve"> </w:t>
      </w:r>
      <w:r w:rsidRPr="00211D8D">
        <w:rPr>
          <w:rFonts w:ascii="Calibri" w:hAnsi="Calibri"/>
          <w:szCs w:val="21"/>
        </w:rPr>
        <w:t xml:space="preserve">player rating and Team Elo are considered </w:t>
      </w:r>
      <w:r w:rsidR="00DD7EEF" w:rsidRPr="00211D8D">
        <w:rPr>
          <w:rFonts w:ascii="Calibri" w:hAnsi="Calibri"/>
          <w:szCs w:val="21"/>
        </w:rPr>
        <w:t>to follow</w:t>
      </w:r>
      <w:r w:rsidRPr="00211D8D">
        <w:rPr>
          <w:rFonts w:ascii="Calibri" w:hAnsi="Calibri"/>
          <w:szCs w:val="21"/>
        </w:rPr>
        <w:t xml:space="preserve"> </w:t>
      </w:r>
      <w:commentRangeStart w:id="84"/>
      <w:r w:rsidRPr="00211D8D">
        <w:rPr>
          <w:rFonts w:ascii="Calibri" w:hAnsi="Calibri"/>
          <w:szCs w:val="21"/>
        </w:rPr>
        <w:t>normal distribution</w:t>
      </w:r>
      <w:commentRangeEnd w:id="84"/>
      <w:r w:rsidR="00A736E3" w:rsidRPr="00211D8D">
        <w:rPr>
          <w:rStyle w:val="a9"/>
          <w:rFonts w:ascii="Calibri" w:hAnsi="Calibri"/>
        </w:rPr>
        <w:commentReference w:id="84"/>
      </w:r>
      <w:r w:rsidRPr="00211D8D">
        <w:rPr>
          <w:rFonts w:ascii="Calibri" w:hAnsi="Calibri"/>
          <w:szCs w:val="21"/>
        </w:rPr>
        <w:t xml:space="preserve">, so we could find a specific ratio by </w:t>
      </w:r>
      <w:r w:rsidR="00B21F55" w:rsidRPr="00211D8D">
        <w:rPr>
          <w:rFonts w:ascii="Calibri" w:hAnsi="Calibri"/>
          <w:szCs w:val="21"/>
        </w:rPr>
        <w:t>the mean of team Elo/ the mean of player rating.</w:t>
      </w:r>
      <w:r w:rsidR="008F4AD3" w:rsidRPr="00211D8D">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211D8D" w:rsidRDefault="00161EDE" w:rsidP="005E221B">
      <w:pPr>
        <w:jc w:val="left"/>
        <w:rPr>
          <w:rFonts w:ascii="Calibri" w:hAnsi="Calibri"/>
          <w:szCs w:val="21"/>
        </w:rPr>
      </w:pPr>
    </w:p>
    <w:p w14:paraId="2545789A" w14:textId="62CEF4CE" w:rsidR="00D20BF5" w:rsidRPr="00211D8D" w:rsidRDefault="00D20BF5" w:rsidP="00FF4CB8">
      <w:pPr>
        <w:pStyle w:val="3"/>
        <w:rPr>
          <w:rFonts w:ascii="Calibri" w:hAnsi="Calibri"/>
        </w:rPr>
      </w:pPr>
      <w:bookmarkStart w:id="85" w:name="_Toc70802519"/>
      <w:r w:rsidRPr="00211D8D">
        <w:rPr>
          <w:rFonts w:ascii="Calibri" w:hAnsi="Calibri"/>
        </w:rPr>
        <w:t>Data memo function</w:t>
      </w:r>
      <w:bookmarkEnd w:id="85"/>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 }</w:t>
      </w:r>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A9B1F87" w:rsidR="00161EDE" w:rsidRPr="00211D8D" w:rsidRDefault="00161EDE" w:rsidP="00FF4CB8">
      <w:pPr>
        <w:pStyle w:val="3"/>
        <w:rPr>
          <w:rFonts w:ascii="Calibri" w:hAnsi="Calibri"/>
        </w:rPr>
      </w:pPr>
      <w:bookmarkStart w:id="86" w:name="_Toc70802520"/>
      <w:proofErr w:type="spellStart"/>
      <w:r w:rsidRPr="00211D8D">
        <w:rPr>
          <w:rFonts w:ascii="Calibri" w:hAnsi="Calibri"/>
        </w:rPr>
        <w:t>Tkinter</w:t>
      </w:r>
      <w:proofErr w:type="spellEnd"/>
      <w:r w:rsidRPr="00211D8D">
        <w:rPr>
          <w:rFonts w:ascii="Calibri" w:hAnsi="Calibri"/>
        </w:rPr>
        <w:t xml:space="preserve"> library </w:t>
      </w:r>
      <w:sdt>
        <w:sdtPr>
          <w:rPr>
            <w:rFonts w:ascii="Calibri" w:hAnsi="Calibri"/>
          </w:rPr>
          <w:id w:val="95212744"/>
          <w:citation/>
        </w:sdtPr>
        <w:sdtEndPr/>
        <w:sdtContent>
          <w:r w:rsidR="002237A2" w:rsidRPr="00211D8D">
            <w:rPr>
              <w:rFonts w:ascii="Calibri" w:hAnsi="Calibri"/>
            </w:rPr>
            <w:fldChar w:fldCharType="begin"/>
          </w:r>
          <w:r w:rsidR="002237A2" w:rsidRPr="00211D8D">
            <w:rPr>
              <w:rFonts w:ascii="Calibri" w:hAnsi="Calibri"/>
            </w:rPr>
            <w:instrText xml:space="preserve"> CITATION Gee21 \l 1033 </w:instrText>
          </w:r>
          <w:r w:rsidR="002237A2" w:rsidRPr="00211D8D">
            <w:rPr>
              <w:rFonts w:ascii="Calibri" w:hAnsi="Calibri"/>
            </w:rPr>
            <w:fldChar w:fldCharType="separate"/>
          </w:r>
          <w:r w:rsidR="002237A2" w:rsidRPr="00211D8D">
            <w:rPr>
              <w:rFonts w:ascii="Calibri" w:hAnsi="Calibri"/>
              <w:noProof/>
            </w:rPr>
            <w:t>(Geeks, 2021)</w:t>
          </w:r>
          <w:r w:rsidR="002237A2" w:rsidRPr="00211D8D">
            <w:rPr>
              <w:rFonts w:ascii="Calibri" w:hAnsi="Calibri"/>
            </w:rPr>
            <w:fldChar w:fldCharType="end"/>
          </w:r>
        </w:sdtContent>
      </w:sdt>
      <w:bookmarkEnd w:id="86"/>
    </w:p>
    <w:p w14:paraId="1C0FE685" w14:textId="2CD199AE"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p>
    <w:p w14:paraId="0262F6F0" w14:textId="4DD99174" w:rsidR="00D07185" w:rsidRPr="00211D8D" w:rsidRDefault="00D07185" w:rsidP="00FF4CB8">
      <w:pPr>
        <w:pStyle w:val="3"/>
        <w:rPr>
          <w:rFonts w:ascii="Calibri" w:hAnsi="Calibri"/>
        </w:rPr>
      </w:pPr>
      <w:bookmarkStart w:id="87" w:name="_Toc70802521"/>
      <w:r w:rsidRPr="00211D8D">
        <w:rPr>
          <w:rFonts w:ascii="Calibri" w:hAnsi="Calibri"/>
        </w:rPr>
        <w:lastRenderedPageBreak/>
        <w:t>UI design</w:t>
      </w:r>
      <w:bookmarkEnd w:id="87"/>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211D8D" w:rsidRDefault="007402AD" w:rsidP="007402AD">
      <w:pPr>
        <w:jc w:val="center"/>
        <w:rPr>
          <w:rFonts w:ascii="Calibri" w:hAnsi="Calibri"/>
          <w:szCs w:val="21"/>
        </w:rPr>
      </w:pP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both of the players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2">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211D8D" w:rsidRDefault="007402AD" w:rsidP="007402AD">
      <w:pPr>
        <w:ind w:firstLine="420"/>
        <w:jc w:val="center"/>
        <w:rPr>
          <w:rFonts w:ascii="Calibri" w:hAnsi="Calibri"/>
          <w:szCs w:val="21"/>
        </w:rPr>
      </w:pP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-the End page</w:t>
      </w:r>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3"/>
        <w:rPr>
          <w:rFonts w:ascii="Calibri" w:hAnsi="Calibri"/>
        </w:rPr>
      </w:pPr>
      <w:bookmarkStart w:id="88" w:name="_Toc70802522"/>
      <w:r w:rsidRPr="00211D8D">
        <w:rPr>
          <w:rFonts w:ascii="Calibri" w:hAnsi="Calibri"/>
        </w:rPr>
        <w:t>Game mode</w:t>
      </w:r>
      <w:bookmarkEnd w:id="88"/>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3"/>
        <w:rPr>
          <w:rFonts w:ascii="Calibri" w:hAnsi="Calibri"/>
        </w:rPr>
      </w:pPr>
      <w:bookmarkStart w:id="89" w:name="_Toc70802523"/>
      <w:r w:rsidRPr="00211D8D">
        <w:rPr>
          <w:rFonts w:ascii="Calibri" w:hAnsi="Calibri"/>
        </w:rPr>
        <w:t>Game rule</w:t>
      </w:r>
      <w:bookmarkEnd w:id="89"/>
      <w:r w:rsidRPr="00211D8D">
        <w:rPr>
          <w:rFonts w:ascii="Calibri" w:hAnsi="Calibri"/>
        </w:rPr>
        <w:t xml:space="preserve"> </w:t>
      </w:r>
    </w:p>
    <w:p w14:paraId="650A6177" w14:textId="53895D2A"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 xml:space="preserve">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w:t>
      </w:r>
      <w:commentRangeStart w:id="90"/>
      <w:r w:rsidRPr="00211D8D">
        <w:rPr>
          <w:rFonts w:ascii="Calibri" w:hAnsi="Calibri"/>
          <w:szCs w:val="21"/>
        </w:rPr>
        <w:t>a</w:t>
      </w:r>
      <w:r w:rsidR="00AD7EFC" w:rsidRPr="00211D8D">
        <w:rPr>
          <w:rFonts w:ascii="Calibri" w:hAnsi="Calibri"/>
          <w:szCs w:val="21"/>
        </w:rPr>
        <w:t>n individual</w:t>
      </w:r>
      <w:r w:rsidRPr="00211D8D">
        <w:rPr>
          <w:rFonts w:ascii="Calibri" w:hAnsi="Calibri"/>
          <w:szCs w:val="21"/>
        </w:rPr>
        <w:t xml:space="preserve"> rating </w:t>
      </w:r>
      <w:commentRangeEnd w:id="90"/>
      <w:r w:rsidR="00AF6AE2" w:rsidRPr="00211D8D">
        <w:rPr>
          <w:rStyle w:val="a9"/>
          <w:rFonts w:ascii="Calibri" w:hAnsi="Calibri"/>
        </w:rPr>
        <w:commentReference w:id="90"/>
      </w:r>
      <w:r w:rsidRPr="00211D8D">
        <w:rPr>
          <w:rFonts w:ascii="Calibri" w:hAnsi="Calibri"/>
          <w:szCs w:val="21"/>
        </w:rPr>
        <w:t xml:space="preserve">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r w:rsidR="00EE7210" w:rsidRPr="00211D8D">
        <w:rPr>
          <w:rFonts w:ascii="Calibri" w:hAnsi="Calibri"/>
          <w:szCs w:val="21"/>
        </w:rPr>
        <w:t xml:space="preserve">In general, each player will choose two tier 1 NBA players, so they will both be left with 9 coins, which will test the player's ability to match and make trade-offs. For example, if player choose two 4 coins cards, then he can only choose one more 1 coins card. </w:t>
      </w:r>
      <w:r w:rsidRPr="00211D8D">
        <w:rPr>
          <w:rFonts w:ascii="Calibri" w:hAnsi="Calibri"/>
          <w:szCs w:val="21"/>
        </w:rPr>
        <w:t>and the player has to use a limited number of coins to build a team.</w:t>
      </w:r>
    </w:p>
    <w:p w14:paraId="4EC49383" w14:textId="7DC480F8" w:rsidR="007379D5" w:rsidRPr="00211D8D" w:rsidRDefault="007379D5" w:rsidP="005E221B">
      <w:pPr>
        <w:jc w:val="left"/>
        <w:rPr>
          <w:rFonts w:ascii="Calibri" w:hAnsi="Calibri"/>
          <w:szCs w:val="21"/>
        </w:rPr>
      </w:pPr>
      <w:r w:rsidRPr="00211D8D">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4">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211D8D" w:rsidRDefault="007379D5" w:rsidP="005E221B">
      <w:pPr>
        <w:jc w:val="left"/>
        <w:rPr>
          <w:rFonts w:ascii="Calibri" w:hAnsi="Calibri"/>
          <w:szCs w:val="21"/>
        </w:rPr>
      </w:pPr>
      <w:r w:rsidRPr="00211D8D">
        <w:rPr>
          <w:rFonts w:ascii="Calibri" w:hAnsi="Calibri"/>
          <w:szCs w:val="21"/>
        </w:rPr>
        <w:t xml:space="preserve">Figure 6 -the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5A4FE57F" w:rsidR="0098106B" w:rsidRPr="00211D8D" w:rsidRDefault="0098106B" w:rsidP="00FF4CB8">
      <w:pPr>
        <w:pStyle w:val="1"/>
        <w:rPr>
          <w:rFonts w:ascii="Calibri" w:hAnsi="Calibri"/>
        </w:rPr>
      </w:pPr>
      <w:bookmarkStart w:id="91" w:name="_Toc70802524"/>
      <w:r w:rsidRPr="00211D8D">
        <w:rPr>
          <w:rFonts w:ascii="Calibri" w:hAnsi="Calibri"/>
        </w:rPr>
        <w:lastRenderedPageBreak/>
        <w:t>6.implementation</w:t>
      </w:r>
      <w:bookmarkEnd w:id="91"/>
    </w:p>
    <w:p w14:paraId="4B0C0D5F" w14:textId="64C38BFF" w:rsidR="001A0275" w:rsidRPr="00211D8D" w:rsidRDefault="001A0275" w:rsidP="00FF4CB8">
      <w:pPr>
        <w:pStyle w:val="2"/>
        <w:rPr>
          <w:rFonts w:ascii="Calibri" w:hAnsi="Calibri"/>
        </w:rPr>
      </w:pPr>
      <w:bookmarkStart w:id="92" w:name="_Toc70802525"/>
      <w:commentRangeStart w:id="93"/>
      <w:r w:rsidRPr="00211D8D">
        <w:rPr>
          <w:rFonts w:ascii="Calibri" w:hAnsi="Calibri"/>
        </w:rPr>
        <w:t>Explore the suitable model for data structure</w:t>
      </w:r>
      <w:commentRangeEnd w:id="93"/>
      <w:r w:rsidR="00544677" w:rsidRPr="00211D8D">
        <w:rPr>
          <w:rStyle w:val="a9"/>
          <w:rFonts w:ascii="Calibri" w:eastAsiaTheme="minorEastAsia" w:hAnsi="Calibri" w:cstheme="minorBidi"/>
          <w:b w:val="0"/>
          <w:bCs w:val="0"/>
        </w:rPr>
        <w:commentReference w:id="93"/>
      </w:r>
      <w:bookmarkEnd w:id="92"/>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w:t>
      </w:r>
      <w:commentRangeStart w:id="94"/>
      <w:r w:rsidRPr="00211D8D">
        <w:rPr>
          <w:rFonts w:ascii="Calibri" w:hAnsi="Calibri"/>
        </w:rPr>
        <w:t>). Based on the background research, I selected 14 famous combinations and compiled their team and teammate data for this project</w:t>
      </w:r>
      <w:commentRangeEnd w:id="94"/>
      <w:r w:rsidR="00773EEA" w:rsidRPr="00211D8D">
        <w:rPr>
          <w:rStyle w:val="a9"/>
          <w:rFonts w:ascii="Calibri" w:hAnsi="Calibri"/>
        </w:rPr>
        <w:commentReference w:id="94"/>
      </w:r>
      <w:r w:rsidRPr="00211D8D">
        <w:rPr>
          <w:rFonts w:ascii="Calibri" w:hAnsi="Calibri"/>
        </w:rPr>
        <w:t>.</w:t>
      </w:r>
    </w:p>
    <w:p w14:paraId="0F1FF9E0" w14:textId="27AEDF95" w:rsidR="001A0275" w:rsidRPr="00211D8D" w:rsidRDefault="00DE45D3" w:rsidP="005E221B">
      <w:pPr>
        <w:widowControl/>
        <w:jc w:val="left"/>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211D8D" w:rsidRDefault="001A0275" w:rsidP="005E221B">
      <w:pPr>
        <w:widowControl/>
        <w:jc w:val="left"/>
        <w:rPr>
          <w:rFonts w:ascii="Calibri" w:hAnsi="Calibri"/>
          <w:szCs w:val="21"/>
        </w:rPr>
      </w:pP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68FBA46" w:rsidR="001A0275" w:rsidRPr="00211D8D" w:rsidRDefault="001A0275" w:rsidP="005E221B">
      <w:pPr>
        <w:widowControl/>
        <w:jc w:val="left"/>
        <w:rPr>
          <w:rFonts w:ascii="Calibri" w:hAnsi="Calibri"/>
          <w:szCs w:val="21"/>
        </w:rPr>
      </w:pPr>
      <w:r w:rsidRPr="00211D8D">
        <w:rPr>
          <w:rFonts w:ascii="Calibri" w:hAnsi="Calibri"/>
          <w:szCs w:val="21"/>
        </w:rPr>
        <w:t>This image shows how the relationships between players can be represented by the adjacency list</w:t>
      </w:r>
      <w:r w:rsidR="004858DA" w:rsidRPr="00211D8D">
        <w:rPr>
          <w:rFonts w:ascii="Calibri" w:hAnsi="Calibri"/>
          <w:szCs w:val="21"/>
        </w:rPr>
        <w:t>[9]</w:t>
      </w:r>
      <w:r w:rsidRPr="00211D8D">
        <w:rPr>
          <w:rFonts w:ascii="Calibri" w:hAnsi="Calibri"/>
          <w:szCs w:val="21"/>
        </w:rPr>
        <w: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5E221B">
      <w:pPr>
        <w:widowControl/>
        <w:jc w:val="left"/>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5">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211D8D" w:rsidRDefault="00821F12" w:rsidP="005E221B">
      <w:pPr>
        <w:widowControl/>
        <w:jc w:val="left"/>
        <w:rPr>
          <w:rFonts w:ascii="Calibri" w:hAnsi="Calibri"/>
          <w:szCs w:val="21"/>
        </w:rPr>
      </w:pP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6">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DD7EEF" w:rsidRPr="00211D8D">
        <w:rPr>
          <w:rFonts w:ascii="Calibri" w:hAnsi="Calibri"/>
          <w:szCs w:val="21"/>
        </w:rPr>
        <w:t>a</w:t>
      </w:r>
      <w:r w:rsidRPr="00211D8D">
        <w:rPr>
          <w:rFonts w:ascii="Calibri" w:hAnsi="Calibri"/>
          <w:szCs w:val="21"/>
        </w:rPr>
        <w:t xml:space="preserve">djacency </w:t>
      </w:r>
      <w:r w:rsidR="00DD7EEF" w:rsidRPr="00211D8D">
        <w:rPr>
          <w:rFonts w:ascii="Calibri" w:hAnsi="Calibri"/>
          <w:szCs w:val="21"/>
        </w:rPr>
        <w:t>array</w:t>
      </w:r>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38B42685" w:rsidR="001A0275" w:rsidRPr="00211D8D" w:rsidRDefault="001A0275" w:rsidP="005E221B">
      <w:pPr>
        <w:widowControl/>
        <w:jc w:val="left"/>
        <w:rPr>
          <w:rFonts w:ascii="Calibri" w:hAnsi="Calibri"/>
          <w:szCs w:val="21"/>
        </w:rPr>
      </w:pPr>
      <w:r w:rsidRPr="00211D8D">
        <w:rPr>
          <w:rFonts w:ascii="Calibri" w:hAnsi="Calibri"/>
          <w:szCs w:val="21"/>
        </w:rPr>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7">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211D8D" w:rsidRDefault="0035237B" w:rsidP="00DE45D3">
      <w:pPr>
        <w:widowControl/>
        <w:jc w:val="center"/>
        <w:rPr>
          <w:rFonts w:ascii="Calibri" w:hAnsi="Calibri"/>
          <w:szCs w:val="21"/>
        </w:rPr>
      </w:pPr>
      <w:r w:rsidRPr="00211D8D">
        <w:rPr>
          <w:rFonts w:ascii="Calibri" w:hAnsi="Calibri"/>
          <w:szCs w:val="21"/>
        </w:rPr>
        <w:t>-adjacency matrix graph show the value</w:t>
      </w:r>
    </w:p>
    <w:p w14:paraId="657CE408" w14:textId="77777777" w:rsidR="0035237B" w:rsidRPr="00211D8D" w:rsidRDefault="0035237B" w:rsidP="005E221B">
      <w:pPr>
        <w:widowControl/>
        <w:jc w:val="left"/>
        <w:rPr>
          <w:rFonts w:ascii="Calibri" w:hAnsi="Calibri"/>
          <w:szCs w:val="21"/>
        </w:rPr>
      </w:pPr>
    </w:p>
    <w:p w14:paraId="1AB8A71C" w14:textId="097D21F1" w:rsidR="00DE45D3" w:rsidRPr="00211D8D" w:rsidRDefault="00BC6761" w:rsidP="005E221B">
      <w:pPr>
        <w:widowControl/>
        <w:jc w:val="left"/>
        <w:rPr>
          <w:rFonts w:ascii="Calibri" w:hAnsi="Calibri"/>
          <w:szCs w:val="21"/>
        </w:rPr>
      </w:pPr>
      <w:r w:rsidRPr="00211D8D">
        <w:rPr>
          <w:rFonts w:ascii="Calibri" w:hAnsi="Calibri"/>
          <w:szCs w:val="21"/>
        </w:rPr>
        <w:lastRenderedPageBreak/>
        <w:t>Adjacency list memory usage depends more on the number of edges (rather than the number of nodes), if the data is sparse, using an adjacency list will save a lot of space compared to an adjacency matrix, but the data in this project is more dense,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Finally, the power set model is set up, which not only identifies relationships between individuals and groups but also between groups and groups</w:t>
      </w:r>
    </w:p>
    <w:p w14:paraId="0D766F85" w14:textId="58D97A09" w:rsidR="0035237B" w:rsidRPr="00211D8D" w:rsidRDefault="004875CC" w:rsidP="005E221B">
      <w:pPr>
        <w:widowControl/>
        <w:jc w:val="left"/>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8">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211D8D" w:rsidRDefault="00A01428" w:rsidP="005E221B">
      <w:pPr>
        <w:widowControl/>
        <w:jc w:val="left"/>
        <w:rPr>
          <w:rFonts w:ascii="Calibri" w:hAnsi="Calibri"/>
          <w:szCs w:val="21"/>
        </w:rPr>
      </w:pPr>
      <w:r w:rsidRPr="00211D8D">
        <w:rPr>
          <w:rFonts w:ascii="Calibri" w:hAnsi="Calibri"/>
          <w:szCs w:val="21"/>
        </w:rPr>
        <w:t>-adjacency matrix graph show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3"/>
        <w:rPr>
          <w:rFonts w:ascii="Calibri" w:hAnsi="Calibri"/>
        </w:rPr>
      </w:pPr>
      <w:bookmarkStart w:id="95" w:name="_Toc70802526"/>
      <w:r w:rsidRPr="00211D8D">
        <w:rPr>
          <w:rFonts w:ascii="Calibri" w:hAnsi="Calibri"/>
        </w:rPr>
        <w:t>The rating implement method change</w:t>
      </w:r>
      <w:bookmarkEnd w:id="95"/>
      <w:r w:rsidRPr="00211D8D">
        <w:rPr>
          <w:rFonts w:ascii="Calibri" w:hAnsi="Calibri"/>
        </w:rPr>
        <w:t xml:space="preserve"> </w:t>
      </w:r>
    </w:p>
    <w:p w14:paraId="530367B1" w14:textId="2572F0F7"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w:t>
      </w:r>
      <w:del w:id="96" w:author="Warrick Roseboom" w:date="2021-04-15T17:03:00Z">
        <w:r w:rsidRPr="00211D8D" w:rsidDel="00BB3706">
          <w:rPr>
            <w:rFonts w:ascii="Calibri" w:hAnsi="Calibri"/>
            <w:szCs w:val="21"/>
          </w:rPr>
          <w:delText>. However, during the run, it was found that the program took a long time to run using pure recursion</w:delText>
        </w:r>
      </w:del>
      <w:r w:rsidRPr="00211D8D">
        <w:rPr>
          <w:rFonts w:ascii="Calibri" w:hAnsi="Calibri"/>
          <w:szCs w:val="21"/>
        </w:rPr>
        <w:t>,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0BC7E0AC" w:rsidR="00291FE6" w:rsidRPr="00211D8D" w:rsidRDefault="00291FE6" w:rsidP="00065ABD">
      <w:pPr>
        <w:rPr>
          <w:rFonts w:ascii="Calibri" w:hAnsi="Calibri"/>
          <w:szCs w:val="21"/>
        </w:rPr>
      </w:pPr>
      <w:commentRangeStart w:id="97"/>
      <w:r w:rsidRPr="00211D8D">
        <w:rPr>
          <w:rFonts w:ascii="Calibri" w:hAnsi="Calibri"/>
          <w:szCs w:val="21"/>
        </w:rPr>
        <w:t>Here is the function of Strength method.</w:t>
      </w:r>
      <w:commentRangeEnd w:id="97"/>
      <w:r w:rsidR="00544677" w:rsidRPr="00211D8D">
        <w:rPr>
          <w:rStyle w:val="a9"/>
          <w:rFonts w:ascii="Calibri" w:hAnsi="Calibri"/>
        </w:rPr>
        <w:commentReference w:id="97"/>
      </w:r>
    </w:p>
    <w:p w14:paraId="4724E8F4" w14:textId="460A8AE0"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As it is rely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lastRenderedPageBreak/>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Strength() </w:t>
      </w:r>
    </w:p>
    <w:p w14:paraId="0271DC56" w14:textId="77777777" w:rsidR="00291FE6" w:rsidRPr="00211D8D" w:rsidRDefault="00291FE6" w:rsidP="00291FE6">
      <w:pPr>
        <w:jc w:val="left"/>
        <w:rPr>
          <w:rFonts w:ascii="Calibri" w:hAnsi="Calibri"/>
          <w:szCs w:val="21"/>
        </w:rPr>
      </w:pPr>
    </w:p>
    <w:p w14:paraId="651E8E41" w14:textId="69010283"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So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19BE67F0" w:rsidR="001F567B" w:rsidRPr="00211D8D" w:rsidRDefault="001F567B" w:rsidP="001F567B">
      <w:pPr>
        <w:pStyle w:val="2"/>
        <w:rPr>
          <w:rFonts w:ascii="Calibri" w:hAnsi="Calibri"/>
          <w:kern w:val="44"/>
        </w:rPr>
      </w:pPr>
      <w:bookmarkStart w:id="98" w:name="_Toc70802527"/>
      <w:r w:rsidRPr="00211D8D">
        <w:rPr>
          <w:rFonts w:ascii="Calibri" w:hAnsi="Calibri"/>
        </w:rPr>
        <w:t>Fibonacci sequence</w:t>
      </w:r>
      <w:r w:rsidRPr="00211D8D">
        <w:rPr>
          <w:rFonts w:ascii="Calibri" w:hAnsi="Calibri"/>
          <w:kern w:val="44"/>
        </w:rPr>
        <w:t xml:space="preserve"> [</w:t>
      </w:r>
      <w:commentRangeStart w:id="99"/>
      <w:r w:rsidRPr="00211D8D">
        <w:rPr>
          <w:rFonts w:ascii="Calibri" w:hAnsi="Calibri"/>
          <w:kern w:val="44"/>
        </w:rPr>
        <w:t>4</w:t>
      </w:r>
      <w:commentRangeEnd w:id="99"/>
      <w:r w:rsidRPr="00211D8D">
        <w:rPr>
          <w:rStyle w:val="a9"/>
          <w:rFonts w:ascii="Calibri" w:eastAsiaTheme="minorEastAsia" w:hAnsi="Calibri" w:cstheme="minorBidi"/>
          <w:b w:val="0"/>
          <w:bCs w:val="0"/>
        </w:rPr>
        <w:commentReference w:id="99"/>
      </w:r>
      <w:r w:rsidRPr="00211D8D">
        <w:rPr>
          <w:rFonts w:ascii="Calibri" w:hAnsi="Calibri"/>
          <w:kern w:val="44"/>
        </w:rPr>
        <w:t>]</w:t>
      </w:r>
      <w:r w:rsidR="002237A2" w:rsidRPr="00211D8D">
        <w:rPr>
          <w:rFonts w:ascii="Calibri" w:hAnsi="Calibri"/>
          <w:kern w:val="44"/>
        </w:rPr>
        <w:t xml:space="preserve"> </w:t>
      </w:r>
      <w:sdt>
        <w:sdtPr>
          <w:rPr>
            <w:rFonts w:ascii="Calibri" w:hAnsi="Calibri"/>
            <w:kern w:val="44"/>
          </w:rPr>
          <w:id w:val="-172264071"/>
          <w:citation/>
        </w:sdtPr>
        <w:sdtEndPr/>
        <w:sdtContent>
          <w:r w:rsidR="002237A2" w:rsidRPr="00211D8D">
            <w:rPr>
              <w:rFonts w:ascii="Calibri" w:hAnsi="Calibri"/>
              <w:kern w:val="44"/>
            </w:rPr>
            <w:fldChar w:fldCharType="begin"/>
          </w:r>
          <w:r w:rsidR="002237A2" w:rsidRPr="00211D8D">
            <w:rPr>
              <w:rFonts w:ascii="Calibri" w:hAnsi="Calibri"/>
              <w:kern w:val="44"/>
            </w:rPr>
            <w:instrText xml:space="preserve"> CITATION </w:instrText>
          </w:r>
          <w:r w:rsidR="002237A2" w:rsidRPr="00211D8D">
            <w:rPr>
              <w:rFonts w:ascii="Calibri" w:hAnsi="Calibri"/>
              <w:kern w:val="44"/>
            </w:rPr>
            <w:instrText>占位符</w:instrText>
          </w:r>
          <w:r w:rsidR="002237A2" w:rsidRPr="00211D8D">
            <w:rPr>
              <w:rFonts w:ascii="Calibri" w:hAnsi="Calibri"/>
              <w:kern w:val="44"/>
            </w:rPr>
            <w:instrText xml:space="preserve">1 \l 1033 </w:instrText>
          </w:r>
          <w:r w:rsidR="002237A2" w:rsidRPr="00211D8D">
            <w:rPr>
              <w:rFonts w:ascii="Calibri" w:hAnsi="Calibri"/>
              <w:kern w:val="44"/>
            </w:rPr>
            <w:fldChar w:fldCharType="separate"/>
          </w:r>
          <w:r w:rsidR="002237A2" w:rsidRPr="00211D8D">
            <w:rPr>
              <w:rFonts w:ascii="Calibri" w:hAnsi="Calibri"/>
              <w:noProof/>
              <w:kern w:val="44"/>
            </w:rPr>
            <w:t>(Ghose, 2019)</w:t>
          </w:r>
          <w:r w:rsidR="002237A2" w:rsidRPr="00211D8D">
            <w:rPr>
              <w:rFonts w:ascii="Calibri" w:hAnsi="Calibri"/>
              <w:kern w:val="44"/>
            </w:rPr>
            <w:fldChar w:fldCharType="end"/>
          </w:r>
        </w:sdtContent>
      </w:sdt>
      <w:bookmarkEnd w:id="98"/>
    </w:p>
    <w:p w14:paraId="3127146D" w14:textId="77777777" w:rsidR="001F567B" w:rsidRPr="00211D8D" w:rsidRDefault="001F567B" w:rsidP="001F567B">
      <w:pPr>
        <w:widowControl/>
        <w:jc w:val="left"/>
        <w:rPr>
          <w:rFonts w:ascii="Calibri" w:hAnsi="Calibri"/>
          <w:szCs w:val="21"/>
        </w:rPr>
      </w:pPr>
      <w:r w:rsidRPr="00211D8D">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Fib(n-1)+Fib(n-2)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1F567B">
      <w:pPr>
        <w:widowControl/>
        <w:jc w:val="left"/>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9">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77777777" w:rsidR="001F567B" w:rsidRPr="00211D8D" w:rsidRDefault="001F567B" w:rsidP="001F567B">
      <w:pPr>
        <w:widowControl/>
        <w:jc w:val="left"/>
        <w:rPr>
          <w:rFonts w:ascii="Calibri" w:hAnsi="Calibri"/>
          <w:b/>
          <w:bCs/>
          <w:kern w:val="44"/>
          <w:szCs w:val="21"/>
        </w:rPr>
      </w:pP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r>
      <w:r w:rsidRPr="00211D8D">
        <w:rPr>
          <w:rFonts w:ascii="Calibri" w:hAnsi="Calibri"/>
          <w:b/>
          <w:bCs/>
          <w:kern w:val="44"/>
          <w:szCs w:val="21"/>
        </w:rPr>
        <w:tab/>
        <w:t xml:space="preserve">- </w:t>
      </w:r>
      <w:r w:rsidRPr="00211D8D">
        <w:rPr>
          <w:rFonts w:ascii="Calibri" w:hAnsi="Calibri"/>
          <w:szCs w:val="21"/>
        </w:rPr>
        <w:t>Figure</w:t>
      </w:r>
      <w:r w:rsidRPr="00211D8D">
        <w:rPr>
          <w:rFonts w:ascii="Calibri" w:hAnsi="Calibri"/>
          <w:b/>
          <w:bCs/>
          <w:kern w:val="44"/>
          <w:szCs w:val="21"/>
        </w:rPr>
        <w:t xml:space="preserve"> 3.the fib diagram</w:t>
      </w:r>
    </w:p>
    <w:p w14:paraId="5FBBB22A" w14:textId="77777777" w:rsidR="001F567B" w:rsidRPr="00211D8D" w:rsidRDefault="001F567B" w:rsidP="001F567B">
      <w:pPr>
        <w:widowControl/>
        <w:jc w:val="left"/>
        <w:rPr>
          <w:rFonts w:ascii="Calibri" w:hAnsi="Calibri"/>
          <w:b/>
          <w:bCs/>
          <w:kern w:val="44"/>
          <w:szCs w:val="21"/>
        </w:rPr>
      </w:pPr>
    </w:p>
    <w:p w14:paraId="3EAEE653" w14:textId="4F05CA49" w:rsidR="001F567B" w:rsidRPr="00211D8D" w:rsidRDefault="001F567B" w:rsidP="001F567B">
      <w:pPr>
        <w:pStyle w:val="2"/>
        <w:rPr>
          <w:rFonts w:ascii="Calibri" w:hAnsi="Calibri"/>
        </w:rPr>
      </w:pPr>
      <w:bookmarkStart w:id="100" w:name="_Toc70802528"/>
      <w:proofErr w:type="spellStart"/>
      <w:r w:rsidRPr="00211D8D">
        <w:rPr>
          <w:rFonts w:ascii="Calibri" w:hAnsi="Calibri"/>
        </w:rPr>
        <w:t>Memoization</w:t>
      </w:r>
      <w:proofErr w:type="spellEnd"/>
      <w:r w:rsidRPr="00211D8D">
        <w:rPr>
          <w:rFonts w:ascii="Calibri" w:hAnsi="Calibri"/>
        </w:rPr>
        <w:t xml:space="preserve"> [</w:t>
      </w:r>
      <w:commentRangeStart w:id="101"/>
      <w:r w:rsidRPr="00211D8D">
        <w:rPr>
          <w:rFonts w:ascii="Calibri" w:hAnsi="Calibri"/>
        </w:rPr>
        <w:t>5</w:t>
      </w:r>
      <w:commentRangeEnd w:id="101"/>
      <w:r w:rsidRPr="00211D8D">
        <w:rPr>
          <w:rStyle w:val="a9"/>
          <w:rFonts w:ascii="Calibri" w:eastAsiaTheme="minorEastAsia" w:hAnsi="Calibri" w:cstheme="minorBidi"/>
          <w:b w:val="0"/>
          <w:bCs w:val="0"/>
        </w:rPr>
        <w:commentReference w:id="101"/>
      </w:r>
      <w:r w:rsidRPr="00211D8D">
        <w:rPr>
          <w:rFonts w:ascii="Calibri" w:hAnsi="Calibri"/>
        </w:rPr>
        <w:t>]</w:t>
      </w:r>
      <w:sdt>
        <w:sdtPr>
          <w:rPr>
            <w:rFonts w:ascii="Calibri" w:hAnsi="Calibri"/>
          </w:rPr>
          <w:id w:val="-2060080375"/>
          <w:citation/>
        </w:sdtPr>
        <w:sdtEndPr/>
        <w:sdtContent>
          <w:r w:rsidR="002237A2" w:rsidRPr="00211D8D">
            <w:rPr>
              <w:rFonts w:ascii="Calibri" w:hAnsi="Calibri"/>
            </w:rPr>
            <w:fldChar w:fldCharType="begin"/>
          </w:r>
          <w:r w:rsidR="002237A2" w:rsidRPr="00211D8D">
            <w:rPr>
              <w:rFonts w:ascii="Calibri" w:hAnsi="Calibri"/>
            </w:rPr>
            <w:instrText xml:space="preserve"> CITATION Luc18 \l 1033 </w:instrText>
          </w:r>
          <w:r w:rsidR="002237A2" w:rsidRPr="00211D8D">
            <w:rPr>
              <w:rFonts w:ascii="Calibri" w:hAnsi="Calibri"/>
            </w:rPr>
            <w:fldChar w:fldCharType="separate"/>
          </w:r>
          <w:r w:rsidR="002237A2" w:rsidRPr="00211D8D">
            <w:rPr>
              <w:rFonts w:ascii="Calibri" w:hAnsi="Calibri"/>
              <w:noProof/>
            </w:rPr>
            <w:t xml:space="preserve"> (Koroleva, 2018)</w:t>
          </w:r>
          <w:r w:rsidR="002237A2" w:rsidRPr="00211D8D">
            <w:rPr>
              <w:rFonts w:ascii="Calibri" w:hAnsi="Calibri"/>
            </w:rPr>
            <w:fldChar w:fldCharType="end"/>
          </w:r>
        </w:sdtContent>
      </w:sdt>
      <w:bookmarkEnd w:id="100"/>
    </w:p>
    <w:p w14:paraId="467E53B4" w14:textId="3E1501F4" w:rsidR="00F50444" w:rsidRPr="00211D8D" w:rsidRDefault="001F567B" w:rsidP="00F50444">
      <w:pPr>
        <w:widowControl/>
        <w:jc w:val="left"/>
        <w:rPr>
          <w:ins w:id="102" w:author="Bolin Zhu" w:date="2021-04-30T16:18:00Z"/>
          <w:rFonts w:ascii="Calibri" w:hAnsi="Calibri"/>
          <w:b/>
          <w:bCs/>
          <w:noProof/>
          <w:kern w:val="44"/>
          <w:szCs w:val="21"/>
        </w:rPr>
      </w:pPr>
      <w:r w:rsidRPr="00211D8D">
        <w:rPr>
          <w:rFonts w:ascii="Calibri" w:hAnsi="Calibri"/>
          <w:b/>
          <w:bCs/>
          <w:kern w:val="44"/>
          <w:szCs w:val="21"/>
        </w:rPr>
        <w:t xml:space="preserve">In computing, </w:t>
      </w:r>
      <w:proofErr w:type="spellStart"/>
      <w:r w:rsidRPr="00211D8D">
        <w:rPr>
          <w:rFonts w:ascii="Calibri" w:hAnsi="Calibri"/>
          <w:b/>
          <w:bCs/>
          <w:kern w:val="44"/>
          <w:szCs w:val="21"/>
        </w:rPr>
        <w:t>memoisation</w:t>
      </w:r>
      <w:proofErr w:type="spellEnd"/>
      <w:r w:rsidRPr="00211D8D">
        <w:rPr>
          <w:rFonts w:ascii="Calibri" w:hAnsi="Calibri"/>
          <w:b/>
          <w:bCs/>
          <w:kern w:val="44"/>
          <w:szCs w:val="21"/>
        </w:rPr>
        <w:t xml:space="preserve"> is an </w:t>
      </w:r>
      <w:del w:id="103" w:author="Bolin Zhu" w:date="2021-04-30T16:19:00Z">
        <w:r w:rsidRPr="00211D8D" w:rsidDel="00F50444">
          <w:rPr>
            <w:rFonts w:ascii="Calibri" w:hAnsi="Calibri"/>
            <w:b/>
            <w:bCs/>
            <w:kern w:val="44"/>
            <w:szCs w:val="21"/>
          </w:rPr>
          <w:delText>optimisation</w:delText>
        </w:r>
      </w:del>
      <w:ins w:id="104" w:author="Bolin Zhu" w:date="2021-04-30T16:19:00Z">
        <w:r w:rsidR="00F50444" w:rsidRPr="00211D8D">
          <w:rPr>
            <w:rFonts w:ascii="Calibri" w:hAnsi="Calibri"/>
            <w:b/>
            <w:bCs/>
            <w:kern w:val="44"/>
            <w:szCs w:val="21"/>
          </w:rPr>
          <w:t>optimization</w:t>
        </w:r>
      </w:ins>
      <w:r w:rsidRPr="00211D8D">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211D8D">
        <w:rPr>
          <w:rFonts w:ascii="Calibri" w:hAnsi="Calibri"/>
          <w:szCs w:val="21"/>
        </w:rPr>
        <w:t xml:space="preserve"> </w:t>
      </w:r>
      <w:proofErr w:type="spellStart"/>
      <w:r w:rsidRPr="00211D8D">
        <w:rPr>
          <w:rFonts w:ascii="Calibri" w:hAnsi="Calibri"/>
          <w:b/>
          <w:bCs/>
          <w:kern w:val="44"/>
          <w:szCs w:val="21"/>
        </w:rPr>
        <w:t>memoization</w:t>
      </w:r>
      <w:proofErr w:type="spellEnd"/>
      <w:r w:rsidRPr="00211D8D">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del w:id="105" w:author="Bolin Zhu" w:date="2021-04-30T16:18:00Z">
        <w:r w:rsidRPr="00211D8D" w:rsidDel="00F50444">
          <w:rPr>
            <w:rFonts w:ascii="Calibri" w:hAnsi="Calibri"/>
            <w:b/>
            <w:bCs/>
            <w:noProof/>
            <w:kern w:val="44"/>
            <w:szCs w:val="21"/>
          </w:rPr>
          <w:delText xml:space="preserve"> </w:delText>
        </w:r>
      </w:del>
    </w:p>
    <w:p w14:paraId="57E5560B" w14:textId="2640D336" w:rsidR="00F50444" w:rsidRPr="00211D8D" w:rsidDel="00C72249" w:rsidRDefault="00F50444">
      <w:pPr>
        <w:rPr>
          <w:del w:id="106" w:author="Bolin Zhu" w:date="2021-04-30T16:33:00Z"/>
          <w:rFonts w:ascii="Calibri" w:hAnsi="Calibri"/>
          <w:rPrChange w:id="107" w:author="Bolin Zhu" w:date="2021-04-30T16:18:00Z">
            <w:rPr>
              <w:del w:id="108" w:author="Bolin Zhu" w:date="2021-04-30T16:33:00Z"/>
              <w:b/>
              <w:bCs/>
              <w:noProof/>
            </w:rPr>
          </w:rPrChange>
        </w:rPr>
        <w:pPrChange w:id="109" w:author="Bolin Zhu" w:date="2021-04-30T16:18:00Z">
          <w:pPr>
            <w:widowControl/>
            <w:jc w:val="left"/>
          </w:pPr>
        </w:pPrChange>
      </w:pPr>
    </w:p>
    <w:p w14:paraId="25E5D69C" w14:textId="77777777" w:rsidR="001F567B" w:rsidRPr="00211D8D" w:rsidRDefault="001F567B" w:rsidP="001F567B">
      <w:pPr>
        <w:widowControl/>
        <w:jc w:val="left"/>
        <w:rPr>
          <w:rFonts w:ascii="Calibri" w:hAnsi="Calibri"/>
          <w:b/>
          <w:bCs/>
          <w:kern w:val="44"/>
          <w:szCs w:val="21"/>
        </w:rPr>
      </w:pPr>
      <w:r w:rsidRPr="00211D8D">
        <w:rPr>
          <w:rFonts w:ascii="Calibri" w:hAnsi="Calibri"/>
          <w:b/>
          <w:bCs/>
          <w:noProof/>
          <w:kern w:val="44"/>
          <w:szCs w:val="21"/>
        </w:rPr>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0">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491F66DD"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Memo = keys:powerset5 -&gt;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Rating(set[0])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4C18D911" w14:textId="34D93172" w:rsidR="00291FE6" w:rsidRPr="00211D8D" w:rsidRDefault="00291FE6" w:rsidP="00291FE6">
      <w:pPr>
        <w:jc w:val="left"/>
        <w:rPr>
          <w:rFonts w:ascii="Calibri" w:hAnsi="Calibri"/>
          <w:szCs w:val="21"/>
        </w:rPr>
      </w:pPr>
      <w:r w:rsidRPr="00211D8D">
        <w:rPr>
          <w:rFonts w:ascii="Calibri" w:hAnsi="Calibri"/>
          <w:szCs w:val="21"/>
        </w:rPr>
        <w:t xml:space="preserve">In the pseudocode, the function will always check the Set and do the recursion which will always check all of the powerset of </w:t>
      </w:r>
      <w:proofErr w:type="spellStart"/>
      <w:r w:rsidRPr="00211D8D">
        <w:rPr>
          <w:rFonts w:ascii="Calibri" w:hAnsi="Calibri"/>
          <w:szCs w:val="21"/>
        </w:rPr>
        <w:t>len</w:t>
      </w:r>
      <w:proofErr w:type="spellEnd"/>
      <w:r w:rsidRPr="00211D8D">
        <w:rPr>
          <w:rFonts w:ascii="Calibri" w:hAnsi="Calibri"/>
          <w:szCs w:val="21"/>
        </w:rPr>
        <w:t xml:space="preserve"> (set), until it find the personal rating, however, as the method mentioned before, the formula to calculate a group rating is Strength(</w:t>
      </w:r>
      <w:proofErr w:type="spellStart"/>
      <w:r w:rsidRPr="00211D8D">
        <w:rPr>
          <w:rFonts w:ascii="Calibri" w:hAnsi="Calibri"/>
          <w:szCs w:val="21"/>
        </w:rPr>
        <w:t>playerA,B</w:t>
      </w:r>
      <w:proofErr w:type="spellEnd"/>
      <w:r w:rsidRPr="00211D8D">
        <w:rPr>
          <w:rFonts w:ascii="Calibri" w:hAnsi="Calibri"/>
          <w:szCs w:val="21"/>
        </w:rPr>
        <w:t>)= Strength(</w:t>
      </w:r>
      <w:proofErr w:type="spellStart"/>
      <w:r w:rsidRPr="00211D8D">
        <w:rPr>
          <w:rFonts w:ascii="Calibri" w:hAnsi="Calibri"/>
          <w:szCs w:val="21"/>
        </w:rPr>
        <w:t>playerA</w:t>
      </w:r>
      <w:proofErr w:type="spellEnd"/>
      <w:r w:rsidRPr="00211D8D">
        <w:rPr>
          <w:rFonts w:ascii="Calibri" w:hAnsi="Calibri"/>
          <w:szCs w:val="21"/>
        </w:rPr>
        <w:t>)+Strength(</w:t>
      </w:r>
      <w:proofErr w:type="spellStart"/>
      <w:r w:rsidRPr="00211D8D">
        <w:rPr>
          <w:rFonts w:ascii="Calibri" w:hAnsi="Calibri"/>
          <w:szCs w:val="21"/>
        </w:rPr>
        <w:t>playerB</w:t>
      </w:r>
      <w:proofErr w:type="spellEnd"/>
      <w:r w:rsidRPr="00211D8D">
        <w:rPr>
          <w:rFonts w:ascii="Calibri" w:hAnsi="Calibri"/>
          <w:szCs w:val="21"/>
        </w:rPr>
        <w:t>)+K, K is the major factor influence the total rating of a group combine.it is a process in which new players and previous players go from strange to familiar, as well as the formation of team play and mutual cooperation. So if the two player have a good relationship their combine K will be a large number, vice versa.</w:t>
      </w:r>
    </w:p>
    <w:p w14:paraId="54B9F929" w14:textId="1FF37D56" w:rsidR="00291FE6" w:rsidRPr="00211D8D" w:rsidRDefault="00291FE6" w:rsidP="00FF4CB8">
      <w:pPr>
        <w:rPr>
          <w:ins w:id="110" w:author="Bolin Zhu" w:date="2021-04-30T16:33:00Z"/>
          <w:rFonts w:ascii="Calibri" w:hAnsi="Calibri"/>
          <w:b/>
          <w:bCs/>
        </w:rPr>
      </w:pPr>
    </w:p>
    <w:p w14:paraId="5C5EE551" w14:textId="6117131E" w:rsidR="00C72249" w:rsidRPr="00211D8D" w:rsidRDefault="00C72249" w:rsidP="00C72249">
      <w:pPr>
        <w:pStyle w:val="3"/>
        <w:rPr>
          <w:ins w:id="111" w:author="Bolin Zhu" w:date="2021-04-30T16:33:00Z"/>
          <w:rFonts w:ascii="Calibri" w:hAnsi="Calibri"/>
          <w:noProof/>
        </w:rPr>
      </w:pPr>
      <w:bookmarkStart w:id="112" w:name="_Toc70802529"/>
      <w:ins w:id="113" w:author="Bolin Zhu" w:date="2021-04-30T16:33:00Z">
        <w:r w:rsidRPr="00211D8D">
          <w:rPr>
            <w:rFonts w:ascii="Calibri" w:hAnsi="Calibri"/>
            <w:noProof/>
          </w:rPr>
          <w:t xml:space="preserve">Implementation in simple </w:t>
        </w:r>
      </w:ins>
      <w:ins w:id="114" w:author="Bolin Zhu" w:date="2021-04-30T16:41:00Z">
        <w:r w:rsidRPr="00211D8D">
          <w:rPr>
            <w:rFonts w:ascii="Calibri" w:hAnsi="Calibri"/>
            <w:noProof/>
          </w:rPr>
          <w:t>robot</w:t>
        </w:r>
      </w:ins>
      <w:bookmarkEnd w:id="112"/>
    </w:p>
    <w:p w14:paraId="3F90347C" w14:textId="5490BDC3" w:rsidR="00C72249" w:rsidRPr="00211D8D" w:rsidRDefault="00C72249" w:rsidP="00C72249">
      <w:pPr>
        <w:rPr>
          <w:ins w:id="115" w:author="Bolin Zhu" w:date="2021-04-30T16:33:00Z"/>
          <w:rFonts w:ascii="Calibri" w:hAnsi="Calibri"/>
        </w:rPr>
      </w:pPr>
      <w:ins w:id="116" w:author="Bolin Zhu" w:date="2021-04-30T16:33:00Z">
        <w:r w:rsidRPr="00211D8D">
          <w:rPr>
            <w:rFonts w:ascii="Calibri" w:hAnsi="Calibri"/>
          </w:rPr>
          <w:t>In this project, there are two modes are considered which the player could choose to against with a player, and player could choose to against with the computer choice</w:t>
        </w:r>
      </w:ins>
      <w:ins w:id="117" w:author="Bolin Zhu" w:date="2021-04-30T16:50:00Z">
        <w:r w:rsidRPr="00211D8D">
          <w:rPr>
            <w:rFonts w:ascii="Calibri" w:hAnsi="Calibri"/>
          </w:rPr>
          <w:t>. However, In this project, the robot has not been set up to be very complex, due to time constraints.</w:t>
        </w:r>
      </w:ins>
      <w:ins w:id="118" w:author="Bolin Zhu" w:date="2021-04-30T20:09:00Z">
        <w:r w:rsidR="00FE6B9C" w:rsidRPr="00211D8D">
          <w:rPr>
            <w:rFonts w:ascii="Calibri" w:hAnsi="Calibri"/>
          </w:rPr>
          <w:t xml:space="preserve"> To ensure the cost AI </w:t>
        </w:r>
      </w:ins>
      <w:ins w:id="119" w:author="Bolin Zhu" w:date="2021-04-30T20:10:00Z">
        <w:r w:rsidR="00FE6B9C" w:rsidRPr="00211D8D">
          <w:rPr>
            <w:rFonts w:ascii="Calibri" w:hAnsi="Calibri"/>
          </w:rPr>
          <w:t>will not more than 19 points</w:t>
        </w:r>
      </w:ins>
      <w:ins w:id="120" w:author="Bolin Zhu" w:date="2021-04-30T20:08:00Z">
        <w:r w:rsidR="00FE6B9C" w:rsidRPr="00211D8D">
          <w:rPr>
            <w:rFonts w:ascii="Calibri" w:hAnsi="Calibri"/>
          </w:rPr>
          <w:t xml:space="preserve"> </w:t>
        </w:r>
      </w:ins>
      <w:ins w:id="121" w:author="Bolin Zhu" w:date="2021-04-30T20:10:00Z">
        <w:r w:rsidR="00FE6B9C" w:rsidRPr="00211D8D">
          <w:rPr>
            <w:rFonts w:ascii="Calibri" w:hAnsi="Calibri"/>
          </w:rPr>
          <w:t>t</w:t>
        </w:r>
      </w:ins>
      <w:ins w:id="122" w:author="Bolin Zhu" w:date="2021-04-30T20:08:00Z">
        <w:r w:rsidR="00FE6B9C" w:rsidRPr="00211D8D">
          <w:rPr>
            <w:rFonts w:ascii="Calibri" w:hAnsi="Calibri"/>
          </w:rPr>
          <w:t>he setting of AI choose the player is that the AI player will only choose the baske</w:t>
        </w:r>
      </w:ins>
      <w:ins w:id="123" w:author="Bolin Zhu" w:date="2021-04-30T20:09:00Z">
        <w:r w:rsidR="00FE6B9C" w:rsidRPr="00211D8D">
          <w:rPr>
            <w:rFonts w:ascii="Calibri" w:hAnsi="Calibri"/>
          </w:rPr>
          <w:t xml:space="preserve">tball player from T3 which means the player in that level will cost 3 points. </w:t>
        </w:r>
      </w:ins>
      <w:ins w:id="124" w:author="Bolin Zhu" w:date="2021-04-30T20:10:00Z">
        <w:r w:rsidR="00FE6B9C" w:rsidRPr="00211D8D">
          <w:rPr>
            <w:rFonts w:ascii="Calibri" w:hAnsi="Calibri"/>
          </w:rPr>
          <w:t>So in this level the AI player</w:t>
        </w:r>
      </w:ins>
      <w:ins w:id="125" w:author="Bolin Zhu" w:date="2021-04-30T20:11:00Z">
        <w:r w:rsidR="00FE6B9C" w:rsidRPr="00211D8D">
          <w:rPr>
            <w:rFonts w:ascii="Calibri" w:hAnsi="Calibri"/>
          </w:rPr>
          <w:t xml:space="preserve"> will not be very strong. But this mode could help the player to get know more about how will the rating be and </w:t>
        </w:r>
      </w:ins>
      <w:ins w:id="126" w:author="Bolin Zhu" w:date="2021-04-30T20:12:00Z">
        <w:r w:rsidR="00FE6B9C" w:rsidRPr="00211D8D">
          <w:rPr>
            <w:rFonts w:ascii="Calibri" w:hAnsi="Calibri"/>
          </w:rPr>
          <w:t>the whole process of playing this game.</w:t>
        </w:r>
      </w:ins>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3"/>
        <w:rPr>
          <w:rFonts w:ascii="Calibri" w:hAnsi="Calibri"/>
        </w:rPr>
      </w:pPr>
      <w:bookmarkStart w:id="127" w:name="_Toc70802530"/>
      <w:r w:rsidRPr="00211D8D">
        <w:rPr>
          <w:rFonts w:ascii="Calibri" w:hAnsi="Calibri"/>
        </w:rPr>
        <w:t>Implementation issue</w:t>
      </w:r>
      <w:bookmarkEnd w:id="127"/>
    </w:p>
    <w:p w14:paraId="348989D2" w14:textId="1872BFB6" w:rsidR="00821F12" w:rsidRPr="00211D8D" w:rsidRDefault="00821F12" w:rsidP="005E221B">
      <w:pPr>
        <w:jc w:val="left"/>
        <w:rPr>
          <w:rFonts w:ascii="Calibri" w:hAnsi="Calibri"/>
          <w:szCs w:val="21"/>
        </w:rPr>
      </w:pPr>
      <w:r w:rsidRPr="00211D8D">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4B0B7CAF"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w:t>
      </w:r>
      <w:r w:rsidRPr="00211D8D">
        <w:rPr>
          <w:rFonts w:ascii="Calibri" w:hAnsi="Calibri"/>
          <w:szCs w:val="21"/>
        </w:rPr>
        <w:lastRenderedPageBreak/>
        <w:t xml:space="preserve">manually. </w:t>
      </w:r>
      <w:del w:id="128" w:author="Warrick Roseboom" w:date="2021-04-15T17:04:00Z">
        <w:r w:rsidRPr="00211D8D" w:rsidDel="000B46C7">
          <w:rPr>
            <w:rFonts w:ascii="Calibri" w:hAnsi="Calibri"/>
            <w:szCs w:val="21"/>
          </w:rPr>
          <w:delText xml:space="preserve">This revealed that the data was not comprehensive enough and more information had to be added manually. </w:delText>
        </w:r>
      </w:del>
      <w:r w:rsidRPr="00211D8D">
        <w:rPr>
          <w:rFonts w:ascii="Calibri" w:hAnsi="Calibri"/>
          <w:szCs w:val="21"/>
        </w:rPr>
        <w:t>Therefore, we chose to expand the overall data by searching for all players in the 14 teams and adding them to the csv, using the csv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77777777"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3E4E15A" w:rsidR="000E39C9" w:rsidRPr="00211D8D" w:rsidRDefault="000E39C9" w:rsidP="00FF4CB8">
      <w:pPr>
        <w:pStyle w:val="1"/>
        <w:rPr>
          <w:rFonts w:ascii="Calibri" w:hAnsi="Calibri"/>
        </w:rPr>
      </w:pPr>
      <w:bookmarkStart w:id="129" w:name="_Toc70802531"/>
      <w:r w:rsidRPr="00211D8D">
        <w:rPr>
          <w:rFonts w:ascii="Calibri" w:hAnsi="Calibri"/>
        </w:rPr>
        <w:lastRenderedPageBreak/>
        <w:t>7.testing</w:t>
      </w:r>
      <w:bookmarkEnd w:id="129"/>
    </w:p>
    <w:p w14:paraId="60882BA2" w14:textId="10285242" w:rsidR="000E39C9" w:rsidRPr="00211D8D" w:rsidRDefault="000E39C9" w:rsidP="00FF4CB8">
      <w:pPr>
        <w:pStyle w:val="2"/>
        <w:rPr>
          <w:rFonts w:ascii="Calibri" w:hAnsi="Calibri"/>
        </w:rPr>
      </w:pPr>
      <w:bookmarkStart w:id="130" w:name="_Toc70802532"/>
      <w:r w:rsidRPr="00211D8D">
        <w:rPr>
          <w:rFonts w:ascii="Calibri" w:hAnsi="Calibri"/>
        </w:rPr>
        <w:t>Unit test</w:t>
      </w:r>
      <w:bookmarkEnd w:id="130"/>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Elo()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Team Elo Get team Average()</w:t>
            </w:r>
          </w:p>
        </w:tc>
        <w:tc>
          <w:tcPr>
            <w:tcW w:w="1276" w:type="dxa"/>
          </w:tcPr>
          <w:p w14:paraId="4BB1246B" w14:textId="20A4BA18" w:rsidR="00F97729" w:rsidRPr="00211D8D" w:rsidRDefault="00FE6053" w:rsidP="005E221B">
            <w:pPr>
              <w:jc w:val="left"/>
              <w:rPr>
                <w:rFonts w:ascii="Calibri" w:hAnsi="Calibri"/>
                <w:szCs w:val="21"/>
              </w:rPr>
            </w:pPr>
            <w:r w:rsidRPr="00211D8D">
              <w:rPr>
                <w:rFonts w:ascii="Calibri" w:hAnsi="Calibri"/>
                <w:szCs w:val="21"/>
              </w:rPr>
              <w:t>‘ Nuggets’</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Get_wholeGP</w:t>
            </w:r>
            <w:proofErr w:type="spell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106107E3" w:rsidR="00FE6053" w:rsidRPr="00211D8D" w:rsidRDefault="00FE6053" w:rsidP="005E221B">
            <w:pPr>
              <w:jc w:val="left"/>
              <w:rPr>
                <w:rFonts w:ascii="Calibri" w:hAnsi="Calibri"/>
                <w:szCs w:val="21"/>
              </w:rPr>
            </w:pPr>
            <w:r w:rsidRPr="00211D8D">
              <w:rPr>
                <w:rFonts w:ascii="Calibri" w:hAnsi="Calibri"/>
                <w:szCs w:val="21"/>
              </w:rPr>
              <w:t>88</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Can’t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32C9BC98" w14:textId="64ED5075" w:rsidR="00065ABD" w:rsidRPr="00211D8D" w:rsidRDefault="00065ABD" w:rsidP="00065ABD">
            <w:pPr>
              <w:jc w:val="left"/>
              <w:rPr>
                <w:rFonts w:ascii="Calibri" w:hAnsi="Calibri"/>
                <w:szCs w:val="21"/>
              </w:rPr>
            </w:pPr>
            <w:r w:rsidRPr="00211D8D">
              <w:rPr>
                <w:rFonts w:ascii="Calibri" w:hAnsi="Calibri"/>
                <w:szCs w:val="21"/>
              </w:rPr>
              <w:t>Powerset()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5FD7E32" w:rsidR="00065ABD" w:rsidRPr="00211D8D" w:rsidRDefault="00065ABD" w:rsidP="00065ABD">
            <w:pPr>
              <w:jc w:val="left"/>
              <w:rPr>
                <w:rFonts w:ascii="Calibri" w:hAnsi="Calibri"/>
                <w:szCs w:val="21"/>
              </w:rPr>
            </w:pPr>
            <w:r w:rsidRPr="00211D8D">
              <w:rPr>
                <w:rFonts w:ascii="Calibri" w:hAnsi="Calibri"/>
                <w:szCs w:val="21"/>
              </w:rPr>
              <w:t>A list include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77784D32" w:rsidR="00065ABD" w:rsidRPr="00211D8D" w:rsidRDefault="00065ABD" w:rsidP="00065ABD">
            <w:pPr>
              <w:jc w:val="left"/>
              <w:rPr>
                <w:rFonts w:ascii="Calibri" w:hAnsi="Calibri"/>
                <w:szCs w:val="21"/>
              </w:rPr>
            </w:pPr>
            <w:r w:rsidRPr="00211D8D">
              <w:rPr>
                <w:rFonts w:ascii="Calibri" w:hAnsi="Calibri"/>
                <w:szCs w:val="21"/>
              </w:rPr>
              <w:t>93.2124</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0EBB359B" w14:textId="0708C01D" w:rsidR="00065ABD" w:rsidRPr="00211D8D" w:rsidRDefault="00065ABD" w:rsidP="00065ABD">
            <w:pPr>
              <w:jc w:val="left"/>
              <w:rPr>
                <w:rFonts w:ascii="Calibri" w:hAnsi="Calibri"/>
                <w:szCs w:val="21"/>
              </w:rPr>
            </w:pPr>
            <w:r w:rsidRPr="00211D8D">
              <w:rPr>
                <w:rFonts w:ascii="Calibri" w:hAnsi="Calibri"/>
                <w:szCs w:val="21"/>
              </w:rPr>
              <w:t>Data memo()</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546091ED" w:rsidR="00065ABD" w:rsidRPr="00211D8D" w:rsidRDefault="00065ABD" w:rsidP="00065ABD">
            <w:pPr>
              <w:jc w:val="left"/>
              <w:rPr>
                <w:rFonts w:ascii="Calibri" w:hAnsi="Calibri"/>
                <w:szCs w:val="21"/>
              </w:rPr>
            </w:pPr>
            <w:r w:rsidRPr="00211D8D">
              <w:rPr>
                <w:rFonts w:ascii="Calibri" w:hAnsi="Calibri"/>
                <w:szCs w:val="21"/>
              </w:rPr>
              <w:t>Stack over 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r w:rsidRPr="00211D8D">
              <w:rPr>
                <w:rFonts w:ascii="Calibri" w:hAnsi="Calibri"/>
                <w:szCs w:val="21"/>
              </w:rPr>
              <w:t>Strength()</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Strength easy()</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2"/>
        <w:rPr>
          <w:rFonts w:ascii="Calibri" w:hAnsi="Calibri"/>
        </w:rPr>
      </w:pPr>
      <w:bookmarkStart w:id="131" w:name="_Toc70802533"/>
      <w:r w:rsidRPr="00211D8D">
        <w:rPr>
          <w:rFonts w:ascii="Calibri" w:hAnsi="Calibri"/>
        </w:rPr>
        <w:lastRenderedPageBreak/>
        <w:t>Integration test</w:t>
      </w:r>
      <w:bookmarkEnd w:id="131"/>
    </w:p>
    <w:tbl>
      <w:tblPr>
        <w:tblStyle w:val="af"/>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A cache memo set as expected</w:t>
            </w:r>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1D71CC43" w:rsidR="004D0012" w:rsidRPr="00211D8D" w:rsidRDefault="004D0012" w:rsidP="005E221B">
            <w:pPr>
              <w:jc w:val="left"/>
              <w:rPr>
                <w:rFonts w:ascii="Calibri" w:hAnsi="Calibri"/>
                <w:szCs w:val="21"/>
              </w:rPr>
            </w:pPr>
            <w:r w:rsidRPr="00211D8D">
              <w:rPr>
                <w:rFonts w:ascii="Calibri" w:hAnsi="Calibri"/>
                <w:szCs w:val="21"/>
              </w:rPr>
              <w:t xml:space="preserve">The value calculate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628AC50"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the player rating can be obtained by using whole rating function</w:t>
            </w:r>
          </w:p>
        </w:tc>
      </w:tr>
      <w:tr w:rsidR="004D0012" w:rsidRPr="00211D8D" w14:paraId="4B1B494C" w14:textId="77777777" w:rsidTr="004D0012">
        <w:tc>
          <w:tcPr>
            <w:tcW w:w="4508" w:type="dxa"/>
          </w:tcPr>
          <w:p w14:paraId="1D533FB1" w14:textId="49900E03" w:rsidR="004D0012" w:rsidRPr="00211D8D"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proofErr w:type="spellStart"/>
            <w:r w:rsidRPr="00211D8D">
              <w:rPr>
                <w:rFonts w:ascii="Calibri" w:hAnsi="Calibri"/>
                <w:szCs w:val="21"/>
              </w:rPr>
              <w:t>elo</w:t>
            </w:r>
            <w:proofErr w:type="spellEnd"/>
            <w:r w:rsidRPr="00211D8D">
              <w:rPr>
                <w:rFonts w:ascii="Calibri" w:hAnsi="Calibri"/>
                <w:szCs w:val="21"/>
              </w:rPr>
              <w:t xml:space="preserve"> rating</w:t>
            </w:r>
          </w:p>
        </w:tc>
        <w:tc>
          <w:tcPr>
            <w:tcW w:w="4508" w:type="dxa"/>
          </w:tcPr>
          <w:p w14:paraId="1DBF332F" w14:textId="168C433F"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each team Elo rating can be got from Team </w:t>
            </w:r>
            <w:proofErr w:type="spellStart"/>
            <w:r w:rsidRPr="00211D8D">
              <w:rPr>
                <w:rFonts w:ascii="Calibri" w:hAnsi="Calibri"/>
                <w:szCs w:val="21"/>
              </w:rPr>
              <w:t>elo</w:t>
            </w:r>
            <w:proofErr w:type="spellEnd"/>
            <w:r w:rsidRPr="00211D8D">
              <w:rPr>
                <w:rFonts w:ascii="Calibri" w:hAnsi="Calibri"/>
                <w:szCs w:val="21"/>
              </w:rPr>
              <w:t xml:space="preserve"> function</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2"/>
        <w:rPr>
          <w:rFonts w:ascii="Calibri" w:hAnsi="Calibri"/>
        </w:rPr>
      </w:pPr>
      <w:bookmarkStart w:id="132" w:name="_Toc70802534"/>
      <w:r w:rsidRPr="00211D8D">
        <w:rPr>
          <w:rFonts w:ascii="Calibri" w:hAnsi="Calibri"/>
        </w:rPr>
        <w:t>System test</w:t>
      </w:r>
      <w:bookmarkEnd w:id="132"/>
    </w:p>
    <w:tbl>
      <w:tblPr>
        <w:tblStyle w:val="af"/>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r w:rsidRPr="00211D8D">
              <w:rPr>
                <w:rFonts w:ascii="Calibri" w:hAnsi="Calibri"/>
                <w:szCs w:val="21"/>
              </w:rPr>
              <w:t xml:space="preserve">Player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A wins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4A8A4484"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choose, force to choose another one</w:t>
            </w:r>
          </w:p>
        </w:tc>
      </w:tr>
      <w:tr w:rsidR="004D0012" w:rsidRPr="00211D8D" w14:paraId="61CFC51F" w14:textId="77777777" w:rsidTr="004D0012">
        <w:trPr>
          <w:trHeight w:val="142"/>
        </w:trPr>
        <w:tc>
          <w:tcPr>
            <w:tcW w:w="2972" w:type="dxa"/>
          </w:tcPr>
          <w:p w14:paraId="3225F372" w14:textId="7EB0353E" w:rsidR="004D0012" w:rsidRPr="00211D8D" w:rsidRDefault="004D0012" w:rsidP="005E221B">
            <w:pPr>
              <w:jc w:val="left"/>
              <w:rPr>
                <w:rFonts w:ascii="Calibri" w:hAnsi="Calibri"/>
                <w:szCs w:val="21"/>
              </w:rPr>
            </w:pPr>
            <w:r w:rsidRPr="00211D8D">
              <w:rPr>
                <w:rFonts w:ascii="Calibri" w:hAnsi="Calibri"/>
                <w:szCs w:val="21"/>
              </w:rPr>
              <w:t xml:space="preserve">Players enter the team name </w:t>
            </w:r>
          </w:p>
        </w:tc>
        <w:tc>
          <w:tcPr>
            <w:tcW w:w="2972" w:type="dxa"/>
          </w:tcPr>
          <w:p w14:paraId="7144BE5A" w14:textId="5553BCF9" w:rsidR="004D0012" w:rsidRPr="00211D8D" w:rsidRDefault="004D0012" w:rsidP="005E221B">
            <w:pPr>
              <w:jc w:val="left"/>
              <w:rPr>
                <w:rFonts w:ascii="Calibri" w:hAnsi="Calibri"/>
                <w:szCs w:val="21"/>
              </w:rPr>
            </w:pPr>
            <w:r w:rsidRPr="00211D8D">
              <w:rPr>
                <w:rFonts w:ascii="Calibri" w:hAnsi="Calibri"/>
                <w:szCs w:val="21"/>
              </w:rPr>
              <w:t>The team name will be shown on the screen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520F84DE" w:rsidR="004D0012" w:rsidRPr="00211D8D" w:rsidRDefault="00224079" w:rsidP="005E221B">
            <w:pPr>
              <w:jc w:val="left"/>
              <w:rPr>
                <w:rFonts w:ascii="Calibri" w:hAnsi="Calibri"/>
                <w:szCs w:val="21"/>
              </w:rPr>
            </w:pPr>
            <w:r w:rsidRPr="00211D8D">
              <w:rPr>
                <w:rFonts w:ascii="Calibri" w:hAnsi="Calibri"/>
                <w:szCs w:val="21"/>
              </w:rPr>
              <w:t>The player could be change but the money of player are cost already</w:t>
            </w:r>
          </w:p>
        </w:tc>
      </w:tr>
      <w:tr w:rsidR="004D0012" w:rsidRPr="00211D8D" w14:paraId="25D3D8F9" w14:textId="77777777" w:rsidTr="004D0012">
        <w:trPr>
          <w:trHeight w:val="142"/>
        </w:trPr>
        <w:tc>
          <w:tcPr>
            <w:tcW w:w="2972" w:type="dxa"/>
          </w:tcPr>
          <w:p w14:paraId="60781D64" w14:textId="562C5B52" w:rsidR="004D0012" w:rsidRPr="00211D8D" w:rsidRDefault="00224079" w:rsidP="00224079">
            <w:pPr>
              <w:jc w:val="left"/>
              <w:rPr>
                <w:rFonts w:ascii="Calibri" w:hAnsi="Calibri"/>
                <w:szCs w:val="21"/>
              </w:rPr>
            </w:pPr>
            <w:r w:rsidRPr="00211D8D">
              <w:rPr>
                <w:rFonts w:ascii="Calibri" w:hAnsi="Calibri"/>
                <w:szCs w:val="21"/>
              </w:rPr>
              <w:t xml:space="preserve">The User choose the same player in whole time </w:t>
            </w:r>
          </w:p>
        </w:tc>
        <w:tc>
          <w:tcPr>
            <w:tcW w:w="2972" w:type="dxa"/>
          </w:tcPr>
          <w:p w14:paraId="7A6724D7" w14:textId="777C2F14" w:rsidR="004D0012" w:rsidRPr="00211D8D" w:rsidRDefault="00224079" w:rsidP="005E221B">
            <w:pPr>
              <w:jc w:val="left"/>
              <w:rPr>
                <w:rFonts w:ascii="Calibri" w:hAnsi="Calibri"/>
                <w:szCs w:val="21"/>
              </w:rPr>
            </w:pPr>
            <w:r w:rsidRPr="00211D8D">
              <w:rPr>
                <w:rFonts w:ascii="Calibri" w:hAnsi="Calibri"/>
                <w:szCs w:val="21"/>
              </w:rPr>
              <w:t>The player cannot be choose, as it was already fixed, but the money still cost.</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38C41B5B" w:rsidR="009F67B1" w:rsidRPr="00211D8D" w:rsidRDefault="00B963A9" w:rsidP="00FF4CB8">
      <w:pPr>
        <w:pStyle w:val="1"/>
        <w:rPr>
          <w:rFonts w:ascii="Calibri" w:hAnsi="Calibri"/>
        </w:rPr>
      </w:pPr>
      <w:bookmarkStart w:id="133" w:name="_Toc70802535"/>
      <w:r w:rsidRPr="00211D8D">
        <w:rPr>
          <w:rFonts w:ascii="Calibri" w:hAnsi="Calibri"/>
        </w:rPr>
        <w:lastRenderedPageBreak/>
        <w:t>7.evaluation</w:t>
      </w:r>
      <w:bookmarkEnd w:id="133"/>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407EFA"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9pt;mso-width-percent:0;mso-height-percent:0;mso-width-percent:0;mso-height-percent:0" o:ole="">
            <v:imagedata r:id="rId32" o:title=""/>
          </v:shape>
          <o:OLEObject Type="Embed" ProgID="Excel.Sheet.12" ShapeID="_x0000_i1025" DrawAspect="Content" ObjectID="_1681549461" r:id="rId33"/>
        </w:object>
      </w:r>
    </w:p>
    <w:p w14:paraId="0139B41B" w14:textId="39689F41" w:rsidR="009F67B1" w:rsidRPr="00211D8D" w:rsidRDefault="009F67B1" w:rsidP="005E221B">
      <w:pPr>
        <w:jc w:val="left"/>
        <w:rPr>
          <w:rFonts w:ascii="Calibri" w:hAnsi="Calibri"/>
          <w:szCs w:val="21"/>
        </w:rPr>
      </w:pPr>
      <w:r w:rsidRPr="00211D8D">
        <w:rPr>
          <w:rFonts w:ascii="Calibri" w:hAnsi="Calibri"/>
          <w:szCs w:val="21"/>
        </w:rPr>
        <w:t>-confusion matrix graph</w:t>
      </w:r>
    </w:p>
    <w:p w14:paraId="1311E447" w14:textId="464DDE38" w:rsidR="009F67B1" w:rsidRPr="00211D8D" w:rsidRDefault="007379D5" w:rsidP="005E221B">
      <w:pPr>
        <w:jc w:val="left"/>
        <w:rPr>
          <w:rFonts w:ascii="Calibri" w:hAnsi="Calibri"/>
          <w:szCs w:val="21"/>
        </w:rPr>
      </w:pPr>
      <w:r w:rsidRPr="00211D8D">
        <w:rPr>
          <w:rFonts w:ascii="Calibri" w:hAnsi="Calibri"/>
          <w:szCs w:val="21"/>
        </w:rPr>
        <w:t xml:space="preserve">Above is the confusion matrix graph, The horizontal and vertical rows show the </w:t>
      </w:r>
      <w:r w:rsidR="00AD7EFC" w:rsidRPr="00211D8D">
        <w:rPr>
          <w:rFonts w:ascii="Calibri" w:hAnsi="Calibri"/>
          <w:szCs w:val="21"/>
        </w:rPr>
        <w:t xml:space="preserve">true team </w:t>
      </w:r>
      <w:proofErr w:type="spellStart"/>
      <w:r w:rsidR="00AD7EFC" w:rsidRPr="00211D8D">
        <w:rPr>
          <w:rFonts w:ascii="Calibri" w:hAnsi="Calibri"/>
          <w:szCs w:val="21"/>
        </w:rPr>
        <w:t>elo</w:t>
      </w:r>
      <w:proofErr w:type="spellEnd"/>
      <w:r w:rsidR="00AD7EFC" w:rsidRPr="00211D8D">
        <w:rPr>
          <w:rFonts w:ascii="Calibri" w:hAnsi="Calibri"/>
          <w:szCs w:val="21"/>
        </w:rPr>
        <w:t xml:space="preserve"> and the predicted </w:t>
      </w:r>
      <w:ins w:id="134" w:author="Bolin Zhu" w:date="2021-04-30T16:21:00Z">
        <w:r w:rsidR="00F50444" w:rsidRPr="00211D8D">
          <w:rPr>
            <w:rFonts w:ascii="Calibri" w:hAnsi="Calibri"/>
            <w:szCs w:val="21"/>
          </w:rPr>
          <w:t>E</w:t>
        </w:r>
      </w:ins>
      <w:r w:rsidR="00AD7EFC" w:rsidRPr="00211D8D">
        <w:rPr>
          <w:rFonts w:ascii="Calibri" w:hAnsi="Calibri"/>
          <w:szCs w:val="21"/>
        </w:rPr>
        <w:t xml:space="preserve">lo </w:t>
      </w:r>
      <w:commentRangeStart w:id="135"/>
      <w:r w:rsidRPr="00211D8D">
        <w:rPr>
          <w:rFonts w:ascii="Calibri" w:hAnsi="Calibri"/>
          <w:szCs w:val="21"/>
        </w:rPr>
        <w:t xml:space="preserve"> </w:t>
      </w:r>
      <w:commentRangeEnd w:id="135"/>
      <w:r w:rsidR="000B46C7" w:rsidRPr="00211D8D">
        <w:rPr>
          <w:rStyle w:val="a9"/>
          <w:rFonts w:ascii="Calibri" w:hAnsi="Calibri"/>
        </w:rPr>
        <w:commentReference w:id="135"/>
      </w:r>
      <w:ins w:id="136" w:author="Bolin Zhu" w:date="2021-05-01T02:03:00Z">
        <w:r w:rsidR="005E504C" w:rsidRPr="00211D8D">
          <w:rPr>
            <w:rFonts w:ascii="Calibri" w:hAnsi="Calibri"/>
            <w:szCs w:val="21"/>
          </w:rPr>
          <w:t xml:space="preserve">the </w:t>
        </w:r>
      </w:ins>
      <w:ins w:id="137" w:author="Bolin Zhu" w:date="2021-05-01T02:04:00Z">
        <w:r w:rsidR="005E504C" w:rsidRPr="00211D8D">
          <w:rPr>
            <w:rFonts w:ascii="Calibri" w:hAnsi="Calibri"/>
            <w:szCs w:val="21"/>
          </w:rPr>
          <w:t xml:space="preserve">calculate data is the team </w:t>
        </w:r>
      </w:ins>
      <w:r w:rsidRPr="00211D8D">
        <w:rPr>
          <w:rFonts w:ascii="Calibri" w:hAnsi="Calibri"/>
          <w:szCs w:val="21"/>
        </w:rPr>
        <w:t>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211D8D" w:rsidRDefault="009F67B1" w:rsidP="005E221B">
      <w:pPr>
        <w:widowControl/>
        <w:jc w:val="left"/>
        <w:rPr>
          <w:rFonts w:ascii="Calibri" w:hAnsi="Calibri"/>
          <w:b/>
          <w:bCs/>
          <w:kern w:val="44"/>
          <w:szCs w:val="21"/>
        </w:rPr>
      </w:pPr>
      <w:r w:rsidRPr="00211D8D">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211D8D">
        <w:rPr>
          <w:rFonts w:ascii="Calibri" w:hAnsi="Calibri"/>
          <w:b/>
          <w:bCs/>
          <w:kern w:val="44"/>
          <w:szCs w:val="21"/>
        </w:rPr>
        <w:t xml:space="preserve">      </w:t>
      </w:r>
      <w:r w:rsidRPr="00211D8D">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211D8D" w:rsidRDefault="00D07185" w:rsidP="005E221B">
      <w:pPr>
        <w:ind w:left="840" w:firstLine="420"/>
        <w:jc w:val="left"/>
        <w:rPr>
          <w:rFonts w:ascii="Calibri" w:hAnsi="Calibri"/>
          <w:szCs w:val="21"/>
        </w:rPr>
      </w:pPr>
      <w:r w:rsidRPr="00211D8D">
        <w:rPr>
          <w:rFonts w:ascii="Calibri" w:hAnsi="Calibri"/>
          <w:szCs w:val="21"/>
        </w:rPr>
        <w:t xml:space="preserve">-True value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-calculate value</w:t>
      </w:r>
    </w:p>
    <w:p w14:paraId="35A6CC0F" w14:textId="7CD5DCF3" w:rsidR="009F67B1" w:rsidRPr="00211D8D" w:rsidRDefault="009F67B1" w:rsidP="005E221B">
      <w:pPr>
        <w:jc w:val="left"/>
        <w:rPr>
          <w:rFonts w:ascii="Calibri" w:hAnsi="Calibri"/>
          <w:szCs w:val="21"/>
        </w:rPr>
      </w:pPr>
    </w:p>
    <w:p w14:paraId="5E2732CA" w14:textId="7652C7A4"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211D8D" w:rsidRDefault="000B159C" w:rsidP="005E221B">
      <w:pPr>
        <w:jc w:val="left"/>
        <w:rPr>
          <w:rFonts w:ascii="Calibri" w:hAnsi="Calibri"/>
          <w:szCs w:val="21"/>
        </w:rPr>
      </w:pPr>
      <w:r w:rsidRPr="00211D8D">
        <w:rPr>
          <w:rFonts w:ascii="Calibri" w:hAnsi="Calibri"/>
          <w:szCs w:val="21"/>
        </w:rPr>
        <w:tab/>
        <w:t xml:space="preserve"> -rating calculate from average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-the rating from 2krating website</w:t>
      </w:r>
    </w:p>
    <w:p w14:paraId="3F75345C" w14:textId="0E669161" w:rsidR="000B159C" w:rsidRPr="00211D8D" w:rsidRDefault="000B159C" w:rsidP="005E221B">
      <w:pPr>
        <w:jc w:val="left"/>
        <w:rPr>
          <w:rFonts w:ascii="Calibri" w:hAnsi="Calibri"/>
          <w:szCs w:val="21"/>
        </w:rPr>
      </w:pPr>
    </w:p>
    <w:p w14:paraId="0FE3F58E" w14:textId="37500EB8" w:rsidR="000B159C" w:rsidRPr="00211D8D" w:rsidRDefault="000B159C" w:rsidP="005E221B">
      <w:pPr>
        <w:jc w:val="left"/>
        <w:rPr>
          <w:rFonts w:ascii="Calibri" w:hAnsi="Calibri"/>
          <w:szCs w:val="21"/>
        </w:rPr>
      </w:pPr>
    </w:p>
    <w:p w14:paraId="15518349" w14:textId="1DDE0365" w:rsidR="000B159C" w:rsidRPr="00211D8D" w:rsidRDefault="000B159C" w:rsidP="005E221B">
      <w:pPr>
        <w:jc w:val="left"/>
        <w:rPr>
          <w:rFonts w:ascii="Calibri" w:hAnsi="Calibri"/>
          <w:szCs w:val="21"/>
        </w:rPr>
      </w:pPr>
      <w:r w:rsidRPr="00211D8D">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211D8D" w:rsidRDefault="00D0718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9733C7" w:rsidRPr="00211D8D">
        <w:rPr>
          <w:rFonts w:ascii="Calibri" w:hAnsi="Calibri"/>
          <w:szCs w:val="21"/>
        </w:rPr>
        <w:t>Figure 7</w:t>
      </w:r>
    </w:p>
    <w:p w14:paraId="74B47815" w14:textId="1FD847FC" w:rsidR="009733C7" w:rsidRPr="00211D8D" w:rsidRDefault="000B159C" w:rsidP="005E221B">
      <w:pPr>
        <w:jc w:val="left"/>
        <w:rPr>
          <w:rFonts w:ascii="Calibri" w:hAnsi="Calibri"/>
          <w:szCs w:val="21"/>
        </w:rPr>
      </w:pPr>
      <w:r w:rsidRPr="00211D8D">
        <w:rPr>
          <w:rFonts w:ascii="Calibri" w:hAnsi="Calibri"/>
          <w:szCs w:val="21"/>
        </w:rPr>
        <w:t>Four different results are shown in figure 7, the true value is set for each team Elo rating divide by the ratio(average Elo/average Player rating),</w:t>
      </w:r>
      <w:r w:rsidR="004D0012" w:rsidRPr="00211D8D">
        <w:rPr>
          <w:rFonts w:ascii="Calibri" w:hAnsi="Calibri"/>
          <w:szCs w:val="21"/>
        </w:rPr>
        <w:t xml:space="preserve">and the </w:t>
      </w:r>
      <w:commentRangeStart w:id="138"/>
      <w:r w:rsidR="004D0012" w:rsidRPr="00211D8D">
        <w:rPr>
          <w:rFonts w:ascii="Calibri" w:hAnsi="Calibri"/>
          <w:szCs w:val="21"/>
        </w:rPr>
        <w:t xml:space="preserve">2k rating </w:t>
      </w:r>
      <w:commentRangeEnd w:id="138"/>
      <w:r w:rsidR="000B46C7" w:rsidRPr="00211D8D">
        <w:rPr>
          <w:rStyle w:val="a9"/>
          <w:rFonts w:ascii="Calibri" w:hAnsi="Calibri"/>
        </w:rPr>
        <w:commentReference w:id="138"/>
      </w:r>
      <w:r w:rsidR="004D0012" w:rsidRPr="00211D8D">
        <w:rPr>
          <w:rFonts w:ascii="Calibri" w:hAnsi="Calibri"/>
          <w:szCs w:val="21"/>
        </w:rPr>
        <w:t>is that the rating record from the other rating system ,according to the graph we could find most of the value are similar to each other, except the team 6 and team 14,</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77777777" w:rsidR="009733C7" w:rsidRPr="00211D8D" w:rsidRDefault="009733C7" w:rsidP="005E221B">
      <w:pPr>
        <w:jc w:val="left"/>
        <w:rPr>
          <w:rFonts w:ascii="Calibri" w:hAnsi="Calibri"/>
          <w:szCs w:val="21"/>
        </w:rPr>
      </w:pPr>
    </w:p>
    <w:p w14:paraId="74443A19" w14:textId="7DCDF27A" w:rsidR="009F67B1" w:rsidRPr="00211D8D" w:rsidRDefault="009F67B1" w:rsidP="005E221B">
      <w:pPr>
        <w:widowControl/>
        <w:jc w:val="left"/>
        <w:rPr>
          <w:rFonts w:ascii="Calibri" w:hAnsi="Calibri"/>
          <w:b/>
          <w:bCs/>
          <w:kern w:val="44"/>
          <w:szCs w:val="21"/>
        </w:rPr>
      </w:pPr>
      <w:commentRangeStart w:id="139"/>
      <w:r w:rsidRPr="00211D8D">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9">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commentRangeEnd w:id="139"/>
      <w:r w:rsidR="003B1E50" w:rsidRPr="00211D8D">
        <w:rPr>
          <w:rStyle w:val="a9"/>
          <w:rFonts w:ascii="Calibri" w:hAnsi="Calibri"/>
        </w:rPr>
        <w:commentReference w:id="139"/>
      </w:r>
    </w:p>
    <w:p w14:paraId="60DC4002" w14:textId="1A992854" w:rsidR="008F3B8E" w:rsidRPr="00211D8D" w:rsidRDefault="00D07185" w:rsidP="005E221B">
      <w:pPr>
        <w:jc w:val="left"/>
        <w:rPr>
          <w:rFonts w:ascii="Calibri" w:hAnsi="Calibri"/>
          <w:szCs w:val="21"/>
        </w:rPr>
      </w:pPr>
      <w:r w:rsidRPr="00211D8D">
        <w:rPr>
          <w:rFonts w:ascii="Calibri" w:hAnsi="Calibri"/>
          <w:szCs w:val="21"/>
        </w:rPr>
        <w:t>-r square value bar chart</w:t>
      </w:r>
    </w:p>
    <w:p w14:paraId="67D56401" w14:textId="77777777" w:rsidR="00B410E1" w:rsidRPr="00211D8D" w:rsidRDefault="009733C7" w:rsidP="005E221B">
      <w:pPr>
        <w:jc w:val="left"/>
        <w:rPr>
          <w:rFonts w:ascii="Calibri" w:hAnsi="Calibri"/>
          <w:szCs w:val="21"/>
        </w:rPr>
      </w:pPr>
      <w:r w:rsidRPr="00211D8D">
        <w:rPr>
          <w:rFonts w:ascii="Calibri" w:hAnsi="Calibri"/>
          <w:szCs w:val="21"/>
        </w:rPr>
        <w:t>The r square value is used to calculate the accuracy of our project, as the graph shown if the value of r square is very low that means the result is more accurate.</w:t>
      </w:r>
      <w:r w:rsidR="000B159C" w:rsidRPr="00211D8D">
        <w:rPr>
          <w:rFonts w:ascii="Calibri" w:hAnsi="Calibri"/>
          <w:szCs w:val="21"/>
        </w:rPr>
        <w:t xml:space="preserve"> However, the data of our result is </w:t>
      </w:r>
      <w:proofErr w:type="spellStart"/>
      <w:r w:rsidR="000B159C" w:rsidRPr="00211D8D">
        <w:rPr>
          <w:rFonts w:ascii="Calibri" w:hAnsi="Calibri"/>
          <w:szCs w:val="21"/>
        </w:rPr>
        <w:t>to</w:t>
      </w:r>
      <w:proofErr w:type="spellEnd"/>
      <w:r w:rsidR="000B159C" w:rsidRPr="00211D8D">
        <w:rPr>
          <w:rFonts w:ascii="Calibri" w:hAnsi="Calibri"/>
          <w:szCs w:val="21"/>
        </w:rPr>
        <w:t xml:space="preserve"> close to the true data, so I assume that maybe there cause a overfitting </w:t>
      </w:r>
      <w:r w:rsidR="004D0012" w:rsidRPr="00211D8D">
        <w:rPr>
          <w:rFonts w:ascii="Calibri" w:hAnsi="Calibri"/>
          <w:szCs w:val="21"/>
        </w:rPr>
        <w:t>condition</w:t>
      </w:r>
      <w:r w:rsidR="000B159C" w:rsidRPr="00211D8D">
        <w:rPr>
          <w:rFonts w:ascii="Calibri" w:hAnsi="Calibri"/>
          <w:szCs w:val="21"/>
        </w:rPr>
        <w:t>.</w:t>
      </w:r>
      <w:r w:rsidR="00B410E1" w:rsidRPr="00211D8D">
        <w:rPr>
          <w:rFonts w:ascii="Calibri" w:hAnsi="Calibri"/>
          <w:szCs w:val="21"/>
        </w:rPr>
        <w:t xml:space="preserve"> In order to check whether is it overfitting the 2krating value are set to the true value, and this is the diagram show below:</w:t>
      </w:r>
    </w:p>
    <w:p w14:paraId="6B9A962F" w14:textId="13E86C56" w:rsidR="008F3B8E" w:rsidRPr="00211D8D" w:rsidRDefault="00B410E1" w:rsidP="005E221B">
      <w:pPr>
        <w:jc w:val="left"/>
        <w:rPr>
          <w:rFonts w:ascii="Calibri" w:hAnsi="Calibri"/>
          <w:szCs w:val="21"/>
        </w:rPr>
      </w:pPr>
      <w:r w:rsidRPr="00211D8D">
        <w:rPr>
          <w:rFonts w:ascii="Calibri" w:hAnsi="Calibri"/>
          <w:szCs w:val="21"/>
        </w:rPr>
        <w:t xml:space="preserve"> </w:t>
      </w:r>
      <w:r w:rsidRPr="00211D8D">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40">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211D8D" w:rsidRDefault="00B410E1"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-the R square value graph base on 2krating</w:t>
      </w:r>
    </w:p>
    <w:p w14:paraId="2C2861A3" w14:textId="149675C8" w:rsidR="000B159C" w:rsidRPr="00211D8D" w:rsidRDefault="00B410E1" w:rsidP="005E221B">
      <w:pPr>
        <w:jc w:val="left"/>
        <w:rPr>
          <w:rFonts w:ascii="Calibri" w:hAnsi="Calibri"/>
          <w:szCs w:val="21"/>
        </w:rPr>
      </w:pPr>
      <w:commentRangeStart w:id="140"/>
      <w:r w:rsidRPr="00211D8D">
        <w:rPr>
          <w:rFonts w:ascii="Calibri" w:hAnsi="Calibri"/>
          <w:szCs w:val="21"/>
        </w:rPr>
        <w:t xml:space="preserve">The graph indicate that, our result’s </w:t>
      </w:r>
      <w:r w:rsidR="0026255C">
        <w:rPr>
          <w:rFonts w:ascii="Calibri" w:hAnsi="Calibri"/>
          <w:szCs w:val="21"/>
        </w:rPr>
        <w:t xml:space="preserve">error </w:t>
      </w:r>
      <w:r w:rsidRPr="00211D8D">
        <w:rPr>
          <w:rFonts w:ascii="Calibri" w:hAnsi="Calibri"/>
          <w:szCs w:val="21"/>
        </w:rPr>
        <w:t>is a little bit higher than the average data.</w:t>
      </w:r>
      <w:commentRangeEnd w:id="140"/>
      <w:r w:rsidR="002F7B19" w:rsidRPr="00211D8D">
        <w:rPr>
          <w:rStyle w:val="a9"/>
          <w:rFonts w:ascii="Calibri" w:hAnsi="Calibri"/>
        </w:rPr>
        <w:commentReference w:id="140"/>
      </w:r>
    </w:p>
    <w:p w14:paraId="56F1273C" w14:textId="7CD71C61" w:rsidR="000B159C" w:rsidRPr="00211D8D" w:rsidRDefault="000B159C" w:rsidP="005E221B">
      <w:pPr>
        <w:jc w:val="left"/>
        <w:rPr>
          <w:rFonts w:ascii="Calibri" w:hAnsi="Calibri"/>
          <w:szCs w:val="21"/>
        </w:rPr>
      </w:pPr>
    </w:p>
    <w:p w14:paraId="19A4B069" w14:textId="5E106DB5" w:rsidR="000B159C" w:rsidRPr="00211D8D" w:rsidRDefault="000B159C" w:rsidP="005E221B">
      <w:pPr>
        <w:jc w:val="left"/>
        <w:rPr>
          <w:rFonts w:ascii="Calibri" w:hAnsi="Calibri"/>
          <w:szCs w:val="21"/>
        </w:rPr>
      </w:pPr>
    </w:p>
    <w:p w14:paraId="374D901F" w14:textId="359EC729" w:rsidR="000B159C" w:rsidRPr="00211D8D" w:rsidRDefault="000B159C" w:rsidP="005E221B">
      <w:pPr>
        <w:jc w:val="left"/>
        <w:rPr>
          <w:rFonts w:ascii="Calibri" w:hAnsi="Calibri"/>
          <w:szCs w:val="21"/>
        </w:rPr>
      </w:pPr>
    </w:p>
    <w:p w14:paraId="65D90DB9" w14:textId="77777777" w:rsidR="008F3B8E" w:rsidRPr="00211D8D" w:rsidRDefault="008F3B8E" w:rsidP="005E221B">
      <w:pPr>
        <w:widowControl/>
        <w:jc w:val="left"/>
        <w:rPr>
          <w:rFonts w:ascii="Calibri" w:hAnsi="Calibri"/>
          <w:b/>
          <w:bCs/>
          <w:kern w:val="44"/>
          <w:szCs w:val="21"/>
        </w:rPr>
      </w:pPr>
    </w:p>
    <w:p w14:paraId="6A18BFD5" w14:textId="7E026D39" w:rsidR="00B963A9" w:rsidRPr="00211D8D" w:rsidRDefault="00B963A9" w:rsidP="00FF4CB8">
      <w:pPr>
        <w:pStyle w:val="1"/>
        <w:rPr>
          <w:rFonts w:ascii="Calibri" w:hAnsi="Calibri"/>
        </w:rPr>
      </w:pPr>
      <w:bookmarkStart w:id="141" w:name="_Toc70802536"/>
      <w:r w:rsidRPr="00211D8D">
        <w:rPr>
          <w:rFonts w:ascii="Calibri" w:hAnsi="Calibri"/>
        </w:rPr>
        <w:lastRenderedPageBreak/>
        <w:t>8.</w:t>
      </w:r>
      <w:commentRangeStart w:id="142"/>
      <w:r w:rsidRPr="00211D8D">
        <w:rPr>
          <w:rFonts w:ascii="Calibri" w:hAnsi="Calibri"/>
        </w:rPr>
        <w:t>conclusion</w:t>
      </w:r>
      <w:commentRangeEnd w:id="142"/>
      <w:r w:rsidR="00C55206" w:rsidRPr="00211D8D">
        <w:rPr>
          <w:rStyle w:val="a9"/>
          <w:rFonts w:ascii="Calibri" w:hAnsi="Calibri"/>
          <w:b w:val="0"/>
          <w:bCs w:val="0"/>
          <w:kern w:val="2"/>
        </w:rPr>
        <w:commentReference w:id="142"/>
      </w:r>
      <w:bookmarkEnd w:id="141"/>
    </w:p>
    <w:p w14:paraId="3E25276E" w14:textId="1583470E" w:rsidR="00DE45D3" w:rsidRPr="00211D8D" w:rsidRDefault="00DE45D3" w:rsidP="00DE45D3">
      <w:pPr>
        <w:rPr>
          <w:rFonts w:ascii="Calibri" w:hAnsi="Calibri"/>
        </w:rPr>
      </w:pPr>
      <w:r w:rsidRPr="00211D8D">
        <w:rPr>
          <w:rFonts w:ascii="Calibri" w:hAnsi="Calibri"/>
        </w:rPr>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211D8D" w:rsidRDefault="00DE45D3" w:rsidP="00DE45D3">
      <w:pPr>
        <w:rPr>
          <w:rFonts w:ascii="Calibri" w:hAnsi="Calibri"/>
        </w:rPr>
      </w:pPr>
    </w:p>
    <w:p w14:paraId="0198A2A8" w14:textId="4E69ED0E" w:rsidR="00B410E1" w:rsidRPr="00211D8D" w:rsidRDefault="00B410E1" w:rsidP="00B410E1">
      <w:pPr>
        <w:widowControl/>
        <w:jc w:val="left"/>
        <w:rPr>
          <w:rFonts w:ascii="Calibri" w:eastAsia="宋体" w:hAnsi="Calibri" w:cs="宋体"/>
          <w:kern w:val="0"/>
          <w:szCs w:val="21"/>
        </w:rPr>
      </w:pPr>
      <w:r w:rsidRPr="00211D8D">
        <w:rPr>
          <w:rFonts w:ascii="Calibri" w:eastAsia="宋体" w:hAnsi="Calibri" w:cs="宋体"/>
          <w:kern w:val="0"/>
          <w:szCs w:val="21"/>
        </w:rPr>
        <w:t>The main aim of this project w</w:t>
      </w:r>
      <w:r w:rsidR="00DD7EEF" w:rsidRPr="00211D8D">
        <w:rPr>
          <w:rFonts w:ascii="Calibri" w:eastAsia="宋体" w:hAnsi="Calibri" w:cs="宋体"/>
          <w:kern w:val="0"/>
          <w:szCs w:val="21"/>
        </w:rPr>
        <w:t>as</w:t>
      </w:r>
      <w:r w:rsidRPr="00211D8D">
        <w:rPr>
          <w:rFonts w:ascii="Calibri" w:eastAsia="宋体" w:hAnsi="Calibri" w:cs="宋体"/>
          <w:kern w:val="0"/>
          <w:szCs w:val="21"/>
        </w:rPr>
        <w:t xml:space="preserve"> to first</w:t>
      </w:r>
      <w:r w:rsidR="00DD7EEF" w:rsidRPr="00211D8D">
        <w:rPr>
          <w:rFonts w:ascii="Calibri" w:eastAsia="宋体" w:hAnsi="Calibri" w:cs="宋体"/>
          <w:kern w:val="0"/>
          <w:szCs w:val="21"/>
        </w:rPr>
        <w:t xml:space="preserve">, </w:t>
      </w:r>
      <w:r w:rsidRPr="00211D8D">
        <w:rPr>
          <w:rFonts w:ascii="Calibri" w:eastAsia="宋体" w:hAnsi="Calibri" w:cs="宋体"/>
          <w:kern w:val="0"/>
          <w:szCs w:val="21"/>
        </w:rPr>
        <w:t>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71655914" w14:textId="2C676FAC" w:rsidR="00FE6B9C" w:rsidRPr="00211D8D" w:rsidRDefault="00211D8D" w:rsidP="00211D8D">
      <w:pPr>
        <w:pStyle w:val="2"/>
        <w:rPr>
          <w:rFonts w:ascii="Calibri" w:hAnsi="Calibri"/>
        </w:rPr>
      </w:pPr>
      <w:r w:rsidRPr="00211D8D">
        <w:rPr>
          <w:rFonts w:ascii="Calibri" w:hAnsi="Calibri"/>
        </w:rPr>
        <w:t>Compare with existing work</w:t>
      </w:r>
    </w:p>
    <w:p w14:paraId="1733F340" w14:textId="3F07A8F4" w:rsidR="00211D8D" w:rsidRPr="00211D8D" w:rsidRDefault="00211D8D" w:rsidP="00211D8D">
      <w:pPr>
        <w:pStyle w:val="3"/>
        <w:rPr>
          <w:ins w:id="143" w:author="Bolin Zhu" w:date="2021-04-30T20:14:00Z"/>
          <w:rFonts w:ascii="Calibri" w:hAnsi="Calibri"/>
        </w:rPr>
      </w:pPr>
      <w:bookmarkStart w:id="144" w:name="_Toc70802537"/>
      <w:r w:rsidRPr="00211D8D">
        <w:rPr>
          <w:rFonts w:ascii="Calibri" w:hAnsi="Calibri"/>
        </w:rPr>
        <w:t>Limitation</w:t>
      </w:r>
      <w:bookmarkEnd w:id="144"/>
    </w:p>
    <w:p w14:paraId="18EC02B0" w14:textId="7C25610D" w:rsidR="00FE6B9C" w:rsidRPr="00211D8D" w:rsidRDefault="00FE6B9C" w:rsidP="00211D8D">
      <w:pPr>
        <w:pStyle w:val="a6"/>
        <w:numPr>
          <w:ilvl w:val="0"/>
          <w:numId w:val="17"/>
        </w:numPr>
        <w:ind w:firstLineChars="0"/>
        <w:rPr>
          <w:ins w:id="145" w:author="Bolin Zhu" w:date="2021-04-30T20:14:00Z"/>
          <w:rFonts w:ascii="Calibri" w:hAnsi="Calibri"/>
        </w:rPr>
      </w:pPr>
      <w:ins w:id="146" w:author="Bolin Zhu" w:date="2021-04-30T20:14:00Z">
        <w:r w:rsidRPr="00211D8D">
          <w:rPr>
            <w:rFonts w:ascii="Calibri" w:hAnsi="Calibri"/>
          </w:rPr>
          <w:t xml:space="preserve">The </w:t>
        </w:r>
      </w:ins>
      <w:ins w:id="147" w:author="Bolin Zhu" w:date="2021-04-30T20:17:00Z">
        <w:r w:rsidRPr="00211D8D">
          <w:rPr>
            <w:rFonts w:ascii="Calibri" w:hAnsi="Calibri"/>
          </w:rPr>
          <w:t xml:space="preserve">Player PER </w:t>
        </w:r>
      </w:ins>
      <w:ins w:id="148" w:author="Bolin Zhu" w:date="2021-04-30T20:14:00Z">
        <w:r w:rsidRPr="00211D8D">
          <w:rPr>
            <w:rFonts w:ascii="Calibri" w:hAnsi="Calibri"/>
          </w:rPr>
          <w:t xml:space="preserve">data may still not </w:t>
        </w:r>
      </w:ins>
      <w:r w:rsidR="0026255C">
        <w:rPr>
          <w:rFonts w:ascii="Calibri" w:hAnsi="Calibri"/>
        </w:rPr>
        <w:t xml:space="preserve">be </w:t>
      </w:r>
      <w:ins w:id="149" w:author="Bolin Zhu" w:date="2021-04-30T20:14:00Z">
        <w:r w:rsidRPr="00211D8D">
          <w:rPr>
            <w:rFonts w:ascii="Calibri" w:hAnsi="Calibri"/>
          </w:rPr>
          <w:t>accurate</w:t>
        </w:r>
      </w:ins>
    </w:p>
    <w:p w14:paraId="7CCFEDCD" w14:textId="2553E7B3" w:rsidR="00FE6B9C" w:rsidRPr="00211D8D" w:rsidRDefault="005E504C" w:rsidP="00211D8D">
      <w:pPr>
        <w:ind w:left="720"/>
        <w:rPr>
          <w:rFonts w:ascii="Calibri" w:hAnsi="Calibri"/>
        </w:rPr>
      </w:pPr>
      <w:ins w:id="150" w:author="Bolin Zhu" w:date="2021-05-01T01:57:00Z">
        <w:r w:rsidRPr="00211D8D">
          <w:rPr>
            <w:rFonts w:ascii="Calibri" w:hAnsi="Calibri"/>
          </w:rPr>
          <w:t>Th</w:t>
        </w:r>
      </w:ins>
      <w:ins w:id="151" w:author="Bolin Zhu" w:date="2021-05-01T01:58:00Z">
        <w:r w:rsidRPr="00211D8D">
          <w:rPr>
            <w:rFonts w:ascii="Calibri" w:hAnsi="Calibri"/>
          </w:rPr>
          <w:t>e PER could represent the player efficiency during the game</w:t>
        </w:r>
      </w:ins>
      <w:ins w:id="152" w:author="Bolin Zhu" w:date="2021-05-01T01:59:00Z">
        <w:r w:rsidRPr="00211D8D">
          <w:rPr>
            <w:rFonts w:ascii="Calibri" w:hAnsi="Calibri"/>
          </w:rPr>
          <w:t>.</w:t>
        </w:r>
      </w:ins>
      <w:ins w:id="153" w:author="Bolin Zhu" w:date="2021-05-01T01:58:00Z">
        <w:r w:rsidRPr="00211D8D">
          <w:rPr>
            <w:rFonts w:ascii="Calibri" w:hAnsi="Calibri"/>
          </w:rPr>
          <w:t xml:space="preserve"> </w:t>
        </w:r>
      </w:ins>
      <w:ins w:id="154" w:author="Bolin Zhu" w:date="2021-05-01T01:59:00Z">
        <w:r w:rsidRPr="00211D8D">
          <w:rPr>
            <w:rFonts w:ascii="Calibri" w:hAnsi="Calibri"/>
          </w:rPr>
          <w:t>H</w:t>
        </w:r>
      </w:ins>
      <w:ins w:id="155" w:author="Bolin Zhu" w:date="2021-05-01T01:58:00Z">
        <w:r w:rsidRPr="00211D8D">
          <w:rPr>
            <w:rFonts w:ascii="Calibri" w:hAnsi="Calibri"/>
          </w:rPr>
          <w:t xml:space="preserve">owever, </w:t>
        </w:r>
      </w:ins>
      <w:ins w:id="156" w:author="Bolin Zhu" w:date="2021-05-01T01:59:00Z">
        <w:r w:rsidRPr="00211D8D">
          <w:rPr>
            <w:rFonts w:ascii="Calibri" w:hAnsi="Calibri"/>
          </w:rPr>
          <w:t>It will i</w:t>
        </w:r>
      </w:ins>
      <w:ins w:id="157" w:author="Bolin Zhu" w:date="2021-05-01T02:00:00Z">
        <w:r w:rsidRPr="00211D8D">
          <w:rPr>
            <w:rFonts w:ascii="Calibri" w:hAnsi="Calibri"/>
          </w:rPr>
          <w:t>nfluenced by the number of game</w:t>
        </w:r>
      </w:ins>
      <w:r w:rsidR="0026255C">
        <w:rPr>
          <w:rFonts w:ascii="Calibri" w:hAnsi="Calibri"/>
        </w:rPr>
        <w:t xml:space="preserve">s the player has </w:t>
      </w:r>
      <w:ins w:id="158" w:author="Bolin Zhu" w:date="2021-05-01T02:00:00Z">
        <w:r w:rsidRPr="00211D8D">
          <w:rPr>
            <w:rFonts w:ascii="Calibri" w:hAnsi="Calibri"/>
          </w:rPr>
          <w:t>play</w:t>
        </w:r>
      </w:ins>
      <w:r w:rsidR="0026255C">
        <w:rPr>
          <w:rFonts w:ascii="Calibri" w:hAnsi="Calibri"/>
        </w:rPr>
        <w:t>ed</w:t>
      </w:r>
      <w:ins w:id="159" w:author="Bolin Zhu" w:date="2021-05-01T02:00:00Z">
        <w:r w:rsidRPr="00211D8D">
          <w:rPr>
            <w:rFonts w:ascii="Calibri" w:hAnsi="Calibri"/>
          </w:rPr>
          <w:t xml:space="preserve">. </w:t>
        </w:r>
      </w:ins>
      <w:ins w:id="160" w:author="Bolin Zhu" w:date="2021-05-01T01:58:00Z">
        <w:r w:rsidRPr="00211D8D">
          <w:rPr>
            <w:rFonts w:ascii="Calibri" w:hAnsi="Calibri"/>
          </w:rPr>
          <w:t>In the data there are</w:t>
        </w:r>
      </w:ins>
      <w:ins w:id="161" w:author="Bolin Zhu" w:date="2021-05-01T01:59:00Z">
        <w:r w:rsidRPr="00211D8D">
          <w:rPr>
            <w:rFonts w:ascii="Calibri" w:hAnsi="Calibri"/>
          </w:rPr>
          <w:t xml:space="preserve"> some teams which have a few player</w:t>
        </w:r>
      </w:ins>
      <w:r w:rsidR="0026255C">
        <w:rPr>
          <w:rFonts w:ascii="Calibri" w:hAnsi="Calibri"/>
        </w:rPr>
        <w:t>s</w:t>
      </w:r>
      <w:ins w:id="162" w:author="Bolin Zhu" w:date="2021-05-01T01:59:00Z">
        <w:r w:rsidRPr="00211D8D">
          <w:rPr>
            <w:rFonts w:ascii="Calibri" w:hAnsi="Calibri"/>
          </w:rPr>
          <w:t xml:space="preserve"> who have a high PER due to the lack of </w:t>
        </w:r>
      </w:ins>
      <w:r w:rsidR="0026255C">
        <w:rPr>
          <w:rFonts w:ascii="Calibri" w:hAnsi="Calibri"/>
        </w:rPr>
        <w:t>games played. This is a source of inaccuracy.</w:t>
      </w:r>
    </w:p>
    <w:p w14:paraId="4D6C935A" w14:textId="7FE6C809" w:rsidR="0038222B" w:rsidRPr="00211D8D" w:rsidRDefault="00FE6B9C" w:rsidP="00211D8D">
      <w:pPr>
        <w:pStyle w:val="a6"/>
        <w:numPr>
          <w:ilvl w:val="0"/>
          <w:numId w:val="17"/>
        </w:numPr>
        <w:ind w:firstLineChars="0"/>
        <w:rPr>
          <w:rFonts w:ascii="Calibri" w:hAnsi="Calibri"/>
        </w:rPr>
      </w:pPr>
      <w:ins w:id="163" w:author="Bolin Zhu" w:date="2021-04-30T20:17:00Z">
        <w:r w:rsidRPr="00211D8D">
          <w:rPr>
            <w:rFonts w:ascii="Calibri" w:hAnsi="Calibri"/>
          </w:rPr>
          <w:t>Th</w:t>
        </w:r>
      </w:ins>
      <w:ins w:id="164" w:author="Bolin Zhu" w:date="2021-04-30T20:18:00Z">
        <w:r w:rsidRPr="00211D8D">
          <w:rPr>
            <w:rFonts w:ascii="Calibri" w:hAnsi="Calibri"/>
          </w:rPr>
          <w:t xml:space="preserve">e team Elo rating may not </w:t>
        </w:r>
      </w:ins>
      <w:r w:rsidR="0026255C">
        <w:rPr>
          <w:rFonts w:ascii="Calibri" w:hAnsi="Calibri"/>
        </w:rPr>
        <w:t xml:space="preserve">be </w:t>
      </w:r>
      <w:ins w:id="165" w:author="Bolin Zhu" w:date="2021-04-30T20:18:00Z">
        <w:r w:rsidRPr="00211D8D">
          <w:rPr>
            <w:rFonts w:ascii="Calibri" w:hAnsi="Calibri"/>
          </w:rPr>
          <w:t>accurate</w:t>
        </w:r>
      </w:ins>
    </w:p>
    <w:p w14:paraId="2F758985" w14:textId="203945C9" w:rsidR="00211D8D" w:rsidRPr="000136CF" w:rsidRDefault="005E504C" w:rsidP="00211D8D">
      <w:pPr>
        <w:pStyle w:val="a6"/>
        <w:ind w:left="720" w:firstLineChars="0" w:firstLine="0"/>
        <w:rPr>
          <w:rFonts w:ascii="Calibri" w:hAnsi="Calibri"/>
        </w:rPr>
      </w:pPr>
      <w:ins w:id="166" w:author="Bolin Zhu" w:date="2021-05-01T02:01:00Z">
        <w:r w:rsidRPr="00211D8D">
          <w:rPr>
            <w:rFonts w:ascii="Calibri" w:hAnsi="Calibri"/>
          </w:rPr>
          <w:t>In the background se</w:t>
        </w:r>
      </w:ins>
      <w:r w:rsidR="0026255C">
        <w:rPr>
          <w:rFonts w:ascii="Calibri" w:hAnsi="Calibri"/>
        </w:rPr>
        <w:t>ct</w:t>
      </w:r>
      <w:ins w:id="167" w:author="Bolin Zhu" w:date="2021-05-01T02:01:00Z">
        <w:r w:rsidRPr="00211D8D">
          <w:rPr>
            <w:rFonts w:ascii="Calibri" w:hAnsi="Calibri"/>
          </w:rPr>
          <w:t xml:space="preserve">ion, the Team Elo </w:t>
        </w:r>
      </w:ins>
      <w:r w:rsidR="0026255C">
        <w:rPr>
          <w:rFonts w:ascii="Calibri" w:hAnsi="Calibri"/>
        </w:rPr>
        <w:t>is</w:t>
      </w:r>
      <w:ins w:id="168" w:author="Bolin Zhu" w:date="2021-05-01T02:01:00Z">
        <w:r w:rsidRPr="00211D8D">
          <w:rPr>
            <w:rFonts w:ascii="Calibri" w:hAnsi="Calibri"/>
          </w:rPr>
          <w:t xml:space="preserve"> introduced as one of the </w:t>
        </w:r>
      </w:ins>
      <w:r w:rsidR="0026255C">
        <w:rPr>
          <w:rFonts w:ascii="Calibri" w:hAnsi="Calibri"/>
        </w:rPr>
        <w:t xml:space="preserve">main </w:t>
      </w:r>
      <w:ins w:id="169" w:author="Bolin Zhu" w:date="2021-05-01T02:01:00Z">
        <w:r w:rsidRPr="00211D8D">
          <w:rPr>
            <w:rFonts w:ascii="Calibri" w:hAnsi="Calibri"/>
          </w:rPr>
          <w:t xml:space="preserve">data, but the team Elo </w:t>
        </w:r>
      </w:ins>
      <w:ins w:id="170" w:author="Bolin Zhu" w:date="2021-05-01T02:02:00Z">
        <w:r w:rsidRPr="00211D8D">
          <w:rPr>
            <w:rFonts w:ascii="Calibri" w:hAnsi="Calibri"/>
          </w:rPr>
          <w:t>could change depend</w:t>
        </w:r>
      </w:ins>
      <w:r w:rsidR="0026255C">
        <w:rPr>
          <w:rFonts w:ascii="Calibri" w:hAnsi="Calibri"/>
        </w:rPr>
        <w:t>ing</w:t>
      </w:r>
      <w:ins w:id="171" w:author="Bolin Zhu" w:date="2021-05-01T02:02:00Z">
        <w:r w:rsidRPr="00211D8D">
          <w:rPr>
            <w:rFonts w:ascii="Calibri" w:hAnsi="Calibri"/>
          </w:rPr>
          <w:t xml:space="preserve"> on the daily competition</w:t>
        </w:r>
      </w:ins>
      <w:r w:rsidR="0026255C">
        <w:rPr>
          <w:rFonts w:ascii="Calibri" w:hAnsi="Calibri"/>
        </w:rPr>
        <w:t>. T</w:t>
      </w:r>
      <w:ins w:id="172" w:author="Bolin Zhu" w:date="2021-05-01T02:02:00Z">
        <w:r w:rsidRPr="00211D8D">
          <w:rPr>
            <w:rFonts w:ascii="Calibri" w:hAnsi="Calibri"/>
          </w:rPr>
          <w:t xml:space="preserve">he project chose the peak of </w:t>
        </w:r>
      </w:ins>
      <w:ins w:id="173" w:author="Bolin Zhu" w:date="2021-05-01T02:03:00Z">
        <w:r w:rsidRPr="00211D8D">
          <w:rPr>
            <w:rFonts w:ascii="Calibri" w:hAnsi="Calibri"/>
          </w:rPr>
          <w:t xml:space="preserve">Team Elo, this may cause the data </w:t>
        </w:r>
      </w:ins>
      <w:r w:rsidR="0026255C">
        <w:rPr>
          <w:rFonts w:ascii="Calibri" w:hAnsi="Calibri"/>
        </w:rPr>
        <w:t xml:space="preserve">to </w:t>
      </w:r>
      <w:ins w:id="174" w:author="Bolin Zhu" w:date="2021-05-01T02:03:00Z">
        <w:r w:rsidRPr="00211D8D">
          <w:rPr>
            <w:rFonts w:ascii="Calibri" w:hAnsi="Calibri"/>
          </w:rPr>
          <w:t xml:space="preserve">not </w:t>
        </w:r>
      </w:ins>
      <w:r w:rsidR="0026255C">
        <w:rPr>
          <w:rFonts w:ascii="Calibri" w:hAnsi="Calibri"/>
        </w:rPr>
        <w:t xml:space="preserve">be </w:t>
      </w:r>
      <w:ins w:id="175" w:author="Bolin Zhu" w:date="2021-05-01T02:03:00Z">
        <w:r w:rsidRPr="00211D8D">
          <w:rPr>
            <w:rFonts w:ascii="Calibri" w:hAnsi="Calibri"/>
          </w:rPr>
          <w:t>accurate as well</w:t>
        </w:r>
      </w:ins>
      <w:bookmarkStart w:id="176" w:name="_GoBack"/>
    </w:p>
    <w:bookmarkEnd w:id="176"/>
    <w:p w14:paraId="46398BD8" w14:textId="158B5E9A" w:rsidR="00211D8D" w:rsidRPr="00211D8D" w:rsidRDefault="00211D8D" w:rsidP="00211D8D">
      <w:pPr>
        <w:pStyle w:val="a6"/>
        <w:numPr>
          <w:ilvl w:val="0"/>
          <w:numId w:val="17"/>
        </w:numPr>
        <w:ind w:firstLineChars="0"/>
        <w:rPr>
          <w:ins w:id="177" w:author="Bolin Zhu" w:date="2021-04-30T20:12:00Z"/>
          <w:rFonts w:ascii="Calibri" w:hAnsi="Calibri"/>
        </w:rPr>
      </w:pPr>
      <w:ins w:id="178" w:author="Bolin Zhu" w:date="2021-05-02T00:44:00Z">
        <w:r w:rsidRPr="00211D8D">
          <w:rPr>
            <w:rFonts w:ascii="Calibri" w:hAnsi="Calibri"/>
          </w:rPr>
          <w:t>P</w:t>
        </w:r>
      </w:ins>
      <w:ins w:id="179" w:author="Bolin Zhu" w:date="2021-04-30T20:28:00Z">
        <w:r w:rsidRPr="00211D8D">
          <w:rPr>
            <w:rFonts w:ascii="Calibri" w:hAnsi="Calibri"/>
          </w:rPr>
          <w:t>urely based on previous records</w:t>
        </w:r>
      </w:ins>
    </w:p>
    <w:p w14:paraId="28B6B25D" w14:textId="1C8E67F3" w:rsidR="00211D8D" w:rsidRPr="00211D8D" w:rsidRDefault="00211D8D" w:rsidP="00211D8D">
      <w:pPr>
        <w:pStyle w:val="a6"/>
        <w:ind w:left="720" w:firstLineChars="0" w:firstLine="0"/>
        <w:rPr>
          <w:ins w:id="180" w:author="Bolin Zhu" w:date="2021-05-02T00:57:00Z"/>
          <w:rFonts w:ascii="Calibri" w:hAnsi="Calibri"/>
        </w:rPr>
      </w:pPr>
      <w:ins w:id="181" w:author="Bolin Zhu" w:date="2021-04-30T20:12:00Z">
        <w:r w:rsidRPr="00211D8D">
          <w:rPr>
            <w:rFonts w:ascii="Calibri" w:hAnsi="Calibri"/>
          </w:rPr>
          <w:t xml:space="preserve">As mentioned </w:t>
        </w:r>
      </w:ins>
      <w:ins w:id="182" w:author="Bolin Zhu" w:date="2021-04-30T20:13:00Z">
        <w:r w:rsidRPr="00211D8D">
          <w:rPr>
            <w:rFonts w:ascii="Calibri" w:hAnsi="Calibri"/>
          </w:rPr>
          <w:t>in the background research</w:t>
        </w:r>
      </w:ins>
      <w:r w:rsidR="0026255C">
        <w:rPr>
          <w:rFonts w:ascii="Calibri" w:hAnsi="Calibri"/>
        </w:rPr>
        <w:t xml:space="preserve"> section</w:t>
      </w:r>
      <w:ins w:id="183" w:author="Bolin Zhu" w:date="2021-04-30T20:13:00Z">
        <w:r w:rsidRPr="00211D8D">
          <w:rPr>
            <w:rFonts w:ascii="Calibri" w:hAnsi="Calibri"/>
          </w:rPr>
          <w:t xml:space="preserve">, all of the data are based on the </w:t>
        </w:r>
      </w:ins>
      <w:r w:rsidR="0026255C">
        <w:rPr>
          <w:rFonts w:ascii="Calibri" w:hAnsi="Calibri"/>
        </w:rPr>
        <w:t xml:space="preserve">historical </w:t>
      </w:r>
      <w:ins w:id="184" w:author="Bolin Zhu" w:date="2021-04-30T20:13:00Z">
        <w:r w:rsidRPr="00211D8D">
          <w:rPr>
            <w:rFonts w:ascii="Calibri" w:hAnsi="Calibri"/>
          </w:rPr>
          <w:t>record</w:t>
        </w:r>
      </w:ins>
      <w:r w:rsidR="0026255C">
        <w:rPr>
          <w:rFonts w:ascii="Calibri" w:hAnsi="Calibri"/>
        </w:rPr>
        <w:t>s from the website, s</w:t>
      </w:r>
      <w:ins w:id="185" w:author="Bolin Zhu" w:date="2021-04-30T20:16:00Z">
        <w:r w:rsidRPr="00211D8D">
          <w:rPr>
            <w:rFonts w:ascii="Calibri" w:hAnsi="Calibri"/>
          </w:rPr>
          <w:t xml:space="preserve">o the player </w:t>
        </w:r>
      </w:ins>
      <w:ins w:id="186" w:author="Bolin Zhu" w:date="2021-04-30T20:17:00Z">
        <w:r w:rsidRPr="00211D8D">
          <w:rPr>
            <w:rFonts w:ascii="Calibri" w:hAnsi="Calibri"/>
          </w:rPr>
          <w:t>performance</w:t>
        </w:r>
      </w:ins>
      <w:r w:rsidR="0026255C">
        <w:rPr>
          <w:rFonts w:ascii="Calibri" w:hAnsi="Calibri"/>
        </w:rPr>
        <w:t xml:space="preserve"> is never up to date</w:t>
      </w:r>
      <w:ins w:id="187" w:author="Bolin Zhu" w:date="2021-05-01T02:01:00Z">
        <w:r w:rsidRPr="00211D8D">
          <w:rPr>
            <w:rFonts w:ascii="Calibri" w:hAnsi="Calibri"/>
          </w:rPr>
          <w:t>.</w:t>
        </w:r>
      </w:ins>
    </w:p>
    <w:p w14:paraId="649C8120" w14:textId="77777777" w:rsidR="00211D8D" w:rsidRPr="00211D8D" w:rsidRDefault="00211D8D" w:rsidP="00211D8D">
      <w:pPr>
        <w:pStyle w:val="a6"/>
        <w:ind w:left="720" w:firstLineChars="0" w:firstLine="0"/>
        <w:rPr>
          <w:rFonts w:ascii="Calibri" w:hAnsi="Calibri"/>
        </w:rPr>
      </w:pPr>
    </w:p>
    <w:p w14:paraId="5804479D" w14:textId="63129438" w:rsidR="00211D8D" w:rsidRPr="00211D8D" w:rsidRDefault="00211D8D" w:rsidP="00211D8D">
      <w:pPr>
        <w:rPr>
          <w:ins w:id="188" w:author="Bolin Zhu" w:date="2021-05-02T00:57:00Z"/>
          <w:rFonts w:ascii="Calibri" w:hAnsi="Calibri"/>
        </w:rPr>
      </w:pPr>
      <w:ins w:id="189" w:author="Bolin Zhu" w:date="2021-05-02T00:57:00Z">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ins>
    </w:p>
    <w:p w14:paraId="5ACD2240" w14:textId="0AA7DF66" w:rsidR="00211D8D" w:rsidRPr="00211D8D" w:rsidRDefault="00211D8D" w:rsidP="00211D8D">
      <w:pPr>
        <w:rPr>
          <w:ins w:id="190" w:author="Bolin Zhu" w:date="2021-05-02T00:57:00Z"/>
          <w:rFonts w:ascii="Calibri" w:hAnsi="Calibri"/>
        </w:rPr>
      </w:pPr>
    </w:p>
    <w:p w14:paraId="6531FFFA" w14:textId="7EAE61ED" w:rsidR="00211D8D" w:rsidRPr="00211D8D" w:rsidRDefault="00211D8D" w:rsidP="00211D8D">
      <w:pPr>
        <w:pStyle w:val="3"/>
        <w:rPr>
          <w:ins w:id="191" w:author="Bolin Zhu" w:date="2021-05-02T00:58:00Z"/>
          <w:rFonts w:ascii="Calibri" w:hAnsi="Calibri"/>
        </w:rPr>
      </w:pPr>
      <w:ins w:id="192" w:author="Bolin Zhu" w:date="2021-05-02T00:58:00Z">
        <w:r w:rsidRPr="00211D8D">
          <w:rPr>
            <w:rFonts w:ascii="Calibri" w:hAnsi="Calibri"/>
          </w:rPr>
          <w:t>Pros</w:t>
        </w:r>
      </w:ins>
    </w:p>
    <w:p w14:paraId="02EFC4FA" w14:textId="05F517D8" w:rsidR="00211D8D" w:rsidRPr="00211D8D" w:rsidRDefault="00211D8D" w:rsidP="00211D8D">
      <w:pPr>
        <w:rPr>
          <w:rFonts w:ascii="Calibri" w:hAnsi="Calibri"/>
        </w:rPr>
      </w:pPr>
      <w:ins w:id="193" w:author="Bolin Zhu" w:date="2021-05-02T01:06:00Z">
        <w:r w:rsidRPr="00211D8D">
          <w:rPr>
            <w:rFonts w:ascii="Calibri" w:hAnsi="Calibri"/>
          </w:rPr>
          <w:t>Compared to NBA Fantasy and Top Trumps and Yahoo sports, this project will take more into account the player-to-player chemistry. Unlike Yahoo sports and NBA Fantasy this project will include more data on older players.</w:t>
        </w:r>
      </w:ins>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宋体" w:hAnsi="Calibri" w:cs="宋体"/>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2"/>
        <w:rPr>
          <w:rFonts w:ascii="Calibri" w:hAnsi="Calibri"/>
        </w:rPr>
      </w:pPr>
      <w:bookmarkStart w:id="194" w:name="_Toc70802539"/>
      <w:r w:rsidRPr="00211D8D">
        <w:rPr>
          <w:rFonts w:ascii="Calibri" w:hAnsi="Calibri"/>
        </w:rPr>
        <w:t>Future work</w:t>
      </w:r>
      <w:bookmarkEnd w:id="194"/>
    </w:p>
    <w:p w14:paraId="315CA216" w14:textId="68548CD3"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 xml:space="preserve">Expand data </w:t>
      </w:r>
    </w:p>
    <w:p w14:paraId="0EAB56D1" w14:textId="46EBB290" w:rsidR="00B410E1" w:rsidRPr="00211D8D" w:rsidRDefault="00B410E1" w:rsidP="00B410E1">
      <w:pPr>
        <w:ind w:left="360"/>
        <w:rPr>
          <w:rFonts w:ascii="Calibri" w:hAnsi="Calibri"/>
          <w:szCs w:val="21"/>
        </w:rPr>
      </w:pPr>
      <w:r w:rsidRPr="00211D8D">
        <w:rPr>
          <w:rFonts w:ascii="Calibri" w:hAnsi="Calibri"/>
          <w:szCs w:val="21"/>
        </w:rPr>
        <w:t>It is possible that the final results of this project are not very accurate because the data stored is too small. In order 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a6"/>
        <w:numPr>
          <w:ilvl w:val="0"/>
          <w:numId w:val="11"/>
        </w:numPr>
        <w:ind w:firstLineChars="0"/>
        <w:rPr>
          <w:rFonts w:ascii="Calibri" w:hAnsi="Calibri"/>
          <w:szCs w:val="21"/>
        </w:rPr>
      </w:pPr>
      <w:r w:rsidRPr="00211D8D">
        <w:rPr>
          <w:rFonts w:ascii="Calibri" w:hAnsi="Calibri"/>
          <w:szCs w:val="21"/>
        </w:rPr>
        <w:t xml:space="preserve">Improve </w:t>
      </w:r>
      <w:r w:rsidR="00B410E1" w:rsidRPr="00211D8D">
        <w:rPr>
          <w:rFonts w:ascii="Calibri" w:hAnsi="Calibri"/>
          <w:szCs w:val="21"/>
        </w:rPr>
        <w:t>Against AI mode</w:t>
      </w:r>
    </w:p>
    <w:p w14:paraId="52540CC2" w14:textId="1ECCA880"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which the AI player could choose the NBA player but not smart enough. The future work for this part could be add the different level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Optimize the UI</w:t>
      </w:r>
    </w:p>
    <w:p w14:paraId="1A9AB04D" w14:textId="4F9AD64C" w:rsidR="00B410E1" w:rsidRPr="00211D8D" w:rsidRDefault="00B410E1" w:rsidP="00211D8D">
      <w:pPr>
        <w:ind w:left="360"/>
        <w:rPr>
          <w:rFonts w:ascii="Calibri" w:hAnsi="Calibri"/>
          <w:szCs w:val="21"/>
        </w:rPr>
      </w:pPr>
      <w:r w:rsidRPr="00211D8D">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a6"/>
        <w:numPr>
          <w:ilvl w:val="0"/>
          <w:numId w:val="11"/>
        </w:numPr>
        <w:ind w:firstLineChars="0"/>
        <w:rPr>
          <w:rFonts w:ascii="Calibri" w:hAnsi="Calibri"/>
          <w:szCs w:val="21"/>
        </w:rPr>
      </w:pPr>
      <w:r w:rsidRPr="00211D8D">
        <w:rPr>
          <w:rFonts w:ascii="Calibri" w:hAnsi="Calibri"/>
          <w:szCs w:val="21"/>
        </w:rPr>
        <w:t>Expand the model</w:t>
      </w:r>
    </w:p>
    <w:p w14:paraId="4E8EE1BC" w14:textId="7CA3A497" w:rsidR="00B410E1" w:rsidRPr="00211D8D" w:rsidRDefault="00B410E1" w:rsidP="00805DD8">
      <w:pPr>
        <w:ind w:left="360"/>
        <w:rPr>
          <w:rFonts w:ascii="Calibri" w:hAnsi="Calibri"/>
          <w:szCs w:val="21"/>
        </w:rPr>
      </w:pPr>
      <w:r w:rsidRPr="00211D8D">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Pr="00211D8D" w:rsidRDefault="00C47EC1" w:rsidP="00805DD8">
      <w:pPr>
        <w:ind w:left="360"/>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2A20041F" w:rsidR="002237A2" w:rsidRPr="00211D8D" w:rsidRDefault="00B963A9" w:rsidP="00E834C4">
      <w:pPr>
        <w:pStyle w:val="1"/>
        <w:tabs>
          <w:tab w:val="left" w:pos="5664"/>
        </w:tabs>
        <w:rPr>
          <w:rFonts w:ascii="Calibri" w:hAnsi="Calibri"/>
        </w:rPr>
      </w:pPr>
      <w:bookmarkStart w:id="195" w:name="_Toc70802540"/>
      <w:r w:rsidRPr="00211D8D">
        <w:rPr>
          <w:rFonts w:ascii="Calibri" w:hAnsi="Calibri"/>
        </w:rPr>
        <w:t>9.appendix</w:t>
      </w:r>
      <w:bookmarkEnd w:id="195"/>
      <w:r w:rsidR="00E834C4" w:rsidRPr="00211D8D">
        <w:rPr>
          <w:rFonts w:ascii="Calibri" w:hAnsi="Calibri"/>
        </w:rPr>
        <w:tab/>
      </w:r>
    </w:p>
    <w:bookmarkStart w:id="196" w:name="_Toc70802541"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bookmarkEnd w:id="196" w:displacedByCustomXml="prev"/>
        <w:p w14:paraId="75654273" w14:textId="6AB3A0C6" w:rsidR="002237A2" w:rsidRPr="00211D8D" w:rsidRDefault="006D596C">
          <w:pPr>
            <w:pStyle w:val="1"/>
            <w:rPr>
              <w:rFonts w:ascii="Calibri" w:hAnsi="Calibri"/>
            </w:rPr>
          </w:pPr>
          <w:r w:rsidRPr="00211D8D">
            <w:rPr>
              <w:rFonts w:ascii="Calibri" w:hAnsi="Calibri"/>
            </w:rPr>
            <w:t>Reference</w:t>
          </w:r>
        </w:p>
        <w:p w14:paraId="4B57D1CF" w14:textId="2646D4DA" w:rsidR="002237A2" w:rsidRPr="00211D8D" w:rsidRDefault="002237A2" w:rsidP="002237A2">
          <w:pPr>
            <w:pStyle w:val="af7"/>
            <w:rPr>
              <w:rFonts w:ascii="Calibri" w:hAnsi="Calibri"/>
              <w:noProof/>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Pr="00211D8D">
            <w:rPr>
              <w:rFonts w:ascii="Calibri" w:hAnsi="Calibri"/>
              <w:noProof/>
            </w:rPr>
            <w:t xml:space="preserve">BCS the Chartered for IT, 2019. </w:t>
          </w:r>
          <w:r w:rsidRPr="00211D8D">
            <w:rPr>
              <w:rFonts w:ascii="Calibri" w:hAnsi="Calibri"/>
              <w:i/>
              <w:iCs/>
              <w:noProof/>
            </w:rPr>
            <w:t xml:space="preserve">BCS COde of Conduct. </w:t>
          </w:r>
          <w:r w:rsidRPr="00211D8D">
            <w:rPr>
              <w:rFonts w:ascii="Calibri" w:hAnsi="Calibri"/>
              <w:noProof/>
            </w:rPr>
            <w:br/>
            <w:t xml:space="preserve">Available at: </w:t>
          </w:r>
          <w:r w:rsidRPr="00211D8D">
            <w:rPr>
              <w:rFonts w:ascii="Calibri" w:hAnsi="Calibri"/>
              <w:noProof/>
              <w:u w:val="single"/>
            </w:rPr>
            <w:t>https://www.bcs.org</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 11 2020].</w:t>
          </w:r>
        </w:p>
        <w:p w14:paraId="15169566" w14:textId="30E79954" w:rsidR="002237A2" w:rsidRPr="00211D8D" w:rsidRDefault="002237A2" w:rsidP="002237A2">
          <w:pPr>
            <w:pStyle w:val="af7"/>
            <w:rPr>
              <w:rFonts w:ascii="Calibri" w:hAnsi="Calibri"/>
              <w:noProof/>
            </w:rPr>
          </w:pPr>
          <w:r w:rsidRPr="00211D8D">
            <w:rPr>
              <w:rFonts w:ascii="Calibri" w:hAnsi="Calibri"/>
              <w:noProof/>
            </w:rPr>
            <w:t xml:space="preserve">Fein, Z., 2009. </w:t>
          </w:r>
          <w:r w:rsidRPr="00211D8D">
            <w:rPr>
              <w:rFonts w:ascii="Calibri" w:hAnsi="Calibri"/>
              <w:i/>
              <w:iCs/>
              <w:noProof/>
            </w:rPr>
            <w:t xml:space="preserve">Cracking the Code: How to Calculate Hollinger's PER Without All the Mess. </w:t>
          </w:r>
          <w:r w:rsidRPr="00211D8D">
            <w:rPr>
              <w:rFonts w:ascii="Calibri" w:hAnsi="Calibri"/>
              <w:noProof/>
            </w:rPr>
            <w:br/>
            <w:t xml:space="preserve">Available at: </w:t>
          </w:r>
          <w:r w:rsidRPr="00211D8D">
            <w:rPr>
              <w:rFonts w:ascii="Calibri" w:hAnsi="Calibri"/>
              <w:noProof/>
              <w:u w:val="single"/>
            </w:rPr>
            <w:t>https://bleacherreport.com/articles/113144- cracking-the-code-how-to-calculate-hollingers-per-without-all-the-mess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10 11 2020].</w:t>
          </w:r>
        </w:p>
        <w:p w14:paraId="67B1E050" w14:textId="265A7840" w:rsidR="002237A2" w:rsidRPr="00211D8D" w:rsidRDefault="002237A2" w:rsidP="002237A2">
          <w:pPr>
            <w:pStyle w:val="af7"/>
            <w:rPr>
              <w:rFonts w:ascii="Calibri" w:hAnsi="Calibri"/>
              <w:noProof/>
            </w:rPr>
          </w:pPr>
          <w:r w:rsidRPr="00211D8D">
            <w:rPr>
              <w:rFonts w:ascii="Calibri" w:hAnsi="Calibri"/>
              <w:noProof/>
            </w:rPr>
            <w:t xml:space="preserve">Feldman, D., 2021. </w:t>
          </w:r>
          <w:r w:rsidRPr="00211D8D">
            <w:rPr>
              <w:rFonts w:ascii="Calibri" w:hAnsi="Calibri"/>
              <w:i/>
              <w:iCs/>
              <w:noProof/>
            </w:rPr>
            <w:t>Daryl Morey says 3-pointers worth too much: ‘It skews the game’.</w:t>
          </w:r>
          <w:r w:rsidRPr="00211D8D">
            <w:rPr>
              <w:rFonts w:ascii="Calibri" w:hAnsi="Calibri"/>
              <w:noProof/>
            </w:rPr>
            <w:br/>
            <w:t xml:space="preserve">Available at: </w:t>
          </w:r>
          <w:r w:rsidRPr="00211D8D">
            <w:rPr>
              <w:rFonts w:ascii="Calibri" w:hAnsi="Calibri"/>
              <w:noProof/>
              <w:u w:val="single"/>
            </w:rPr>
            <w:t>https://nba.nbcsports.com/2021/04/06/daryl-morey-says-3-pointers-worth-too-much-it-skews-the-game/?partner=MSN</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11 2020].</w:t>
          </w:r>
        </w:p>
        <w:p w14:paraId="2DF754CD" w14:textId="78031DC8" w:rsidR="002237A2" w:rsidRPr="00211D8D" w:rsidRDefault="002237A2" w:rsidP="002237A2">
          <w:pPr>
            <w:pStyle w:val="af7"/>
            <w:rPr>
              <w:rFonts w:ascii="Calibri" w:hAnsi="Calibri"/>
              <w:noProof/>
            </w:rPr>
          </w:pPr>
          <w:r w:rsidRPr="00211D8D">
            <w:rPr>
              <w:rFonts w:ascii="Calibri" w:hAnsi="Calibri"/>
              <w:noProof/>
            </w:rPr>
            <w:t xml:space="preserve">FiveThirtyEight, 2021. </w:t>
          </w:r>
          <w:r w:rsidRPr="00211D8D">
            <w:rPr>
              <w:rFonts w:ascii="Calibri" w:hAnsi="Calibri"/>
              <w:i/>
              <w:iCs/>
              <w:noProof/>
            </w:rPr>
            <w:t xml:space="preserve">The Complete History Of The NBA. </w:t>
          </w:r>
          <w:r w:rsidRPr="00211D8D">
            <w:rPr>
              <w:rFonts w:ascii="Calibri" w:hAnsi="Calibri"/>
              <w:noProof/>
            </w:rPr>
            <w:br/>
            <w:t xml:space="preserve">Available at: </w:t>
          </w:r>
          <w:r w:rsidRPr="00211D8D">
            <w:rPr>
              <w:rFonts w:ascii="Calibri" w:hAnsi="Calibri"/>
              <w:noProof/>
              <w:u w:val="single"/>
            </w:rPr>
            <w:t>https://projects.fivethirtyeight.com/complete-history-of-the-nba/#lakers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2 2021].</w:t>
          </w:r>
        </w:p>
        <w:p w14:paraId="047D10FF" w14:textId="520EE8A5" w:rsidR="002237A2" w:rsidRPr="00211D8D" w:rsidRDefault="002237A2" w:rsidP="002237A2">
          <w:pPr>
            <w:pStyle w:val="af7"/>
            <w:rPr>
              <w:rFonts w:ascii="Calibri" w:hAnsi="Calibri"/>
              <w:noProof/>
            </w:rPr>
          </w:pPr>
          <w:r w:rsidRPr="00211D8D">
            <w:rPr>
              <w:rFonts w:ascii="Calibri" w:hAnsi="Calibri"/>
              <w:noProof/>
            </w:rPr>
            <w:t xml:space="preserve">Geeks, G. f., 2021. </w:t>
          </w:r>
          <w:r w:rsidRPr="00211D8D">
            <w:rPr>
              <w:rFonts w:ascii="Calibri" w:hAnsi="Calibri"/>
              <w:i/>
              <w:iCs/>
              <w:noProof/>
            </w:rPr>
            <w:t xml:space="preserve">Python Tkinter Tutorial. </w:t>
          </w:r>
          <w:r w:rsidRPr="00211D8D">
            <w:rPr>
              <w:rFonts w:ascii="Calibri" w:hAnsi="Calibri"/>
              <w:noProof/>
            </w:rPr>
            <w:br/>
            <w:t xml:space="preserve">Available at: </w:t>
          </w:r>
          <w:r w:rsidRPr="00211D8D">
            <w:rPr>
              <w:rFonts w:ascii="Calibri" w:hAnsi="Calibri"/>
              <w:noProof/>
              <w:u w:val="single"/>
            </w:rPr>
            <w:t>https://www.geeksforgeeks.org/python-tkinter-tutorial/#:~:text=Tkinter%20is%20the%20most%20commonly%20used%20library%20for,applications%20with%20Tkinter%20becomes%20the%20fastest%20and%20easiest</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3 2021].</w:t>
          </w:r>
        </w:p>
        <w:p w14:paraId="4D01B5EA" w14:textId="2254A492" w:rsidR="002237A2" w:rsidRPr="00211D8D" w:rsidRDefault="002237A2" w:rsidP="002237A2">
          <w:pPr>
            <w:pStyle w:val="af7"/>
            <w:rPr>
              <w:rFonts w:ascii="Calibri" w:hAnsi="Calibri"/>
              <w:noProof/>
            </w:rPr>
          </w:pPr>
          <w:r w:rsidRPr="00211D8D">
            <w:rPr>
              <w:rFonts w:ascii="Calibri" w:hAnsi="Calibri"/>
              <w:noProof/>
            </w:rPr>
            <w:t xml:space="preserve">Ghose, T., 2019. </w:t>
          </w:r>
          <w:r w:rsidRPr="00211D8D">
            <w:rPr>
              <w:rFonts w:ascii="Calibri" w:hAnsi="Calibri"/>
              <w:i/>
              <w:iCs/>
              <w:noProof/>
            </w:rPr>
            <w:t xml:space="preserve">What is fibonacci Sequence. </w:t>
          </w:r>
          <w:r w:rsidRPr="00211D8D">
            <w:rPr>
              <w:rFonts w:ascii="Calibri" w:hAnsi="Calibri"/>
              <w:noProof/>
            </w:rPr>
            <w:br/>
            <w:t xml:space="preserve">Available at: </w:t>
          </w:r>
          <w:r w:rsidRPr="00211D8D">
            <w:rPr>
              <w:rFonts w:ascii="Calibri" w:hAnsi="Calibri"/>
              <w:noProof/>
              <w:u w:val="single"/>
            </w:rPr>
            <w:t>https://www.livescience.com/37470-fibonacci-sequence.html</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xml:space="preserve"> 2 2021].</w:t>
          </w:r>
        </w:p>
        <w:p w14:paraId="55ACC373" w14:textId="01010466" w:rsidR="002237A2" w:rsidRPr="00211D8D" w:rsidRDefault="002237A2" w:rsidP="002237A2">
          <w:pPr>
            <w:pStyle w:val="af7"/>
            <w:rPr>
              <w:rFonts w:ascii="Calibri" w:hAnsi="Calibri"/>
              <w:noProof/>
            </w:rPr>
          </w:pPr>
          <w:r w:rsidRPr="00211D8D">
            <w:rPr>
              <w:rFonts w:ascii="Calibri" w:hAnsi="Calibri"/>
              <w:noProof/>
            </w:rPr>
            <w:t xml:space="preserve">Koroleva, L., 2018. </w:t>
          </w:r>
          <w:r w:rsidRPr="00211D8D">
            <w:rPr>
              <w:rFonts w:ascii="Calibri" w:hAnsi="Calibri"/>
              <w:i/>
              <w:iCs/>
              <w:noProof/>
            </w:rPr>
            <w:t xml:space="preserve">Memoization. Improving Recursive Solution for Fibonacci Sequence Problem.. </w:t>
          </w:r>
          <w:r w:rsidRPr="00211D8D">
            <w:rPr>
              <w:rFonts w:ascii="Calibri" w:hAnsi="Calibri"/>
              <w:noProof/>
            </w:rPr>
            <w:br/>
            <w:t xml:space="preserve">Available at: </w:t>
          </w:r>
          <w:r w:rsidRPr="00211D8D">
            <w:rPr>
              <w:rFonts w:ascii="Calibri" w:hAnsi="Calibri"/>
              <w:noProof/>
              <w:u w:val="single"/>
            </w:rPr>
            <w:t>https://medium.com/@nothingisfunny/memoization-improving-recursive-solution-for-fibonacci-sequence-problem-c02dab7a74e5</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2 2020].</w:t>
          </w:r>
        </w:p>
        <w:p w14:paraId="5FD2ECC4" w14:textId="7C9520AF" w:rsidR="002237A2" w:rsidRPr="00211D8D" w:rsidRDefault="002237A2" w:rsidP="002237A2">
          <w:pPr>
            <w:pStyle w:val="af7"/>
            <w:rPr>
              <w:rFonts w:ascii="Calibri" w:hAnsi="Calibri"/>
              <w:noProof/>
            </w:rPr>
          </w:pPr>
          <w:r w:rsidRPr="00211D8D">
            <w:rPr>
              <w:rFonts w:ascii="Calibri" w:hAnsi="Calibri"/>
              <w:noProof/>
            </w:rPr>
            <w:t xml:space="preserve">OpenGenus IQ, 2021. </w:t>
          </w:r>
          <w:r w:rsidRPr="00211D8D">
            <w:rPr>
              <w:rFonts w:ascii="Calibri" w:hAnsi="Calibri"/>
              <w:i/>
              <w:iCs/>
              <w:noProof/>
            </w:rPr>
            <w:t xml:space="preserve">Learn Computer Science. </w:t>
          </w:r>
          <w:r w:rsidRPr="00211D8D">
            <w:rPr>
              <w:rFonts w:ascii="Calibri" w:hAnsi="Calibri"/>
              <w:noProof/>
            </w:rPr>
            <w:br/>
            <w:t xml:space="preserve">Available at: </w:t>
          </w:r>
          <w:r w:rsidRPr="00211D8D">
            <w:rPr>
              <w:rFonts w:ascii="Calibri" w:hAnsi="Calibri"/>
              <w:noProof/>
              <w:u w:val="single"/>
            </w:rPr>
            <w:t>&lt;https://iq.opengenus.org/graph-representation-adjacency-matrix-adjacency-list/</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 2021].</w:t>
          </w:r>
        </w:p>
        <w:p w14:paraId="39D1FAD0" w14:textId="1F230976" w:rsidR="002237A2" w:rsidRPr="00211D8D" w:rsidRDefault="002237A2" w:rsidP="002237A2">
          <w:pPr>
            <w:pStyle w:val="af7"/>
            <w:rPr>
              <w:rFonts w:ascii="Calibri" w:hAnsi="Calibri"/>
              <w:noProof/>
            </w:rPr>
          </w:pPr>
          <w:r w:rsidRPr="00211D8D">
            <w:rPr>
              <w:rFonts w:ascii="Calibri" w:hAnsi="Calibri"/>
              <w:noProof/>
            </w:rPr>
            <w:t xml:space="preserve">Pina, M., 2020. </w:t>
          </w:r>
          <w:r w:rsidRPr="00211D8D">
            <w:rPr>
              <w:rFonts w:ascii="Calibri" w:hAnsi="Calibri"/>
              <w:i/>
              <w:iCs/>
              <w:noProof/>
            </w:rPr>
            <w:t xml:space="preserve">The NBA has a chemistry problem. </w:t>
          </w:r>
          <w:r w:rsidRPr="00211D8D">
            <w:rPr>
              <w:rFonts w:ascii="Calibri" w:hAnsi="Calibri"/>
              <w:noProof/>
            </w:rPr>
            <w:br/>
            <w:t xml:space="preserve">Available at: </w:t>
          </w:r>
          <w:r w:rsidRPr="00211D8D">
            <w:rPr>
              <w:rFonts w:ascii="Calibri" w:hAnsi="Calibri"/>
              <w:noProof/>
              <w:u w:val="single"/>
            </w:rPr>
            <w:t>https://www.sbnation.com/nba/2020/4/23/21229237/nba-roster-chemistry-free-agency-team-turnover</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xml:space="preserve"> 12 2020].</w:t>
          </w:r>
        </w:p>
        <w:p w14:paraId="478FCEB6" w14:textId="20F7B5C5" w:rsidR="002237A2" w:rsidRPr="00211D8D" w:rsidRDefault="002237A2" w:rsidP="002237A2">
          <w:pPr>
            <w:pStyle w:val="af7"/>
            <w:rPr>
              <w:rFonts w:ascii="Calibri" w:hAnsi="Calibri"/>
              <w:noProof/>
            </w:rPr>
          </w:pPr>
          <w:r w:rsidRPr="00211D8D">
            <w:rPr>
              <w:rFonts w:ascii="Calibri" w:hAnsi="Calibri"/>
              <w:noProof/>
            </w:rPr>
            <w:t xml:space="preserve">School of Engineering and informatics, The university of Sussex, 2020. </w:t>
          </w:r>
          <w:r w:rsidRPr="00211D8D">
            <w:rPr>
              <w:rFonts w:ascii="Calibri" w:hAnsi="Calibri"/>
              <w:i/>
              <w:iCs/>
              <w:noProof/>
            </w:rPr>
            <w:t xml:space="preserve">information for studens. </w:t>
          </w:r>
          <w:r w:rsidRPr="00211D8D">
            <w:rPr>
              <w:rFonts w:ascii="Calibri" w:hAnsi="Calibri"/>
              <w:noProof/>
            </w:rPr>
            <w:br/>
            <w:t xml:space="preserve">Available at: </w:t>
          </w:r>
          <w:r w:rsidRPr="00211D8D">
            <w:rPr>
              <w:rFonts w:ascii="Calibri" w:hAnsi="Calibri"/>
              <w:noProof/>
              <w:u w:val="single"/>
            </w:rPr>
            <w:lastRenderedPageBreak/>
            <w:t>http://www.sussex.ac.uk/ei/internal/forstudents/informatics/undergraduate/finalyearprojects/i%20nformationforstudents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2 11 2020].</w:t>
          </w:r>
        </w:p>
        <w:p w14:paraId="72F9EB17" w14:textId="4D7D315F" w:rsidR="002237A2" w:rsidRPr="00211D8D" w:rsidRDefault="002237A2" w:rsidP="002237A2">
          <w:pPr>
            <w:pStyle w:val="af7"/>
            <w:rPr>
              <w:rFonts w:ascii="Calibri" w:hAnsi="Calibri"/>
              <w:noProof/>
            </w:rPr>
          </w:pPr>
          <w:r w:rsidRPr="00211D8D">
            <w:rPr>
              <w:rFonts w:ascii="Calibri" w:hAnsi="Calibri"/>
              <w:noProof/>
            </w:rPr>
            <w:t xml:space="preserve">Unknow, 2019. </w:t>
          </w:r>
          <w:r w:rsidRPr="00211D8D">
            <w:rPr>
              <w:rFonts w:ascii="Calibri" w:hAnsi="Calibri"/>
              <w:i/>
              <w:iCs/>
              <w:noProof/>
            </w:rPr>
            <w:t xml:space="preserve">The Basketball Movement. </w:t>
          </w:r>
          <w:r w:rsidRPr="00211D8D">
            <w:rPr>
              <w:rFonts w:ascii="Calibri" w:hAnsi="Calibri"/>
              <w:noProof/>
            </w:rPr>
            <w:br/>
            <w:t xml:space="preserve">Available at: </w:t>
          </w:r>
          <w:r w:rsidRPr="00211D8D">
            <w:rPr>
              <w:rFonts w:ascii="Calibri" w:hAnsi="Calibri"/>
              <w:noProof/>
              <w:u w:val="single"/>
            </w:rPr>
            <w:t>https://thebasketballmovement.com/blog/2019/4/27/what-team-chemistry-means</w:t>
          </w:r>
          <w:r w:rsidRPr="00211D8D">
            <w:rPr>
              <w:rFonts w:ascii="Calibri" w:hAnsi="Calibri"/>
              <w:noProof/>
            </w:rPr>
            <w:br/>
            <w:t>[</w:t>
          </w:r>
          <w:r w:rsidR="006D596C" w:rsidRPr="00211D8D">
            <w:rPr>
              <w:rFonts w:ascii="Calibri" w:hAnsi="Calibri"/>
              <w:noProof/>
            </w:rPr>
            <w:t>Access Date</w:t>
          </w:r>
          <w:r w:rsidRPr="00211D8D">
            <w:rPr>
              <w:rFonts w:ascii="Calibri" w:hAnsi="Calibri"/>
              <w:noProof/>
            </w:rPr>
            <w:t>: 11 2020].</w:t>
          </w:r>
        </w:p>
        <w:p w14:paraId="78BCBC6D" w14:textId="7390AFE2" w:rsidR="002237A2" w:rsidRPr="00211D8D" w:rsidRDefault="00E834C4" w:rsidP="002237A2">
          <w:pPr>
            <w:pStyle w:val="af7"/>
            <w:rPr>
              <w:rFonts w:ascii="Calibri" w:hAnsi="Calibri"/>
              <w:noProof/>
            </w:rPr>
          </w:pPr>
          <w:r w:rsidRPr="00211D8D">
            <w:rPr>
              <w:rFonts w:ascii="Calibri" w:hAnsi="Calibri"/>
              <w:noProof/>
            </w:rPr>
            <w:t>Baketball-Reference</w:t>
          </w:r>
          <w:r w:rsidR="002237A2" w:rsidRPr="00211D8D">
            <w:rPr>
              <w:rFonts w:ascii="Calibri" w:hAnsi="Calibri"/>
              <w:noProof/>
            </w:rPr>
            <w:t xml:space="preserve">, </w:t>
          </w:r>
          <w:r w:rsidR="002237A2" w:rsidRPr="00211D8D">
            <w:rPr>
              <w:rFonts w:ascii="Calibri" w:hAnsi="Calibri"/>
              <w:i/>
              <w:iCs/>
              <w:noProof/>
            </w:rPr>
            <w:t xml:space="preserve">Calculating PER. </w:t>
          </w:r>
          <w:r w:rsidR="002237A2" w:rsidRPr="00211D8D">
            <w:rPr>
              <w:rFonts w:ascii="Calibri" w:hAnsi="Calibri"/>
              <w:noProof/>
            </w:rPr>
            <w:br/>
            <w:t xml:space="preserve">Available at: </w:t>
          </w:r>
          <w:r w:rsidR="002237A2" w:rsidRPr="00211D8D">
            <w:rPr>
              <w:rFonts w:ascii="Calibri" w:hAnsi="Calibri"/>
              <w:noProof/>
              <w:u w:val="single"/>
            </w:rPr>
            <w:t>https://www.basketball-reference.com/about/per.html</w:t>
          </w:r>
          <w:r w:rsidR="002237A2" w:rsidRPr="00211D8D">
            <w:rPr>
              <w:rFonts w:ascii="Calibri" w:hAnsi="Calibri"/>
              <w:noProof/>
            </w:rPr>
            <w:br/>
            <w:t>[</w:t>
          </w:r>
          <w:r w:rsidR="00806E13" w:rsidRPr="00211D8D">
            <w:rPr>
              <w:rFonts w:ascii="Calibri" w:hAnsi="Calibri"/>
              <w:noProof/>
            </w:rPr>
            <w:t>Access Date</w:t>
          </w:r>
          <w:r w:rsidR="002237A2" w:rsidRPr="00211D8D">
            <w:rPr>
              <w:rFonts w:ascii="Calibri" w:hAnsi="Calibri"/>
              <w:noProof/>
            </w:rPr>
            <w:t>: 7 11 2020].</w:t>
          </w:r>
        </w:p>
        <w:p w14:paraId="48B320B3" w14:textId="33EEE3EE" w:rsidR="002237A2" w:rsidRPr="00211D8D" w:rsidRDefault="002237A2" w:rsidP="002237A2">
          <w:pPr>
            <w:rPr>
              <w:rFonts w:ascii="Calibri" w:hAnsi="Calibri"/>
            </w:rPr>
          </w:pPr>
          <w:r w:rsidRPr="00211D8D">
            <w:rPr>
              <w:rFonts w:ascii="Calibri" w:hAnsi="Calibri"/>
              <w:b/>
              <w:bCs/>
            </w:rPr>
            <w:fldChar w:fldCharType="end"/>
          </w:r>
        </w:p>
      </w:sdtContent>
    </w:sdt>
    <w:p w14:paraId="0EEE5403" w14:textId="77777777" w:rsidR="004858DA" w:rsidRPr="00211D8D" w:rsidRDefault="004858DA" w:rsidP="004858DA">
      <w:pPr>
        <w:jc w:val="left"/>
        <w:rPr>
          <w:rFonts w:ascii="Calibri" w:hAnsi="Calibri"/>
          <w:szCs w:val="21"/>
        </w:rPr>
      </w:pPr>
    </w:p>
    <w:sectPr w:rsidR="004858DA" w:rsidRPr="00211D8D"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Warrick Roseboom" w:date="2021-04-15T16:04:00Z" w:initials="WR">
    <w:p w14:paraId="10E28EB2" w14:textId="490CF0A0" w:rsidR="00081E65" w:rsidRDefault="00081E65">
      <w:pPr>
        <w:pStyle w:val="aa"/>
      </w:pPr>
      <w:r>
        <w:rPr>
          <w:rStyle w:val="a9"/>
        </w:rPr>
        <w:annotationRef/>
      </w:r>
      <w:r>
        <w:t>Citation?</w:t>
      </w:r>
    </w:p>
  </w:comment>
  <w:comment w:id="15" w:author="Warrick Roseboom" w:date="2021-04-15T16:17:00Z" w:initials="WR">
    <w:p w14:paraId="2C576EA5" w14:textId="6BED7BA4" w:rsidR="00081E65" w:rsidRDefault="00081E65">
      <w:pPr>
        <w:pStyle w:val="aa"/>
      </w:pPr>
      <w:r>
        <w:rPr>
          <w:rStyle w:val="a9"/>
        </w:rPr>
        <w:annotationRef/>
      </w:r>
      <w:r>
        <w:t>Are there existing basketball (or other professional sport) top-trumps games where you might select a set of cards and compare who is the winner? In the intro you mention fantasy leagues – the scoring system of a fantasy league is relevant as a comparison point to your work and so you should include details about these kinds of games and how they work too.</w:t>
      </w:r>
    </w:p>
  </w:comment>
  <w:comment w:id="33" w:author="Warrick Roseboom" w:date="2021-04-15T16:12:00Z" w:initials="WR">
    <w:p w14:paraId="49B2ACE8" w14:textId="6A17D4C5" w:rsidR="00081E65" w:rsidRDefault="00081E65">
      <w:pPr>
        <w:pStyle w:val="aa"/>
      </w:pPr>
      <w:r>
        <w:rPr>
          <w:rStyle w:val="a9"/>
        </w:rPr>
        <w:annotationRef/>
      </w:r>
      <w:r>
        <w:t>Citation?</w:t>
      </w:r>
    </w:p>
  </w:comment>
  <w:comment w:id="34" w:author="Warrick Roseboom" w:date="2021-04-15T16:08:00Z" w:initials="WR">
    <w:p w14:paraId="1C96CA52" w14:textId="1037E922" w:rsidR="00081E65" w:rsidRDefault="00081E65">
      <w:pPr>
        <w:pStyle w:val="aa"/>
      </w:pPr>
      <w:r>
        <w:rPr>
          <w:rStyle w:val="a9"/>
        </w:rPr>
        <w:annotationRef/>
      </w:r>
      <w:r>
        <w:t>Team or player? Be sure to specify which context you are referring to in a given case.</w:t>
      </w:r>
    </w:p>
  </w:comment>
  <w:comment w:id="35" w:author="Warrick Roseboom" w:date="2021-04-15T16:09:00Z" w:initials="WR">
    <w:p w14:paraId="1871AD45" w14:textId="664FA319" w:rsidR="00081E65" w:rsidRDefault="00081E65">
      <w:pPr>
        <w:pStyle w:val="aa"/>
      </w:pPr>
      <w:r>
        <w:rPr>
          <w:rStyle w:val="a9"/>
        </w:rPr>
        <w:annotationRef/>
      </w:r>
      <w:r>
        <w:t>So again be clear. In the intro you mention the game you are building, so quickly reading here the reader wouldn’t be sure whether you are referring to your game or a single game in the league.</w:t>
      </w:r>
    </w:p>
  </w:comment>
  <w:comment w:id="41" w:author="Warrick Roseboom" w:date="2021-04-15T16:11:00Z" w:initials="WR">
    <w:p w14:paraId="4E4ED4C6" w14:textId="336B3E3D" w:rsidR="00081E65" w:rsidRDefault="00081E65">
      <w:pPr>
        <w:pStyle w:val="aa"/>
      </w:pPr>
      <w:r>
        <w:rPr>
          <w:rStyle w:val="a9"/>
        </w:rPr>
        <w:annotationRef/>
      </w:r>
      <w:r>
        <w:t>Again, in figure captions make sure to give enough detail that the reader can understand the purpose of the figure being included.</w:t>
      </w:r>
    </w:p>
  </w:comment>
  <w:comment w:id="43" w:author="Warrick Roseboom" w:date="2021-04-15T16:15:00Z" w:initials="WR">
    <w:p w14:paraId="5953A066" w14:textId="6B17689D" w:rsidR="00081E65" w:rsidRDefault="00081E65">
      <w:pPr>
        <w:pStyle w:val="aa"/>
      </w:pPr>
      <w:r>
        <w:rPr>
          <w:rStyle w:val="a9"/>
        </w:rPr>
        <w:annotationRef/>
      </w:r>
      <w:r>
        <w:t>People who know about PER might understand. But need more detail for a general reader to understand why this statement might be true.</w:t>
      </w:r>
    </w:p>
  </w:comment>
  <w:comment w:id="53" w:author="Warrick Roseboom" w:date="2021-04-15T16:19:00Z" w:initials="WR">
    <w:p w14:paraId="43FAAAD8" w14:textId="12C3D50B" w:rsidR="00081E65" w:rsidRDefault="00081E65">
      <w:pPr>
        <w:pStyle w:val="aa"/>
      </w:pPr>
      <w:r>
        <w:rPr>
          <w:rStyle w:val="a9"/>
        </w:rPr>
        <w:annotationRef/>
      </w:r>
      <w:r>
        <w:t>You haven’t mentioned what data you are using and where it came from? To model, surely you would need some input and some ground truth to map to, but the report hasn’t made clear what these are.</w:t>
      </w:r>
    </w:p>
  </w:comment>
  <w:comment w:id="54" w:author="Warrick Roseboom" w:date="2021-04-15T16:19:00Z" w:initials="WR">
    <w:p w14:paraId="172D775B" w14:textId="6CE90F3E" w:rsidR="00081E65" w:rsidRDefault="00081E65">
      <w:pPr>
        <w:pStyle w:val="aa"/>
      </w:pPr>
      <w:r>
        <w:rPr>
          <w:rStyle w:val="a9"/>
        </w:rPr>
        <w:annotationRef/>
      </w:r>
      <w:r>
        <w:t xml:space="preserve">How was team chemistry calculated? This isn’t made clear yet. Need to explain to the reader in understandable terms precisely how “chemistry” is generated. </w:t>
      </w:r>
    </w:p>
  </w:comment>
  <w:comment w:id="55" w:author="Warrick Roseboom" w:date="2021-04-15T16:41:00Z" w:initials="WR">
    <w:p w14:paraId="33919401" w14:textId="522115F1" w:rsidR="00081E65" w:rsidRDefault="00081E65">
      <w:pPr>
        <w:pStyle w:val="aa"/>
      </w:pPr>
      <w:r>
        <w:rPr>
          <w:rStyle w:val="a9"/>
        </w:rPr>
        <w:annotationRef/>
      </w:r>
      <w:r>
        <w:t>Maybe it is your intention to be vague here, but since the previous type of relationship isn’t really specified with any detail about how it is calculated, it makes it difficult to understand the difference here – the reader can only learn that it is different, but not precisely how</w:t>
      </w:r>
    </w:p>
  </w:comment>
  <w:comment w:id="57" w:author="Warrick Roseboom" w:date="2021-04-15T16:42:00Z" w:initials="WR">
    <w:p w14:paraId="1FFA19D7" w14:textId="6201A138" w:rsidR="00081E65" w:rsidRDefault="00081E65">
      <w:pPr>
        <w:pStyle w:val="aa"/>
      </w:pPr>
      <w:r>
        <w:rPr>
          <w:rStyle w:val="a9"/>
        </w:rPr>
        <w:annotationRef/>
      </w:r>
      <w:r>
        <w:t>Ok, this is a good detail. I think you need to give some expansion to explain that something like this is your plan already in the introduction – explain the rationale there and then when you present the pieces of the work the reader already has a broad understanding of what’s going to be done.</w:t>
      </w:r>
    </w:p>
  </w:comment>
  <w:comment w:id="58" w:author="Warrick Roseboom" w:date="2021-04-15T16:44:00Z" w:initials="WR">
    <w:p w14:paraId="3C2AD857" w14:textId="40808B65" w:rsidR="00081E65" w:rsidRDefault="00081E65">
      <w:pPr>
        <w:pStyle w:val="aa"/>
      </w:pPr>
      <w:r>
        <w:rPr>
          <w:rStyle w:val="a9"/>
        </w:rPr>
        <w:annotationRef/>
      </w:r>
      <w:r>
        <w:t>And this is based on ELO? PER?</w:t>
      </w:r>
    </w:p>
  </w:comment>
  <w:comment w:id="61" w:author="Warrick Roseboom" w:date="2021-04-15T16:51:00Z" w:initials="WR">
    <w:p w14:paraId="3DAB1BB5" w14:textId="710E5E5B" w:rsidR="00081E65" w:rsidRDefault="00081E65">
      <w:pPr>
        <w:pStyle w:val="aa"/>
      </w:pPr>
      <w:r>
        <w:rPr>
          <w:rStyle w:val="a9"/>
        </w:rPr>
        <w:annotationRef/>
      </w:r>
      <w:r>
        <w:t>Statements like this make it clear that there should be more detailed comparison of ELO versus alternatives to justify why you chose to do it this way.</w:t>
      </w:r>
    </w:p>
  </w:comment>
  <w:comment w:id="63" w:author="Warrick Roseboom" w:date="2021-04-15T16:52:00Z" w:initials="WR">
    <w:p w14:paraId="36DE9AB8" w14:textId="4A7B497F" w:rsidR="00081E65" w:rsidRDefault="00081E65">
      <w:pPr>
        <w:pStyle w:val="aa"/>
      </w:pPr>
      <w:r>
        <w:rPr>
          <w:rStyle w:val="a9"/>
        </w:rPr>
        <w:annotationRef/>
      </w:r>
      <w:r>
        <w:t>Minor thing in this case, but always make sure to include axis labels on figures.</w:t>
      </w:r>
    </w:p>
  </w:comment>
  <w:comment w:id="77" w:author="Warrick Roseboom" w:date="2021-04-15T16:53:00Z" w:initials="WR">
    <w:p w14:paraId="1C9A2B5C" w14:textId="03328224" w:rsidR="00081E65" w:rsidRDefault="00081E65">
      <w:pPr>
        <w:pStyle w:val="aa"/>
      </w:pPr>
      <w:r>
        <w:rPr>
          <w:rStyle w:val="a9"/>
        </w:rPr>
        <w:annotationRef/>
      </w:r>
      <w:r>
        <w:t>Where did this data come from? And what does it look like? What problems are there? It seems like it isn’t so many teams, so is it a reasonable representation of performance or is this only some strange subsample of teams?</w:t>
      </w:r>
    </w:p>
  </w:comment>
  <w:comment w:id="78" w:author="Warrick Roseboom" w:date="2021-04-15T16:55:00Z" w:initials="WR">
    <w:p w14:paraId="004E1E52" w14:textId="782DADFF" w:rsidR="00081E65" w:rsidRDefault="00081E65">
      <w:pPr>
        <w:pStyle w:val="aa"/>
      </w:pPr>
      <w:r>
        <w:rPr>
          <w:rStyle w:val="a9"/>
        </w:rPr>
        <w:annotationRef/>
      </w:r>
      <w:r>
        <w:t xml:space="preserve">Again, make sure to have axis labels. And again, where did this data come from? </w:t>
      </w:r>
      <w:proofErr w:type="spellStart"/>
      <w:r>
        <w:t>etc</w:t>
      </w:r>
      <w:proofErr w:type="spellEnd"/>
    </w:p>
  </w:comment>
  <w:comment w:id="83" w:author="Warrick Roseboom" w:date="2021-04-15T16:58:00Z" w:initials="WR">
    <w:p w14:paraId="4A242F12" w14:textId="646697B2" w:rsidR="00081E65" w:rsidRDefault="00081E65">
      <w:pPr>
        <w:pStyle w:val="aa"/>
      </w:pPr>
      <w:r>
        <w:rPr>
          <w:rStyle w:val="a9"/>
        </w:rPr>
        <w:annotationRef/>
      </w:r>
      <w:r>
        <w:t>Be sure to explain your formulas in words so that readers can understand the process</w:t>
      </w:r>
    </w:p>
  </w:comment>
  <w:comment w:id="84" w:author="Warrick Roseboom" w:date="2021-04-15T16:56:00Z" w:initials="WR">
    <w:p w14:paraId="699C436F" w14:textId="5D2A44DA" w:rsidR="00081E65" w:rsidRDefault="00081E65">
      <w:pPr>
        <w:pStyle w:val="aa"/>
      </w:pPr>
      <w:r>
        <w:rPr>
          <w:rStyle w:val="a9"/>
        </w:rPr>
        <w:annotationRef/>
      </w:r>
      <w:r>
        <w:t xml:space="preserve">Above you say </w:t>
      </w:r>
      <w:proofErr w:type="spellStart"/>
      <w:r>
        <w:t>elo</w:t>
      </w:r>
      <w:proofErr w:type="spellEnd"/>
      <w:r>
        <w:t xml:space="preserve"> follows logistic?</w:t>
      </w:r>
    </w:p>
  </w:comment>
  <w:comment w:id="90" w:author="Warrick Roseboom" w:date="2021-04-15T17:00:00Z" w:initials="WR">
    <w:p w14:paraId="1EA2145D" w14:textId="1A97F11F" w:rsidR="00081E65" w:rsidRDefault="00081E65">
      <w:pPr>
        <w:pStyle w:val="aa"/>
      </w:pPr>
      <w:r>
        <w:rPr>
          <w:rStyle w:val="a9"/>
        </w:rPr>
        <w:annotationRef/>
      </w:r>
      <w:r>
        <w:t>An individual rating.</w:t>
      </w:r>
    </w:p>
  </w:comment>
  <w:comment w:id="93" w:author="Warrick Roseboom" w:date="2021-04-15T17:03:00Z" w:initials="WR">
    <w:p w14:paraId="1F2AC371" w14:textId="614459C0" w:rsidR="00081E65" w:rsidRDefault="00081E65">
      <w:pPr>
        <w:pStyle w:val="aa"/>
      </w:pPr>
      <w:r>
        <w:rPr>
          <w:rStyle w:val="a9"/>
        </w:rPr>
        <w:annotationRef/>
      </w:r>
      <w:r>
        <w:t>Almost 3 pages spent on just the data structure. I’m not sure that is that important?</w:t>
      </w:r>
    </w:p>
  </w:comment>
  <w:comment w:id="94" w:author="Warrick Roseboom" w:date="2021-04-15T17:02:00Z" w:initials="WR">
    <w:p w14:paraId="6708B3A2" w14:textId="0E2DBA13" w:rsidR="00081E65" w:rsidRDefault="00081E65">
      <w:pPr>
        <w:pStyle w:val="aa"/>
      </w:pPr>
      <w:r>
        <w:rPr>
          <w:rStyle w:val="a9"/>
        </w:rPr>
        <w:annotationRef/>
      </w:r>
      <w:r>
        <w:t>This kind of detail should be presented much earlier because it would help understand the previous sections.</w:t>
      </w:r>
    </w:p>
  </w:comment>
  <w:comment w:id="97" w:author="Warrick Roseboom" w:date="2021-04-15T17:03:00Z" w:initials="WR">
    <w:p w14:paraId="765A00C6" w14:textId="2EA8DCC8" w:rsidR="00081E65" w:rsidRDefault="00081E65">
      <w:pPr>
        <w:pStyle w:val="aa"/>
      </w:pPr>
      <w:r>
        <w:rPr>
          <w:rStyle w:val="a9"/>
        </w:rPr>
        <w:annotationRef/>
      </w:r>
      <w:r>
        <w:t>Again, make sure to explain in words the contents of formula</w:t>
      </w:r>
    </w:p>
  </w:comment>
  <w:comment w:id="99" w:author="Warrick Roseboom" w:date="2021-04-15T16:13:00Z" w:initials="WR">
    <w:p w14:paraId="50F49161" w14:textId="77777777" w:rsidR="001F567B" w:rsidRDefault="001F567B" w:rsidP="001F567B">
      <w:pPr>
        <w:pStyle w:val="aa"/>
      </w:pPr>
      <w:r>
        <w:rPr>
          <w:rStyle w:val="a9"/>
        </w:rPr>
        <w:annotationRef/>
      </w:r>
      <w:r>
        <w:t>Not clear what the relation of this section is to the overall report. Make sure to make clear the justification. The reader needs to be able to follow. Right now you just jump from ELO to Fibonacci with no relation.</w:t>
      </w:r>
    </w:p>
  </w:comment>
  <w:comment w:id="101" w:author="Warrick Roseboom" w:date="2021-04-15T16:14:00Z" w:initials="WR">
    <w:p w14:paraId="517A1A91" w14:textId="77777777" w:rsidR="001F567B" w:rsidRDefault="001F567B" w:rsidP="001F567B">
      <w:pPr>
        <w:pStyle w:val="aa"/>
      </w:pPr>
      <w:r>
        <w:rPr>
          <w:rStyle w:val="a9"/>
        </w:rPr>
        <w:annotationRef/>
      </w:r>
      <w:r>
        <w:t>This is relevant, but probably better presented separately from the analytics based components. That is – present the basketball analytics related sections altogether in a sequence, and then have information such as this and the above section that are more related to implementation presented together.</w:t>
      </w:r>
    </w:p>
  </w:comment>
  <w:comment w:id="135" w:author="Warrick Roseboom" w:date="2021-04-15T17:05:00Z" w:initials="WR">
    <w:p w14:paraId="12BB2F4D" w14:textId="52B239F5" w:rsidR="00081E65" w:rsidRDefault="00081E65">
      <w:pPr>
        <w:pStyle w:val="aa"/>
      </w:pPr>
      <w:r>
        <w:rPr>
          <w:rStyle w:val="a9"/>
        </w:rPr>
        <w:annotationRef/>
      </w:r>
      <w:r>
        <w:t>What real and what calculated data? What are these things and where did they come from?</w:t>
      </w:r>
    </w:p>
  </w:comment>
  <w:comment w:id="138" w:author="Warrick Roseboom" w:date="2021-04-15T17:06:00Z" w:initials="WR">
    <w:p w14:paraId="1A664E3D" w14:textId="6C862724" w:rsidR="00081E65" w:rsidRDefault="00081E65">
      <w:pPr>
        <w:pStyle w:val="aa"/>
      </w:pPr>
      <w:r>
        <w:rPr>
          <w:rStyle w:val="a9"/>
        </w:rPr>
        <w:annotationRef/>
      </w:r>
      <w:r>
        <w:t>How was 2k rating obtained? This is the first time it is mentioned at all. A general reader might not know what 2k is at all.</w:t>
      </w:r>
    </w:p>
  </w:comment>
  <w:comment w:id="139" w:author="Warrick Roseboom" w:date="2021-04-15T17:06:00Z" w:initials="WR">
    <w:p w14:paraId="26CEC37B" w14:textId="2CF9628B" w:rsidR="00081E65" w:rsidRDefault="00081E65">
      <w:pPr>
        <w:pStyle w:val="aa"/>
      </w:pPr>
      <w:r>
        <w:rPr>
          <w:rStyle w:val="a9"/>
        </w:rPr>
        <w:annotationRef/>
      </w:r>
      <w:r>
        <w:t>I don’t understand what is in this chart? The y-axis goes above 100 but max r^2 is 1.</w:t>
      </w:r>
    </w:p>
  </w:comment>
  <w:comment w:id="140" w:author="Warrick Roseboom" w:date="2021-04-15T17:08:00Z" w:initials="WR">
    <w:p w14:paraId="0CF696BB" w14:textId="65498C67" w:rsidR="00081E65" w:rsidRDefault="00081E65">
      <w:pPr>
        <w:pStyle w:val="aa"/>
      </w:pPr>
      <w:r>
        <w:rPr>
          <w:rStyle w:val="a9"/>
        </w:rPr>
        <w:annotationRef/>
      </w:r>
      <w:r>
        <w:t>Completely unclear to me what this sentence means.</w:t>
      </w:r>
    </w:p>
  </w:comment>
  <w:comment w:id="142" w:author="Warrick Roseboom" w:date="2021-04-15T17:09:00Z" w:initials="WR">
    <w:p w14:paraId="0265242A" w14:textId="51B5F70E" w:rsidR="00081E65" w:rsidRDefault="00081E65">
      <w:pPr>
        <w:pStyle w:val="aa"/>
      </w:pPr>
      <w:r>
        <w:rPr>
          <w:rStyle w:val="a9"/>
        </w:rPr>
        <w:annotationRef/>
      </w:r>
      <w:r>
        <w:t>There is some consideration throughout the report, but it’s worth making an explicit “Limitations” section here where you explain precisely the limitations of your approach and compare with other existing ratings systems. This would also be a place to present some discussion of the relationship between your final version developed and existing fantasy games or top trumps games that use sports as the basis, as mentioned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E28EB2" w15:done="0"/>
  <w15:commentEx w15:paraId="2C576EA5" w15:done="0"/>
  <w15:commentEx w15:paraId="49B2ACE8" w15:done="0"/>
  <w15:commentEx w15:paraId="1C96CA52" w15:done="0"/>
  <w15:commentEx w15:paraId="1871AD45" w15:done="0"/>
  <w15:commentEx w15:paraId="4E4ED4C6" w15:done="0"/>
  <w15:commentEx w15:paraId="5953A066" w15:done="0"/>
  <w15:commentEx w15:paraId="43FAAAD8" w15:done="0"/>
  <w15:commentEx w15:paraId="172D775B" w15:done="0"/>
  <w15:commentEx w15:paraId="33919401" w15:done="0"/>
  <w15:commentEx w15:paraId="1FFA19D7" w15:done="0"/>
  <w15:commentEx w15:paraId="3C2AD857" w15:done="0"/>
  <w15:commentEx w15:paraId="3DAB1BB5" w15:done="0"/>
  <w15:commentEx w15:paraId="36DE9AB8" w15:done="0"/>
  <w15:commentEx w15:paraId="1C9A2B5C" w15:done="0"/>
  <w15:commentEx w15:paraId="004E1E52" w15:done="0"/>
  <w15:commentEx w15:paraId="4A242F12" w15:done="0"/>
  <w15:commentEx w15:paraId="699C436F" w15:done="0"/>
  <w15:commentEx w15:paraId="1EA2145D" w15:done="0"/>
  <w15:commentEx w15:paraId="1F2AC371" w15:done="0"/>
  <w15:commentEx w15:paraId="6708B3A2" w15:done="0"/>
  <w15:commentEx w15:paraId="765A00C6" w15:done="0"/>
  <w15:commentEx w15:paraId="50F49161" w15:done="0"/>
  <w15:commentEx w15:paraId="517A1A91" w15:done="0"/>
  <w15:commentEx w15:paraId="12BB2F4D" w15:done="0"/>
  <w15:commentEx w15:paraId="1A664E3D" w15:done="0"/>
  <w15:commentEx w15:paraId="26CEC37B" w15:done="0"/>
  <w15:commentEx w15:paraId="0CF696BB" w15:done="0"/>
  <w15:commentEx w15:paraId="02652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E282" w16cex:dateUtc="2021-04-15T15:04:00Z"/>
  <w16cex:commentExtensible w16cex:durableId="2422E57E" w16cex:dateUtc="2021-04-15T15:17:00Z"/>
  <w16cex:commentExtensible w16cex:durableId="2422E463" w16cex:dateUtc="2021-04-15T15:12:00Z"/>
  <w16cex:commentExtensible w16cex:durableId="2422E38D" w16cex:dateUtc="2021-04-15T15:08:00Z"/>
  <w16cex:commentExtensible w16cex:durableId="2422E3C5" w16cex:dateUtc="2021-04-15T15:09:00Z"/>
  <w16cex:commentExtensible w16cex:durableId="2422E43E" w16cex:dateUtc="2021-04-15T15:11:00Z"/>
  <w16cex:commentExtensible w16cex:durableId="2422E51E" w16cex:dateUtc="2021-04-15T15:15:00Z"/>
  <w16cex:commentExtensible w16cex:durableId="2422E62F" w16cex:dateUtc="2021-04-15T15:19:00Z"/>
  <w16cex:commentExtensible w16cex:durableId="2422E60A" w16cex:dateUtc="2021-04-15T15:19:00Z"/>
  <w16cex:commentExtensible w16cex:durableId="2422EB2F" w16cex:dateUtc="2021-04-15T15:41:00Z"/>
  <w16cex:commentExtensible w16cex:durableId="2422EB85" w16cex:dateUtc="2021-04-15T15:42:00Z"/>
  <w16cex:commentExtensible w16cex:durableId="2422EBFE" w16cex:dateUtc="2021-04-15T15:44:00Z"/>
  <w16cex:commentExtensible w16cex:durableId="2422EDA0" w16cex:dateUtc="2021-04-15T15:51:00Z"/>
  <w16cex:commentExtensible w16cex:durableId="2422EDD8" w16cex:dateUtc="2021-04-15T15:52:00Z"/>
  <w16cex:commentExtensible w16cex:durableId="2422EE21" w16cex:dateUtc="2021-04-15T15:53:00Z"/>
  <w16cex:commentExtensible w16cex:durableId="2422EE7C" w16cex:dateUtc="2021-04-15T15:55:00Z"/>
  <w16cex:commentExtensible w16cex:durableId="2422EF2B" w16cex:dateUtc="2021-04-15T15:58:00Z"/>
  <w16cex:commentExtensible w16cex:durableId="2422EECF" w16cex:dateUtc="2021-04-15T15:56:00Z"/>
  <w16cex:commentExtensible w16cex:durableId="2422EFB3" w16cex:dateUtc="2021-04-15T16:00:00Z"/>
  <w16cex:commentExtensible w16cex:durableId="2422F066" w16cex:dateUtc="2021-04-15T16:03:00Z"/>
  <w16cex:commentExtensible w16cex:durableId="2422F00B" w16cex:dateUtc="2021-04-15T16:02:00Z"/>
  <w16cex:commentExtensible w16cex:durableId="2422F052" w16cex:dateUtc="2021-04-15T16:03:00Z"/>
  <w16cex:commentExtensible w16cex:durableId="24240F44" w16cex:dateUtc="2021-04-15T15:13:00Z"/>
  <w16cex:commentExtensible w16cex:durableId="24240F43" w16cex:dateUtc="2021-04-15T15:14:00Z"/>
  <w16cex:commentExtensible w16cex:durableId="2422F0F1" w16cex:dateUtc="2021-04-15T16:05:00Z"/>
  <w16cex:commentExtensible w16cex:durableId="2422F110" w16cex:dateUtc="2021-04-15T16:06:00Z"/>
  <w16cex:commentExtensible w16cex:durableId="2422F133" w16cex:dateUtc="2021-04-15T16:06:00Z"/>
  <w16cex:commentExtensible w16cex:durableId="2422F173" w16cex:dateUtc="2021-04-15T16:08:00Z"/>
  <w16cex:commentExtensible w16cex:durableId="2422F1B8" w16cex:dateUtc="2021-04-15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E28EB2" w16cid:durableId="2422E282"/>
  <w16cid:commentId w16cid:paraId="2C576EA5" w16cid:durableId="2422E57E"/>
  <w16cid:commentId w16cid:paraId="49B2ACE8" w16cid:durableId="2422E463"/>
  <w16cid:commentId w16cid:paraId="1C96CA52" w16cid:durableId="2422E38D"/>
  <w16cid:commentId w16cid:paraId="1871AD45" w16cid:durableId="2422E3C5"/>
  <w16cid:commentId w16cid:paraId="4E4ED4C6" w16cid:durableId="2422E43E"/>
  <w16cid:commentId w16cid:paraId="5953A066" w16cid:durableId="2422E51E"/>
  <w16cid:commentId w16cid:paraId="43FAAAD8" w16cid:durableId="2422E62F"/>
  <w16cid:commentId w16cid:paraId="172D775B" w16cid:durableId="2422E60A"/>
  <w16cid:commentId w16cid:paraId="33919401" w16cid:durableId="2422EB2F"/>
  <w16cid:commentId w16cid:paraId="1FFA19D7" w16cid:durableId="2422EB85"/>
  <w16cid:commentId w16cid:paraId="3C2AD857" w16cid:durableId="2422EBFE"/>
  <w16cid:commentId w16cid:paraId="3DAB1BB5" w16cid:durableId="2422EDA0"/>
  <w16cid:commentId w16cid:paraId="36DE9AB8" w16cid:durableId="2422EDD8"/>
  <w16cid:commentId w16cid:paraId="1C9A2B5C" w16cid:durableId="2422EE21"/>
  <w16cid:commentId w16cid:paraId="004E1E52" w16cid:durableId="2422EE7C"/>
  <w16cid:commentId w16cid:paraId="4A242F12" w16cid:durableId="2422EF2B"/>
  <w16cid:commentId w16cid:paraId="699C436F" w16cid:durableId="2422EECF"/>
  <w16cid:commentId w16cid:paraId="1EA2145D" w16cid:durableId="2422EFB3"/>
  <w16cid:commentId w16cid:paraId="1F2AC371" w16cid:durableId="2422F066"/>
  <w16cid:commentId w16cid:paraId="6708B3A2" w16cid:durableId="2422F00B"/>
  <w16cid:commentId w16cid:paraId="765A00C6" w16cid:durableId="2422F052"/>
  <w16cid:commentId w16cid:paraId="50F49161" w16cid:durableId="24240F44"/>
  <w16cid:commentId w16cid:paraId="517A1A91" w16cid:durableId="24240F43"/>
  <w16cid:commentId w16cid:paraId="12BB2F4D" w16cid:durableId="2422F0F1"/>
  <w16cid:commentId w16cid:paraId="1A664E3D" w16cid:durableId="2422F110"/>
  <w16cid:commentId w16cid:paraId="26CEC37B" w16cid:durableId="2422F133"/>
  <w16cid:commentId w16cid:paraId="0CF696BB" w16cid:durableId="2422F173"/>
  <w16cid:commentId w16cid:paraId="0265242A" w16cid:durableId="2422F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95DD2" w14:textId="77777777" w:rsidR="00407EFA" w:rsidRDefault="00407EFA" w:rsidP="00805DD8">
      <w:r>
        <w:separator/>
      </w:r>
    </w:p>
  </w:endnote>
  <w:endnote w:type="continuationSeparator" w:id="0">
    <w:p w14:paraId="0C0BD1E3" w14:textId="77777777" w:rsidR="00407EFA" w:rsidRDefault="00407EFA"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E70BA" w14:textId="77777777" w:rsidR="00407EFA" w:rsidRDefault="00407EFA" w:rsidP="00805DD8">
      <w:r>
        <w:separator/>
      </w:r>
    </w:p>
  </w:footnote>
  <w:footnote w:type="continuationSeparator" w:id="0">
    <w:p w14:paraId="6865D1BD" w14:textId="77777777" w:rsidR="00407EFA" w:rsidRDefault="00407EFA"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A476AFA2"/>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lin Zhu">
    <w15:presenceInfo w15:providerId="AD" w15:userId="S::bz69@sussex.ac.uk::fc55237e-3cf9-4a36-b852-e4d7cc8de2cf"/>
  </w15:person>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qwUAgYNYBiwAAAA="/>
  </w:docVars>
  <w:rsids>
    <w:rsidRoot w:val="000F1B12"/>
    <w:rsid w:val="000076B9"/>
    <w:rsid w:val="000136CF"/>
    <w:rsid w:val="00014BFB"/>
    <w:rsid w:val="00022041"/>
    <w:rsid w:val="00036BCE"/>
    <w:rsid w:val="00065ABD"/>
    <w:rsid w:val="00075FB7"/>
    <w:rsid w:val="00081E65"/>
    <w:rsid w:val="00084870"/>
    <w:rsid w:val="00092669"/>
    <w:rsid w:val="000A0266"/>
    <w:rsid w:val="000B159C"/>
    <w:rsid w:val="000B46C7"/>
    <w:rsid w:val="000B7DF8"/>
    <w:rsid w:val="000C1744"/>
    <w:rsid w:val="000D60B4"/>
    <w:rsid w:val="000E39C9"/>
    <w:rsid w:val="000F1B12"/>
    <w:rsid w:val="000F6FE7"/>
    <w:rsid w:val="001200C1"/>
    <w:rsid w:val="00125F99"/>
    <w:rsid w:val="00161EDE"/>
    <w:rsid w:val="00186FE2"/>
    <w:rsid w:val="00191110"/>
    <w:rsid w:val="00191F51"/>
    <w:rsid w:val="001A0275"/>
    <w:rsid w:val="001D3401"/>
    <w:rsid w:val="001F0186"/>
    <w:rsid w:val="001F567B"/>
    <w:rsid w:val="00211D8D"/>
    <w:rsid w:val="00213385"/>
    <w:rsid w:val="00216E61"/>
    <w:rsid w:val="002237A2"/>
    <w:rsid w:val="00224079"/>
    <w:rsid w:val="00240356"/>
    <w:rsid w:val="0026255C"/>
    <w:rsid w:val="00264292"/>
    <w:rsid w:val="002653DD"/>
    <w:rsid w:val="0027148E"/>
    <w:rsid w:val="00274553"/>
    <w:rsid w:val="00291FE6"/>
    <w:rsid w:val="002B4063"/>
    <w:rsid w:val="002E4F86"/>
    <w:rsid w:val="002E6058"/>
    <w:rsid w:val="002F7B19"/>
    <w:rsid w:val="003145FB"/>
    <w:rsid w:val="00320329"/>
    <w:rsid w:val="0035237B"/>
    <w:rsid w:val="00355B88"/>
    <w:rsid w:val="0038222B"/>
    <w:rsid w:val="00383618"/>
    <w:rsid w:val="00391210"/>
    <w:rsid w:val="003B1E50"/>
    <w:rsid w:val="003E546B"/>
    <w:rsid w:val="004007B9"/>
    <w:rsid w:val="00403C30"/>
    <w:rsid w:val="00405ED7"/>
    <w:rsid w:val="00407EFA"/>
    <w:rsid w:val="00433AC4"/>
    <w:rsid w:val="00445C1B"/>
    <w:rsid w:val="00452906"/>
    <w:rsid w:val="004715DE"/>
    <w:rsid w:val="00480068"/>
    <w:rsid w:val="004858DA"/>
    <w:rsid w:val="004875CC"/>
    <w:rsid w:val="004939BD"/>
    <w:rsid w:val="004D0012"/>
    <w:rsid w:val="004E1A2A"/>
    <w:rsid w:val="00511154"/>
    <w:rsid w:val="00512140"/>
    <w:rsid w:val="005209FF"/>
    <w:rsid w:val="00521F64"/>
    <w:rsid w:val="005324F2"/>
    <w:rsid w:val="00544677"/>
    <w:rsid w:val="005471D0"/>
    <w:rsid w:val="00547726"/>
    <w:rsid w:val="005558CA"/>
    <w:rsid w:val="0055723F"/>
    <w:rsid w:val="005662C0"/>
    <w:rsid w:val="00574C04"/>
    <w:rsid w:val="00582AAC"/>
    <w:rsid w:val="005B4997"/>
    <w:rsid w:val="005D5F7A"/>
    <w:rsid w:val="005E221B"/>
    <w:rsid w:val="005E504C"/>
    <w:rsid w:val="005E5AED"/>
    <w:rsid w:val="005F0748"/>
    <w:rsid w:val="005F391F"/>
    <w:rsid w:val="00620FF9"/>
    <w:rsid w:val="00651BD5"/>
    <w:rsid w:val="00654EC8"/>
    <w:rsid w:val="006725A5"/>
    <w:rsid w:val="006908C0"/>
    <w:rsid w:val="006930A3"/>
    <w:rsid w:val="006A254B"/>
    <w:rsid w:val="006D596C"/>
    <w:rsid w:val="006D71FA"/>
    <w:rsid w:val="006E2FB5"/>
    <w:rsid w:val="0070466D"/>
    <w:rsid w:val="0072450C"/>
    <w:rsid w:val="007379D5"/>
    <w:rsid w:val="00740144"/>
    <w:rsid w:val="007402AD"/>
    <w:rsid w:val="007654F5"/>
    <w:rsid w:val="00773EEA"/>
    <w:rsid w:val="00784BA1"/>
    <w:rsid w:val="00792799"/>
    <w:rsid w:val="007F0F86"/>
    <w:rsid w:val="00805DD8"/>
    <w:rsid w:val="00806E13"/>
    <w:rsid w:val="00821F12"/>
    <w:rsid w:val="00831B74"/>
    <w:rsid w:val="008557DC"/>
    <w:rsid w:val="008608A0"/>
    <w:rsid w:val="00867133"/>
    <w:rsid w:val="008700E7"/>
    <w:rsid w:val="0089418D"/>
    <w:rsid w:val="008B31D6"/>
    <w:rsid w:val="008B406C"/>
    <w:rsid w:val="008D4DD2"/>
    <w:rsid w:val="008E2C9D"/>
    <w:rsid w:val="008F156B"/>
    <w:rsid w:val="008F3B8E"/>
    <w:rsid w:val="008F4AD3"/>
    <w:rsid w:val="00912BE0"/>
    <w:rsid w:val="00916807"/>
    <w:rsid w:val="0092601A"/>
    <w:rsid w:val="009322E0"/>
    <w:rsid w:val="0095579E"/>
    <w:rsid w:val="009733C7"/>
    <w:rsid w:val="0098106B"/>
    <w:rsid w:val="009B7203"/>
    <w:rsid w:val="009C7D07"/>
    <w:rsid w:val="009E6E8E"/>
    <w:rsid w:val="009F67B1"/>
    <w:rsid w:val="00A01428"/>
    <w:rsid w:val="00A13F45"/>
    <w:rsid w:val="00A350D7"/>
    <w:rsid w:val="00A35934"/>
    <w:rsid w:val="00A35CEF"/>
    <w:rsid w:val="00A47622"/>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34215"/>
    <w:rsid w:val="00B40B28"/>
    <w:rsid w:val="00B410E1"/>
    <w:rsid w:val="00B530F9"/>
    <w:rsid w:val="00B55AC3"/>
    <w:rsid w:val="00B6564E"/>
    <w:rsid w:val="00B7691F"/>
    <w:rsid w:val="00B77164"/>
    <w:rsid w:val="00B77E40"/>
    <w:rsid w:val="00B963A9"/>
    <w:rsid w:val="00BB3706"/>
    <w:rsid w:val="00BC6761"/>
    <w:rsid w:val="00BD4DA1"/>
    <w:rsid w:val="00BF46D9"/>
    <w:rsid w:val="00BF701C"/>
    <w:rsid w:val="00C165AA"/>
    <w:rsid w:val="00C26B68"/>
    <w:rsid w:val="00C33E53"/>
    <w:rsid w:val="00C47EC1"/>
    <w:rsid w:val="00C55206"/>
    <w:rsid w:val="00C72249"/>
    <w:rsid w:val="00C76199"/>
    <w:rsid w:val="00C77DDE"/>
    <w:rsid w:val="00C80C9C"/>
    <w:rsid w:val="00C91B24"/>
    <w:rsid w:val="00CA03B4"/>
    <w:rsid w:val="00CC4286"/>
    <w:rsid w:val="00CE0792"/>
    <w:rsid w:val="00D07185"/>
    <w:rsid w:val="00D20BF5"/>
    <w:rsid w:val="00D3196D"/>
    <w:rsid w:val="00D465FF"/>
    <w:rsid w:val="00D5135F"/>
    <w:rsid w:val="00D67F4B"/>
    <w:rsid w:val="00D70AB9"/>
    <w:rsid w:val="00D72BF6"/>
    <w:rsid w:val="00D86677"/>
    <w:rsid w:val="00D975E1"/>
    <w:rsid w:val="00DA6612"/>
    <w:rsid w:val="00DC3D1B"/>
    <w:rsid w:val="00DD7EEF"/>
    <w:rsid w:val="00DE45D3"/>
    <w:rsid w:val="00DF108D"/>
    <w:rsid w:val="00DF2C8F"/>
    <w:rsid w:val="00E062FF"/>
    <w:rsid w:val="00E105CD"/>
    <w:rsid w:val="00E24656"/>
    <w:rsid w:val="00E50D93"/>
    <w:rsid w:val="00E7747B"/>
    <w:rsid w:val="00E81F6B"/>
    <w:rsid w:val="00E834C4"/>
    <w:rsid w:val="00E866F9"/>
    <w:rsid w:val="00EB697B"/>
    <w:rsid w:val="00EC7068"/>
    <w:rsid w:val="00EE4B31"/>
    <w:rsid w:val="00EE7210"/>
    <w:rsid w:val="00F13B77"/>
    <w:rsid w:val="00F2635F"/>
    <w:rsid w:val="00F50444"/>
    <w:rsid w:val="00F80BDB"/>
    <w:rsid w:val="00F9747D"/>
    <w:rsid w:val="00F97729"/>
    <w:rsid w:val="00FA236A"/>
    <w:rsid w:val="00FB10C7"/>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 w:type="character" w:styleId="af9">
    <w:name w:val="Placeholder Text"/>
    <w:basedOn w:val="a0"/>
    <w:uiPriority w:val="99"/>
    <w:semiHidden/>
    <w:rsid w:val="00C761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package" Target="embeddings/Microsoft_Excel____.xlsx"/><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unk19</b:Tag>
    <b:SourceType>InternetSite</b:SourceType>
    <b:Guid>{2BB07BC8-47B1-1147-A792-AA8C2F6D2783}</b:Guid>
    <b:Author>
      <b:Author>
        <b:NameList>
          <b:Person>
            <b:Last>Unknow</b:Last>
          </b:Person>
        </b:NameList>
      </b:Author>
    </b:Author>
    <b:Title>The Basketball Movement</b:Title>
    <b:URL>https://thebasketballmovement.com/blog/2019/4/27/what-team-chemistry-means</b:URL>
    <b:Year>2019</b:Year>
    <b:YearAccessed>2020</b:YearAccessed>
    <b:MonthAccessed>11</b:MonthAccessed>
    <b:RefOrder>2</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4</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9</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10</b:RefOrder>
  </b:Source>
  <b:Source>
    <b:Tag>Unk20</b:Tag>
    <b:SourceType>InternetSite</b:SourceType>
    <b:Guid>{C379A6DD-1861-754E-99F5-23D69BD2E298}</b:Guid>
    <b:Author>
      <b:Author>
        <b:NameList>
          <b:Person>
            <b:Last>Unknow</b:Last>
          </b:Person>
        </b:NameList>
      </b:Author>
    </b:Author>
    <b:Title>Calculating PER</b:Title>
    <b:URL>https://www.basketball-reference.com/about/per.html</b:URL>
    <b:YearAccessed>2020</b:YearAccessed>
    <b:MonthAccessed>11</b:MonthAccessed>
    <b:DayAccessed>7</b:DayAccessed>
    <b:RefOrder>5</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11</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8</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12</b:RefOrder>
  </b:Source>
  <b:Source>
    <b:Tag>BCS19</b:Tag>
    <b:SourceType>InternetSite</b:SourceType>
    <b:Guid>{A5F02E29-3016-294F-877B-CD679999AA83}</b:Guid>
    <b:Author>
      <b:Author>
        <b:Corporate>BCS the Chartered for IT</b:Corporate>
      </b:Author>
    </b:Author>
    <b:Title>BCS COde of Conduct</b:Title>
    <b:URL>https://www.bcs.org</b:URL>
    <b:Year>2019</b:Year>
    <b:YearAccessed>2020</b:YearAccessed>
    <b:MonthAccessed>11</b:MonthAccessed>
    <b:DayAccessed>1</b:DayAccessed>
    <b:RefOrder>6</b:RefOrder>
  </b:Source>
  <b:Source>
    <b:Tag>Sch20</b:Tag>
    <b:SourceType>InternetSite</b:SourceType>
    <b:Guid>{CC256FE2-1924-3240-9CE4-A1275EF84728}</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7</b:RefOrder>
  </b:Source>
</b:Sources>
</file>

<file path=customXml/itemProps1.xml><?xml version="1.0" encoding="utf-8"?>
<ds:datastoreItem xmlns:ds="http://schemas.openxmlformats.org/officeDocument/2006/customXml" ds:itemID="{1693EB4B-0EF3-5F48-9FD1-9CFEA4007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40</Pages>
  <Words>8925</Words>
  <Characters>50879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59685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61</cp:revision>
  <dcterms:created xsi:type="dcterms:W3CDTF">2021-04-15T14:25:00Z</dcterms:created>
  <dcterms:modified xsi:type="dcterms:W3CDTF">2021-05-03T11:17:00Z</dcterms:modified>
</cp:coreProperties>
</file>