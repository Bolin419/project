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szCs w:val="21"/>
        </w:rPr>
        <w:id w:val="1074239208"/>
        <w:docPartObj>
          <w:docPartGallery w:val="Cover Pages"/>
          <w:docPartUnique/>
        </w:docPartObj>
      </w:sdtPr>
      <w:sdtEndPr/>
      <w:sdtContent>
        <w:p w14:paraId="180AA9DB" w14:textId="15029B12" w:rsidR="00355B88" w:rsidRPr="004858DA" w:rsidRDefault="00355B88" w:rsidP="005E221B">
          <w:pPr>
            <w:jc w:val="left"/>
            <w:rPr>
              <w:rFonts w:ascii="Calibri" w:hAnsi="Calibri"/>
              <w:szCs w:val="21"/>
            </w:rPr>
          </w:pPr>
        </w:p>
        <w:p w14:paraId="0BE2825C" w14:textId="05F5AB37" w:rsidR="000F1B12" w:rsidRPr="004858DA" w:rsidRDefault="00355B88" w:rsidP="005E221B">
          <w:pPr>
            <w:widowControl/>
            <w:jc w:val="left"/>
            <w:rPr>
              <w:rFonts w:ascii="Calibri" w:hAnsi="Calibri"/>
              <w:szCs w:val="21"/>
            </w:rPr>
          </w:pPr>
          <w:r w:rsidRPr="004858DA">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7729FF">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7729FF">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" filled="f" stroked="f" strokeweight=".5pt">
                    <v:textbox style="mso-fit-shape-to-text:t" inset="0,0,0,0">
                      <w:txbxContent>
                        <w:p w14:paraId="39407341" w14:textId="00B1E200" w:rsidR="00081E65" w:rsidRDefault="007729FF">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7729FF">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4858DA">
            <w:rPr>
              <w:rFonts w:ascii="Calibri" w:hAnsi="Calibri"/>
              <w:szCs w:val="21"/>
            </w:rPr>
            <w:br w:type="page"/>
          </w:r>
        </w:p>
      </w:sdtContent>
    </w:sdt>
    <w:p w14:paraId="471206DF" w14:textId="5899C7B0" w:rsidR="00B963A9" w:rsidRPr="004858DA" w:rsidRDefault="008B31D6" w:rsidP="005E221B">
      <w:pPr>
        <w:jc w:val="left"/>
        <w:rPr>
          <w:rFonts w:ascii="Calibri" w:hAnsi="Calibri"/>
          <w:szCs w:val="21"/>
        </w:rPr>
      </w:pPr>
      <w:r w:rsidRPr="004858DA">
        <w:rPr>
          <w:rFonts w:ascii="Calibri" w:hAnsi="Calibri"/>
          <w:szCs w:val="21"/>
        </w:rPr>
        <w:lastRenderedPageBreak/>
        <w:t>Table of conte</w:t>
      </w:r>
      <w:r w:rsidR="00445C1B" w:rsidRPr="004858DA">
        <w:rPr>
          <w:rFonts w:ascii="Calibri" w:hAnsi="Calibri"/>
          <w:szCs w:val="21"/>
        </w:rPr>
        <w:t>nt</w:t>
      </w:r>
    </w:p>
    <w:sdt>
      <w:sdtPr>
        <w:rPr>
          <w:rFonts w:ascii="Calibri" w:eastAsiaTheme="minorEastAsia" w:hAnsi="Calibri" w:cstheme="minorBidi"/>
          <w:color w:val="auto"/>
          <w:kern w:val="2"/>
          <w:sz w:val="21"/>
          <w:szCs w:val="21"/>
          <w:lang w:val="zh-CN"/>
        </w:rPr>
        <w:id w:val="-854491385"/>
        <w:docPartObj>
          <w:docPartGallery w:val="Table of Contents"/>
          <w:docPartUnique/>
        </w:docPartObj>
      </w:sdtPr>
      <w:sdtEndPr>
        <w:rPr>
          <w:b/>
          <w:bCs/>
        </w:rPr>
      </w:sdtEndPr>
      <w:sdtContent>
        <w:p w14:paraId="199E7999" w14:textId="486E8944" w:rsidR="00B963A9" w:rsidRPr="004858DA" w:rsidRDefault="00445C1B" w:rsidP="005E221B">
          <w:pPr>
            <w:pStyle w:val="TOC"/>
            <w:rPr>
              <w:rFonts w:ascii="Calibri" w:hAnsi="Calibri"/>
              <w:sz w:val="21"/>
              <w:szCs w:val="21"/>
            </w:rPr>
          </w:pPr>
          <w:r w:rsidRPr="004858DA">
            <w:rPr>
              <w:rFonts w:ascii="Calibri" w:hAnsi="Calibri"/>
              <w:sz w:val="21"/>
              <w:szCs w:val="21"/>
            </w:rPr>
            <w:t>Table of content</w:t>
          </w:r>
        </w:p>
        <w:p w14:paraId="53EA3ADC" w14:textId="0C57A3E3" w:rsidR="00FF4CB8" w:rsidRDefault="00B963A9">
          <w:pPr>
            <w:pStyle w:val="TOC1"/>
            <w:tabs>
              <w:tab w:val="right" w:leader="dot" w:pos="9016"/>
            </w:tabs>
            <w:rPr>
              <w:noProof/>
              <w:szCs w:val="24"/>
            </w:rPr>
          </w:pPr>
          <w:r w:rsidRPr="004858DA">
            <w:rPr>
              <w:rFonts w:ascii="Calibri" w:hAnsi="Calibri"/>
              <w:szCs w:val="21"/>
            </w:rPr>
            <w:fldChar w:fldCharType="begin"/>
          </w:r>
          <w:r w:rsidRPr="004858DA">
            <w:rPr>
              <w:rFonts w:ascii="Calibri" w:hAnsi="Calibri"/>
              <w:szCs w:val="21"/>
            </w:rPr>
            <w:instrText xml:space="preserve"> TOC \o "1-3" \h \z \u </w:instrText>
          </w:r>
          <w:r w:rsidRPr="004858DA">
            <w:rPr>
              <w:rFonts w:ascii="Calibri" w:hAnsi="Calibri"/>
              <w:szCs w:val="21"/>
            </w:rPr>
            <w:fldChar w:fldCharType="separate"/>
          </w:r>
          <w:hyperlink w:anchor="_Toc69055106" w:history="1">
            <w:r w:rsidR="00FF4CB8" w:rsidRPr="002F5F6B">
              <w:rPr>
                <w:rStyle w:val="a5"/>
                <w:rFonts w:ascii="Calibri" w:hAnsi="Calibri"/>
                <w:noProof/>
              </w:rPr>
              <w:t>1 introduction</w:t>
            </w:r>
            <w:r w:rsidR="00FF4CB8">
              <w:rPr>
                <w:noProof/>
                <w:webHidden/>
              </w:rPr>
              <w:tab/>
            </w:r>
            <w:r w:rsidR="00FF4CB8">
              <w:rPr>
                <w:noProof/>
                <w:webHidden/>
              </w:rPr>
              <w:fldChar w:fldCharType="begin"/>
            </w:r>
            <w:r w:rsidR="00FF4CB8">
              <w:rPr>
                <w:noProof/>
                <w:webHidden/>
              </w:rPr>
              <w:instrText xml:space="preserve"> PAGEREF _Toc69055106 \h </w:instrText>
            </w:r>
            <w:r w:rsidR="00FF4CB8">
              <w:rPr>
                <w:noProof/>
                <w:webHidden/>
              </w:rPr>
            </w:r>
            <w:r w:rsidR="00FF4CB8">
              <w:rPr>
                <w:noProof/>
                <w:webHidden/>
              </w:rPr>
              <w:fldChar w:fldCharType="separate"/>
            </w:r>
            <w:r w:rsidR="00FF4CB8">
              <w:rPr>
                <w:noProof/>
                <w:webHidden/>
              </w:rPr>
              <w:t>2</w:t>
            </w:r>
            <w:r w:rsidR="00FF4CB8">
              <w:rPr>
                <w:noProof/>
                <w:webHidden/>
              </w:rPr>
              <w:fldChar w:fldCharType="end"/>
            </w:r>
          </w:hyperlink>
        </w:p>
        <w:p w14:paraId="5BE0ECFA" w14:textId="542B0081" w:rsidR="00FF4CB8" w:rsidRDefault="007729FF">
          <w:pPr>
            <w:pStyle w:val="TOC1"/>
            <w:tabs>
              <w:tab w:val="right" w:leader="dot" w:pos="9016"/>
            </w:tabs>
            <w:rPr>
              <w:noProof/>
              <w:szCs w:val="24"/>
            </w:rPr>
          </w:pPr>
          <w:hyperlink w:anchor="_Toc69055107" w:history="1">
            <w:r w:rsidR="00FF4CB8" w:rsidRPr="002F5F6B">
              <w:rPr>
                <w:rStyle w:val="a5"/>
                <w:noProof/>
              </w:rPr>
              <w:t>2.background research</w:t>
            </w:r>
            <w:r w:rsidR="00FF4CB8">
              <w:rPr>
                <w:noProof/>
                <w:webHidden/>
              </w:rPr>
              <w:tab/>
            </w:r>
            <w:r w:rsidR="00FF4CB8">
              <w:rPr>
                <w:noProof/>
                <w:webHidden/>
              </w:rPr>
              <w:fldChar w:fldCharType="begin"/>
            </w:r>
            <w:r w:rsidR="00FF4CB8">
              <w:rPr>
                <w:noProof/>
                <w:webHidden/>
              </w:rPr>
              <w:instrText xml:space="preserve"> PAGEREF _Toc69055107 \h </w:instrText>
            </w:r>
            <w:r w:rsidR="00FF4CB8">
              <w:rPr>
                <w:noProof/>
                <w:webHidden/>
              </w:rPr>
            </w:r>
            <w:r w:rsidR="00FF4CB8">
              <w:rPr>
                <w:noProof/>
                <w:webHidden/>
              </w:rPr>
              <w:fldChar w:fldCharType="separate"/>
            </w:r>
            <w:r w:rsidR="00FF4CB8">
              <w:rPr>
                <w:noProof/>
                <w:webHidden/>
              </w:rPr>
              <w:t>4</w:t>
            </w:r>
            <w:r w:rsidR="00FF4CB8">
              <w:rPr>
                <w:noProof/>
                <w:webHidden/>
              </w:rPr>
              <w:fldChar w:fldCharType="end"/>
            </w:r>
          </w:hyperlink>
        </w:p>
        <w:p w14:paraId="5EF0119A" w14:textId="7F0CF8CE" w:rsidR="00FF4CB8" w:rsidRDefault="007729FF">
          <w:pPr>
            <w:pStyle w:val="TOC2"/>
            <w:tabs>
              <w:tab w:val="right" w:leader="dot" w:pos="9016"/>
            </w:tabs>
            <w:rPr>
              <w:noProof/>
              <w:szCs w:val="24"/>
            </w:rPr>
          </w:pPr>
          <w:hyperlink w:anchor="_Toc69055108" w:history="1">
            <w:r w:rsidR="00FF4CB8" w:rsidRPr="002F5F6B">
              <w:rPr>
                <w:rStyle w:val="a5"/>
                <w:noProof/>
              </w:rPr>
              <w:t>The team Elo rating system</w:t>
            </w:r>
            <w:r w:rsidR="00FF4CB8">
              <w:rPr>
                <w:noProof/>
                <w:webHidden/>
              </w:rPr>
              <w:tab/>
            </w:r>
            <w:r w:rsidR="00FF4CB8">
              <w:rPr>
                <w:noProof/>
                <w:webHidden/>
              </w:rPr>
              <w:fldChar w:fldCharType="begin"/>
            </w:r>
            <w:r w:rsidR="00FF4CB8">
              <w:rPr>
                <w:noProof/>
                <w:webHidden/>
              </w:rPr>
              <w:instrText xml:space="preserve"> PAGEREF _Toc69055108 \h </w:instrText>
            </w:r>
            <w:r w:rsidR="00FF4CB8">
              <w:rPr>
                <w:noProof/>
                <w:webHidden/>
              </w:rPr>
            </w:r>
            <w:r w:rsidR="00FF4CB8">
              <w:rPr>
                <w:noProof/>
                <w:webHidden/>
              </w:rPr>
              <w:fldChar w:fldCharType="separate"/>
            </w:r>
            <w:r w:rsidR="00FF4CB8">
              <w:rPr>
                <w:noProof/>
                <w:webHidden/>
              </w:rPr>
              <w:t>4</w:t>
            </w:r>
            <w:r w:rsidR="00FF4CB8">
              <w:rPr>
                <w:noProof/>
                <w:webHidden/>
              </w:rPr>
              <w:fldChar w:fldCharType="end"/>
            </w:r>
          </w:hyperlink>
        </w:p>
        <w:p w14:paraId="3AE03888" w14:textId="7A326117" w:rsidR="00FF4CB8" w:rsidRDefault="007729FF">
          <w:pPr>
            <w:pStyle w:val="TOC2"/>
            <w:tabs>
              <w:tab w:val="right" w:leader="dot" w:pos="9016"/>
            </w:tabs>
            <w:rPr>
              <w:noProof/>
              <w:szCs w:val="24"/>
            </w:rPr>
          </w:pPr>
          <w:hyperlink w:anchor="_Toc69055109" w:history="1">
            <w:r w:rsidR="00FF4CB8" w:rsidRPr="002F5F6B">
              <w:rPr>
                <w:rStyle w:val="a5"/>
                <w:noProof/>
              </w:rPr>
              <w:t>Fibonacci sequence</w:t>
            </w:r>
            <w:r w:rsidR="00FF4CB8" w:rsidRPr="002F5F6B">
              <w:rPr>
                <w:rStyle w:val="a5"/>
                <w:noProof/>
                <w:kern w:val="44"/>
              </w:rPr>
              <w:t xml:space="preserve"> [4]</w:t>
            </w:r>
            <w:r w:rsidR="00FF4CB8">
              <w:rPr>
                <w:noProof/>
                <w:webHidden/>
              </w:rPr>
              <w:tab/>
            </w:r>
            <w:r w:rsidR="00FF4CB8">
              <w:rPr>
                <w:noProof/>
                <w:webHidden/>
              </w:rPr>
              <w:fldChar w:fldCharType="begin"/>
            </w:r>
            <w:r w:rsidR="00FF4CB8">
              <w:rPr>
                <w:noProof/>
                <w:webHidden/>
              </w:rPr>
              <w:instrText xml:space="preserve"> PAGEREF _Toc69055109 \h </w:instrText>
            </w:r>
            <w:r w:rsidR="00FF4CB8">
              <w:rPr>
                <w:noProof/>
                <w:webHidden/>
              </w:rPr>
            </w:r>
            <w:r w:rsidR="00FF4CB8">
              <w:rPr>
                <w:noProof/>
                <w:webHidden/>
              </w:rPr>
              <w:fldChar w:fldCharType="separate"/>
            </w:r>
            <w:r w:rsidR="00FF4CB8">
              <w:rPr>
                <w:noProof/>
                <w:webHidden/>
              </w:rPr>
              <w:t>5</w:t>
            </w:r>
            <w:r w:rsidR="00FF4CB8">
              <w:rPr>
                <w:noProof/>
                <w:webHidden/>
              </w:rPr>
              <w:fldChar w:fldCharType="end"/>
            </w:r>
          </w:hyperlink>
        </w:p>
        <w:p w14:paraId="46E58F59" w14:textId="6F8A7E9A" w:rsidR="00FF4CB8" w:rsidRDefault="007729FF">
          <w:pPr>
            <w:pStyle w:val="TOC2"/>
            <w:tabs>
              <w:tab w:val="right" w:leader="dot" w:pos="9016"/>
            </w:tabs>
            <w:rPr>
              <w:noProof/>
              <w:szCs w:val="24"/>
            </w:rPr>
          </w:pPr>
          <w:hyperlink w:anchor="_Toc69055110" w:history="1">
            <w:r w:rsidR="00FF4CB8" w:rsidRPr="002F5F6B">
              <w:rPr>
                <w:rStyle w:val="a5"/>
                <w:noProof/>
              </w:rPr>
              <w:t>Memorization [5]</w:t>
            </w:r>
            <w:r w:rsidR="00FF4CB8">
              <w:rPr>
                <w:noProof/>
                <w:webHidden/>
              </w:rPr>
              <w:tab/>
            </w:r>
            <w:r w:rsidR="00FF4CB8">
              <w:rPr>
                <w:noProof/>
                <w:webHidden/>
              </w:rPr>
              <w:fldChar w:fldCharType="begin"/>
            </w:r>
            <w:r w:rsidR="00FF4CB8">
              <w:rPr>
                <w:noProof/>
                <w:webHidden/>
              </w:rPr>
              <w:instrText xml:space="preserve"> PAGEREF _Toc69055110 \h </w:instrText>
            </w:r>
            <w:r w:rsidR="00FF4CB8">
              <w:rPr>
                <w:noProof/>
                <w:webHidden/>
              </w:rPr>
            </w:r>
            <w:r w:rsidR="00FF4CB8">
              <w:rPr>
                <w:noProof/>
                <w:webHidden/>
              </w:rPr>
              <w:fldChar w:fldCharType="separate"/>
            </w:r>
            <w:r w:rsidR="00FF4CB8">
              <w:rPr>
                <w:noProof/>
                <w:webHidden/>
              </w:rPr>
              <w:t>6</w:t>
            </w:r>
            <w:r w:rsidR="00FF4CB8">
              <w:rPr>
                <w:noProof/>
                <w:webHidden/>
              </w:rPr>
              <w:fldChar w:fldCharType="end"/>
            </w:r>
          </w:hyperlink>
        </w:p>
        <w:p w14:paraId="6FB93048" w14:textId="1B0D7B14" w:rsidR="00FF4CB8" w:rsidRDefault="007729FF">
          <w:pPr>
            <w:pStyle w:val="TOC2"/>
            <w:tabs>
              <w:tab w:val="right" w:leader="dot" w:pos="9016"/>
            </w:tabs>
            <w:rPr>
              <w:noProof/>
              <w:szCs w:val="24"/>
            </w:rPr>
          </w:pPr>
          <w:hyperlink w:anchor="_Toc69055111" w:history="1">
            <w:r w:rsidR="00FF4CB8" w:rsidRPr="002F5F6B">
              <w:rPr>
                <w:rStyle w:val="a5"/>
                <w:noProof/>
              </w:rPr>
              <w:t>Per(Player Efficiency Rating) [6]</w:t>
            </w:r>
            <w:r w:rsidR="00FF4CB8">
              <w:rPr>
                <w:noProof/>
                <w:webHidden/>
              </w:rPr>
              <w:tab/>
            </w:r>
            <w:r w:rsidR="00FF4CB8">
              <w:rPr>
                <w:noProof/>
                <w:webHidden/>
              </w:rPr>
              <w:fldChar w:fldCharType="begin"/>
            </w:r>
            <w:r w:rsidR="00FF4CB8">
              <w:rPr>
                <w:noProof/>
                <w:webHidden/>
              </w:rPr>
              <w:instrText xml:space="preserve"> PAGEREF _Toc69055111 \h </w:instrText>
            </w:r>
            <w:r w:rsidR="00FF4CB8">
              <w:rPr>
                <w:noProof/>
                <w:webHidden/>
              </w:rPr>
            </w:r>
            <w:r w:rsidR="00FF4CB8">
              <w:rPr>
                <w:noProof/>
                <w:webHidden/>
              </w:rPr>
              <w:fldChar w:fldCharType="separate"/>
            </w:r>
            <w:r w:rsidR="00FF4CB8">
              <w:rPr>
                <w:noProof/>
                <w:webHidden/>
              </w:rPr>
              <w:t>6</w:t>
            </w:r>
            <w:r w:rsidR="00FF4CB8">
              <w:rPr>
                <w:noProof/>
                <w:webHidden/>
              </w:rPr>
              <w:fldChar w:fldCharType="end"/>
            </w:r>
          </w:hyperlink>
        </w:p>
        <w:p w14:paraId="2E7E2A07" w14:textId="604CC787" w:rsidR="00FF4CB8" w:rsidRDefault="007729FF">
          <w:pPr>
            <w:pStyle w:val="TOC1"/>
            <w:tabs>
              <w:tab w:val="right" w:leader="dot" w:pos="9016"/>
            </w:tabs>
            <w:rPr>
              <w:noProof/>
              <w:szCs w:val="24"/>
            </w:rPr>
          </w:pPr>
          <w:hyperlink w:anchor="_Toc69055112" w:history="1">
            <w:r w:rsidR="00FF4CB8" w:rsidRPr="002F5F6B">
              <w:rPr>
                <w:rStyle w:val="a5"/>
                <w:rFonts w:ascii="Calibri" w:hAnsi="Calibri"/>
                <w:noProof/>
              </w:rPr>
              <w:t>3.professional considerations</w:t>
            </w:r>
            <w:r w:rsidR="00FF4CB8">
              <w:rPr>
                <w:noProof/>
                <w:webHidden/>
              </w:rPr>
              <w:tab/>
            </w:r>
            <w:r w:rsidR="00FF4CB8">
              <w:rPr>
                <w:noProof/>
                <w:webHidden/>
              </w:rPr>
              <w:fldChar w:fldCharType="begin"/>
            </w:r>
            <w:r w:rsidR="00FF4CB8">
              <w:rPr>
                <w:noProof/>
                <w:webHidden/>
              </w:rPr>
              <w:instrText xml:space="preserve"> PAGEREF _Toc69055112 \h </w:instrText>
            </w:r>
            <w:r w:rsidR="00FF4CB8">
              <w:rPr>
                <w:noProof/>
                <w:webHidden/>
              </w:rPr>
            </w:r>
            <w:r w:rsidR="00FF4CB8">
              <w:rPr>
                <w:noProof/>
                <w:webHidden/>
              </w:rPr>
              <w:fldChar w:fldCharType="separate"/>
            </w:r>
            <w:r w:rsidR="00FF4CB8">
              <w:rPr>
                <w:noProof/>
                <w:webHidden/>
              </w:rPr>
              <w:t>7</w:t>
            </w:r>
            <w:r w:rsidR="00FF4CB8">
              <w:rPr>
                <w:noProof/>
                <w:webHidden/>
              </w:rPr>
              <w:fldChar w:fldCharType="end"/>
            </w:r>
          </w:hyperlink>
        </w:p>
        <w:p w14:paraId="391F095D" w14:textId="619C65BA" w:rsidR="00FF4CB8" w:rsidRDefault="007729FF">
          <w:pPr>
            <w:pStyle w:val="TOC1"/>
            <w:tabs>
              <w:tab w:val="right" w:leader="dot" w:pos="9016"/>
            </w:tabs>
            <w:rPr>
              <w:noProof/>
              <w:szCs w:val="24"/>
            </w:rPr>
          </w:pPr>
          <w:hyperlink w:anchor="_Toc69055113" w:history="1">
            <w:r w:rsidR="00FF4CB8" w:rsidRPr="002F5F6B">
              <w:rPr>
                <w:rStyle w:val="a5"/>
                <w:rFonts w:ascii="Calibri" w:hAnsi="Calibri"/>
                <w:noProof/>
              </w:rPr>
              <w:t>4.requirement analysis</w:t>
            </w:r>
            <w:r w:rsidR="00FF4CB8">
              <w:rPr>
                <w:noProof/>
                <w:webHidden/>
              </w:rPr>
              <w:tab/>
            </w:r>
            <w:r w:rsidR="00FF4CB8">
              <w:rPr>
                <w:noProof/>
                <w:webHidden/>
              </w:rPr>
              <w:fldChar w:fldCharType="begin"/>
            </w:r>
            <w:r w:rsidR="00FF4CB8">
              <w:rPr>
                <w:noProof/>
                <w:webHidden/>
              </w:rPr>
              <w:instrText xml:space="preserve"> PAGEREF _Toc69055113 \h </w:instrText>
            </w:r>
            <w:r w:rsidR="00FF4CB8">
              <w:rPr>
                <w:noProof/>
                <w:webHidden/>
              </w:rPr>
            </w:r>
            <w:r w:rsidR="00FF4CB8">
              <w:rPr>
                <w:noProof/>
                <w:webHidden/>
              </w:rPr>
              <w:fldChar w:fldCharType="separate"/>
            </w:r>
            <w:r w:rsidR="00FF4CB8">
              <w:rPr>
                <w:noProof/>
                <w:webHidden/>
              </w:rPr>
              <w:t>9</w:t>
            </w:r>
            <w:r w:rsidR="00FF4CB8">
              <w:rPr>
                <w:noProof/>
                <w:webHidden/>
              </w:rPr>
              <w:fldChar w:fldCharType="end"/>
            </w:r>
          </w:hyperlink>
        </w:p>
        <w:p w14:paraId="76B6FED0" w14:textId="49B9C7F4" w:rsidR="00FF4CB8" w:rsidRDefault="007729FF">
          <w:pPr>
            <w:pStyle w:val="TOC2"/>
            <w:tabs>
              <w:tab w:val="right" w:leader="dot" w:pos="9016"/>
            </w:tabs>
            <w:rPr>
              <w:noProof/>
              <w:szCs w:val="24"/>
            </w:rPr>
          </w:pPr>
          <w:hyperlink w:anchor="_Toc69055114" w:history="1">
            <w:r w:rsidR="00FF4CB8" w:rsidRPr="002F5F6B">
              <w:rPr>
                <w:rStyle w:val="a5"/>
                <w:noProof/>
              </w:rPr>
              <w:t>Functional requirements</w:t>
            </w:r>
            <w:r w:rsidR="00FF4CB8">
              <w:rPr>
                <w:noProof/>
                <w:webHidden/>
              </w:rPr>
              <w:tab/>
            </w:r>
            <w:r w:rsidR="00FF4CB8">
              <w:rPr>
                <w:noProof/>
                <w:webHidden/>
              </w:rPr>
              <w:fldChar w:fldCharType="begin"/>
            </w:r>
            <w:r w:rsidR="00FF4CB8">
              <w:rPr>
                <w:noProof/>
                <w:webHidden/>
              </w:rPr>
              <w:instrText xml:space="preserve"> PAGEREF _Toc69055114 \h </w:instrText>
            </w:r>
            <w:r w:rsidR="00FF4CB8">
              <w:rPr>
                <w:noProof/>
                <w:webHidden/>
              </w:rPr>
            </w:r>
            <w:r w:rsidR="00FF4CB8">
              <w:rPr>
                <w:noProof/>
                <w:webHidden/>
              </w:rPr>
              <w:fldChar w:fldCharType="separate"/>
            </w:r>
            <w:r w:rsidR="00FF4CB8">
              <w:rPr>
                <w:noProof/>
                <w:webHidden/>
              </w:rPr>
              <w:t>9</w:t>
            </w:r>
            <w:r w:rsidR="00FF4CB8">
              <w:rPr>
                <w:noProof/>
                <w:webHidden/>
              </w:rPr>
              <w:fldChar w:fldCharType="end"/>
            </w:r>
          </w:hyperlink>
        </w:p>
        <w:p w14:paraId="655A5D15" w14:textId="07D09C5F" w:rsidR="00FF4CB8" w:rsidRDefault="007729FF">
          <w:pPr>
            <w:pStyle w:val="TOC2"/>
            <w:tabs>
              <w:tab w:val="right" w:leader="dot" w:pos="9016"/>
            </w:tabs>
            <w:rPr>
              <w:noProof/>
              <w:szCs w:val="24"/>
            </w:rPr>
          </w:pPr>
          <w:hyperlink w:anchor="_Toc69055115" w:history="1">
            <w:r w:rsidR="00FF4CB8" w:rsidRPr="002F5F6B">
              <w:rPr>
                <w:rStyle w:val="a5"/>
                <w:noProof/>
              </w:rPr>
              <w:t>Non-functional requirements</w:t>
            </w:r>
            <w:r w:rsidR="00FF4CB8">
              <w:rPr>
                <w:noProof/>
                <w:webHidden/>
              </w:rPr>
              <w:tab/>
            </w:r>
            <w:r w:rsidR="00FF4CB8">
              <w:rPr>
                <w:noProof/>
                <w:webHidden/>
              </w:rPr>
              <w:fldChar w:fldCharType="begin"/>
            </w:r>
            <w:r w:rsidR="00FF4CB8">
              <w:rPr>
                <w:noProof/>
                <w:webHidden/>
              </w:rPr>
              <w:instrText xml:space="preserve"> PAGEREF _Toc69055115 \h </w:instrText>
            </w:r>
            <w:r w:rsidR="00FF4CB8">
              <w:rPr>
                <w:noProof/>
                <w:webHidden/>
              </w:rPr>
            </w:r>
            <w:r w:rsidR="00FF4CB8">
              <w:rPr>
                <w:noProof/>
                <w:webHidden/>
              </w:rPr>
              <w:fldChar w:fldCharType="separate"/>
            </w:r>
            <w:r w:rsidR="00FF4CB8">
              <w:rPr>
                <w:noProof/>
                <w:webHidden/>
              </w:rPr>
              <w:t>9</w:t>
            </w:r>
            <w:r w:rsidR="00FF4CB8">
              <w:rPr>
                <w:noProof/>
                <w:webHidden/>
              </w:rPr>
              <w:fldChar w:fldCharType="end"/>
            </w:r>
          </w:hyperlink>
        </w:p>
        <w:p w14:paraId="56B1E1A5" w14:textId="23407669" w:rsidR="00FF4CB8" w:rsidRDefault="007729FF">
          <w:pPr>
            <w:pStyle w:val="TOC1"/>
            <w:tabs>
              <w:tab w:val="right" w:leader="dot" w:pos="9016"/>
            </w:tabs>
            <w:rPr>
              <w:noProof/>
              <w:szCs w:val="24"/>
            </w:rPr>
          </w:pPr>
          <w:hyperlink w:anchor="_Toc69055116" w:history="1">
            <w:r w:rsidR="00FF4CB8" w:rsidRPr="002F5F6B">
              <w:rPr>
                <w:rStyle w:val="a5"/>
                <w:noProof/>
              </w:rPr>
              <w:t>5.system design</w:t>
            </w:r>
            <w:r w:rsidR="00FF4CB8">
              <w:rPr>
                <w:noProof/>
                <w:webHidden/>
              </w:rPr>
              <w:tab/>
            </w:r>
            <w:r w:rsidR="00FF4CB8">
              <w:rPr>
                <w:noProof/>
                <w:webHidden/>
              </w:rPr>
              <w:fldChar w:fldCharType="begin"/>
            </w:r>
            <w:r w:rsidR="00FF4CB8">
              <w:rPr>
                <w:noProof/>
                <w:webHidden/>
              </w:rPr>
              <w:instrText xml:space="preserve"> PAGEREF _Toc69055116 \h </w:instrText>
            </w:r>
            <w:r w:rsidR="00FF4CB8">
              <w:rPr>
                <w:noProof/>
                <w:webHidden/>
              </w:rPr>
            </w:r>
            <w:r w:rsidR="00FF4CB8">
              <w:rPr>
                <w:noProof/>
                <w:webHidden/>
              </w:rPr>
              <w:fldChar w:fldCharType="separate"/>
            </w:r>
            <w:r w:rsidR="00FF4CB8">
              <w:rPr>
                <w:noProof/>
                <w:webHidden/>
              </w:rPr>
              <w:t>10</w:t>
            </w:r>
            <w:r w:rsidR="00FF4CB8">
              <w:rPr>
                <w:noProof/>
                <w:webHidden/>
              </w:rPr>
              <w:fldChar w:fldCharType="end"/>
            </w:r>
          </w:hyperlink>
        </w:p>
        <w:p w14:paraId="012A49D1" w14:textId="1438ABF7" w:rsidR="00FF4CB8" w:rsidRDefault="007729FF">
          <w:pPr>
            <w:pStyle w:val="TOC2"/>
            <w:tabs>
              <w:tab w:val="right" w:leader="dot" w:pos="9016"/>
            </w:tabs>
            <w:rPr>
              <w:noProof/>
              <w:szCs w:val="24"/>
            </w:rPr>
          </w:pPr>
          <w:hyperlink w:anchor="_Toc69055117" w:history="1">
            <w:r w:rsidR="00FF4CB8" w:rsidRPr="002F5F6B">
              <w:rPr>
                <w:rStyle w:val="a5"/>
                <w:noProof/>
              </w:rPr>
              <w:t>5.1 learning objectives</w:t>
            </w:r>
            <w:r w:rsidR="00FF4CB8">
              <w:rPr>
                <w:noProof/>
                <w:webHidden/>
              </w:rPr>
              <w:tab/>
            </w:r>
            <w:r w:rsidR="00FF4CB8">
              <w:rPr>
                <w:noProof/>
                <w:webHidden/>
              </w:rPr>
              <w:fldChar w:fldCharType="begin"/>
            </w:r>
            <w:r w:rsidR="00FF4CB8">
              <w:rPr>
                <w:noProof/>
                <w:webHidden/>
              </w:rPr>
              <w:instrText xml:space="preserve"> PAGEREF _Toc69055117 \h </w:instrText>
            </w:r>
            <w:r w:rsidR="00FF4CB8">
              <w:rPr>
                <w:noProof/>
                <w:webHidden/>
              </w:rPr>
            </w:r>
            <w:r w:rsidR="00FF4CB8">
              <w:rPr>
                <w:noProof/>
                <w:webHidden/>
              </w:rPr>
              <w:fldChar w:fldCharType="separate"/>
            </w:r>
            <w:r w:rsidR="00FF4CB8">
              <w:rPr>
                <w:noProof/>
                <w:webHidden/>
              </w:rPr>
              <w:t>10</w:t>
            </w:r>
            <w:r w:rsidR="00FF4CB8">
              <w:rPr>
                <w:noProof/>
                <w:webHidden/>
              </w:rPr>
              <w:fldChar w:fldCharType="end"/>
            </w:r>
          </w:hyperlink>
        </w:p>
        <w:p w14:paraId="4E5E865B" w14:textId="4B176A0C" w:rsidR="00FF4CB8" w:rsidRDefault="007729FF">
          <w:pPr>
            <w:pStyle w:val="TOC3"/>
            <w:tabs>
              <w:tab w:val="right" w:leader="dot" w:pos="9016"/>
            </w:tabs>
            <w:rPr>
              <w:noProof/>
              <w:szCs w:val="24"/>
            </w:rPr>
          </w:pPr>
          <w:hyperlink w:anchor="_Toc69055118" w:history="1">
            <w:r w:rsidR="00FF4CB8" w:rsidRPr="002F5F6B">
              <w:rPr>
                <w:rStyle w:val="a5"/>
                <w:noProof/>
              </w:rPr>
              <w:t>Modules</w:t>
            </w:r>
            <w:r w:rsidR="00FF4CB8">
              <w:rPr>
                <w:noProof/>
                <w:webHidden/>
              </w:rPr>
              <w:tab/>
            </w:r>
            <w:r w:rsidR="00FF4CB8">
              <w:rPr>
                <w:noProof/>
                <w:webHidden/>
              </w:rPr>
              <w:fldChar w:fldCharType="begin"/>
            </w:r>
            <w:r w:rsidR="00FF4CB8">
              <w:rPr>
                <w:noProof/>
                <w:webHidden/>
              </w:rPr>
              <w:instrText xml:space="preserve"> PAGEREF _Toc69055118 \h </w:instrText>
            </w:r>
            <w:r w:rsidR="00FF4CB8">
              <w:rPr>
                <w:noProof/>
                <w:webHidden/>
              </w:rPr>
            </w:r>
            <w:r w:rsidR="00FF4CB8">
              <w:rPr>
                <w:noProof/>
                <w:webHidden/>
              </w:rPr>
              <w:fldChar w:fldCharType="separate"/>
            </w:r>
            <w:r w:rsidR="00FF4CB8">
              <w:rPr>
                <w:noProof/>
                <w:webHidden/>
              </w:rPr>
              <w:t>10</w:t>
            </w:r>
            <w:r w:rsidR="00FF4CB8">
              <w:rPr>
                <w:noProof/>
                <w:webHidden/>
              </w:rPr>
              <w:fldChar w:fldCharType="end"/>
            </w:r>
          </w:hyperlink>
        </w:p>
        <w:p w14:paraId="1B552A14" w14:textId="574BEAB0" w:rsidR="00FF4CB8" w:rsidRDefault="007729FF">
          <w:pPr>
            <w:pStyle w:val="TOC3"/>
            <w:tabs>
              <w:tab w:val="right" w:leader="dot" w:pos="9016"/>
            </w:tabs>
            <w:rPr>
              <w:noProof/>
              <w:szCs w:val="24"/>
            </w:rPr>
          </w:pPr>
          <w:hyperlink w:anchor="_Toc69055119" w:history="1">
            <w:r w:rsidR="00FF4CB8" w:rsidRPr="002F5F6B">
              <w:rPr>
                <w:rStyle w:val="a5"/>
                <w:noProof/>
              </w:rPr>
              <w:t>Modelling team chemistry</w:t>
            </w:r>
            <w:r w:rsidR="00FF4CB8">
              <w:rPr>
                <w:noProof/>
                <w:webHidden/>
              </w:rPr>
              <w:tab/>
            </w:r>
            <w:r w:rsidR="00FF4CB8">
              <w:rPr>
                <w:noProof/>
                <w:webHidden/>
              </w:rPr>
              <w:fldChar w:fldCharType="begin"/>
            </w:r>
            <w:r w:rsidR="00FF4CB8">
              <w:rPr>
                <w:noProof/>
                <w:webHidden/>
              </w:rPr>
              <w:instrText xml:space="preserve"> PAGEREF _Toc69055119 \h </w:instrText>
            </w:r>
            <w:r w:rsidR="00FF4CB8">
              <w:rPr>
                <w:noProof/>
                <w:webHidden/>
              </w:rPr>
            </w:r>
            <w:r w:rsidR="00FF4CB8">
              <w:rPr>
                <w:noProof/>
                <w:webHidden/>
              </w:rPr>
              <w:fldChar w:fldCharType="separate"/>
            </w:r>
            <w:r w:rsidR="00FF4CB8">
              <w:rPr>
                <w:noProof/>
                <w:webHidden/>
              </w:rPr>
              <w:t>11</w:t>
            </w:r>
            <w:r w:rsidR="00FF4CB8">
              <w:rPr>
                <w:noProof/>
                <w:webHidden/>
              </w:rPr>
              <w:fldChar w:fldCharType="end"/>
            </w:r>
          </w:hyperlink>
        </w:p>
        <w:p w14:paraId="2D3BF81D" w14:textId="6E2E5F48" w:rsidR="00FF4CB8" w:rsidRDefault="007729FF">
          <w:pPr>
            <w:pStyle w:val="TOC3"/>
            <w:tabs>
              <w:tab w:val="right" w:leader="dot" w:pos="9016"/>
            </w:tabs>
            <w:rPr>
              <w:noProof/>
              <w:szCs w:val="24"/>
            </w:rPr>
          </w:pPr>
          <w:hyperlink w:anchor="_Toc69055120" w:history="1">
            <w:r w:rsidR="00FF4CB8" w:rsidRPr="002F5F6B">
              <w:rPr>
                <w:rStyle w:val="a5"/>
                <w:noProof/>
              </w:rPr>
              <w:t>The function to calculate the strength of groups of players</w:t>
            </w:r>
            <w:r w:rsidR="00FF4CB8">
              <w:rPr>
                <w:noProof/>
                <w:webHidden/>
              </w:rPr>
              <w:tab/>
            </w:r>
            <w:r w:rsidR="00FF4CB8">
              <w:rPr>
                <w:noProof/>
                <w:webHidden/>
              </w:rPr>
              <w:fldChar w:fldCharType="begin"/>
            </w:r>
            <w:r w:rsidR="00FF4CB8">
              <w:rPr>
                <w:noProof/>
                <w:webHidden/>
              </w:rPr>
              <w:instrText xml:space="preserve"> PAGEREF _Toc69055120 \h </w:instrText>
            </w:r>
            <w:r w:rsidR="00FF4CB8">
              <w:rPr>
                <w:noProof/>
                <w:webHidden/>
              </w:rPr>
            </w:r>
            <w:r w:rsidR="00FF4CB8">
              <w:rPr>
                <w:noProof/>
                <w:webHidden/>
              </w:rPr>
              <w:fldChar w:fldCharType="separate"/>
            </w:r>
            <w:r w:rsidR="00FF4CB8">
              <w:rPr>
                <w:noProof/>
                <w:webHidden/>
              </w:rPr>
              <w:t>13</w:t>
            </w:r>
            <w:r w:rsidR="00FF4CB8">
              <w:rPr>
                <w:noProof/>
                <w:webHidden/>
              </w:rPr>
              <w:fldChar w:fldCharType="end"/>
            </w:r>
          </w:hyperlink>
        </w:p>
        <w:p w14:paraId="70AA48DF" w14:textId="2AA86C0E" w:rsidR="00FF4CB8" w:rsidRDefault="007729FF">
          <w:pPr>
            <w:pStyle w:val="TOC3"/>
            <w:tabs>
              <w:tab w:val="right" w:leader="dot" w:pos="9016"/>
            </w:tabs>
            <w:rPr>
              <w:noProof/>
              <w:szCs w:val="24"/>
            </w:rPr>
          </w:pPr>
          <w:hyperlink w:anchor="_Toc69055121" w:history="1">
            <w:r w:rsidR="00FF4CB8" w:rsidRPr="002F5F6B">
              <w:rPr>
                <w:rStyle w:val="a5"/>
                <w:noProof/>
              </w:rPr>
              <w:t>The function to calculate the team chemistry</w:t>
            </w:r>
            <w:r w:rsidR="00FF4CB8">
              <w:rPr>
                <w:noProof/>
                <w:webHidden/>
              </w:rPr>
              <w:tab/>
            </w:r>
            <w:r w:rsidR="00FF4CB8">
              <w:rPr>
                <w:noProof/>
                <w:webHidden/>
              </w:rPr>
              <w:fldChar w:fldCharType="begin"/>
            </w:r>
            <w:r w:rsidR="00FF4CB8">
              <w:rPr>
                <w:noProof/>
                <w:webHidden/>
              </w:rPr>
              <w:instrText xml:space="preserve"> PAGEREF _Toc69055121 \h </w:instrText>
            </w:r>
            <w:r w:rsidR="00FF4CB8">
              <w:rPr>
                <w:noProof/>
                <w:webHidden/>
              </w:rPr>
            </w:r>
            <w:r w:rsidR="00FF4CB8">
              <w:rPr>
                <w:noProof/>
                <w:webHidden/>
              </w:rPr>
              <w:fldChar w:fldCharType="separate"/>
            </w:r>
            <w:r w:rsidR="00FF4CB8">
              <w:rPr>
                <w:noProof/>
                <w:webHidden/>
              </w:rPr>
              <w:t>14</w:t>
            </w:r>
            <w:r w:rsidR="00FF4CB8">
              <w:rPr>
                <w:noProof/>
                <w:webHidden/>
              </w:rPr>
              <w:fldChar w:fldCharType="end"/>
            </w:r>
          </w:hyperlink>
        </w:p>
        <w:p w14:paraId="4FBA9922" w14:textId="2F6A82CA" w:rsidR="00FF4CB8" w:rsidRDefault="007729FF">
          <w:pPr>
            <w:pStyle w:val="TOC3"/>
            <w:tabs>
              <w:tab w:val="right" w:leader="dot" w:pos="9016"/>
            </w:tabs>
            <w:rPr>
              <w:noProof/>
              <w:szCs w:val="24"/>
            </w:rPr>
          </w:pPr>
          <w:hyperlink w:anchor="_Toc69055122" w:history="1">
            <w:r w:rsidR="00FF4CB8" w:rsidRPr="002F5F6B">
              <w:rPr>
                <w:rStyle w:val="a5"/>
                <w:noProof/>
              </w:rPr>
              <w:t>Data memo function</w:t>
            </w:r>
            <w:r w:rsidR="00FF4CB8">
              <w:rPr>
                <w:noProof/>
                <w:webHidden/>
              </w:rPr>
              <w:tab/>
            </w:r>
            <w:r w:rsidR="00FF4CB8">
              <w:rPr>
                <w:noProof/>
                <w:webHidden/>
              </w:rPr>
              <w:fldChar w:fldCharType="begin"/>
            </w:r>
            <w:r w:rsidR="00FF4CB8">
              <w:rPr>
                <w:noProof/>
                <w:webHidden/>
              </w:rPr>
              <w:instrText xml:space="preserve"> PAGEREF _Toc69055122 \h </w:instrText>
            </w:r>
            <w:r w:rsidR="00FF4CB8">
              <w:rPr>
                <w:noProof/>
                <w:webHidden/>
              </w:rPr>
            </w:r>
            <w:r w:rsidR="00FF4CB8">
              <w:rPr>
                <w:noProof/>
                <w:webHidden/>
              </w:rPr>
              <w:fldChar w:fldCharType="separate"/>
            </w:r>
            <w:r w:rsidR="00FF4CB8">
              <w:rPr>
                <w:noProof/>
                <w:webHidden/>
              </w:rPr>
              <w:t>16</w:t>
            </w:r>
            <w:r w:rsidR="00FF4CB8">
              <w:rPr>
                <w:noProof/>
                <w:webHidden/>
              </w:rPr>
              <w:fldChar w:fldCharType="end"/>
            </w:r>
          </w:hyperlink>
        </w:p>
        <w:p w14:paraId="44918C96" w14:textId="45438AF7" w:rsidR="00FF4CB8" w:rsidRDefault="007729FF">
          <w:pPr>
            <w:pStyle w:val="TOC3"/>
            <w:tabs>
              <w:tab w:val="right" w:leader="dot" w:pos="9016"/>
            </w:tabs>
            <w:rPr>
              <w:noProof/>
              <w:szCs w:val="24"/>
            </w:rPr>
          </w:pPr>
          <w:hyperlink w:anchor="_Toc69055123" w:history="1">
            <w:r w:rsidR="00FF4CB8" w:rsidRPr="002F5F6B">
              <w:rPr>
                <w:rStyle w:val="a5"/>
                <w:noProof/>
              </w:rPr>
              <w:t>Tkinter library [8]</w:t>
            </w:r>
            <w:r w:rsidR="00FF4CB8">
              <w:rPr>
                <w:noProof/>
                <w:webHidden/>
              </w:rPr>
              <w:tab/>
            </w:r>
            <w:r w:rsidR="00FF4CB8">
              <w:rPr>
                <w:noProof/>
                <w:webHidden/>
              </w:rPr>
              <w:fldChar w:fldCharType="begin"/>
            </w:r>
            <w:r w:rsidR="00FF4CB8">
              <w:rPr>
                <w:noProof/>
                <w:webHidden/>
              </w:rPr>
              <w:instrText xml:space="preserve"> PAGEREF _Toc69055123 \h </w:instrText>
            </w:r>
            <w:r w:rsidR="00FF4CB8">
              <w:rPr>
                <w:noProof/>
                <w:webHidden/>
              </w:rPr>
            </w:r>
            <w:r w:rsidR="00FF4CB8">
              <w:rPr>
                <w:noProof/>
                <w:webHidden/>
              </w:rPr>
              <w:fldChar w:fldCharType="separate"/>
            </w:r>
            <w:r w:rsidR="00FF4CB8">
              <w:rPr>
                <w:noProof/>
                <w:webHidden/>
              </w:rPr>
              <w:t>16</w:t>
            </w:r>
            <w:r w:rsidR="00FF4CB8">
              <w:rPr>
                <w:noProof/>
                <w:webHidden/>
              </w:rPr>
              <w:fldChar w:fldCharType="end"/>
            </w:r>
          </w:hyperlink>
        </w:p>
        <w:p w14:paraId="1ECB2B2A" w14:textId="6F0A7611" w:rsidR="00FF4CB8" w:rsidRDefault="007729FF">
          <w:pPr>
            <w:pStyle w:val="TOC3"/>
            <w:tabs>
              <w:tab w:val="right" w:leader="dot" w:pos="9016"/>
            </w:tabs>
            <w:rPr>
              <w:noProof/>
              <w:szCs w:val="24"/>
            </w:rPr>
          </w:pPr>
          <w:hyperlink w:anchor="_Toc69055124" w:history="1">
            <w:r w:rsidR="00FF4CB8" w:rsidRPr="002F5F6B">
              <w:rPr>
                <w:rStyle w:val="a5"/>
                <w:noProof/>
              </w:rPr>
              <w:t>UI design</w:t>
            </w:r>
            <w:r w:rsidR="00FF4CB8">
              <w:rPr>
                <w:noProof/>
                <w:webHidden/>
              </w:rPr>
              <w:tab/>
            </w:r>
            <w:r w:rsidR="00FF4CB8">
              <w:rPr>
                <w:noProof/>
                <w:webHidden/>
              </w:rPr>
              <w:fldChar w:fldCharType="begin"/>
            </w:r>
            <w:r w:rsidR="00FF4CB8">
              <w:rPr>
                <w:noProof/>
                <w:webHidden/>
              </w:rPr>
              <w:instrText xml:space="preserve"> PAGEREF _Toc69055124 \h </w:instrText>
            </w:r>
            <w:r w:rsidR="00FF4CB8">
              <w:rPr>
                <w:noProof/>
                <w:webHidden/>
              </w:rPr>
            </w:r>
            <w:r w:rsidR="00FF4CB8">
              <w:rPr>
                <w:noProof/>
                <w:webHidden/>
              </w:rPr>
              <w:fldChar w:fldCharType="separate"/>
            </w:r>
            <w:r w:rsidR="00FF4CB8">
              <w:rPr>
                <w:noProof/>
                <w:webHidden/>
              </w:rPr>
              <w:t>17</w:t>
            </w:r>
            <w:r w:rsidR="00FF4CB8">
              <w:rPr>
                <w:noProof/>
                <w:webHidden/>
              </w:rPr>
              <w:fldChar w:fldCharType="end"/>
            </w:r>
          </w:hyperlink>
        </w:p>
        <w:p w14:paraId="7343A779" w14:textId="4B65E4BF" w:rsidR="00FF4CB8" w:rsidRDefault="007729FF">
          <w:pPr>
            <w:pStyle w:val="TOC3"/>
            <w:tabs>
              <w:tab w:val="right" w:leader="dot" w:pos="9016"/>
            </w:tabs>
            <w:rPr>
              <w:noProof/>
              <w:szCs w:val="24"/>
            </w:rPr>
          </w:pPr>
          <w:hyperlink w:anchor="_Toc69055125" w:history="1">
            <w:r w:rsidR="00FF4CB8" w:rsidRPr="002F5F6B">
              <w:rPr>
                <w:rStyle w:val="a5"/>
                <w:noProof/>
              </w:rPr>
              <w:t>Game rule</w:t>
            </w:r>
            <w:r w:rsidR="00FF4CB8">
              <w:rPr>
                <w:noProof/>
                <w:webHidden/>
              </w:rPr>
              <w:tab/>
            </w:r>
            <w:r w:rsidR="00FF4CB8">
              <w:rPr>
                <w:noProof/>
                <w:webHidden/>
              </w:rPr>
              <w:fldChar w:fldCharType="begin"/>
            </w:r>
            <w:r w:rsidR="00FF4CB8">
              <w:rPr>
                <w:noProof/>
                <w:webHidden/>
              </w:rPr>
              <w:instrText xml:space="preserve"> PAGEREF _Toc69055125 \h </w:instrText>
            </w:r>
            <w:r w:rsidR="00FF4CB8">
              <w:rPr>
                <w:noProof/>
                <w:webHidden/>
              </w:rPr>
            </w:r>
            <w:r w:rsidR="00FF4CB8">
              <w:rPr>
                <w:noProof/>
                <w:webHidden/>
              </w:rPr>
              <w:fldChar w:fldCharType="separate"/>
            </w:r>
            <w:r w:rsidR="00FF4CB8">
              <w:rPr>
                <w:noProof/>
                <w:webHidden/>
              </w:rPr>
              <w:t>18</w:t>
            </w:r>
            <w:r w:rsidR="00FF4CB8">
              <w:rPr>
                <w:noProof/>
                <w:webHidden/>
              </w:rPr>
              <w:fldChar w:fldCharType="end"/>
            </w:r>
          </w:hyperlink>
        </w:p>
        <w:p w14:paraId="057CB629" w14:textId="4CEC4BD7" w:rsidR="00FF4CB8" w:rsidRDefault="007729FF">
          <w:pPr>
            <w:pStyle w:val="TOC1"/>
            <w:tabs>
              <w:tab w:val="right" w:leader="dot" w:pos="9016"/>
            </w:tabs>
            <w:rPr>
              <w:noProof/>
              <w:szCs w:val="24"/>
            </w:rPr>
          </w:pPr>
          <w:hyperlink w:anchor="_Toc69055126" w:history="1">
            <w:r w:rsidR="00FF4CB8" w:rsidRPr="002F5F6B">
              <w:rPr>
                <w:rStyle w:val="a5"/>
                <w:noProof/>
              </w:rPr>
              <w:t>6.implementation</w:t>
            </w:r>
            <w:r w:rsidR="00FF4CB8">
              <w:rPr>
                <w:noProof/>
                <w:webHidden/>
              </w:rPr>
              <w:tab/>
            </w:r>
            <w:r w:rsidR="00FF4CB8">
              <w:rPr>
                <w:noProof/>
                <w:webHidden/>
              </w:rPr>
              <w:fldChar w:fldCharType="begin"/>
            </w:r>
            <w:r w:rsidR="00FF4CB8">
              <w:rPr>
                <w:noProof/>
                <w:webHidden/>
              </w:rPr>
              <w:instrText xml:space="preserve"> PAGEREF _Toc69055126 \h </w:instrText>
            </w:r>
            <w:r w:rsidR="00FF4CB8">
              <w:rPr>
                <w:noProof/>
                <w:webHidden/>
              </w:rPr>
            </w:r>
            <w:r w:rsidR="00FF4CB8">
              <w:rPr>
                <w:noProof/>
                <w:webHidden/>
              </w:rPr>
              <w:fldChar w:fldCharType="separate"/>
            </w:r>
            <w:r w:rsidR="00FF4CB8">
              <w:rPr>
                <w:noProof/>
                <w:webHidden/>
              </w:rPr>
              <w:t>20</w:t>
            </w:r>
            <w:r w:rsidR="00FF4CB8">
              <w:rPr>
                <w:noProof/>
                <w:webHidden/>
              </w:rPr>
              <w:fldChar w:fldCharType="end"/>
            </w:r>
          </w:hyperlink>
        </w:p>
        <w:p w14:paraId="1C64F746" w14:textId="36D8D3FC" w:rsidR="00FF4CB8" w:rsidRDefault="007729FF">
          <w:pPr>
            <w:pStyle w:val="TOC2"/>
            <w:tabs>
              <w:tab w:val="right" w:leader="dot" w:pos="9016"/>
            </w:tabs>
            <w:rPr>
              <w:noProof/>
              <w:szCs w:val="24"/>
            </w:rPr>
          </w:pPr>
          <w:hyperlink w:anchor="_Toc69055127" w:history="1">
            <w:r w:rsidR="00FF4CB8" w:rsidRPr="002F5F6B">
              <w:rPr>
                <w:rStyle w:val="a5"/>
                <w:noProof/>
              </w:rPr>
              <w:t>Explore the suitable model for data structure</w:t>
            </w:r>
            <w:r w:rsidR="00FF4CB8">
              <w:rPr>
                <w:noProof/>
                <w:webHidden/>
              </w:rPr>
              <w:tab/>
            </w:r>
            <w:r w:rsidR="00FF4CB8">
              <w:rPr>
                <w:noProof/>
                <w:webHidden/>
              </w:rPr>
              <w:fldChar w:fldCharType="begin"/>
            </w:r>
            <w:r w:rsidR="00FF4CB8">
              <w:rPr>
                <w:noProof/>
                <w:webHidden/>
              </w:rPr>
              <w:instrText xml:space="preserve"> PAGEREF _Toc69055127 \h </w:instrText>
            </w:r>
            <w:r w:rsidR="00FF4CB8">
              <w:rPr>
                <w:noProof/>
                <w:webHidden/>
              </w:rPr>
            </w:r>
            <w:r w:rsidR="00FF4CB8">
              <w:rPr>
                <w:noProof/>
                <w:webHidden/>
              </w:rPr>
              <w:fldChar w:fldCharType="separate"/>
            </w:r>
            <w:r w:rsidR="00FF4CB8">
              <w:rPr>
                <w:noProof/>
                <w:webHidden/>
              </w:rPr>
              <w:t>20</w:t>
            </w:r>
            <w:r w:rsidR="00FF4CB8">
              <w:rPr>
                <w:noProof/>
                <w:webHidden/>
              </w:rPr>
              <w:fldChar w:fldCharType="end"/>
            </w:r>
          </w:hyperlink>
        </w:p>
        <w:p w14:paraId="686EEAA1" w14:textId="56D6BE35" w:rsidR="00FF4CB8" w:rsidRDefault="007729FF">
          <w:pPr>
            <w:pStyle w:val="TOC3"/>
            <w:tabs>
              <w:tab w:val="right" w:leader="dot" w:pos="9016"/>
            </w:tabs>
            <w:rPr>
              <w:noProof/>
              <w:szCs w:val="24"/>
            </w:rPr>
          </w:pPr>
          <w:hyperlink w:anchor="_Toc69055128" w:history="1">
            <w:r w:rsidR="00FF4CB8" w:rsidRPr="002F5F6B">
              <w:rPr>
                <w:rStyle w:val="a5"/>
                <w:noProof/>
              </w:rPr>
              <w:t>The rating implement method change</w:t>
            </w:r>
            <w:r w:rsidR="00FF4CB8">
              <w:rPr>
                <w:noProof/>
                <w:webHidden/>
              </w:rPr>
              <w:tab/>
            </w:r>
            <w:r w:rsidR="00FF4CB8">
              <w:rPr>
                <w:noProof/>
                <w:webHidden/>
              </w:rPr>
              <w:fldChar w:fldCharType="begin"/>
            </w:r>
            <w:r w:rsidR="00FF4CB8">
              <w:rPr>
                <w:noProof/>
                <w:webHidden/>
              </w:rPr>
              <w:instrText xml:space="preserve"> PAGEREF _Toc69055128 \h </w:instrText>
            </w:r>
            <w:r w:rsidR="00FF4CB8">
              <w:rPr>
                <w:noProof/>
                <w:webHidden/>
              </w:rPr>
            </w:r>
            <w:r w:rsidR="00FF4CB8">
              <w:rPr>
                <w:noProof/>
                <w:webHidden/>
              </w:rPr>
              <w:fldChar w:fldCharType="separate"/>
            </w:r>
            <w:r w:rsidR="00FF4CB8">
              <w:rPr>
                <w:noProof/>
                <w:webHidden/>
              </w:rPr>
              <w:t>23</w:t>
            </w:r>
            <w:r w:rsidR="00FF4CB8">
              <w:rPr>
                <w:noProof/>
                <w:webHidden/>
              </w:rPr>
              <w:fldChar w:fldCharType="end"/>
            </w:r>
          </w:hyperlink>
        </w:p>
        <w:p w14:paraId="022C1728" w14:textId="7D1A9B55" w:rsidR="00FF4CB8" w:rsidRDefault="007729FF">
          <w:pPr>
            <w:pStyle w:val="TOC3"/>
            <w:tabs>
              <w:tab w:val="right" w:leader="dot" w:pos="9016"/>
            </w:tabs>
            <w:rPr>
              <w:noProof/>
              <w:szCs w:val="24"/>
            </w:rPr>
          </w:pPr>
          <w:hyperlink w:anchor="_Toc69055129" w:history="1">
            <w:r w:rsidR="00FF4CB8" w:rsidRPr="002F5F6B">
              <w:rPr>
                <w:rStyle w:val="a5"/>
                <w:noProof/>
              </w:rPr>
              <w:t>Implementation issue</w:t>
            </w:r>
            <w:r w:rsidR="00FF4CB8">
              <w:rPr>
                <w:noProof/>
                <w:webHidden/>
              </w:rPr>
              <w:tab/>
            </w:r>
            <w:r w:rsidR="00FF4CB8">
              <w:rPr>
                <w:noProof/>
                <w:webHidden/>
              </w:rPr>
              <w:fldChar w:fldCharType="begin"/>
            </w:r>
            <w:r w:rsidR="00FF4CB8">
              <w:rPr>
                <w:noProof/>
                <w:webHidden/>
              </w:rPr>
              <w:instrText xml:space="preserve"> PAGEREF _Toc69055129 \h </w:instrText>
            </w:r>
            <w:r w:rsidR="00FF4CB8">
              <w:rPr>
                <w:noProof/>
                <w:webHidden/>
              </w:rPr>
            </w:r>
            <w:r w:rsidR="00FF4CB8">
              <w:rPr>
                <w:noProof/>
                <w:webHidden/>
              </w:rPr>
              <w:fldChar w:fldCharType="separate"/>
            </w:r>
            <w:r w:rsidR="00FF4CB8">
              <w:rPr>
                <w:noProof/>
                <w:webHidden/>
              </w:rPr>
              <w:t>23</w:t>
            </w:r>
            <w:r w:rsidR="00FF4CB8">
              <w:rPr>
                <w:noProof/>
                <w:webHidden/>
              </w:rPr>
              <w:fldChar w:fldCharType="end"/>
            </w:r>
          </w:hyperlink>
        </w:p>
        <w:p w14:paraId="708105E3" w14:textId="15E2CE26" w:rsidR="00FF4CB8" w:rsidRDefault="007729FF">
          <w:pPr>
            <w:pStyle w:val="TOC1"/>
            <w:tabs>
              <w:tab w:val="right" w:leader="dot" w:pos="9016"/>
            </w:tabs>
            <w:rPr>
              <w:noProof/>
              <w:szCs w:val="24"/>
            </w:rPr>
          </w:pPr>
          <w:hyperlink w:anchor="_Toc69055130" w:history="1">
            <w:r w:rsidR="00FF4CB8" w:rsidRPr="002F5F6B">
              <w:rPr>
                <w:rStyle w:val="a5"/>
                <w:noProof/>
              </w:rPr>
              <w:t>7.testing</w:t>
            </w:r>
            <w:r w:rsidR="00FF4CB8">
              <w:rPr>
                <w:noProof/>
                <w:webHidden/>
              </w:rPr>
              <w:tab/>
            </w:r>
            <w:r w:rsidR="00FF4CB8">
              <w:rPr>
                <w:noProof/>
                <w:webHidden/>
              </w:rPr>
              <w:fldChar w:fldCharType="begin"/>
            </w:r>
            <w:r w:rsidR="00FF4CB8">
              <w:rPr>
                <w:noProof/>
                <w:webHidden/>
              </w:rPr>
              <w:instrText xml:space="preserve"> PAGEREF _Toc69055130 \h </w:instrText>
            </w:r>
            <w:r w:rsidR="00FF4CB8">
              <w:rPr>
                <w:noProof/>
                <w:webHidden/>
              </w:rPr>
            </w:r>
            <w:r w:rsidR="00FF4CB8">
              <w:rPr>
                <w:noProof/>
                <w:webHidden/>
              </w:rPr>
              <w:fldChar w:fldCharType="separate"/>
            </w:r>
            <w:r w:rsidR="00FF4CB8">
              <w:rPr>
                <w:noProof/>
                <w:webHidden/>
              </w:rPr>
              <w:t>25</w:t>
            </w:r>
            <w:r w:rsidR="00FF4CB8">
              <w:rPr>
                <w:noProof/>
                <w:webHidden/>
              </w:rPr>
              <w:fldChar w:fldCharType="end"/>
            </w:r>
          </w:hyperlink>
        </w:p>
        <w:p w14:paraId="20CBC3B0" w14:textId="20F2CDB0" w:rsidR="00FF4CB8" w:rsidRDefault="007729FF">
          <w:pPr>
            <w:pStyle w:val="TOC2"/>
            <w:tabs>
              <w:tab w:val="right" w:leader="dot" w:pos="9016"/>
            </w:tabs>
            <w:rPr>
              <w:noProof/>
              <w:szCs w:val="24"/>
            </w:rPr>
          </w:pPr>
          <w:hyperlink w:anchor="_Toc69055131" w:history="1">
            <w:r w:rsidR="00FF4CB8" w:rsidRPr="002F5F6B">
              <w:rPr>
                <w:rStyle w:val="a5"/>
                <w:noProof/>
              </w:rPr>
              <w:t>Unit test</w:t>
            </w:r>
            <w:r w:rsidR="00FF4CB8">
              <w:rPr>
                <w:noProof/>
                <w:webHidden/>
              </w:rPr>
              <w:tab/>
            </w:r>
            <w:r w:rsidR="00FF4CB8">
              <w:rPr>
                <w:noProof/>
                <w:webHidden/>
              </w:rPr>
              <w:fldChar w:fldCharType="begin"/>
            </w:r>
            <w:r w:rsidR="00FF4CB8">
              <w:rPr>
                <w:noProof/>
                <w:webHidden/>
              </w:rPr>
              <w:instrText xml:space="preserve"> PAGEREF _Toc69055131 \h </w:instrText>
            </w:r>
            <w:r w:rsidR="00FF4CB8">
              <w:rPr>
                <w:noProof/>
                <w:webHidden/>
              </w:rPr>
            </w:r>
            <w:r w:rsidR="00FF4CB8">
              <w:rPr>
                <w:noProof/>
                <w:webHidden/>
              </w:rPr>
              <w:fldChar w:fldCharType="separate"/>
            </w:r>
            <w:r w:rsidR="00FF4CB8">
              <w:rPr>
                <w:noProof/>
                <w:webHidden/>
              </w:rPr>
              <w:t>25</w:t>
            </w:r>
            <w:r w:rsidR="00FF4CB8">
              <w:rPr>
                <w:noProof/>
                <w:webHidden/>
              </w:rPr>
              <w:fldChar w:fldCharType="end"/>
            </w:r>
          </w:hyperlink>
        </w:p>
        <w:p w14:paraId="441F08D6" w14:textId="1A2D8C03" w:rsidR="00FF4CB8" w:rsidRDefault="007729FF">
          <w:pPr>
            <w:pStyle w:val="TOC2"/>
            <w:tabs>
              <w:tab w:val="right" w:leader="dot" w:pos="9016"/>
            </w:tabs>
            <w:rPr>
              <w:noProof/>
              <w:szCs w:val="24"/>
            </w:rPr>
          </w:pPr>
          <w:hyperlink w:anchor="_Toc69055132" w:history="1">
            <w:r w:rsidR="00FF4CB8" w:rsidRPr="002F5F6B">
              <w:rPr>
                <w:rStyle w:val="a5"/>
                <w:noProof/>
              </w:rPr>
              <w:t>Integration test</w:t>
            </w:r>
            <w:r w:rsidR="00FF4CB8">
              <w:rPr>
                <w:noProof/>
                <w:webHidden/>
              </w:rPr>
              <w:tab/>
            </w:r>
            <w:r w:rsidR="00FF4CB8">
              <w:rPr>
                <w:noProof/>
                <w:webHidden/>
              </w:rPr>
              <w:fldChar w:fldCharType="begin"/>
            </w:r>
            <w:r w:rsidR="00FF4CB8">
              <w:rPr>
                <w:noProof/>
                <w:webHidden/>
              </w:rPr>
              <w:instrText xml:space="preserve"> PAGEREF _Toc69055132 \h </w:instrText>
            </w:r>
            <w:r w:rsidR="00FF4CB8">
              <w:rPr>
                <w:noProof/>
                <w:webHidden/>
              </w:rPr>
            </w:r>
            <w:r w:rsidR="00FF4CB8">
              <w:rPr>
                <w:noProof/>
                <w:webHidden/>
              </w:rPr>
              <w:fldChar w:fldCharType="separate"/>
            </w:r>
            <w:r w:rsidR="00FF4CB8">
              <w:rPr>
                <w:noProof/>
                <w:webHidden/>
              </w:rPr>
              <w:t>26</w:t>
            </w:r>
            <w:r w:rsidR="00FF4CB8">
              <w:rPr>
                <w:noProof/>
                <w:webHidden/>
              </w:rPr>
              <w:fldChar w:fldCharType="end"/>
            </w:r>
          </w:hyperlink>
        </w:p>
        <w:p w14:paraId="75A2C1AC" w14:textId="4C2B5162" w:rsidR="00FF4CB8" w:rsidRDefault="007729FF">
          <w:pPr>
            <w:pStyle w:val="TOC2"/>
            <w:tabs>
              <w:tab w:val="right" w:leader="dot" w:pos="9016"/>
            </w:tabs>
            <w:rPr>
              <w:noProof/>
              <w:szCs w:val="24"/>
            </w:rPr>
          </w:pPr>
          <w:hyperlink w:anchor="_Toc69055133" w:history="1">
            <w:r w:rsidR="00FF4CB8" w:rsidRPr="002F5F6B">
              <w:rPr>
                <w:rStyle w:val="a5"/>
                <w:noProof/>
              </w:rPr>
              <w:t>System test</w:t>
            </w:r>
            <w:r w:rsidR="00FF4CB8">
              <w:rPr>
                <w:noProof/>
                <w:webHidden/>
              </w:rPr>
              <w:tab/>
            </w:r>
            <w:r w:rsidR="00FF4CB8">
              <w:rPr>
                <w:noProof/>
                <w:webHidden/>
              </w:rPr>
              <w:fldChar w:fldCharType="begin"/>
            </w:r>
            <w:r w:rsidR="00FF4CB8">
              <w:rPr>
                <w:noProof/>
                <w:webHidden/>
              </w:rPr>
              <w:instrText xml:space="preserve"> PAGEREF _Toc69055133 \h </w:instrText>
            </w:r>
            <w:r w:rsidR="00FF4CB8">
              <w:rPr>
                <w:noProof/>
                <w:webHidden/>
              </w:rPr>
            </w:r>
            <w:r w:rsidR="00FF4CB8">
              <w:rPr>
                <w:noProof/>
                <w:webHidden/>
              </w:rPr>
              <w:fldChar w:fldCharType="separate"/>
            </w:r>
            <w:r w:rsidR="00FF4CB8">
              <w:rPr>
                <w:noProof/>
                <w:webHidden/>
              </w:rPr>
              <w:t>26</w:t>
            </w:r>
            <w:r w:rsidR="00FF4CB8">
              <w:rPr>
                <w:noProof/>
                <w:webHidden/>
              </w:rPr>
              <w:fldChar w:fldCharType="end"/>
            </w:r>
          </w:hyperlink>
        </w:p>
        <w:p w14:paraId="7FECCBB5" w14:textId="3815258F" w:rsidR="00FF4CB8" w:rsidRDefault="007729FF">
          <w:pPr>
            <w:pStyle w:val="TOC1"/>
            <w:tabs>
              <w:tab w:val="right" w:leader="dot" w:pos="9016"/>
            </w:tabs>
            <w:rPr>
              <w:noProof/>
              <w:szCs w:val="24"/>
            </w:rPr>
          </w:pPr>
          <w:hyperlink w:anchor="_Toc69055134" w:history="1">
            <w:r w:rsidR="00FF4CB8" w:rsidRPr="002F5F6B">
              <w:rPr>
                <w:rStyle w:val="a5"/>
                <w:noProof/>
              </w:rPr>
              <w:t>7.evaluation</w:t>
            </w:r>
            <w:r w:rsidR="00FF4CB8">
              <w:rPr>
                <w:noProof/>
                <w:webHidden/>
              </w:rPr>
              <w:tab/>
            </w:r>
            <w:r w:rsidR="00FF4CB8">
              <w:rPr>
                <w:noProof/>
                <w:webHidden/>
              </w:rPr>
              <w:fldChar w:fldCharType="begin"/>
            </w:r>
            <w:r w:rsidR="00FF4CB8">
              <w:rPr>
                <w:noProof/>
                <w:webHidden/>
              </w:rPr>
              <w:instrText xml:space="preserve"> PAGEREF _Toc69055134 \h </w:instrText>
            </w:r>
            <w:r w:rsidR="00FF4CB8">
              <w:rPr>
                <w:noProof/>
                <w:webHidden/>
              </w:rPr>
            </w:r>
            <w:r w:rsidR="00FF4CB8">
              <w:rPr>
                <w:noProof/>
                <w:webHidden/>
              </w:rPr>
              <w:fldChar w:fldCharType="separate"/>
            </w:r>
            <w:r w:rsidR="00FF4CB8">
              <w:rPr>
                <w:noProof/>
                <w:webHidden/>
              </w:rPr>
              <w:t>27</w:t>
            </w:r>
            <w:r w:rsidR="00FF4CB8">
              <w:rPr>
                <w:noProof/>
                <w:webHidden/>
              </w:rPr>
              <w:fldChar w:fldCharType="end"/>
            </w:r>
          </w:hyperlink>
        </w:p>
        <w:p w14:paraId="3A4FD212" w14:textId="5C9F1025" w:rsidR="00FF4CB8" w:rsidRDefault="007729FF">
          <w:pPr>
            <w:pStyle w:val="TOC1"/>
            <w:tabs>
              <w:tab w:val="right" w:leader="dot" w:pos="9016"/>
            </w:tabs>
            <w:rPr>
              <w:noProof/>
              <w:szCs w:val="24"/>
            </w:rPr>
          </w:pPr>
          <w:hyperlink w:anchor="_Toc69055135" w:history="1">
            <w:r w:rsidR="00FF4CB8" w:rsidRPr="002F5F6B">
              <w:rPr>
                <w:rStyle w:val="a5"/>
                <w:noProof/>
              </w:rPr>
              <w:t>8.conclusion</w:t>
            </w:r>
            <w:r w:rsidR="00FF4CB8">
              <w:rPr>
                <w:noProof/>
                <w:webHidden/>
              </w:rPr>
              <w:tab/>
            </w:r>
            <w:r w:rsidR="00FF4CB8">
              <w:rPr>
                <w:noProof/>
                <w:webHidden/>
              </w:rPr>
              <w:fldChar w:fldCharType="begin"/>
            </w:r>
            <w:r w:rsidR="00FF4CB8">
              <w:rPr>
                <w:noProof/>
                <w:webHidden/>
              </w:rPr>
              <w:instrText xml:space="preserve"> PAGEREF _Toc69055135 \h </w:instrText>
            </w:r>
            <w:r w:rsidR="00FF4CB8">
              <w:rPr>
                <w:noProof/>
                <w:webHidden/>
              </w:rPr>
            </w:r>
            <w:r w:rsidR="00FF4CB8">
              <w:rPr>
                <w:noProof/>
                <w:webHidden/>
              </w:rPr>
              <w:fldChar w:fldCharType="separate"/>
            </w:r>
            <w:r w:rsidR="00FF4CB8">
              <w:rPr>
                <w:noProof/>
                <w:webHidden/>
              </w:rPr>
              <w:t>30</w:t>
            </w:r>
            <w:r w:rsidR="00FF4CB8">
              <w:rPr>
                <w:noProof/>
                <w:webHidden/>
              </w:rPr>
              <w:fldChar w:fldCharType="end"/>
            </w:r>
          </w:hyperlink>
        </w:p>
        <w:p w14:paraId="233AC4FF" w14:textId="54557A70" w:rsidR="00FF4CB8" w:rsidRDefault="007729FF">
          <w:pPr>
            <w:pStyle w:val="TOC2"/>
            <w:tabs>
              <w:tab w:val="right" w:leader="dot" w:pos="9016"/>
            </w:tabs>
            <w:rPr>
              <w:noProof/>
              <w:szCs w:val="24"/>
            </w:rPr>
          </w:pPr>
          <w:hyperlink w:anchor="_Toc69055136" w:history="1">
            <w:r w:rsidR="00FF4CB8" w:rsidRPr="002F5F6B">
              <w:rPr>
                <w:rStyle w:val="a5"/>
                <w:noProof/>
              </w:rPr>
              <w:t>Future work</w:t>
            </w:r>
            <w:r w:rsidR="00FF4CB8">
              <w:rPr>
                <w:noProof/>
                <w:webHidden/>
              </w:rPr>
              <w:tab/>
            </w:r>
            <w:r w:rsidR="00FF4CB8">
              <w:rPr>
                <w:noProof/>
                <w:webHidden/>
              </w:rPr>
              <w:fldChar w:fldCharType="begin"/>
            </w:r>
            <w:r w:rsidR="00FF4CB8">
              <w:rPr>
                <w:noProof/>
                <w:webHidden/>
              </w:rPr>
              <w:instrText xml:space="preserve"> PAGEREF _Toc69055136 \h </w:instrText>
            </w:r>
            <w:r w:rsidR="00FF4CB8">
              <w:rPr>
                <w:noProof/>
                <w:webHidden/>
              </w:rPr>
            </w:r>
            <w:r w:rsidR="00FF4CB8">
              <w:rPr>
                <w:noProof/>
                <w:webHidden/>
              </w:rPr>
              <w:fldChar w:fldCharType="separate"/>
            </w:r>
            <w:r w:rsidR="00FF4CB8">
              <w:rPr>
                <w:noProof/>
                <w:webHidden/>
              </w:rPr>
              <w:t>30</w:t>
            </w:r>
            <w:r w:rsidR="00FF4CB8">
              <w:rPr>
                <w:noProof/>
                <w:webHidden/>
              </w:rPr>
              <w:fldChar w:fldCharType="end"/>
            </w:r>
          </w:hyperlink>
        </w:p>
        <w:p w14:paraId="20A436EA" w14:textId="4FE48865" w:rsidR="00FF4CB8" w:rsidRDefault="007729FF">
          <w:pPr>
            <w:pStyle w:val="TOC1"/>
            <w:tabs>
              <w:tab w:val="right" w:leader="dot" w:pos="9016"/>
            </w:tabs>
            <w:rPr>
              <w:noProof/>
              <w:szCs w:val="24"/>
            </w:rPr>
          </w:pPr>
          <w:hyperlink w:anchor="_Toc69055137" w:history="1">
            <w:r w:rsidR="00FF4CB8" w:rsidRPr="002F5F6B">
              <w:rPr>
                <w:rStyle w:val="a5"/>
                <w:rFonts w:ascii="Calibri" w:hAnsi="Calibri"/>
                <w:noProof/>
              </w:rPr>
              <w:t>9.appendix</w:t>
            </w:r>
            <w:r w:rsidR="00FF4CB8">
              <w:rPr>
                <w:noProof/>
                <w:webHidden/>
              </w:rPr>
              <w:tab/>
            </w:r>
            <w:r w:rsidR="00FF4CB8">
              <w:rPr>
                <w:noProof/>
                <w:webHidden/>
              </w:rPr>
              <w:fldChar w:fldCharType="begin"/>
            </w:r>
            <w:r w:rsidR="00FF4CB8">
              <w:rPr>
                <w:noProof/>
                <w:webHidden/>
              </w:rPr>
              <w:instrText xml:space="preserve"> PAGEREF _Toc69055137 \h </w:instrText>
            </w:r>
            <w:r w:rsidR="00FF4CB8">
              <w:rPr>
                <w:noProof/>
                <w:webHidden/>
              </w:rPr>
            </w:r>
            <w:r w:rsidR="00FF4CB8">
              <w:rPr>
                <w:noProof/>
                <w:webHidden/>
              </w:rPr>
              <w:fldChar w:fldCharType="separate"/>
            </w:r>
            <w:r w:rsidR="00FF4CB8">
              <w:rPr>
                <w:noProof/>
                <w:webHidden/>
              </w:rPr>
              <w:t>31</w:t>
            </w:r>
            <w:r w:rsidR="00FF4CB8">
              <w:rPr>
                <w:noProof/>
                <w:webHidden/>
              </w:rPr>
              <w:fldChar w:fldCharType="end"/>
            </w:r>
          </w:hyperlink>
        </w:p>
        <w:p w14:paraId="6FAB9B3A" w14:textId="4B06835C" w:rsidR="00B963A9" w:rsidRPr="004858DA" w:rsidRDefault="00B963A9" w:rsidP="005E221B">
          <w:pPr>
            <w:jc w:val="left"/>
            <w:rPr>
              <w:rFonts w:ascii="Calibri" w:hAnsi="Calibri"/>
              <w:szCs w:val="21"/>
            </w:rPr>
          </w:pPr>
          <w:r w:rsidRPr="004858DA">
            <w:rPr>
              <w:rFonts w:ascii="Calibri" w:hAnsi="Calibri"/>
              <w:b/>
              <w:bCs/>
              <w:szCs w:val="21"/>
              <w:lang w:val="zh-CN"/>
            </w:rPr>
            <w:fldChar w:fldCharType="end"/>
          </w:r>
        </w:p>
      </w:sdtContent>
    </w:sdt>
    <w:p w14:paraId="75A06E3D" w14:textId="4A93567D" w:rsidR="00B963A9" w:rsidRPr="004858DA" w:rsidRDefault="00B963A9" w:rsidP="005E221B">
      <w:pPr>
        <w:widowControl/>
        <w:jc w:val="left"/>
        <w:rPr>
          <w:rFonts w:ascii="Calibri" w:hAnsi="Calibri"/>
          <w:szCs w:val="21"/>
        </w:rPr>
      </w:pPr>
      <w:r w:rsidRPr="004858DA">
        <w:rPr>
          <w:rFonts w:ascii="Calibri" w:hAnsi="Calibri"/>
          <w:szCs w:val="21"/>
        </w:rPr>
        <w:br w:type="page"/>
      </w:r>
    </w:p>
    <w:p w14:paraId="1169DD84" w14:textId="77777777" w:rsidR="00B963A9" w:rsidRPr="004858DA" w:rsidRDefault="00B963A9" w:rsidP="005E221B">
      <w:pPr>
        <w:widowControl/>
        <w:jc w:val="left"/>
        <w:rPr>
          <w:rFonts w:ascii="Calibri" w:hAnsi="Calibri"/>
          <w:szCs w:val="21"/>
        </w:rPr>
      </w:pPr>
    </w:p>
    <w:p w14:paraId="43047EB4" w14:textId="4B20B3A4" w:rsidR="0072450C" w:rsidRPr="004858DA" w:rsidRDefault="008B31D6" w:rsidP="005E221B">
      <w:pPr>
        <w:pStyle w:val="1"/>
        <w:jc w:val="left"/>
        <w:rPr>
          <w:rFonts w:ascii="Calibri" w:hAnsi="Calibri"/>
          <w:sz w:val="21"/>
          <w:szCs w:val="21"/>
        </w:rPr>
      </w:pPr>
      <w:bookmarkStart w:id="0" w:name="_Toc69055106"/>
      <w:r w:rsidRPr="004858DA">
        <w:rPr>
          <w:rFonts w:ascii="Calibri" w:hAnsi="Calibri"/>
          <w:sz w:val="21"/>
          <w:szCs w:val="21"/>
        </w:rPr>
        <w:t>1 introduction</w:t>
      </w:r>
      <w:bookmarkEnd w:id="0"/>
    </w:p>
    <w:p w14:paraId="5710868A" w14:textId="390A49EE" w:rsidR="00075FB7" w:rsidRPr="004858DA" w:rsidRDefault="00075FB7" w:rsidP="005E221B">
      <w:pPr>
        <w:jc w:val="left"/>
        <w:rPr>
          <w:rFonts w:ascii="Calibri" w:hAnsi="Calibri"/>
          <w:szCs w:val="21"/>
        </w:rPr>
      </w:pPr>
      <w:r w:rsidRPr="004858DA">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r w:rsidR="004858DA" w:rsidRPr="004858DA">
        <w:rPr>
          <w:rFonts w:ascii="Calibri" w:hAnsi="Calibri"/>
          <w:szCs w:val="21"/>
        </w:rPr>
        <w:t>[1]</w:t>
      </w:r>
      <w:r w:rsidRPr="004858DA">
        <w:rPr>
          <w:rFonts w:ascii="Calibri" w:hAnsi="Calibri"/>
          <w:szCs w:val="21"/>
        </w:rPr>
        <w:t>and "penalty kicks" have gained considerable fame in both fan and AI circles.</w:t>
      </w:r>
      <w:del w:id="1" w:author="Bolin Zhu" w:date="2021-04-24T16:28:00Z">
        <w:r w:rsidRPr="004858DA" w:rsidDel="00DA6612">
          <w:rPr>
            <w:rFonts w:ascii="Calibri" w:hAnsi="Calibri"/>
            <w:szCs w:val="21"/>
          </w:rPr>
          <w:delText xml:space="preserve"> At the same time, "fantasy leagues"</w:delText>
        </w:r>
      </w:del>
      <w:r w:rsidRPr="004858DA">
        <w:rPr>
          <w:rFonts w:ascii="Calibri" w:hAnsi="Calibri"/>
          <w:szCs w:val="21"/>
        </w:rPr>
        <w:t xml:space="preserve"> </w:t>
      </w:r>
      <w:ins w:id="2" w:author="Bolin Zhu" w:date="2021-04-24T16:28:00Z">
        <w:r w:rsidR="00DA6612" w:rsidRPr="00DA6612">
          <w:rPr>
            <w:rFonts w:ascii="Calibri" w:hAnsi="Calibri"/>
            <w:szCs w:val="21"/>
          </w:rPr>
          <w:t>In the meantime, "fantasy leagues" have been created</w:t>
        </w:r>
      </w:ins>
      <w:del w:id="3" w:author="Bolin Zhu" w:date="2021-04-24T16:28:00Z">
        <w:r w:rsidRPr="004858DA" w:rsidDel="00DA6612">
          <w:rPr>
            <w:rFonts w:ascii="Calibri" w:hAnsi="Calibri"/>
            <w:szCs w:val="21"/>
          </w:rPr>
          <w:delText xml:space="preserve">have become very </w:delText>
        </w:r>
        <w:commentRangeStart w:id="4"/>
        <w:r w:rsidRPr="004858DA" w:rsidDel="00DA6612">
          <w:rPr>
            <w:rFonts w:ascii="Calibri" w:hAnsi="Calibri"/>
            <w:szCs w:val="21"/>
          </w:rPr>
          <w:delText>common</w:delText>
        </w:r>
        <w:commentRangeEnd w:id="4"/>
        <w:r w:rsidR="00DF108D" w:rsidDel="00DA6612">
          <w:rPr>
            <w:rStyle w:val="a9"/>
          </w:rPr>
          <w:commentReference w:id="4"/>
        </w:r>
      </w:del>
      <w:ins w:id="5" w:author="Bolin Zhu" w:date="2021-04-24T16:28:00Z">
        <w:r w:rsidR="00DA6612">
          <w:rPr>
            <w:rFonts w:ascii="Calibri" w:hAnsi="Calibri"/>
            <w:szCs w:val="21"/>
          </w:rPr>
          <w:t>, the</w:t>
        </w:r>
      </w:ins>
      <w:del w:id="6" w:author="Bolin Zhu" w:date="2021-04-24T16:28:00Z">
        <w:r w:rsidRPr="004858DA" w:rsidDel="00DA6612">
          <w:rPr>
            <w:rFonts w:ascii="Calibri" w:hAnsi="Calibri"/>
            <w:szCs w:val="21"/>
          </w:rPr>
          <w:delText xml:space="preserve">. </w:delText>
        </w:r>
        <w:r w:rsidRPr="004858DA" w:rsidDel="00DA6612">
          <w:rPr>
            <w:rFonts w:ascii="Calibri" w:hAnsi="Calibri" w:hint="eastAsia"/>
            <w:szCs w:val="21"/>
          </w:rPr>
          <w:delText>A</w:delText>
        </w:r>
      </w:del>
      <w:r w:rsidRPr="004858DA">
        <w:rPr>
          <w:rFonts w:ascii="Calibri" w:hAnsi="Calibri"/>
          <w:szCs w:val="21"/>
        </w:rPr>
        <w:t xml:space="preserve"> fantasy league tournament is a model in which players create their teams as professional basketball managers.</w:t>
      </w:r>
    </w:p>
    <w:p w14:paraId="62FE4D6A" w14:textId="74556249" w:rsidR="00075FB7" w:rsidRPr="004858DA" w:rsidRDefault="00075FB7" w:rsidP="005E221B">
      <w:pPr>
        <w:jc w:val="left"/>
        <w:rPr>
          <w:rFonts w:ascii="Calibri" w:hAnsi="Calibri"/>
          <w:szCs w:val="21"/>
        </w:rPr>
      </w:pPr>
      <w:r w:rsidRPr="004858DA">
        <w:rPr>
          <w:rFonts w:ascii="Calibri" w:hAnsi="Calibri"/>
          <w:szCs w:val="21"/>
        </w:rPr>
        <w:t>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report will demonstrate in more detail the program requirements, practices, implementation</w:t>
      </w:r>
      <w:r w:rsidR="00805DD8">
        <w:rPr>
          <w:rFonts w:ascii="Calibri" w:hAnsi="Calibri"/>
          <w:szCs w:val="21"/>
        </w:rPr>
        <w:t>,</w:t>
      </w:r>
      <w:r w:rsidRPr="004858DA">
        <w:rPr>
          <w:rFonts w:ascii="Calibri" w:hAnsi="Calibri"/>
          <w:szCs w:val="21"/>
        </w:rPr>
        <w:t xml:space="preserve"> and evaluation of this project.</w:t>
      </w:r>
    </w:p>
    <w:p w14:paraId="600DD6F8" w14:textId="0DFCCE86" w:rsidR="00D3196D" w:rsidRPr="004858DA" w:rsidRDefault="00D3196D" w:rsidP="005E221B">
      <w:pPr>
        <w:jc w:val="left"/>
        <w:rPr>
          <w:rFonts w:ascii="Calibri" w:hAnsi="Calibri"/>
          <w:szCs w:val="21"/>
        </w:rPr>
      </w:pPr>
    </w:p>
    <w:p w14:paraId="368BA9C5" w14:textId="0965E7BC" w:rsidR="00D3196D" w:rsidRPr="004858DA" w:rsidRDefault="00D3196D" w:rsidP="005E221B">
      <w:pPr>
        <w:jc w:val="left"/>
        <w:rPr>
          <w:rFonts w:ascii="Calibri" w:hAnsi="Calibri"/>
          <w:szCs w:val="21"/>
        </w:rPr>
      </w:pPr>
      <w:r w:rsidRPr="004858DA">
        <w:rPr>
          <w:rFonts w:ascii="Calibri" w:hAnsi="Calibri"/>
          <w:szCs w:val="21"/>
        </w:rPr>
        <w:t>Team chemistry in NBA</w:t>
      </w:r>
      <w:r w:rsidR="004858DA" w:rsidRPr="004858DA">
        <w:rPr>
          <w:rFonts w:ascii="Calibri" w:hAnsi="Calibri"/>
          <w:szCs w:val="21"/>
        </w:rPr>
        <w:t>[2]</w:t>
      </w:r>
    </w:p>
    <w:p w14:paraId="695B3C2D" w14:textId="35EEE63A" w:rsidR="00A35934" w:rsidRPr="00A35934" w:rsidRDefault="00D3196D" w:rsidP="00A35934">
      <w:pPr>
        <w:jc w:val="left"/>
        <w:rPr>
          <w:ins w:id="7" w:author="Bolin Zhu" w:date="2021-04-23T23:34:00Z"/>
          <w:rFonts w:ascii="Calibri" w:hAnsi="Calibri"/>
          <w:szCs w:val="21"/>
        </w:rPr>
      </w:pPr>
      <w:r w:rsidRPr="004858DA">
        <w:rPr>
          <w:rFonts w:ascii="Calibri" w:hAnsi="Calibri"/>
          <w:szCs w:val="21"/>
        </w:rPr>
        <w:t xml:space="preserve">Most teams have great surface strengths, but when they don't produce results, </w:t>
      </w:r>
      <w:ins w:id="8" w:author="Bolin Zhu" w:date="2021-04-23T23:31:00Z">
        <w:r w:rsidR="00A35934">
          <w:rPr>
            <w:rFonts w:ascii="Calibri" w:hAnsi="Calibri"/>
            <w:szCs w:val="21"/>
          </w:rPr>
          <w:t>they will use the team chemistry as an e</w:t>
        </w:r>
      </w:ins>
      <w:ins w:id="9" w:author="Bolin Zhu" w:date="2021-04-23T23:32:00Z">
        <w:r w:rsidR="00A35934">
          <w:rPr>
            <w:rFonts w:ascii="Calibri" w:hAnsi="Calibri"/>
            <w:szCs w:val="21"/>
          </w:rPr>
          <w:t>xcuse.</w:t>
        </w:r>
      </w:ins>
      <w:ins w:id="10" w:author="Bolin Zhu" w:date="2021-04-23T23:33:00Z">
        <w:r w:rsidR="00A35934">
          <w:rPr>
            <w:rFonts w:ascii="Calibri" w:hAnsi="Calibri"/>
            <w:szCs w:val="21"/>
          </w:rPr>
          <w:t xml:space="preserve"> But it is hard to explain the team chemistry and ho</w:t>
        </w:r>
      </w:ins>
      <w:ins w:id="11" w:author="Bolin Zhu" w:date="2021-04-23T23:34:00Z">
        <w:r w:rsidR="00A35934">
          <w:rPr>
            <w:rFonts w:ascii="Calibri" w:hAnsi="Calibri"/>
            <w:szCs w:val="21"/>
          </w:rPr>
          <w:t>w it works.</w:t>
        </w:r>
        <w:r w:rsidR="00A35934" w:rsidRPr="00A35934">
          <w:t xml:space="preserve"> </w:t>
        </w:r>
        <w:r w:rsidR="00A35934" w:rsidRPr="00A35934">
          <w:rPr>
            <w:rFonts w:ascii="Calibri" w:hAnsi="Calibri"/>
            <w:szCs w:val="21"/>
          </w:rPr>
          <w:t xml:space="preserve">"I got an actual measurement of the importance of [chemistry]," </w:t>
        </w:r>
        <w:proofErr w:type="spellStart"/>
        <w:r w:rsidR="00A35934" w:rsidRPr="00A35934">
          <w:rPr>
            <w:rFonts w:ascii="Calibri" w:hAnsi="Calibri"/>
            <w:szCs w:val="21"/>
          </w:rPr>
          <w:t>Tarlow</w:t>
        </w:r>
        <w:proofErr w:type="spellEnd"/>
        <w:r w:rsidR="00A35934" w:rsidRPr="00A35934">
          <w:rPr>
            <w:rFonts w:ascii="Calibri" w:hAnsi="Calibri"/>
            <w:szCs w:val="21"/>
          </w:rPr>
          <w:t xml:space="preserve"> said in a conversation with SB Nation in March.</w:t>
        </w:r>
      </w:ins>
    </w:p>
    <w:p w14:paraId="4B018BF4" w14:textId="5FDC51D5" w:rsidR="003145FB" w:rsidRPr="004858DA" w:rsidRDefault="00A35934" w:rsidP="00A35934">
      <w:pPr>
        <w:jc w:val="left"/>
        <w:rPr>
          <w:rFonts w:ascii="Calibri" w:hAnsi="Calibri"/>
          <w:szCs w:val="21"/>
        </w:rPr>
      </w:pPr>
      <w:ins w:id="12" w:author="Bolin Zhu" w:date="2021-04-23T23:34:00Z">
        <w:r w:rsidRPr="00A35934">
          <w:rPr>
            <w:rFonts w:ascii="Calibri" w:hAnsi="Calibri"/>
            <w:szCs w:val="21"/>
          </w:rPr>
          <w:t>"This is important. If you unite the team together, then it’s like a third of a year’s win. People are not grateful for it, and it doesn’t look like much, but if you have a The team of the year, that becomes one or two games. This will bring you to another round of the playoffs."</w:t>
        </w:r>
      </w:ins>
      <w:ins w:id="13" w:author="Bolin Zhu" w:date="2021-04-23T23:35:00Z">
        <w:r>
          <w:rPr>
            <w:rFonts w:ascii="Calibri" w:hAnsi="Calibri"/>
            <w:szCs w:val="21"/>
          </w:rPr>
          <w:t>(citation )</w:t>
        </w:r>
      </w:ins>
      <w:ins w:id="14" w:author="Bolin Zhu" w:date="2021-04-23T23:34:00Z">
        <w:r>
          <w:rPr>
            <w:rFonts w:ascii="Calibri" w:hAnsi="Calibri"/>
            <w:szCs w:val="21"/>
          </w:rPr>
          <w:t xml:space="preserve"> . In </w:t>
        </w:r>
        <w:proofErr w:type="spellStart"/>
        <w:r>
          <w:rPr>
            <w:rFonts w:ascii="Calibri" w:hAnsi="Calibri"/>
            <w:szCs w:val="21"/>
          </w:rPr>
          <w:t>details,</w:t>
        </w:r>
      </w:ins>
      <w:r w:rsidR="003145FB" w:rsidRPr="004858DA">
        <w:rPr>
          <w:rFonts w:ascii="Calibri" w:hAnsi="Calibri"/>
          <w:szCs w:val="21"/>
        </w:rPr>
        <w:t>It</w:t>
      </w:r>
      <w:proofErr w:type="spellEnd"/>
      <w:r w:rsidR="003145FB" w:rsidRPr="004858DA">
        <w:rPr>
          <w:rFonts w:ascii="Calibri" w:hAnsi="Calibri"/>
          <w:szCs w:val="21"/>
        </w:rPr>
        <w:t xml:space="preserve"> could be conclude</w:t>
      </w:r>
      <w:r w:rsidR="00805DD8">
        <w:rPr>
          <w:rFonts w:ascii="Calibri" w:hAnsi="Calibri"/>
          <w:szCs w:val="21"/>
        </w:rPr>
        <w:t>d</w:t>
      </w:r>
      <w:r w:rsidR="003145FB" w:rsidRPr="004858DA">
        <w:rPr>
          <w:rFonts w:ascii="Calibri" w:hAnsi="Calibri"/>
          <w:szCs w:val="21"/>
        </w:rPr>
        <w:t xml:space="preserve"> as two main part:</w:t>
      </w:r>
    </w:p>
    <w:p w14:paraId="0EF461BD" w14:textId="5CB57C30" w:rsidR="003145FB" w:rsidRPr="004858DA" w:rsidRDefault="00D3196D" w:rsidP="005E221B">
      <w:pPr>
        <w:jc w:val="left"/>
        <w:rPr>
          <w:rFonts w:ascii="Calibri" w:hAnsi="Calibri"/>
          <w:szCs w:val="21"/>
        </w:rPr>
      </w:pPr>
      <w:r w:rsidRPr="004858DA">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4858DA" w:rsidRDefault="003145FB" w:rsidP="005E221B">
      <w:pPr>
        <w:jc w:val="left"/>
        <w:rPr>
          <w:rFonts w:ascii="Calibri" w:hAnsi="Calibri"/>
          <w:szCs w:val="21"/>
        </w:rPr>
      </w:pPr>
      <w:r w:rsidRPr="004858DA">
        <w:rPr>
          <w:rFonts w:ascii="Calibri" w:hAnsi="Calibri"/>
          <w:szCs w:val="21"/>
        </w:rPr>
        <w:t>T</w:t>
      </w:r>
      <w:r w:rsidR="00D3196D" w:rsidRPr="004858DA">
        <w:rPr>
          <w:rFonts w:ascii="Calibri" w:hAnsi="Calibri"/>
          <w:szCs w:val="21"/>
        </w:rPr>
        <w:t xml:space="preserve">he level of understanding - players understand </w:t>
      </w:r>
      <w:proofErr w:type="spellStart"/>
      <w:r w:rsidR="00D3196D" w:rsidRPr="004858DA">
        <w:rPr>
          <w:rFonts w:ascii="Calibri" w:hAnsi="Calibri"/>
          <w:szCs w:val="21"/>
        </w:rPr>
        <w:t>each others</w:t>
      </w:r>
      <w:r w:rsidR="00805DD8">
        <w:rPr>
          <w:rFonts w:ascii="Calibri" w:hAnsi="Calibri"/>
          <w:szCs w:val="21"/>
        </w:rPr>
        <w:t>’</w:t>
      </w:r>
      <w:proofErr w:type="spellEnd"/>
      <w:r w:rsidR="00D3196D" w:rsidRPr="004858DA">
        <w:rPr>
          <w:rFonts w:ascii="Calibri" w:hAnsi="Calibri"/>
          <w:szCs w:val="21"/>
        </w:rPr>
        <w:t xml:space="preserve"> strengths and weaknesses and </w:t>
      </w:r>
      <w:r w:rsidR="00805DD8">
        <w:rPr>
          <w:rFonts w:ascii="Calibri" w:hAnsi="Calibri"/>
          <w:szCs w:val="21"/>
        </w:rPr>
        <w:t>can</w:t>
      </w:r>
      <w:r w:rsidR="00D3196D" w:rsidRPr="004858DA">
        <w:rPr>
          <w:rFonts w:ascii="Calibri" w:hAnsi="Calibri"/>
          <w:szCs w:val="21"/>
        </w:rPr>
        <w:t xml:space="preserve"> work well together e.g. when </w:t>
      </w:r>
      <w:r w:rsidRPr="004858DA">
        <w:rPr>
          <w:rFonts w:ascii="Calibri" w:hAnsi="Calibri"/>
          <w:szCs w:val="21"/>
        </w:rPr>
        <w:t xml:space="preserve">one player </w:t>
      </w:r>
      <w:r w:rsidR="00805DD8">
        <w:rPr>
          <w:rFonts w:ascii="Calibri" w:hAnsi="Calibri"/>
          <w:szCs w:val="21"/>
        </w:rPr>
        <w:t>is</w:t>
      </w:r>
      <w:r w:rsidRPr="004858DA">
        <w:rPr>
          <w:rFonts w:ascii="Calibri" w:hAnsi="Calibri"/>
          <w:szCs w:val="21"/>
        </w:rPr>
        <w:t xml:space="preserve"> free to sh</w:t>
      </w:r>
      <w:r w:rsidR="00805DD8">
        <w:rPr>
          <w:rFonts w:ascii="Calibri" w:hAnsi="Calibri"/>
          <w:szCs w:val="21"/>
        </w:rPr>
        <w:t>o</w:t>
      </w:r>
      <w:r w:rsidRPr="004858DA">
        <w:rPr>
          <w:rFonts w:ascii="Calibri" w:hAnsi="Calibri"/>
          <w:szCs w:val="21"/>
        </w:rPr>
        <w:t>ot</w:t>
      </w:r>
      <w:r w:rsidR="00D3196D" w:rsidRPr="004858DA">
        <w:rPr>
          <w:rFonts w:ascii="Calibri" w:hAnsi="Calibri"/>
          <w:szCs w:val="21"/>
        </w:rPr>
        <w:t xml:space="preserve">, </w:t>
      </w:r>
      <w:r w:rsidRPr="004858DA">
        <w:rPr>
          <w:rFonts w:ascii="Calibri" w:hAnsi="Calibri"/>
          <w:szCs w:val="21"/>
        </w:rPr>
        <w:t>his teammate</w:t>
      </w:r>
      <w:r w:rsidR="00D3196D" w:rsidRPr="004858DA">
        <w:rPr>
          <w:rFonts w:ascii="Calibri" w:hAnsi="Calibri"/>
          <w:szCs w:val="21"/>
        </w:rPr>
        <w:t xml:space="preserve"> </w:t>
      </w:r>
      <w:r w:rsidR="00805DD8">
        <w:rPr>
          <w:rFonts w:ascii="Calibri" w:hAnsi="Calibri"/>
          <w:szCs w:val="21"/>
        </w:rPr>
        <w:t xml:space="preserve">would </w:t>
      </w:r>
      <w:r w:rsidR="00D3196D" w:rsidRPr="004858DA">
        <w:rPr>
          <w:rFonts w:ascii="Calibri" w:hAnsi="Calibri"/>
          <w:szCs w:val="21"/>
        </w:rPr>
        <w:t xml:space="preserve">pass </w:t>
      </w:r>
      <w:r w:rsidRPr="004858DA">
        <w:rPr>
          <w:rFonts w:ascii="Calibri" w:hAnsi="Calibri"/>
          <w:szCs w:val="21"/>
        </w:rPr>
        <w:t xml:space="preserve">the ball </w:t>
      </w:r>
      <w:r w:rsidR="00D3196D" w:rsidRPr="004858DA">
        <w:rPr>
          <w:rFonts w:ascii="Calibri" w:hAnsi="Calibri"/>
          <w:szCs w:val="21"/>
        </w:rPr>
        <w:t xml:space="preserve">to </w:t>
      </w:r>
      <w:r w:rsidRPr="004858DA">
        <w:rPr>
          <w:rFonts w:ascii="Calibri" w:hAnsi="Calibri"/>
          <w:szCs w:val="21"/>
        </w:rPr>
        <w:t>him</w:t>
      </w:r>
      <w:r w:rsidR="00D3196D" w:rsidRPr="004858DA">
        <w:rPr>
          <w:rFonts w:ascii="Calibri" w:hAnsi="Calibri"/>
          <w:szCs w:val="21"/>
        </w:rPr>
        <w:t xml:space="preserve"> in time</w:t>
      </w:r>
      <w:r w:rsidRPr="004858DA">
        <w:rPr>
          <w:rFonts w:ascii="Calibri" w:hAnsi="Calibri"/>
          <w:szCs w:val="21"/>
        </w:rPr>
        <w:t>.</w:t>
      </w:r>
    </w:p>
    <w:p w14:paraId="322F4123" w14:textId="549F2E4D" w:rsidR="00D3196D" w:rsidRPr="004858DA" w:rsidRDefault="003145FB" w:rsidP="005E221B">
      <w:pPr>
        <w:jc w:val="left"/>
        <w:rPr>
          <w:rFonts w:ascii="Calibri" w:hAnsi="Calibri"/>
          <w:szCs w:val="21"/>
        </w:rPr>
      </w:pPr>
      <w:r w:rsidRPr="004858DA">
        <w:rPr>
          <w:rFonts w:ascii="Calibri" w:hAnsi="Calibri"/>
          <w:szCs w:val="21"/>
        </w:rPr>
        <w:t>In this project, the team chemistry will be considered as a</w:t>
      </w:r>
      <w:r w:rsidR="00805DD8">
        <w:rPr>
          <w:rFonts w:ascii="Calibri" w:hAnsi="Calibri"/>
          <w:szCs w:val="21"/>
        </w:rPr>
        <w:t xml:space="preserve"> value, </w:t>
      </w:r>
      <w:r w:rsidRPr="004858DA">
        <w:rPr>
          <w:rFonts w:ascii="Calibri" w:hAnsi="Calibri"/>
          <w:szCs w:val="21"/>
        </w:rPr>
        <w:t xml:space="preserve">and the team rating system will calculate </w:t>
      </w:r>
      <w:r w:rsidR="00805DD8">
        <w:rPr>
          <w:rFonts w:ascii="Calibri" w:hAnsi="Calibri"/>
          <w:szCs w:val="21"/>
        </w:rPr>
        <w:t xml:space="preserve">this </w:t>
      </w:r>
      <w:r w:rsidRPr="004858DA">
        <w:rPr>
          <w:rFonts w:ascii="Calibri" w:hAnsi="Calibri"/>
          <w:szCs w:val="21"/>
        </w:rPr>
        <w:t xml:space="preserve">value. </w:t>
      </w:r>
      <w:r w:rsidR="00805DD8">
        <w:rPr>
          <w:rFonts w:ascii="Calibri" w:hAnsi="Calibri"/>
          <w:szCs w:val="21"/>
        </w:rPr>
        <w:t>T</w:t>
      </w:r>
      <w:r w:rsidRPr="004858DA">
        <w:rPr>
          <w:rFonts w:ascii="Calibri" w:hAnsi="Calibri"/>
          <w:szCs w:val="21"/>
        </w:rPr>
        <w:t>he value will be taken into account in the final team score.</w:t>
      </w:r>
    </w:p>
    <w:p w14:paraId="28F7EF54" w14:textId="77777777" w:rsidR="00075FB7" w:rsidRPr="004858DA" w:rsidRDefault="00075FB7" w:rsidP="005E221B">
      <w:pPr>
        <w:jc w:val="left"/>
        <w:rPr>
          <w:rFonts w:ascii="Calibri" w:hAnsi="Calibri"/>
          <w:szCs w:val="21"/>
        </w:rPr>
      </w:pPr>
    </w:p>
    <w:p w14:paraId="0CCAC00B" w14:textId="37CD94BE" w:rsidR="00805DD8" w:rsidRDefault="002E4F86" w:rsidP="005E221B">
      <w:pPr>
        <w:jc w:val="left"/>
        <w:rPr>
          <w:rFonts w:ascii="Calibri" w:hAnsi="Calibri"/>
          <w:szCs w:val="21"/>
        </w:rPr>
      </w:pPr>
      <w:r w:rsidRPr="004858DA">
        <w:rPr>
          <w:rFonts w:ascii="Calibri" w:hAnsi="Calibri"/>
          <w:szCs w:val="21"/>
        </w:rPr>
        <w:t xml:space="preserve">This </w:t>
      </w:r>
      <w:r w:rsidR="00805DD8">
        <w:rPr>
          <w:rFonts w:ascii="Calibri" w:hAnsi="Calibri"/>
          <w:szCs w:val="21"/>
        </w:rPr>
        <w:t>document</w:t>
      </w:r>
      <w:r w:rsidRPr="004858DA">
        <w:rPr>
          <w:rFonts w:ascii="Calibri" w:hAnsi="Calibri"/>
          <w:szCs w:val="21"/>
        </w:rPr>
        <w:t xml:space="preserve"> </w:t>
      </w:r>
      <w:r w:rsidR="00805DD8">
        <w:rPr>
          <w:rFonts w:ascii="Calibri" w:hAnsi="Calibri"/>
          <w:szCs w:val="21"/>
        </w:rPr>
        <w:t xml:space="preserve">describes the project </w:t>
      </w:r>
      <w:r w:rsidRPr="004858DA">
        <w:rPr>
          <w:rFonts w:ascii="Calibri" w:hAnsi="Calibri"/>
          <w:szCs w:val="21"/>
        </w:rPr>
        <w:t>in</w:t>
      </w:r>
      <w:r w:rsidR="00B55AC3" w:rsidRPr="004858DA">
        <w:rPr>
          <w:rFonts w:ascii="Calibri" w:hAnsi="Calibri"/>
          <w:szCs w:val="21"/>
        </w:rPr>
        <w:t xml:space="preserve"> </w:t>
      </w:r>
      <w:r w:rsidR="00805DD8">
        <w:rPr>
          <w:rFonts w:ascii="Calibri" w:hAnsi="Calibri"/>
          <w:szCs w:val="21"/>
        </w:rPr>
        <w:t>eight sections</w:t>
      </w:r>
      <w:r w:rsidR="00805DD8">
        <w:rPr>
          <w:rFonts w:ascii="Calibri" w:hAnsi="Calibri" w:hint="eastAsia"/>
          <w:szCs w:val="21"/>
        </w:rPr>
        <w:t>:</w:t>
      </w:r>
    </w:p>
    <w:p w14:paraId="0FE4DFB5" w14:textId="77777777" w:rsidR="00805DD8" w:rsidRPr="004858DA" w:rsidRDefault="00805DD8" w:rsidP="005E221B">
      <w:pPr>
        <w:jc w:val="left"/>
        <w:rPr>
          <w:rFonts w:ascii="Calibri" w:hAnsi="Calibri"/>
          <w:szCs w:val="21"/>
        </w:rPr>
      </w:pPr>
    </w:p>
    <w:p w14:paraId="054D7404" w14:textId="69EB9869" w:rsidR="000D60B4" w:rsidRPr="004858DA" w:rsidRDefault="00805DD8" w:rsidP="005E221B">
      <w:pPr>
        <w:jc w:val="left"/>
        <w:rPr>
          <w:rFonts w:ascii="Calibri" w:hAnsi="Calibri"/>
          <w:szCs w:val="21"/>
        </w:rPr>
      </w:pPr>
      <w:r>
        <w:rPr>
          <w:rFonts w:ascii="Calibri" w:hAnsi="Calibri"/>
          <w:szCs w:val="21"/>
        </w:rPr>
        <w:t xml:space="preserve">Research: this section </w:t>
      </w:r>
      <w:r w:rsidR="000D60B4" w:rsidRPr="004858DA">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4858DA" w:rsidRDefault="000D60B4" w:rsidP="005E221B">
      <w:pPr>
        <w:jc w:val="left"/>
        <w:rPr>
          <w:rFonts w:ascii="Calibri" w:hAnsi="Calibri"/>
          <w:szCs w:val="21"/>
        </w:rPr>
      </w:pPr>
    </w:p>
    <w:p w14:paraId="07687401" w14:textId="6BD1FC2A" w:rsidR="000D60B4" w:rsidRPr="004858DA" w:rsidRDefault="00805DD8" w:rsidP="005E221B">
      <w:pPr>
        <w:jc w:val="left"/>
        <w:rPr>
          <w:rFonts w:ascii="Calibri" w:hAnsi="Calibri"/>
          <w:szCs w:val="21"/>
        </w:rPr>
      </w:pPr>
      <w:r>
        <w:rPr>
          <w:rFonts w:ascii="Calibri" w:hAnsi="Calibri"/>
          <w:szCs w:val="21"/>
        </w:rPr>
        <w:t>P</w:t>
      </w:r>
      <w:r w:rsidR="000D60B4" w:rsidRPr="004858DA">
        <w:rPr>
          <w:rFonts w:ascii="Calibri" w:hAnsi="Calibri"/>
          <w:szCs w:val="21"/>
        </w:rPr>
        <w:t>rofessional considerations</w:t>
      </w:r>
      <w:r>
        <w:rPr>
          <w:rFonts w:ascii="Calibri" w:hAnsi="Calibri"/>
          <w:szCs w:val="21"/>
        </w:rPr>
        <w:t>: this section</w:t>
      </w:r>
      <w:r w:rsidR="000D60B4" w:rsidRPr="004858DA">
        <w:rPr>
          <w:rFonts w:ascii="Calibri" w:hAnsi="Calibri"/>
          <w:szCs w:val="21"/>
        </w:rPr>
        <w:t xml:space="preserve"> includ</w:t>
      </w:r>
      <w:r>
        <w:rPr>
          <w:rFonts w:ascii="Calibri" w:hAnsi="Calibri"/>
          <w:szCs w:val="21"/>
        </w:rPr>
        <w:t>es</w:t>
      </w:r>
      <w:r w:rsidR="000D60B4" w:rsidRPr="004858DA">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4858DA" w:rsidRDefault="000D60B4" w:rsidP="005E221B">
      <w:pPr>
        <w:jc w:val="left"/>
        <w:rPr>
          <w:rFonts w:ascii="Calibri" w:hAnsi="Calibri"/>
          <w:szCs w:val="21"/>
        </w:rPr>
      </w:pPr>
    </w:p>
    <w:p w14:paraId="530DE342" w14:textId="5F603DB9" w:rsidR="000D60B4" w:rsidRPr="004858DA" w:rsidRDefault="00805DD8" w:rsidP="005E221B">
      <w:pPr>
        <w:jc w:val="left"/>
        <w:rPr>
          <w:rFonts w:ascii="Calibri" w:hAnsi="Calibri"/>
          <w:szCs w:val="21"/>
        </w:rPr>
      </w:pPr>
      <w:r>
        <w:rPr>
          <w:rFonts w:ascii="Calibri" w:hAnsi="Calibri"/>
          <w:szCs w:val="21"/>
        </w:rPr>
        <w:t>Requirement analysis: this section</w:t>
      </w:r>
      <w:r w:rsidR="000D60B4" w:rsidRPr="004858DA">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4858DA" w:rsidRDefault="000D60B4" w:rsidP="005E221B">
      <w:pPr>
        <w:jc w:val="left"/>
        <w:rPr>
          <w:rFonts w:ascii="Calibri" w:hAnsi="Calibri"/>
          <w:szCs w:val="21"/>
        </w:rPr>
      </w:pPr>
    </w:p>
    <w:p w14:paraId="268AC122" w14:textId="74A96253" w:rsidR="000D60B4" w:rsidRPr="004858DA" w:rsidRDefault="00805DD8" w:rsidP="005E221B">
      <w:pPr>
        <w:jc w:val="left"/>
        <w:rPr>
          <w:rFonts w:ascii="Calibri" w:hAnsi="Calibri"/>
          <w:szCs w:val="21"/>
        </w:rPr>
      </w:pPr>
      <w:r>
        <w:rPr>
          <w:rFonts w:ascii="Calibri" w:hAnsi="Calibri"/>
          <w:szCs w:val="21"/>
        </w:rPr>
        <w:t>Design: This section</w:t>
      </w:r>
      <w:r w:rsidR="000D60B4" w:rsidRPr="004858DA">
        <w:rPr>
          <w:rFonts w:ascii="Calibri" w:hAnsi="Calibri"/>
          <w:szCs w:val="21"/>
        </w:rPr>
        <w:t xml:space="preserve"> describes the overall game and the design process for the </w:t>
      </w:r>
      <w:r w:rsidR="00912BE0" w:rsidRPr="004858DA">
        <w:rPr>
          <w:rFonts w:ascii="Calibri" w:hAnsi="Calibri"/>
          <w:szCs w:val="21"/>
        </w:rPr>
        <w:t>rating</w:t>
      </w:r>
      <w:r w:rsidR="000D60B4" w:rsidRPr="004858DA">
        <w:rPr>
          <w:rFonts w:ascii="Calibri" w:hAnsi="Calibri"/>
          <w:szCs w:val="21"/>
        </w:rPr>
        <w:t xml:space="preserve"> system. The learning objectives of the project are discussed, as well as the functionality that the </w:t>
      </w:r>
      <w:r w:rsidR="00912BE0" w:rsidRPr="004858DA">
        <w:rPr>
          <w:rFonts w:ascii="Calibri" w:hAnsi="Calibri"/>
          <w:szCs w:val="21"/>
        </w:rPr>
        <w:t>rating</w:t>
      </w:r>
      <w:r w:rsidR="000D60B4" w:rsidRPr="004858DA">
        <w:rPr>
          <w:rFonts w:ascii="Calibri" w:hAnsi="Calibri"/>
          <w:szCs w:val="21"/>
        </w:rPr>
        <w:t xml:space="preserve"> system will have. </w:t>
      </w:r>
      <w:r w:rsidR="00912BE0" w:rsidRPr="004858DA">
        <w:rPr>
          <w:rFonts w:ascii="Calibri" w:hAnsi="Calibri"/>
          <w:szCs w:val="21"/>
        </w:rPr>
        <w:t>Furthermore,</w:t>
      </w:r>
      <w:r w:rsidR="000D60B4" w:rsidRPr="004858DA">
        <w:rPr>
          <w:rFonts w:ascii="Calibri" w:hAnsi="Calibri"/>
          <w:szCs w:val="21"/>
        </w:rPr>
        <w:t xml:space="preserve"> the selection and comparison of models for player data structures</w:t>
      </w:r>
      <w:r w:rsidR="00912BE0" w:rsidRPr="004858DA">
        <w:rPr>
          <w:rFonts w:ascii="Calibri" w:hAnsi="Calibri"/>
          <w:szCs w:val="21"/>
        </w:rPr>
        <w:t xml:space="preserve"> will also be discussed in this section</w:t>
      </w:r>
      <w:r w:rsidR="000D60B4" w:rsidRPr="004858DA">
        <w:rPr>
          <w:rFonts w:ascii="Calibri" w:hAnsi="Calibri"/>
          <w:szCs w:val="21"/>
        </w:rPr>
        <w:t>. Finally, the creation of the user interface and the explanation of the rules of the game are explained in detail.</w:t>
      </w:r>
    </w:p>
    <w:p w14:paraId="325A7173" w14:textId="77777777" w:rsidR="000D60B4" w:rsidRPr="004858DA" w:rsidRDefault="000D60B4" w:rsidP="005E221B">
      <w:pPr>
        <w:jc w:val="left"/>
        <w:rPr>
          <w:rFonts w:ascii="Calibri" w:hAnsi="Calibri"/>
          <w:szCs w:val="21"/>
        </w:rPr>
      </w:pPr>
    </w:p>
    <w:p w14:paraId="34200081" w14:textId="18EEA3CF" w:rsidR="000D60B4" w:rsidRPr="004858DA" w:rsidRDefault="00805DD8" w:rsidP="005E221B">
      <w:pPr>
        <w:jc w:val="left"/>
        <w:rPr>
          <w:rFonts w:ascii="Calibri" w:hAnsi="Calibri"/>
          <w:szCs w:val="21"/>
        </w:rPr>
      </w:pPr>
      <w:r>
        <w:rPr>
          <w:rFonts w:ascii="Calibri" w:hAnsi="Calibri"/>
          <w:szCs w:val="21"/>
        </w:rPr>
        <w:t>Implementation: this</w:t>
      </w:r>
      <w:r w:rsidR="000D60B4" w:rsidRPr="004858DA">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4858DA" w:rsidRDefault="000D60B4" w:rsidP="005E221B">
      <w:pPr>
        <w:jc w:val="left"/>
        <w:rPr>
          <w:rFonts w:ascii="Calibri" w:hAnsi="Calibri"/>
          <w:szCs w:val="21"/>
        </w:rPr>
      </w:pPr>
    </w:p>
    <w:p w14:paraId="6F32FB41" w14:textId="5F3B1403" w:rsidR="00805DD8" w:rsidRDefault="00805DD8" w:rsidP="005E221B">
      <w:pPr>
        <w:jc w:val="left"/>
        <w:rPr>
          <w:rFonts w:ascii="Calibri" w:hAnsi="Calibri"/>
          <w:szCs w:val="21"/>
        </w:rPr>
      </w:pPr>
      <w:r>
        <w:rPr>
          <w:rFonts w:ascii="Calibri" w:hAnsi="Calibri"/>
          <w:szCs w:val="21"/>
        </w:rPr>
        <w:t>Testing: the program is tested using unit tests, integration tests</w:t>
      </w:r>
      <w:r w:rsidR="00DD7EEF">
        <w:rPr>
          <w:rFonts w:ascii="Calibri" w:hAnsi="Calibri"/>
          <w:szCs w:val="21"/>
        </w:rPr>
        <w:t>,</w:t>
      </w:r>
      <w:r>
        <w:rPr>
          <w:rFonts w:ascii="Calibri" w:hAnsi="Calibri"/>
          <w:szCs w:val="21"/>
        </w:rPr>
        <w:t xml:space="preserve"> and system tests.</w:t>
      </w:r>
    </w:p>
    <w:p w14:paraId="05F60C2A" w14:textId="77777777" w:rsidR="00805DD8" w:rsidRDefault="00805DD8" w:rsidP="005E221B">
      <w:pPr>
        <w:jc w:val="left"/>
        <w:rPr>
          <w:rFonts w:ascii="Calibri" w:hAnsi="Calibri"/>
          <w:szCs w:val="21"/>
        </w:rPr>
      </w:pPr>
    </w:p>
    <w:p w14:paraId="31A167D1" w14:textId="70A7E782" w:rsidR="000D60B4" w:rsidRPr="004858DA" w:rsidRDefault="00805DD8" w:rsidP="005E221B">
      <w:pPr>
        <w:jc w:val="left"/>
        <w:rPr>
          <w:rFonts w:ascii="Calibri" w:hAnsi="Calibri"/>
          <w:szCs w:val="21"/>
        </w:rPr>
      </w:pPr>
      <w:r>
        <w:rPr>
          <w:rFonts w:ascii="Calibri" w:hAnsi="Calibri"/>
          <w:szCs w:val="21"/>
        </w:rPr>
        <w:t xml:space="preserve">Evaluation: </w:t>
      </w:r>
      <w:r w:rsidR="00912BE0" w:rsidRPr="004858DA">
        <w:rPr>
          <w:rFonts w:ascii="Calibri" w:hAnsi="Calibri"/>
          <w:szCs w:val="21"/>
        </w:rPr>
        <w:t>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4858DA" w:rsidRDefault="00912BE0" w:rsidP="005E221B">
      <w:pPr>
        <w:jc w:val="left"/>
        <w:rPr>
          <w:rFonts w:ascii="Calibri" w:hAnsi="Calibri"/>
          <w:szCs w:val="21"/>
        </w:rPr>
      </w:pPr>
    </w:p>
    <w:p w14:paraId="47960B00" w14:textId="75767177" w:rsidR="00FD651A" w:rsidRPr="004858DA" w:rsidRDefault="00805DD8" w:rsidP="005E221B">
      <w:pPr>
        <w:widowControl/>
        <w:jc w:val="left"/>
        <w:rPr>
          <w:rFonts w:ascii="Calibri" w:hAnsi="Calibri"/>
          <w:szCs w:val="21"/>
        </w:rPr>
      </w:pPr>
      <w:r>
        <w:rPr>
          <w:rFonts w:ascii="Calibri" w:hAnsi="Calibri"/>
          <w:szCs w:val="21"/>
        </w:rPr>
        <w:t>Conclusion:</w:t>
      </w:r>
      <w:r w:rsidR="00912BE0" w:rsidRPr="004858DA">
        <w:rPr>
          <w:rFonts w:ascii="Calibri" w:hAnsi="Calibri"/>
          <w:szCs w:val="21"/>
        </w:rPr>
        <w:t xml:space="preserve"> which </w:t>
      </w:r>
      <w:r w:rsidR="00125F99" w:rsidRPr="004858DA">
        <w:rPr>
          <w:rFonts w:ascii="Calibri" w:hAnsi="Calibri"/>
          <w:szCs w:val="21"/>
        </w:rPr>
        <w:t>summarizes</w:t>
      </w:r>
      <w:r w:rsidR="00912BE0" w:rsidRPr="004858DA">
        <w:rPr>
          <w:rFonts w:ascii="Calibri" w:hAnsi="Calibri"/>
          <w:szCs w:val="21"/>
        </w:rPr>
        <w:t xml:space="preserve"> all the elements covered in this </w:t>
      </w:r>
      <w:r w:rsidR="00125F99" w:rsidRPr="004858DA">
        <w:rPr>
          <w:rFonts w:ascii="Calibri" w:hAnsi="Calibri"/>
          <w:szCs w:val="21"/>
        </w:rPr>
        <w:t>report. And</w:t>
      </w:r>
      <w:r w:rsidR="00912BE0" w:rsidRPr="004858DA">
        <w:rPr>
          <w:rFonts w:ascii="Calibri" w:hAnsi="Calibri"/>
          <w:szCs w:val="21"/>
        </w:rPr>
        <w:t xml:space="preserve"> discusses further work that could be done on this project in the future, reflecting on the outstanding requirements and explaining how they could be implemented.</w:t>
      </w:r>
      <w:r w:rsidR="00FD651A" w:rsidRPr="004858DA">
        <w:rPr>
          <w:rFonts w:ascii="Calibri" w:hAnsi="Calibri"/>
          <w:szCs w:val="21"/>
        </w:rPr>
        <w:br w:type="page"/>
      </w:r>
      <w:r w:rsidR="006725A5" w:rsidRPr="004858DA">
        <w:rPr>
          <w:rFonts w:ascii="Calibri" w:hAnsi="Calibri"/>
          <w:szCs w:val="21"/>
        </w:rPr>
        <w:lastRenderedPageBreak/>
        <w:t xml:space="preserve"> </w:t>
      </w:r>
    </w:p>
    <w:p w14:paraId="2FD9C47F" w14:textId="1CDBCC57" w:rsidR="0098106B" w:rsidRDefault="0098106B" w:rsidP="00FF4CB8">
      <w:pPr>
        <w:pStyle w:val="1"/>
        <w:rPr>
          <w:ins w:id="15" w:author="Bolin Zhu" w:date="2021-04-24T16:22:00Z"/>
        </w:rPr>
      </w:pPr>
      <w:bookmarkStart w:id="16" w:name="_Toc69055107"/>
      <w:r w:rsidRPr="004858DA">
        <w:t xml:space="preserve">2.background </w:t>
      </w:r>
      <w:commentRangeStart w:id="17"/>
      <w:r w:rsidRPr="004858DA">
        <w:t>research</w:t>
      </w:r>
      <w:bookmarkEnd w:id="16"/>
      <w:commentRangeEnd w:id="17"/>
      <w:r w:rsidR="004715DE">
        <w:rPr>
          <w:rStyle w:val="a9"/>
          <w:b w:val="0"/>
          <w:bCs w:val="0"/>
          <w:kern w:val="2"/>
        </w:rPr>
        <w:commentReference w:id="17"/>
      </w:r>
    </w:p>
    <w:p w14:paraId="373AEE36" w14:textId="2CB3C724" w:rsidR="00DA6612" w:rsidRDefault="00DA6612" w:rsidP="00DA6612">
      <w:pPr>
        <w:pStyle w:val="2"/>
        <w:rPr>
          <w:ins w:id="18" w:author="Bolin Zhu" w:date="2021-04-24T16:31:00Z"/>
        </w:rPr>
      </w:pPr>
      <w:ins w:id="19" w:author="Bolin Zhu" w:date="2021-04-24T16:31:00Z">
        <w:r>
          <w:rPr>
            <w:rFonts w:hint="eastAsia"/>
          </w:rPr>
          <w:t>F</w:t>
        </w:r>
        <w:r>
          <w:t>antasy basketball league</w:t>
        </w:r>
      </w:ins>
    </w:p>
    <w:p w14:paraId="2D755D21" w14:textId="1CB951A0" w:rsidR="00DA6612" w:rsidRDefault="00DA6612" w:rsidP="00DA6612">
      <w:pPr>
        <w:rPr>
          <w:ins w:id="20" w:author="Bolin Zhu" w:date="2021-04-24T17:57:00Z"/>
        </w:rPr>
      </w:pPr>
      <w:ins w:id="21" w:author="Bolin Zhu" w:date="2021-04-24T17:29:00Z">
        <w:r>
          <w:t xml:space="preserve">Fantasy basketball is a game similar to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w:t>
        </w:r>
        <w:r>
          <w:t>analyzing</w:t>
        </w:r>
        <w:r>
          <w:t xml:space="preserve"> their performance. Points are awarded based on the player's performance in the game, such as points, assists, etc.</w:t>
        </w:r>
      </w:ins>
    </w:p>
    <w:p w14:paraId="0C7D31FB" w14:textId="329FC983" w:rsidR="00DA6612" w:rsidRDefault="00DA6612" w:rsidP="00DA6612">
      <w:pPr>
        <w:rPr>
          <w:ins w:id="22" w:author="Bolin Zhu" w:date="2021-04-24T17:57:00Z"/>
        </w:rPr>
      </w:pPr>
    </w:p>
    <w:p w14:paraId="3702677B" w14:textId="28FA5E7D" w:rsidR="00DA6612" w:rsidRDefault="00DA6612" w:rsidP="00DA6612">
      <w:pPr>
        <w:pStyle w:val="3"/>
      </w:pPr>
      <w:ins w:id="23" w:author="Bolin Zhu" w:date="2021-04-24T17:57:00Z">
        <w:r>
          <w:rPr>
            <w:rFonts w:hint="eastAsia"/>
          </w:rPr>
          <w:t>N</w:t>
        </w:r>
        <w:r>
          <w:t>BA Fantasy</w:t>
        </w:r>
      </w:ins>
    </w:p>
    <w:p w14:paraId="28079C3B" w14:textId="540341ED" w:rsidR="005662C0" w:rsidRPr="005662C0" w:rsidRDefault="005662C0" w:rsidP="005662C0">
      <w:pPr>
        <w:rPr>
          <w:ins w:id="24" w:author="Bolin Zhu" w:date="2021-04-24T17:57:00Z"/>
        </w:rPr>
      </w:pPr>
      <w:r w:rsidRPr="005662C0">
        <w:t>The fundamentals of NBA Fantasy consist of selecting players from the NBA league with the main aim of creating your fantasy team. your fantasy team will earn points according to their on-field performance.</w:t>
      </w:r>
      <w:r>
        <w:t xml:space="preserve"> It allows the player to select a coach, two centers of team, four forwards and four guards, the player will against several team in each match day, and the player could </w:t>
      </w:r>
      <w:r w:rsidRPr="005662C0">
        <w:t>Players can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w:t>
      </w:r>
      <w:r>
        <w:t xml:space="preserve"> </w:t>
      </w:r>
    </w:p>
    <w:p w14:paraId="7877D82A" w14:textId="330AC8F7" w:rsidR="00DA6612" w:rsidRPr="00DA6612" w:rsidRDefault="00DA6612" w:rsidP="00DA6612">
      <w:pPr>
        <w:pStyle w:val="3"/>
        <w:rPr>
          <w:ins w:id="25" w:author="Bolin Zhu" w:date="2021-04-24T17:29:00Z"/>
          <w:rFonts w:hint="eastAsia"/>
        </w:rPr>
        <w:pPrChange w:id="26" w:author="Bolin Zhu" w:date="2021-04-24T17:57:00Z">
          <w:pPr/>
        </w:pPrChange>
      </w:pPr>
      <w:ins w:id="27" w:author="Bolin Zhu" w:date="2021-04-24T17:57:00Z">
        <w:r>
          <w:rPr>
            <w:rFonts w:hint="eastAsia"/>
          </w:rPr>
          <w:t>Y</w:t>
        </w:r>
        <w:r>
          <w:t>ahoo Fant</w:t>
        </w:r>
      </w:ins>
      <w:ins w:id="28" w:author="Bolin Zhu" w:date="2021-04-24T17:58:00Z">
        <w:r>
          <w:t>asy basketball</w:t>
        </w:r>
      </w:ins>
    </w:p>
    <w:p w14:paraId="369F0845" w14:textId="77777777" w:rsidR="005662C0" w:rsidRPr="005662C0" w:rsidRDefault="005662C0" w:rsidP="005662C0">
      <w:pPr>
        <w:rPr>
          <w:rFonts w:ascii="Calibri" w:hAnsi="Calibri"/>
        </w:rPr>
      </w:pPr>
      <w:r w:rsidRPr="005662C0">
        <w:rPr>
          <w:rFonts w:ascii="Calibri" w:hAnsi="Calibri"/>
        </w:rPr>
        <w:t>Another of the better known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taken into account. Players need to know and observe each player selected, even if they make adjustments and substitutions to the team, so that each player can play to their value and earn a higher score.</w:t>
      </w:r>
    </w:p>
    <w:p w14:paraId="0E0D0979" w14:textId="77777777" w:rsidR="005662C0" w:rsidRPr="005662C0" w:rsidRDefault="005662C0" w:rsidP="005662C0">
      <w:pPr>
        <w:rPr>
          <w:rFonts w:ascii="Calibri" w:hAnsi="Calibri"/>
        </w:rPr>
      </w:pPr>
      <w:r w:rsidRPr="005662C0">
        <w:rPr>
          <w:rFonts w:ascii="Calibri" w:hAnsi="Calibri"/>
        </w:rPr>
        <w:t>This is the correlation between live performance and fantasy points.</w:t>
      </w:r>
    </w:p>
    <w:p w14:paraId="25312899" w14:textId="77777777" w:rsidR="005662C0" w:rsidRPr="005662C0" w:rsidRDefault="005662C0" w:rsidP="005662C0">
      <w:pPr>
        <w:rPr>
          <w:rFonts w:ascii="Calibri" w:hAnsi="Calibri"/>
        </w:rPr>
      </w:pPr>
      <w:r w:rsidRPr="005662C0">
        <w:rPr>
          <w:rFonts w:ascii="Calibri" w:hAnsi="Calibri"/>
        </w:rPr>
        <w:t>Each rebound grabbed equals 1.2 points</w:t>
      </w:r>
    </w:p>
    <w:p w14:paraId="69EF2D8D" w14:textId="77777777" w:rsidR="005662C0" w:rsidRPr="005662C0" w:rsidRDefault="005662C0" w:rsidP="005662C0">
      <w:pPr>
        <w:rPr>
          <w:rFonts w:ascii="Calibri" w:hAnsi="Calibri"/>
        </w:rPr>
      </w:pPr>
      <w:r w:rsidRPr="005662C0">
        <w:rPr>
          <w:rFonts w:ascii="Calibri" w:hAnsi="Calibri"/>
        </w:rPr>
        <w:t>Each assist is 1.5 points</w:t>
      </w:r>
    </w:p>
    <w:p w14:paraId="17B36E5D" w14:textId="77777777" w:rsidR="005662C0" w:rsidRPr="005662C0" w:rsidRDefault="005662C0" w:rsidP="005662C0">
      <w:pPr>
        <w:rPr>
          <w:rFonts w:ascii="Calibri" w:hAnsi="Calibri"/>
        </w:rPr>
      </w:pPr>
      <w:r w:rsidRPr="005662C0">
        <w:rPr>
          <w:rFonts w:ascii="Calibri" w:hAnsi="Calibri"/>
        </w:rPr>
        <w:t>Each steal is 3 points</w:t>
      </w:r>
    </w:p>
    <w:p w14:paraId="599DAE17" w14:textId="77777777" w:rsidR="005662C0" w:rsidRPr="005662C0" w:rsidRDefault="005662C0" w:rsidP="005662C0">
      <w:pPr>
        <w:rPr>
          <w:rFonts w:ascii="Calibri" w:hAnsi="Calibri"/>
        </w:rPr>
      </w:pPr>
      <w:r w:rsidRPr="005662C0">
        <w:rPr>
          <w:rFonts w:ascii="Calibri" w:hAnsi="Calibri"/>
        </w:rPr>
        <w:t>Each blocked shot is 3 points</w:t>
      </w:r>
    </w:p>
    <w:p w14:paraId="112C8D10" w14:textId="77777777" w:rsidR="005662C0" w:rsidRPr="005662C0" w:rsidRDefault="005662C0" w:rsidP="005662C0">
      <w:pPr>
        <w:rPr>
          <w:rFonts w:ascii="Calibri" w:hAnsi="Calibri"/>
        </w:rPr>
      </w:pPr>
      <w:r w:rsidRPr="005662C0">
        <w:rPr>
          <w:rFonts w:ascii="Calibri" w:hAnsi="Calibri"/>
        </w:rPr>
        <w:t>Each turnover is -1 point</w:t>
      </w:r>
    </w:p>
    <w:p w14:paraId="03F86DE0" w14:textId="67B39A16" w:rsidR="007654F5" w:rsidRPr="004858DA" w:rsidRDefault="00D86677" w:rsidP="00FF4CB8">
      <w:pPr>
        <w:pStyle w:val="2"/>
      </w:pPr>
      <w:bookmarkStart w:id="29" w:name="_Toc69055108"/>
      <w:r w:rsidRPr="004858DA">
        <w:lastRenderedPageBreak/>
        <w:t>The team Elo rating system</w:t>
      </w:r>
      <w:bookmarkEnd w:id="29"/>
    </w:p>
    <w:p w14:paraId="38006AB3" w14:textId="347054F6" w:rsidR="00B243D7" w:rsidRDefault="00B243D7" w:rsidP="005E221B">
      <w:pPr>
        <w:jc w:val="left"/>
        <w:rPr>
          <w:ins w:id="30" w:author="Bolin Zhu" w:date="2021-04-24T17:46:00Z"/>
          <w:rFonts w:ascii="Calibri" w:hAnsi="Calibri"/>
          <w:szCs w:val="21"/>
        </w:rPr>
      </w:pPr>
      <w:commentRangeStart w:id="31"/>
      <w:r w:rsidRPr="004858DA">
        <w:rPr>
          <w:rFonts w:ascii="Calibri" w:hAnsi="Calibri"/>
          <w:szCs w:val="21"/>
        </w:rPr>
        <w:t xml:space="preserve">Elo </w:t>
      </w:r>
      <w:commentRangeEnd w:id="31"/>
      <w:r w:rsidR="00A96E7F">
        <w:rPr>
          <w:rStyle w:val="a9"/>
        </w:rPr>
        <w:commentReference w:id="31"/>
      </w:r>
      <w:r w:rsidRPr="004858DA">
        <w:rPr>
          <w:rFonts w:ascii="Calibri" w:hAnsi="Calibri"/>
          <w:szCs w:val="21"/>
        </w:rPr>
        <w:t xml:space="preserve">is a simple measure of </w:t>
      </w:r>
      <w:commentRangeStart w:id="32"/>
      <w:r w:rsidRPr="004858DA">
        <w:rPr>
          <w:rFonts w:ascii="Calibri" w:hAnsi="Calibri"/>
          <w:szCs w:val="21"/>
        </w:rPr>
        <w:t xml:space="preserve">strength </w:t>
      </w:r>
      <w:commentRangeEnd w:id="32"/>
      <w:r w:rsidR="005209FF">
        <w:rPr>
          <w:rStyle w:val="a9"/>
        </w:rPr>
        <w:commentReference w:id="32"/>
      </w:r>
      <w:r w:rsidR="0089418D">
        <w:rPr>
          <w:rFonts w:ascii="Calibri" w:hAnsi="Calibri"/>
          <w:szCs w:val="21"/>
        </w:rPr>
        <w:t xml:space="preserve">of teams </w:t>
      </w:r>
      <w:r w:rsidRPr="004858DA">
        <w:rPr>
          <w:rFonts w:ascii="Calibri" w:hAnsi="Calibri"/>
          <w:szCs w:val="21"/>
        </w:rPr>
        <w:t xml:space="preserve">based on game-by-game </w:t>
      </w:r>
      <w:r w:rsidR="00C91B24" w:rsidRPr="004858DA">
        <w:rPr>
          <w:rFonts w:ascii="Calibri" w:hAnsi="Calibri"/>
          <w:szCs w:val="21"/>
        </w:rPr>
        <w:t>results;</w:t>
      </w:r>
      <w:r w:rsidRPr="004858DA">
        <w:rPr>
          <w:rFonts w:ascii="Calibri" w:hAnsi="Calibri"/>
          <w:szCs w:val="21"/>
        </w:rPr>
        <w:t xml:space="preserve"> </w:t>
      </w:r>
      <w:r w:rsidR="00DD7EEF">
        <w:rPr>
          <w:rFonts w:ascii="Calibri" w:hAnsi="Calibri"/>
          <w:szCs w:val="21"/>
        </w:rPr>
        <w:t>it is</w:t>
      </w:r>
      <w:r w:rsidRPr="004858DA">
        <w:rPr>
          <w:rFonts w:ascii="Calibri" w:hAnsi="Calibri"/>
          <w:szCs w:val="21"/>
        </w:rPr>
        <w:t xml:space="preserve"> used to calculate the relative skill level of players </w:t>
      </w:r>
      <w:r w:rsidR="00C91B24" w:rsidRPr="004858DA">
        <w:rPr>
          <w:rFonts w:ascii="Calibri" w:hAnsi="Calibri"/>
          <w:szCs w:val="21"/>
        </w:rPr>
        <w:t>in a</w:t>
      </w:r>
      <w:r w:rsidRPr="004858DA">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losers determines the total number of points gained or lost after the </w:t>
      </w:r>
      <w:r w:rsidR="0089418D">
        <w:rPr>
          <w:rFonts w:ascii="Calibri" w:hAnsi="Calibri"/>
          <w:szCs w:val="21"/>
        </w:rPr>
        <w:t xml:space="preserve">basketball </w:t>
      </w:r>
      <w:commentRangeStart w:id="33"/>
      <w:r w:rsidRPr="004858DA">
        <w:rPr>
          <w:rFonts w:ascii="Calibri" w:hAnsi="Calibri"/>
          <w:szCs w:val="21"/>
        </w:rPr>
        <w:t>game</w:t>
      </w:r>
      <w:commentRangeEnd w:id="33"/>
      <w:r w:rsidR="005558CA">
        <w:rPr>
          <w:rStyle w:val="a9"/>
        </w:rPr>
        <w:commentReference w:id="33"/>
      </w:r>
      <w:r w:rsidRPr="004858DA">
        <w:rPr>
          <w:rFonts w:ascii="Calibri" w:hAnsi="Calibri"/>
          <w:szCs w:val="21"/>
        </w:rPr>
        <w:t>. If the player with the higher rating wins, the player with the lower rating will only gain some rating points. However, if the lower</w:t>
      </w:r>
      <w:r w:rsidR="00DD7EEF">
        <w:rPr>
          <w:rFonts w:ascii="Calibri" w:hAnsi="Calibri"/>
          <w:szCs w:val="21"/>
        </w:rPr>
        <w:t>-</w:t>
      </w:r>
      <w:r w:rsidRPr="004858DA">
        <w:rPr>
          <w:rFonts w:ascii="Calibri" w:hAnsi="Calibri"/>
          <w:szCs w:val="21"/>
        </w:rPr>
        <w:t>rated player gets a losing victory, many rating points will be transferred. In the case of a tie, the lower</w:t>
      </w:r>
      <w:r w:rsidR="00DD7EEF">
        <w:rPr>
          <w:rFonts w:ascii="Calibri" w:hAnsi="Calibri"/>
          <w:szCs w:val="21"/>
        </w:rPr>
        <w:t>-</w:t>
      </w:r>
      <w:r w:rsidRPr="004858DA">
        <w:rPr>
          <w:rFonts w:ascii="Calibri" w:hAnsi="Calibri"/>
          <w:szCs w:val="21"/>
        </w:rPr>
        <w:t>rated player will also gain some points from the higher</w:t>
      </w:r>
      <w:r w:rsidR="00DD7EEF">
        <w:rPr>
          <w:rFonts w:ascii="Calibri" w:hAnsi="Calibri"/>
          <w:szCs w:val="21"/>
        </w:rPr>
        <w:t>-</w:t>
      </w:r>
      <w:r w:rsidRPr="004858DA">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02866737" w14:textId="25808FB5" w:rsidR="00DA6612" w:rsidRDefault="00DA6612" w:rsidP="00DA6612">
      <w:pPr>
        <w:pStyle w:val="3"/>
      </w:pPr>
      <w:ins w:id="34" w:author="Bolin Zhu" w:date="2021-04-24T17:46:00Z">
        <w:r>
          <w:t>T</w:t>
        </w:r>
        <w:r>
          <w:rPr>
            <w:rFonts w:hint="eastAsia"/>
          </w:rPr>
          <w:t>he</w:t>
        </w:r>
        <w:r>
          <w:t xml:space="preserve"> formula of Elo rating system</w:t>
        </w:r>
      </w:ins>
    </w:p>
    <w:p w14:paraId="761D8995" w14:textId="14B19B54" w:rsidR="00DA6612" w:rsidRPr="00DA6612" w:rsidRDefault="00DA6612" w:rsidP="00DA6612">
      <w:pPr>
        <w:rPr>
          <w:rFonts w:ascii="Calibri" w:hAnsi="Calibri"/>
          <w:sz w:val="28"/>
          <w:szCs w:val="28"/>
          <w:bdr w:val="none" w:sz="0" w:space="0" w:color="auto" w:frame="1"/>
          <w:shd w:val="clear" w:color="auto" w:fill="FFFFFF"/>
          <w:vertAlign w:val="superscript"/>
        </w:rPr>
      </w:pPr>
      <w:ins w:id="35" w:author="Bolin Zhu" w:date="2021-04-24T17:47:00Z">
        <w:r w:rsidRPr="00DA6612">
          <w:rPr>
            <w:rFonts w:ascii="Calibri" w:hAnsi="Calibri"/>
            <w:sz w:val="28"/>
            <w:szCs w:val="28"/>
            <w:bdr w:val="none" w:sz="0" w:space="0" w:color="auto" w:frame="1"/>
            <w:shd w:val="clear" w:color="auto" w:fill="FFFFFF"/>
          </w:rPr>
          <w:t>σ(x)=</w:t>
        </w:r>
      </w:ins>
      <w:r>
        <w:rPr>
          <w:rFonts w:ascii="Calibri" w:hAnsi="Calibri"/>
          <w:sz w:val="28"/>
          <w:szCs w:val="28"/>
          <w:bdr w:val="none" w:sz="0" w:space="0" w:color="auto" w:frame="1"/>
          <w:shd w:val="clear" w:color="auto" w:fill="FFFFFF"/>
        </w:rPr>
        <w:t>1/1+10</w:t>
      </w:r>
      <w:r>
        <w:rPr>
          <w:rFonts w:ascii="Calibri" w:hAnsi="Calibri"/>
          <w:sz w:val="28"/>
          <w:szCs w:val="28"/>
          <w:bdr w:val="none" w:sz="0" w:space="0" w:color="auto" w:frame="1"/>
          <w:shd w:val="clear" w:color="auto" w:fill="FFFFFF"/>
          <w:vertAlign w:val="superscript"/>
        </w:rPr>
        <w:t>-x/400</w:t>
      </w:r>
    </w:p>
    <w:p w14:paraId="763CCA1A" w14:textId="2A9D50F6" w:rsidR="00DA6612" w:rsidRPr="00DA6612" w:rsidRDefault="00DA6612" w:rsidP="00DA6612">
      <w:pPr>
        <w:rPr>
          <w:ins w:id="36" w:author="Bolin Zhu" w:date="2021-04-24T17:56:00Z"/>
          <w:rFonts w:ascii="Calibri" w:hAnsi="Calibri"/>
          <w:sz w:val="28"/>
          <w:szCs w:val="28"/>
          <w:bdr w:val="none" w:sz="0" w:space="0" w:color="auto" w:frame="1"/>
          <w:shd w:val="clear" w:color="auto" w:fill="FFFFFF"/>
        </w:rPr>
      </w:pPr>
      <w:ins w:id="37" w:author="Bolin Zhu" w:date="2021-04-24T17:46:00Z">
        <w:r w:rsidRPr="00DA6612">
          <w:rPr>
            <w:rFonts w:ascii="Calibri" w:hAnsi="Calibri"/>
            <w:sz w:val="28"/>
            <w:szCs w:val="28"/>
            <w:bdr w:val="none" w:sz="0" w:space="0" w:color="auto" w:frame="1"/>
            <w:shd w:val="clear" w:color="auto" w:fill="FFFFFF"/>
          </w:rPr>
          <w:t>P(A&gt;B)=σ(RA−RB)</w:t>
        </w:r>
      </w:ins>
    </w:p>
    <w:p w14:paraId="152241E2" w14:textId="31B6F8FD" w:rsidR="00DA6612" w:rsidRDefault="00DA6612" w:rsidP="00DA6612">
      <w:pPr>
        <w:rPr>
          <w:rFonts w:ascii="Calibri" w:hAnsi="Calibri"/>
          <w:sz w:val="28"/>
          <w:szCs w:val="28"/>
          <w:bdr w:val="none" w:sz="0" w:space="0" w:color="auto" w:frame="1"/>
          <w:shd w:val="clear" w:color="auto" w:fill="FFFFFF"/>
        </w:rPr>
      </w:pPr>
      <w:ins w:id="38" w:author="Bolin Zhu" w:date="2021-04-24T17:46:00Z">
        <w:r w:rsidRPr="00DA6612">
          <w:rPr>
            <w:rFonts w:ascii="Calibri" w:hAnsi="Calibri"/>
            <w:sz w:val="28"/>
            <w:szCs w:val="28"/>
            <w:bdr w:val="none" w:sz="0" w:space="0" w:color="auto" w:frame="1"/>
            <w:shd w:val="clear" w:color="auto" w:fill="FFFFFF"/>
          </w:rPr>
          <w:t>E(w=A)=P(B&gt;A)</w:t>
        </w:r>
      </w:ins>
    </w:p>
    <w:p w14:paraId="537AC186" w14:textId="7E53E84E" w:rsidR="00DA6612" w:rsidRDefault="00DA6612" w:rsidP="00DA6612">
      <w:pPr>
        <w:rPr>
          <w:rFonts w:ascii="Calibri" w:hAnsi="Calibri"/>
          <w:sz w:val="28"/>
          <w:szCs w:val="28"/>
          <w:bdr w:val="none" w:sz="0" w:space="0" w:color="auto" w:frame="1"/>
          <w:shd w:val="clear" w:color="auto" w:fill="FFFFFF"/>
        </w:rPr>
      </w:pPr>
      <w:r>
        <w:rPr>
          <w:rFonts w:ascii="Calibri" w:hAnsi="Calibri"/>
          <w:sz w:val="28"/>
          <w:szCs w:val="28"/>
          <w:bdr w:val="none" w:sz="0" w:space="0" w:color="auto" w:frame="1"/>
          <w:shd w:val="clear" w:color="auto" w:fill="FFFFFF"/>
        </w:rPr>
        <w:t>R</w:t>
      </w:r>
      <w:r>
        <w:rPr>
          <w:rFonts w:ascii="Calibri" w:hAnsi="Calibri"/>
          <w:sz w:val="28"/>
          <w:szCs w:val="28"/>
          <w:bdr w:val="none" w:sz="0" w:space="0" w:color="auto" w:frame="1"/>
          <w:shd w:val="clear" w:color="auto" w:fill="FFFFFF"/>
          <w:vertAlign w:val="subscript"/>
        </w:rPr>
        <w:t>A</w:t>
      </w:r>
      <w:r>
        <w:rPr>
          <w:rFonts w:ascii="Calibri" w:hAnsi="Calibri"/>
          <w:sz w:val="28"/>
          <w:szCs w:val="28"/>
          <w:bdr w:val="none" w:sz="0" w:space="0" w:color="auto" w:frame="1"/>
          <w:shd w:val="clear" w:color="auto" w:fill="FFFFFF"/>
          <w:vertAlign w:val="superscript"/>
        </w:rPr>
        <w:t>(t+1)</w:t>
      </w:r>
      <w:r>
        <w:rPr>
          <w:rFonts w:ascii="Calibri" w:hAnsi="Calibri"/>
          <w:sz w:val="28"/>
          <w:szCs w:val="28"/>
          <w:bdr w:val="none" w:sz="0" w:space="0" w:color="auto" w:frame="1"/>
          <w:shd w:val="clear" w:color="auto" w:fill="FFFFFF"/>
        </w:rPr>
        <w:t>=</w:t>
      </w:r>
      <w:r w:rsidRPr="00DA6612">
        <w:rPr>
          <w:rFonts w:ascii="Calibri" w:hAnsi="Calibri"/>
          <w:sz w:val="28"/>
          <w:szCs w:val="28"/>
          <w:bdr w:val="none" w:sz="0" w:space="0" w:color="auto" w:frame="1"/>
          <w:shd w:val="clear" w:color="auto" w:fill="FFFFFF"/>
        </w:rPr>
        <w:t xml:space="preserve"> </w:t>
      </w:r>
      <w:r>
        <w:rPr>
          <w:rFonts w:ascii="Calibri" w:hAnsi="Calibri"/>
          <w:sz w:val="28"/>
          <w:szCs w:val="28"/>
          <w:bdr w:val="none" w:sz="0" w:space="0" w:color="auto" w:frame="1"/>
          <w:shd w:val="clear" w:color="auto" w:fill="FFFFFF"/>
        </w:rPr>
        <w:t>R</w:t>
      </w:r>
      <w:r>
        <w:rPr>
          <w:rFonts w:ascii="Calibri" w:hAnsi="Calibri"/>
          <w:sz w:val="28"/>
          <w:szCs w:val="28"/>
          <w:bdr w:val="none" w:sz="0" w:space="0" w:color="auto" w:frame="1"/>
          <w:shd w:val="clear" w:color="auto" w:fill="FFFFFF"/>
          <w:vertAlign w:val="subscript"/>
        </w:rPr>
        <w:t>A</w:t>
      </w:r>
      <w:r>
        <w:rPr>
          <w:rFonts w:ascii="Calibri" w:hAnsi="Calibri"/>
          <w:sz w:val="28"/>
          <w:szCs w:val="28"/>
          <w:bdr w:val="none" w:sz="0" w:space="0" w:color="auto" w:frame="1"/>
          <w:shd w:val="clear" w:color="auto" w:fill="FFFFFF"/>
          <w:vertAlign w:val="superscript"/>
        </w:rPr>
        <w:t>(t)</w:t>
      </w:r>
      <w:r>
        <w:rPr>
          <w:rFonts w:ascii="Calibri" w:hAnsi="Calibri"/>
          <w:sz w:val="28"/>
          <w:szCs w:val="28"/>
          <w:bdr w:val="none" w:sz="0" w:space="0" w:color="auto" w:frame="1"/>
          <w:shd w:val="clear" w:color="auto" w:fill="FFFFFF"/>
        </w:rPr>
        <w:t>+KE(w=A)</w:t>
      </w:r>
    </w:p>
    <w:p w14:paraId="0539C0B2" w14:textId="52E097F6" w:rsidR="00DA6612" w:rsidRPr="00DA6612" w:rsidRDefault="00DA6612" w:rsidP="00DA6612">
      <w:pPr>
        <w:rPr>
          <w:ins w:id="39" w:author="Bolin Zhu" w:date="2021-04-24T17:56:00Z"/>
          <w:rFonts w:ascii="Calibri" w:hAnsi="Calibri" w:hint="eastAsia"/>
          <w:sz w:val="28"/>
          <w:szCs w:val="28"/>
          <w:bdr w:val="none" w:sz="0" w:space="0" w:color="auto" w:frame="1"/>
          <w:shd w:val="clear" w:color="auto" w:fill="FFFFFF"/>
        </w:rPr>
      </w:pPr>
      <w:r>
        <w:rPr>
          <w:rFonts w:ascii="Calibri" w:hAnsi="Calibri"/>
          <w:sz w:val="28"/>
          <w:szCs w:val="28"/>
          <w:bdr w:val="none" w:sz="0" w:space="0" w:color="auto" w:frame="1"/>
          <w:shd w:val="clear" w:color="auto" w:fill="FFFFFF"/>
        </w:rPr>
        <w:t>R</w:t>
      </w:r>
      <w:r>
        <w:rPr>
          <w:rFonts w:ascii="Calibri" w:hAnsi="Calibri"/>
          <w:sz w:val="28"/>
          <w:szCs w:val="28"/>
          <w:bdr w:val="none" w:sz="0" w:space="0" w:color="auto" w:frame="1"/>
          <w:shd w:val="clear" w:color="auto" w:fill="FFFFFF"/>
          <w:vertAlign w:val="subscript"/>
        </w:rPr>
        <w:t>B</w:t>
      </w:r>
      <w:r>
        <w:rPr>
          <w:rFonts w:ascii="Calibri" w:hAnsi="Calibri"/>
          <w:sz w:val="28"/>
          <w:szCs w:val="28"/>
          <w:bdr w:val="none" w:sz="0" w:space="0" w:color="auto" w:frame="1"/>
          <w:shd w:val="clear" w:color="auto" w:fill="FFFFFF"/>
          <w:vertAlign w:val="superscript"/>
        </w:rPr>
        <w:t>(t+1)</w:t>
      </w:r>
      <w:r>
        <w:rPr>
          <w:rFonts w:ascii="Calibri" w:hAnsi="Calibri"/>
          <w:sz w:val="28"/>
          <w:szCs w:val="28"/>
          <w:bdr w:val="none" w:sz="0" w:space="0" w:color="auto" w:frame="1"/>
          <w:shd w:val="clear" w:color="auto" w:fill="FFFFFF"/>
        </w:rPr>
        <w:t>=</w:t>
      </w:r>
      <w:r w:rsidRPr="00DA6612">
        <w:rPr>
          <w:rFonts w:ascii="Calibri" w:hAnsi="Calibri"/>
          <w:sz w:val="28"/>
          <w:szCs w:val="28"/>
          <w:bdr w:val="none" w:sz="0" w:space="0" w:color="auto" w:frame="1"/>
          <w:shd w:val="clear" w:color="auto" w:fill="FFFFFF"/>
        </w:rPr>
        <w:t xml:space="preserve"> </w:t>
      </w:r>
      <w:r>
        <w:rPr>
          <w:rFonts w:ascii="Calibri" w:hAnsi="Calibri"/>
          <w:sz w:val="28"/>
          <w:szCs w:val="28"/>
          <w:bdr w:val="none" w:sz="0" w:space="0" w:color="auto" w:frame="1"/>
          <w:shd w:val="clear" w:color="auto" w:fill="FFFFFF"/>
        </w:rPr>
        <w:t>R</w:t>
      </w:r>
      <w:r>
        <w:rPr>
          <w:rFonts w:ascii="Calibri" w:hAnsi="Calibri"/>
          <w:sz w:val="28"/>
          <w:szCs w:val="28"/>
          <w:bdr w:val="none" w:sz="0" w:space="0" w:color="auto" w:frame="1"/>
          <w:shd w:val="clear" w:color="auto" w:fill="FFFFFF"/>
          <w:vertAlign w:val="subscript"/>
        </w:rPr>
        <w:t>B</w:t>
      </w:r>
      <w:r>
        <w:rPr>
          <w:rFonts w:ascii="Calibri" w:hAnsi="Calibri"/>
          <w:sz w:val="28"/>
          <w:szCs w:val="28"/>
          <w:bdr w:val="none" w:sz="0" w:space="0" w:color="auto" w:frame="1"/>
          <w:shd w:val="clear" w:color="auto" w:fill="FFFFFF"/>
          <w:vertAlign w:val="superscript"/>
        </w:rPr>
        <w:t>(t)</w:t>
      </w:r>
      <w:r>
        <w:rPr>
          <w:rFonts w:ascii="Calibri" w:hAnsi="Calibri"/>
          <w:sz w:val="28"/>
          <w:szCs w:val="28"/>
          <w:bdr w:val="none" w:sz="0" w:space="0" w:color="auto" w:frame="1"/>
          <w:shd w:val="clear" w:color="auto" w:fill="FFFFFF"/>
        </w:rPr>
        <w:t>-</w:t>
      </w:r>
      <w:r>
        <w:rPr>
          <w:rFonts w:ascii="Calibri" w:hAnsi="Calibri"/>
          <w:sz w:val="28"/>
          <w:szCs w:val="28"/>
          <w:bdr w:val="none" w:sz="0" w:space="0" w:color="auto" w:frame="1"/>
          <w:shd w:val="clear" w:color="auto" w:fill="FFFFFF"/>
        </w:rPr>
        <w:t>KE(w=A)</w:t>
      </w:r>
    </w:p>
    <w:p w14:paraId="4F76739E" w14:textId="77777777" w:rsidR="00DA6612" w:rsidRPr="00DA6612" w:rsidRDefault="00DA6612" w:rsidP="00DA6612">
      <w:pPr>
        <w:rPr>
          <w:ins w:id="40" w:author="Bolin Zhu" w:date="2021-04-24T17:47:00Z"/>
          <w:rFonts w:ascii="Calibri" w:hAnsi="Calibri"/>
          <w:sz w:val="28"/>
          <w:szCs w:val="28"/>
        </w:rPr>
      </w:pPr>
    </w:p>
    <w:p w14:paraId="57314DEF" w14:textId="4BFF34F3" w:rsidR="00DA6612" w:rsidRPr="00DA6612" w:rsidRDefault="00DA6612" w:rsidP="00DA6612">
      <w:pPr>
        <w:rPr>
          <w:rFonts w:ascii="Calibri" w:hAnsi="Calibri" w:hint="eastAsia"/>
        </w:rPr>
      </w:pPr>
      <w:r w:rsidRPr="00DA6612">
        <w:rPr>
          <w:rFonts w:ascii="Calibri" w:hAnsi="Calibri"/>
          <w:shd w:val="clear" w:color="auto" w:fill="FFFFFF"/>
        </w:rPr>
        <w:t>First of all we default a sigmoid with scale of 400. The second formula could be used to indicate the probability of player A win the game. The third formula is used to demonstrate that the probability that player B will win as we assume A will win, E in the formula is stand for Error. R</w:t>
      </w:r>
      <w:r w:rsidRPr="00DA6612">
        <w:rPr>
          <w:rFonts w:ascii="Calibri" w:hAnsi="Calibri"/>
          <w:shd w:val="clear" w:color="auto" w:fill="FFFFFF"/>
          <w:vertAlign w:val="subscript"/>
        </w:rPr>
        <w:t>A</w:t>
      </w:r>
      <w:r w:rsidRPr="00DA6612">
        <w:rPr>
          <w:rFonts w:ascii="Calibri" w:hAnsi="Calibri"/>
          <w:shd w:val="clear" w:color="auto" w:fill="FFFFFF"/>
        </w:rPr>
        <w:t xml:space="preserve"> and R</w:t>
      </w:r>
      <w:r w:rsidRPr="00DA6612">
        <w:rPr>
          <w:rFonts w:ascii="Calibri" w:hAnsi="Calibri"/>
          <w:shd w:val="clear" w:color="auto" w:fill="FFFFFF"/>
          <w:vertAlign w:val="subscript"/>
        </w:rPr>
        <w:t>B</w:t>
      </w:r>
      <w:r w:rsidRPr="00DA6612">
        <w:rPr>
          <w:rFonts w:ascii="Calibri" w:hAnsi="Calibri"/>
          <w:shd w:val="clear" w:color="auto" w:fill="FFFFFF"/>
        </w:rPr>
        <w:t xml:space="preserve"> is stand for their rating.</w:t>
      </w:r>
    </w:p>
    <w:p w14:paraId="3DC6ED33" w14:textId="1794BCCB" w:rsidR="00DA6612" w:rsidRDefault="00DA6612" w:rsidP="00DA6612">
      <w:pPr>
        <w:jc w:val="left"/>
        <w:rPr>
          <w:rFonts w:ascii="Calibri" w:hAnsi="Calibri" w:hint="eastAsia"/>
          <w:szCs w:val="21"/>
        </w:rPr>
      </w:pPr>
      <w:r>
        <w:rPr>
          <w:rFonts w:ascii="Calibri" w:hAnsi="Calibri"/>
          <w:szCs w:val="21"/>
        </w:rPr>
        <w:t>I</w:t>
      </w:r>
      <w:r w:rsidR="00B243D7" w:rsidRPr="004858DA">
        <w:rPr>
          <w:rFonts w:ascii="Calibri" w:hAnsi="Calibri"/>
          <w:szCs w:val="21"/>
        </w:rPr>
        <w:t>n this program, Elo ratings depend only on the final score of each game and the location of the game (home</w:t>
      </w:r>
      <w:r w:rsidR="00DD7EEF">
        <w:rPr>
          <w:rFonts w:ascii="Calibri" w:hAnsi="Calibri"/>
          <w:szCs w:val="21"/>
        </w:rPr>
        <w:t>-</w:t>
      </w:r>
      <w:r w:rsidR="00B243D7" w:rsidRPr="004858DA">
        <w:rPr>
          <w:rFonts w:ascii="Calibri" w:hAnsi="Calibri"/>
          <w:szCs w:val="21"/>
        </w:rPr>
        <w:t>field advantage). They include both regular season and playoff games.</w:t>
      </w:r>
      <w:r>
        <w:rPr>
          <w:rFonts w:ascii="Calibri" w:hAnsi="Calibri"/>
          <w:szCs w:val="21"/>
        </w:rPr>
        <w:t xml:space="preserve"> </w:t>
      </w:r>
      <w:r>
        <w:rPr>
          <w:rFonts w:ascii="Calibri" w:hAnsi="Calibri" w:hint="eastAsia"/>
          <w:szCs w:val="21"/>
        </w:rPr>
        <w:t>And</w:t>
      </w:r>
      <w:r w:rsidRPr="00DA6612">
        <w:t xml:space="preserve"> </w:t>
      </w:r>
      <w:r>
        <w:rPr>
          <w:rFonts w:ascii="Calibri" w:hAnsi="Calibri" w:hint="eastAsia"/>
          <w:szCs w:val="21"/>
        </w:rPr>
        <w:t>t</w:t>
      </w:r>
      <w:r w:rsidRPr="00DA6612">
        <w:rPr>
          <w:rFonts w:ascii="Calibri" w:hAnsi="Calibri"/>
          <w:szCs w:val="21"/>
        </w:rPr>
        <w:t xml:space="preserve">his project will use </w:t>
      </w:r>
      <w:r>
        <w:rPr>
          <w:rFonts w:ascii="Calibri" w:hAnsi="Calibri"/>
          <w:szCs w:val="21"/>
        </w:rPr>
        <w:t>F</w:t>
      </w:r>
      <w:r w:rsidRPr="00DA6612">
        <w:rPr>
          <w:rFonts w:ascii="Calibri" w:hAnsi="Calibri"/>
          <w:szCs w:val="21"/>
        </w:rPr>
        <w:t>iveThirtyEight</w:t>
      </w:r>
      <w:r>
        <w:rPr>
          <w:rFonts w:ascii="Calibri" w:hAnsi="Calibri"/>
          <w:szCs w:val="21"/>
        </w:rPr>
        <w:t>(citation)</w:t>
      </w:r>
      <w:r w:rsidRPr="00DA6612">
        <w:rPr>
          <w:rFonts w:ascii="Calibri" w:hAnsi="Calibri"/>
          <w:szCs w:val="21"/>
        </w:rPr>
        <w:t xml:space="preserve"> related team Elo statistics</w:t>
      </w:r>
      <w:r>
        <w:rPr>
          <w:rFonts w:ascii="Calibri" w:hAnsi="Calibri"/>
          <w:szCs w:val="21"/>
        </w:rPr>
        <w:t xml:space="preserve"> as a part of information which will be used to rating in the final</w:t>
      </w:r>
      <w:r w:rsidRPr="00DA6612">
        <w:rPr>
          <w:rFonts w:ascii="Calibri" w:hAnsi="Calibri"/>
          <w:szCs w:val="21"/>
        </w:rPr>
        <w:t>.</w:t>
      </w:r>
      <w:r>
        <w:rPr>
          <w:rFonts w:ascii="Calibri" w:hAnsi="Calibri"/>
          <w:szCs w:val="21"/>
        </w:rPr>
        <w:t xml:space="preserve"> </w:t>
      </w:r>
      <w:r w:rsidRPr="00DA6612">
        <w:rPr>
          <w:rFonts w:ascii="Calibri" w:hAnsi="Calibri"/>
          <w:szCs w:val="21"/>
        </w:rPr>
        <w:t>Compared to the pure Elo rating system the FiveThirtyEight model has a partial adjustment for Elo.</w:t>
      </w:r>
      <w:r>
        <w:rPr>
          <w:rFonts w:ascii="Calibri" w:hAnsi="Calibri"/>
          <w:szCs w:val="21"/>
        </w:rPr>
        <w:t xml:space="preserve"> </w:t>
      </w:r>
      <w:r w:rsidRPr="00DA6612">
        <w:rPr>
          <w:rFonts w:ascii="Calibri" w:hAnsi="Calibri"/>
          <w:szCs w:val="21"/>
        </w:rPr>
        <w:t>At the end of each season, the new Elo value for all teams becomes three quarters of the end of last year's season plus one quarter of the average.</w:t>
      </w:r>
      <w:r>
        <w:rPr>
          <w:rFonts w:ascii="Calibri" w:hAnsi="Calibri"/>
          <w:szCs w:val="21"/>
        </w:rPr>
        <w:t xml:space="preserve"> </w:t>
      </w:r>
      <w:r w:rsidRPr="00DA6612">
        <w:rPr>
          <w:rFonts w:ascii="Calibri" w:hAnsi="Calibri"/>
          <w:szCs w:val="21"/>
        </w:rPr>
        <w:t>When comparing the probability of winning, the home team gets an extra 100 points for having home advantage. As the home team wins about 60% of the time, this should probably be +70 (+100 means 64% of the time!) .The adjustment for K depends on the margin of victory and the difference in Elo. The more points you win, the more K you get (there is also a small adjustment for team strength, FiveThirtyEight set the K to 20.</w:t>
      </w:r>
      <w:bookmarkStart w:id="41" w:name="_GoBack"/>
      <w:bookmarkEnd w:id="41"/>
    </w:p>
    <w:p w14:paraId="05DD832C" w14:textId="77777777" w:rsidR="00DA6612" w:rsidRPr="004858DA" w:rsidRDefault="00DA6612" w:rsidP="005E221B">
      <w:pPr>
        <w:jc w:val="left"/>
        <w:rPr>
          <w:rFonts w:ascii="Calibri" w:hAnsi="Calibri" w:hint="eastAsia"/>
          <w:szCs w:val="21"/>
        </w:rPr>
      </w:pPr>
    </w:p>
    <w:p w14:paraId="496FE377" w14:textId="7F308C66" w:rsidR="00FF7206" w:rsidRPr="004858DA" w:rsidRDefault="00FF7206" w:rsidP="005E221B">
      <w:pPr>
        <w:jc w:val="left"/>
        <w:rPr>
          <w:rFonts w:ascii="Calibri" w:hAnsi="Calibri"/>
          <w:szCs w:val="21"/>
        </w:rPr>
      </w:pPr>
      <w:r w:rsidRPr="004858DA">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2B8D401A" w:rsidR="00D86677" w:rsidRPr="004858DA" w:rsidRDefault="00FF7206" w:rsidP="005E221B">
      <w:pPr>
        <w:jc w:val="left"/>
        <w:rPr>
          <w:rFonts w:ascii="Calibri" w:hAnsi="Calibri"/>
          <w:szCs w:val="21"/>
        </w:rPr>
      </w:pPr>
      <w:commentRangeStart w:id="42"/>
      <w:r w:rsidRPr="004858DA">
        <w:rPr>
          <w:rFonts w:ascii="Calibri" w:hAnsi="Calibri"/>
          <w:szCs w:val="21"/>
        </w:rPr>
        <w:t>-</w:t>
      </w:r>
      <w:r w:rsidR="009322E0" w:rsidRPr="004858DA">
        <w:rPr>
          <w:rFonts w:ascii="Calibri" w:hAnsi="Calibri"/>
          <w:szCs w:val="21"/>
        </w:rPr>
        <w:t xml:space="preserve">Figure1. </w:t>
      </w:r>
      <w:ins w:id="43" w:author="Bolin Zhu" w:date="2021-04-24T17:55:00Z">
        <w:r w:rsidR="00DA6612">
          <w:rPr>
            <w:rFonts w:ascii="Calibri" w:hAnsi="Calibri"/>
            <w:szCs w:val="21"/>
          </w:rPr>
          <w:t>th</w:t>
        </w:r>
      </w:ins>
      <w:del w:id="44" w:author="Bolin Zhu" w:date="2021-04-24T17:55:00Z">
        <w:r w:rsidRPr="004858DA" w:rsidDel="00DA6612">
          <w:rPr>
            <w:rFonts w:ascii="Calibri" w:hAnsi="Calibri"/>
            <w:szCs w:val="21"/>
          </w:rPr>
          <w:delText>th</w:delText>
        </w:r>
      </w:del>
      <w:ins w:id="45" w:author="Bolin Zhu" w:date="2021-04-24T17:55:00Z">
        <w:r w:rsidR="00DA6612">
          <w:rPr>
            <w:rFonts w:ascii="Calibri" w:hAnsi="Calibri"/>
            <w:szCs w:val="21"/>
          </w:rPr>
          <w:t>is</w:t>
        </w:r>
      </w:ins>
      <w:del w:id="46" w:author="Bolin Zhu" w:date="2021-04-24T17:55:00Z">
        <w:r w:rsidRPr="004858DA" w:rsidDel="00DA6612">
          <w:rPr>
            <w:rFonts w:ascii="Calibri" w:hAnsi="Calibri"/>
            <w:szCs w:val="21"/>
          </w:rPr>
          <w:delText>e</w:delText>
        </w:r>
      </w:del>
      <w:r w:rsidRPr="004858DA">
        <w:rPr>
          <w:rFonts w:ascii="Calibri" w:hAnsi="Calibri"/>
          <w:szCs w:val="21"/>
        </w:rPr>
        <w:t xml:space="preserve"> graph</w:t>
      </w:r>
      <w:ins w:id="47" w:author="Bolin Zhu" w:date="2021-04-24T17:55:00Z">
        <w:r w:rsidR="00DA6612">
          <w:rPr>
            <w:rFonts w:ascii="Calibri" w:hAnsi="Calibri"/>
            <w:szCs w:val="21"/>
          </w:rPr>
          <w:t xml:space="preserve"> is</w:t>
        </w:r>
      </w:ins>
      <w:r w:rsidRPr="004858DA">
        <w:rPr>
          <w:rFonts w:ascii="Calibri" w:hAnsi="Calibri"/>
          <w:szCs w:val="21"/>
        </w:rPr>
        <w:t xml:space="preserve"> about Los Angeles Lakers team </w:t>
      </w:r>
      <w:r w:rsidR="00FE493C" w:rsidRPr="004858DA">
        <w:rPr>
          <w:rFonts w:ascii="Calibri" w:hAnsi="Calibri"/>
          <w:szCs w:val="21"/>
        </w:rPr>
        <w:t>E</w:t>
      </w:r>
      <w:r w:rsidRPr="004858DA">
        <w:rPr>
          <w:rFonts w:ascii="Calibri" w:hAnsi="Calibri"/>
          <w:szCs w:val="21"/>
        </w:rPr>
        <w:t>lo</w:t>
      </w:r>
      <w:ins w:id="48" w:author="Bolin Zhu" w:date="2021-04-24T17:55:00Z">
        <w:r w:rsidR="00DA6612">
          <w:rPr>
            <w:rFonts w:ascii="Calibri" w:hAnsi="Calibri"/>
            <w:szCs w:val="21"/>
          </w:rPr>
          <w:t xml:space="preserve"> from 1950 to now</w:t>
        </w:r>
      </w:ins>
      <w:r w:rsidR="00DA6612">
        <w:rPr>
          <w:rFonts w:ascii="Calibri" w:hAnsi="Calibri"/>
          <w:szCs w:val="21"/>
        </w:rPr>
        <w:t xml:space="preserve"> from FiveThirtyEight</w:t>
      </w:r>
      <w:r w:rsidR="004858DA" w:rsidRPr="004858DA">
        <w:rPr>
          <w:rFonts w:ascii="Calibri" w:hAnsi="Calibri" w:hint="eastAsia"/>
          <w:szCs w:val="21"/>
        </w:rPr>
        <w:t>[</w:t>
      </w:r>
      <w:r w:rsidR="004858DA" w:rsidRPr="004858DA">
        <w:rPr>
          <w:rFonts w:ascii="Calibri" w:hAnsi="Calibri"/>
          <w:szCs w:val="21"/>
        </w:rPr>
        <w:t>3]</w:t>
      </w:r>
      <w:commentRangeEnd w:id="42"/>
      <w:r w:rsidR="008E2C9D">
        <w:rPr>
          <w:rStyle w:val="a9"/>
        </w:rPr>
        <w:commentReference w:id="42"/>
      </w:r>
    </w:p>
    <w:p w14:paraId="3D11A8C3" w14:textId="5CF42497" w:rsidR="005324F2" w:rsidRPr="004858DA" w:rsidRDefault="00B11ED6" w:rsidP="005E221B">
      <w:pPr>
        <w:jc w:val="left"/>
        <w:rPr>
          <w:rFonts w:ascii="Calibri" w:hAnsi="Calibri"/>
          <w:szCs w:val="21"/>
        </w:rPr>
      </w:pPr>
      <w:r w:rsidRPr="004858DA">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Pr>
          <w:rFonts w:ascii="Calibri" w:hAnsi="Calibri"/>
          <w:szCs w:val="21"/>
        </w:rPr>
        <w:t>T</w:t>
      </w:r>
      <w:r w:rsidRPr="004858DA">
        <w:rPr>
          <w:rFonts w:ascii="Calibri" w:hAnsi="Calibri"/>
          <w:szCs w:val="21"/>
        </w:rPr>
        <w:t xml:space="preserve">o map this difference into probabilities, Elo is often </w:t>
      </w:r>
      <w:r w:rsidR="00DD7EEF">
        <w:rPr>
          <w:rFonts w:ascii="Calibri" w:hAnsi="Calibri"/>
          <w:szCs w:val="21"/>
        </w:rPr>
        <w:t xml:space="preserve">modelled by </w:t>
      </w:r>
      <w:r w:rsidRPr="004858DA">
        <w:rPr>
          <w:rFonts w:ascii="Calibri" w:hAnsi="Calibri"/>
          <w:szCs w:val="21"/>
        </w:rPr>
        <w:t>the sigmoid function (logistic)</w:t>
      </w:r>
      <w:r w:rsidR="00DD7EEF">
        <w:rPr>
          <w:rFonts w:ascii="Calibri" w:hAnsi="Calibri"/>
          <w:szCs w:val="21"/>
        </w:rPr>
        <w:t>.</w:t>
      </w:r>
      <w:r w:rsidRPr="004858DA">
        <w:rPr>
          <w:rFonts w:ascii="Calibri" w:hAnsi="Calibri"/>
          <w:szCs w:val="21"/>
        </w:rPr>
        <w:t xml:space="preserve"> Specifically, it is a function that maps (</w:t>
      </w:r>
      <w:r w:rsidRPr="004858DA">
        <w:rPr>
          <w:rFonts w:ascii="Calibri" w:hAnsi="Calibri" w:cs="Cambria Math"/>
          <w:szCs w:val="21"/>
        </w:rPr>
        <w:t>−</w:t>
      </w:r>
      <w:r w:rsidRPr="004858DA">
        <w:rPr>
          <w:rFonts w:ascii="Calibri" w:hAnsi="Calibri"/>
          <w:szCs w:val="21"/>
        </w:rPr>
        <w:t>∞,+∞)→[0,1], where σ(0)=0.5.</w:t>
      </w:r>
      <w:r w:rsidR="00274553" w:rsidRPr="004858DA">
        <w:rPr>
          <w:rFonts w:ascii="Calibri" w:hAnsi="Calibri"/>
          <w:szCs w:val="21"/>
        </w:rPr>
        <w:t xml:space="preserve"> Elo rating is often used by the sigmoid function (logistic) for statistics and research specifically, it is a function that maps </w:t>
      </w:r>
      <w:r w:rsidR="00FE493C" w:rsidRPr="004858DA">
        <w:rPr>
          <w:rFonts w:ascii="Calibri" w:hAnsi="Calibri"/>
          <w:szCs w:val="21"/>
        </w:rPr>
        <w:t>the difference between Elo rating</w:t>
      </w:r>
      <w:r w:rsidR="00274553" w:rsidRPr="004858DA">
        <w:rPr>
          <w:rFonts w:ascii="Calibri" w:hAnsi="Calibri"/>
          <w:szCs w:val="21"/>
        </w:rPr>
        <w:t>. The sigmoid function is used here to get a better look at the data comparison of a zero-sum game.</w:t>
      </w:r>
    </w:p>
    <w:p w14:paraId="6093ED3E" w14:textId="583B21F3" w:rsidR="0098106B" w:rsidRPr="004858DA" w:rsidRDefault="0098106B" w:rsidP="005E221B">
      <w:pPr>
        <w:widowControl/>
        <w:jc w:val="left"/>
        <w:rPr>
          <w:rFonts w:ascii="Calibri" w:hAnsi="Calibri"/>
          <w:szCs w:val="21"/>
        </w:rPr>
      </w:pPr>
      <w:r w:rsidRPr="004858DA">
        <w:rPr>
          <w:rFonts w:ascii="Calibri" w:hAnsi="Calibri"/>
          <w:szCs w:val="21"/>
        </w:rPr>
        <w:br w:type="page"/>
      </w:r>
      <w:r w:rsidR="00274553" w:rsidRPr="004858DA">
        <w:rPr>
          <w:rFonts w:ascii="Calibri" w:hAnsi="Calibri"/>
          <w:b/>
          <w:bCs/>
          <w:noProof/>
          <w:kern w:val="44"/>
          <w:szCs w:val="21"/>
        </w:rPr>
        <w:lastRenderedPageBreak/>
        <w:drawing>
          <wp:inline distT="0" distB="0" distL="0" distR="0" wp14:anchorId="7224C224" wp14:editId="7A4F88AC">
            <wp:extent cx="4138367" cy="273675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2">
                      <a:extLst>
                        <a:ext uri="{28A0092B-C50C-407E-A947-70E740481C1C}">
                          <a14:useLocalDpi xmlns:a14="http://schemas.microsoft.com/office/drawing/2010/main" val="0"/>
                        </a:ext>
                      </a:extLst>
                    </a:blip>
                    <a:stretch>
                      <a:fillRect/>
                    </a:stretch>
                  </pic:blipFill>
                  <pic:spPr>
                    <a:xfrm>
                      <a:off x="0" y="0"/>
                      <a:ext cx="4145802" cy="2741668"/>
                    </a:xfrm>
                    <a:prstGeom prst="rect">
                      <a:avLst/>
                    </a:prstGeom>
                  </pic:spPr>
                </pic:pic>
              </a:graphicData>
            </a:graphic>
          </wp:inline>
        </w:drawing>
      </w:r>
    </w:p>
    <w:p w14:paraId="6F923DAB" w14:textId="3623388F" w:rsidR="00274553" w:rsidRPr="004858DA" w:rsidRDefault="00274553" w:rsidP="005E221B">
      <w:pPr>
        <w:widowControl/>
        <w:jc w:val="left"/>
        <w:rPr>
          <w:rFonts w:ascii="Calibri" w:hAnsi="Calibri"/>
          <w:b/>
          <w:bCs/>
          <w:kern w:val="44"/>
          <w:szCs w:val="21"/>
        </w:rPr>
      </w:pPr>
      <w:r w:rsidRPr="004858DA">
        <w:rPr>
          <w:rFonts w:ascii="Calibri" w:hAnsi="Calibri"/>
          <w:b/>
          <w:bCs/>
          <w:kern w:val="44"/>
          <w:szCs w:val="21"/>
        </w:rPr>
        <w:t>-</w:t>
      </w:r>
      <w:r w:rsidR="00240356" w:rsidRPr="004858DA">
        <w:rPr>
          <w:rFonts w:ascii="Calibri" w:hAnsi="Calibri"/>
          <w:szCs w:val="21"/>
        </w:rPr>
        <w:t xml:space="preserve"> Figure</w:t>
      </w:r>
      <w:r w:rsidR="00240356" w:rsidRPr="004858DA">
        <w:rPr>
          <w:rFonts w:ascii="Calibri" w:hAnsi="Calibri"/>
          <w:b/>
          <w:bCs/>
          <w:kern w:val="44"/>
          <w:szCs w:val="21"/>
        </w:rPr>
        <w:t xml:space="preserve"> 2. </w:t>
      </w:r>
      <w:r w:rsidRPr="004858DA">
        <w:rPr>
          <w:rFonts w:ascii="Calibri" w:hAnsi="Calibri"/>
          <w:b/>
          <w:bCs/>
          <w:kern w:val="44"/>
          <w:szCs w:val="21"/>
        </w:rPr>
        <w:t xml:space="preserve">sigmoid function </w:t>
      </w:r>
      <w:commentRangeStart w:id="49"/>
      <w:r w:rsidRPr="004858DA">
        <w:rPr>
          <w:rFonts w:ascii="Calibri" w:hAnsi="Calibri"/>
          <w:b/>
          <w:bCs/>
          <w:kern w:val="44"/>
          <w:szCs w:val="21"/>
        </w:rPr>
        <w:t>di</w:t>
      </w:r>
      <w:r w:rsidR="00DD7EEF">
        <w:rPr>
          <w:rFonts w:ascii="Calibri" w:hAnsi="Calibri"/>
          <w:b/>
          <w:bCs/>
          <w:kern w:val="44"/>
          <w:szCs w:val="21"/>
        </w:rPr>
        <w:t>a</w:t>
      </w:r>
      <w:r w:rsidRPr="004858DA">
        <w:rPr>
          <w:rFonts w:ascii="Calibri" w:hAnsi="Calibri"/>
          <w:b/>
          <w:bCs/>
          <w:kern w:val="44"/>
          <w:szCs w:val="21"/>
        </w:rPr>
        <w:t>gram</w:t>
      </w:r>
      <w:commentRangeEnd w:id="49"/>
      <w:r w:rsidR="008E2C9D">
        <w:rPr>
          <w:rStyle w:val="a9"/>
        </w:rPr>
        <w:commentReference w:id="49"/>
      </w:r>
    </w:p>
    <w:p w14:paraId="36255688" w14:textId="77777777" w:rsidR="00391210" w:rsidRPr="004858DA" w:rsidRDefault="00391210" w:rsidP="005E221B">
      <w:pPr>
        <w:widowControl/>
        <w:jc w:val="left"/>
        <w:rPr>
          <w:rFonts w:ascii="Calibri" w:hAnsi="Calibri"/>
          <w:b/>
          <w:bCs/>
          <w:kern w:val="44"/>
          <w:szCs w:val="21"/>
        </w:rPr>
      </w:pPr>
    </w:p>
    <w:p w14:paraId="168F61FB" w14:textId="77777777" w:rsidR="007F0F86" w:rsidRPr="004858DA" w:rsidRDefault="007F0F86" w:rsidP="005E221B">
      <w:pPr>
        <w:widowControl/>
        <w:jc w:val="left"/>
        <w:rPr>
          <w:rFonts w:ascii="Calibri" w:hAnsi="Calibri"/>
          <w:b/>
          <w:bCs/>
          <w:kern w:val="44"/>
          <w:szCs w:val="21"/>
        </w:rPr>
      </w:pPr>
    </w:p>
    <w:p w14:paraId="046CA8AF" w14:textId="34276164" w:rsidR="007F0F86" w:rsidRPr="004858DA" w:rsidRDefault="007F0F86" w:rsidP="00FF4CB8">
      <w:pPr>
        <w:pStyle w:val="2"/>
      </w:pPr>
      <w:bookmarkStart w:id="50" w:name="_Toc69055111"/>
      <w:r w:rsidRPr="004858DA">
        <w:t xml:space="preserve">Per(Player Efficiency Rating) </w:t>
      </w:r>
      <w:r w:rsidR="004858DA" w:rsidRPr="004858DA">
        <w:t>[6]</w:t>
      </w:r>
      <w:bookmarkEnd w:id="50"/>
    </w:p>
    <w:p w14:paraId="57900383" w14:textId="77777777" w:rsidR="007F0F86"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The Player Efficiency Rating is a per-minute rating developed by John Hollinger[6]. In his word. “The PER sums up all a player’s positive accomplishments, subtract the negative accomplishments, and returns a per-minute rating of a player’s performance.” </w:t>
      </w:r>
    </w:p>
    <w:p w14:paraId="62D1DE84" w14:textId="77777777" w:rsidR="007F0F86"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PER Benefit;: </w:t>
      </w:r>
    </w:p>
    <w:p w14:paraId="28526B76" w14:textId="77777777" w:rsidR="007F0F86"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It will show the personal average ability especially the offense part due to the huge weight in the algorithm. </w:t>
      </w:r>
    </w:p>
    <w:p w14:paraId="7CF14ADB" w14:textId="77777777" w:rsidR="007F0F86"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PER Limitation: </w:t>
      </w:r>
    </w:p>
    <w:p w14:paraId="4918C201" w14:textId="1CACD0AC" w:rsidR="00161EDE"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But it is irrational to create the team due to the PER , w</w:t>
      </w:r>
      <w:commentRangeStart w:id="51"/>
      <w:r w:rsidRPr="004858DA">
        <w:rPr>
          <w:rFonts w:ascii="Calibri" w:eastAsia="宋体" w:hAnsi="Calibri" w:cs="宋体"/>
          <w:kern w:val="0"/>
          <w:szCs w:val="21"/>
        </w:rPr>
        <w:t>e cannot just choose five players who are in the top PER List</w:t>
      </w:r>
      <w:commentRangeEnd w:id="51"/>
      <w:r w:rsidR="001D3401">
        <w:rPr>
          <w:rStyle w:val="a9"/>
        </w:rPr>
        <w:commentReference w:id="51"/>
      </w:r>
      <w:r w:rsidRPr="004858DA">
        <w:rPr>
          <w:rFonts w:ascii="Calibri" w:eastAsia="宋体" w:hAnsi="Calibri" w:cs="宋体"/>
          <w:kern w:val="0"/>
          <w:szCs w:val="21"/>
        </w:rPr>
        <w:t xml:space="preserve">. What is more, the question also pointed by John that the PER always showed that the person who </w:t>
      </w:r>
      <w:r w:rsidR="00DD7EEF">
        <w:rPr>
          <w:rFonts w:ascii="Calibri" w:eastAsia="宋体" w:hAnsi="Calibri" w:cs="宋体"/>
          <w:kern w:val="0"/>
          <w:szCs w:val="21"/>
        </w:rPr>
        <w:t>is</w:t>
      </w:r>
      <w:r w:rsidRPr="004858DA">
        <w:rPr>
          <w:rFonts w:ascii="Calibri" w:eastAsia="宋体" w:hAnsi="Calibri" w:cs="宋体"/>
          <w:kern w:val="0"/>
          <w:szCs w:val="21"/>
        </w:rPr>
        <w:t xml:space="preserve"> good at the offense part but not the defense part. </w:t>
      </w:r>
    </w:p>
    <w:p w14:paraId="5E96BE99" w14:textId="1FBFB9DE" w:rsidR="0098106B" w:rsidRPr="004858DA" w:rsidRDefault="0098106B" w:rsidP="005E221B">
      <w:pPr>
        <w:pStyle w:val="1"/>
        <w:jc w:val="left"/>
        <w:rPr>
          <w:rFonts w:ascii="Calibri" w:hAnsi="Calibri"/>
          <w:sz w:val="21"/>
          <w:szCs w:val="21"/>
        </w:rPr>
      </w:pPr>
      <w:bookmarkStart w:id="52" w:name="_Toc69055112"/>
      <w:r w:rsidRPr="004858DA">
        <w:rPr>
          <w:rFonts w:ascii="Calibri" w:hAnsi="Calibri"/>
          <w:sz w:val="21"/>
          <w:szCs w:val="21"/>
        </w:rPr>
        <w:t>3.professional considerations</w:t>
      </w:r>
      <w:bookmarkEnd w:id="52"/>
    </w:p>
    <w:p w14:paraId="5F3443D9" w14:textId="55758576" w:rsidR="00BF46D9" w:rsidRPr="004858DA" w:rsidRDefault="00740144" w:rsidP="005E221B">
      <w:pPr>
        <w:pStyle w:val="ae"/>
        <w:rPr>
          <w:rFonts w:ascii="Calibri" w:hAnsi="Calibri"/>
          <w:sz w:val="21"/>
          <w:szCs w:val="21"/>
        </w:rPr>
      </w:pPr>
      <w:r w:rsidRPr="004858DA">
        <w:rPr>
          <w:rFonts w:ascii="Calibri" w:hAnsi="Calibri"/>
          <w:sz w:val="21"/>
          <w:szCs w:val="21"/>
        </w:rPr>
        <w:t>3</w:t>
      </w:r>
      <w:r w:rsidR="00BF46D9" w:rsidRPr="004858DA">
        <w:rPr>
          <w:rFonts w:ascii="Calibri" w:hAnsi="Calibri"/>
          <w:sz w:val="21"/>
          <w:szCs w:val="21"/>
        </w:rPr>
        <w:t xml:space="preserve">.1. BCS Code of Conduct </w:t>
      </w:r>
    </w:p>
    <w:p w14:paraId="731BCF38"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This is the BCS Code]of Conduct[4] which relate to my project: </w:t>
      </w:r>
    </w:p>
    <w:p w14:paraId="0CE98D0F"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1.1 have due regard for public health, privacy, security and wellbeing of others and the environment; </w:t>
      </w:r>
    </w:p>
    <w:p w14:paraId="76D539B5" w14:textId="77777777" w:rsidR="00BF46D9" w:rsidRPr="004858DA" w:rsidRDefault="00BF46D9" w:rsidP="005E221B">
      <w:pPr>
        <w:pStyle w:val="ae"/>
        <w:rPr>
          <w:rFonts w:ascii="Calibri" w:hAnsi="Calibri"/>
          <w:sz w:val="21"/>
          <w:szCs w:val="21"/>
        </w:rPr>
      </w:pPr>
      <w:r w:rsidRPr="004858DA">
        <w:rPr>
          <w:rFonts w:ascii="Calibri" w:hAnsi="Calibri"/>
          <w:sz w:val="21"/>
          <w:szCs w:val="21"/>
        </w:rPr>
        <w:lastRenderedPageBreak/>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Pr="004858DA" w:rsidRDefault="00BF46D9" w:rsidP="005E221B">
      <w:pPr>
        <w:pStyle w:val="ae"/>
        <w:rPr>
          <w:rFonts w:ascii="Calibri" w:hAnsi="Calibri"/>
          <w:sz w:val="21"/>
          <w:szCs w:val="21"/>
        </w:rPr>
      </w:pPr>
      <w:r w:rsidRPr="004858DA">
        <w:rPr>
          <w:rFonts w:ascii="Calibri" w:hAnsi="Calibri"/>
          <w:sz w:val="21"/>
          <w:szCs w:val="21"/>
        </w:rPr>
        <w:t>1.2have due regard for the legitimate rights of third parties;</w:t>
      </w:r>
      <w:r w:rsidRPr="004858DA">
        <w:rPr>
          <w:rFonts w:ascii="Calibri" w:hAnsi="Calibri"/>
          <w:sz w:val="21"/>
          <w:szCs w:val="21"/>
        </w:rPr>
        <w:br/>
        <w:t xml:space="preserve">Due to the free charge of this game , there will have fewer obligation for the third part. </w:t>
      </w:r>
    </w:p>
    <w:p w14:paraId="2E111EFD"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4858DA" w:rsidRDefault="00BF46D9" w:rsidP="005E221B">
      <w:pPr>
        <w:pStyle w:val="ae"/>
        <w:ind w:firstLine="360"/>
        <w:rPr>
          <w:rFonts w:ascii="Calibri" w:hAnsi="Calibri"/>
          <w:sz w:val="21"/>
          <w:szCs w:val="21"/>
        </w:rPr>
      </w:pPr>
      <w:r w:rsidRPr="004858DA">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7777777" w:rsidR="00BF46D9" w:rsidRPr="004858DA" w:rsidRDefault="00BF46D9" w:rsidP="005E221B">
      <w:pPr>
        <w:pStyle w:val="ae"/>
        <w:rPr>
          <w:rFonts w:ascii="Calibri" w:hAnsi="Calibri"/>
          <w:sz w:val="21"/>
          <w:szCs w:val="21"/>
        </w:rPr>
      </w:pPr>
      <w:r w:rsidRPr="004858DA">
        <w:rPr>
          <w:rFonts w:ascii="Calibri" w:hAnsi="Calibri"/>
          <w:sz w:val="21"/>
          <w:szCs w:val="21"/>
        </w:rPr>
        <w:t>1.4  promote equal access to the benefits of IT and seek to promote the inclusion of all sectors in society wherever opportunities arise.</w:t>
      </w:r>
      <w:r w:rsidRPr="004858DA">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2.5. respect and value alternative viewpoints and seek, accept and offer honest criticisms of work; </w:t>
      </w:r>
    </w:p>
    <w:p w14:paraId="2FEDFDC1"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I will show my biggest respect of all of the feedbacks from the user, rather than ignoring these. </w:t>
      </w:r>
    </w:p>
    <w:p w14:paraId="582C91E1" w14:textId="77777777" w:rsidR="00BF46D9" w:rsidRPr="004858DA" w:rsidRDefault="00BF46D9" w:rsidP="005E221B">
      <w:pPr>
        <w:pStyle w:val="ae"/>
        <w:rPr>
          <w:rFonts w:ascii="Calibri" w:hAnsi="Calibri"/>
          <w:sz w:val="21"/>
          <w:szCs w:val="21"/>
        </w:rPr>
      </w:pPr>
      <w:r w:rsidRPr="004858DA">
        <w:rPr>
          <w:rFonts w:ascii="Calibri" w:hAnsi="Calibri"/>
          <w:sz w:val="21"/>
          <w:szCs w:val="21"/>
        </w:rPr>
        <w:t>4.6 encourage and support fellow members in their professional development.</w:t>
      </w:r>
      <w:r w:rsidRPr="004858DA">
        <w:rPr>
          <w:rFonts w:ascii="Calibri" w:hAnsi="Calibri"/>
          <w:sz w:val="21"/>
          <w:szCs w:val="21"/>
        </w:rPr>
        <w:br/>
        <w:t xml:space="preserve">If any of my fellows get any question in their professional development, I will do my best to help and support them. </w:t>
      </w:r>
    </w:p>
    <w:p w14:paraId="40E54A7E"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2.2. Ethical Issues[5] </w:t>
      </w:r>
    </w:p>
    <w:p w14:paraId="376790E0"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This project is a specific type of game, so it is necessary to consider the ethical approval in order to make sure it will not damage social healthy. This project is only a rating game do not include any feature about risk, for the participants will have a try on this rating game and could provide the feedback for this project if they want. Due to this game do not have age limitation, this game will make sure there is nothing harmful to the health of minors . The </w:t>
      </w:r>
    </w:p>
    <w:p w14:paraId="43ECE4BB" w14:textId="43974E5B" w:rsidR="00BF46D9" w:rsidRPr="004858DA" w:rsidRDefault="00BF46D9" w:rsidP="005E221B">
      <w:pPr>
        <w:pStyle w:val="ae"/>
        <w:rPr>
          <w:rFonts w:ascii="Calibri" w:hAnsi="Calibri"/>
          <w:sz w:val="21"/>
          <w:szCs w:val="21"/>
        </w:rPr>
      </w:pPr>
      <w:r w:rsidRPr="004858DA">
        <w:rPr>
          <w:rFonts w:ascii="Calibri" w:hAnsi="Calibri"/>
          <w:sz w:val="21"/>
          <w:szCs w:val="21"/>
        </w:rPr>
        <w:t xml:space="preserve">6 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194A440E" w14:textId="720FB532" w:rsidR="00BF46D9" w:rsidRPr="004858DA" w:rsidRDefault="00BF46D9" w:rsidP="005E221B">
      <w:pPr>
        <w:widowControl/>
        <w:jc w:val="left"/>
        <w:rPr>
          <w:rFonts w:ascii="Calibri" w:hAnsi="Calibri"/>
          <w:szCs w:val="21"/>
        </w:rPr>
      </w:pPr>
      <w:r w:rsidRPr="004858DA">
        <w:rPr>
          <w:rFonts w:ascii="Calibri" w:hAnsi="Calibri"/>
          <w:szCs w:val="21"/>
        </w:rPr>
        <w:br w:type="page"/>
      </w:r>
    </w:p>
    <w:p w14:paraId="5FA72225" w14:textId="77777777" w:rsidR="00BF46D9" w:rsidRPr="004858DA" w:rsidRDefault="00BF46D9" w:rsidP="005E221B">
      <w:pPr>
        <w:jc w:val="left"/>
        <w:rPr>
          <w:rFonts w:ascii="Calibri" w:hAnsi="Calibri"/>
          <w:szCs w:val="21"/>
        </w:rPr>
      </w:pPr>
    </w:p>
    <w:p w14:paraId="5168FAB6" w14:textId="2AF8E000" w:rsidR="0098106B" w:rsidRPr="004858DA" w:rsidRDefault="0098106B" w:rsidP="005E221B">
      <w:pPr>
        <w:pStyle w:val="1"/>
        <w:jc w:val="left"/>
        <w:rPr>
          <w:rFonts w:ascii="Calibri" w:hAnsi="Calibri"/>
          <w:sz w:val="21"/>
          <w:szCs w:val="21"/>
        </w:rPr>
      </w:pPr>
      <w:bookmarkStart w:id="53" w:name="_Toc69055113"/>
      <w:r w:rsidRPr="004858DA">
        <w:rPr>
          <w:rFonts w:ascii="Calibri" w:hAnsi="Calibri"/>
          <w:sz w:val="21"/>
          <w:szCs w:val="21"/>
        </w:rPr>
        <w:t>4.requirement analysis</w:t>
      </w:r>
      <w:bookmarkEnd w:id="53"/>
    </w:p>
    <w:p w14:paraId="28B63891" w14:textId="7B9FD7BC" w:rsidR="00B6564E" w:rsidRPr="004858DA" w:rsidRDefault="008D4DD2" w:rsidP="005E221B">
      <w:pPr>
        <w:jc w:val="left"/>
        <w:rPr>
          <w:rFonts w:ascii="Calibri" w:hAnsi="Calibri"/>
          <w:szCs w:val="21"/>
        </w:rPr>
      </w:pPr>
      <w:r w:rsidRPr="004858DA">
        <w:rPr>
          <w:rFonts w:ascii="Calibri" w:hAnsi="Calibri"/>
          <w:szCs w:val="21"/>
        </w:rPr>
        <w:t>The main use of the scoring system is to allow users to choose as well as match their 'fantasy league' and get feedback.</w:t>
      </w:r>
      <w:r w:rsidR="00912BE0" w:rsidRPr="004858DA">
        <w:rPr>
          <w:rFonts w:ascii="Calibri" w:hAnsi="Calibri"/>
          <w:szCs w:val="21"/>
        </w:rPr>
        <w:t xml:space="preserve"> This part will consider an rational rating system, which </w:t>
      </w:r>
      <w:r w:rsidR="00B035E5" w:rsidRPr="004858DA">
        <w:rPr>
          <w:rFonts w:ascii="Calibri" w:hAnsi="Calibri"/>
          <w:szCs w:val="21"/>
        </w:rPr>
        <w:t>the functional requirement and non-functional requirement will be outline.</w:t>
      </w:r>
    </w:p>
    <w:p w14:paraId="5B9A0440" w14:textId="3EA1E5C4" w:rsidR="008D4DD2" w:rsidRPr="004858DA" w:rsidRDefault="008D4DD2" w:rsidP="005E221B">
      <w:pPr>
        <w:jc w:val="left"/>
        <w:rPr>
          <w:rFonts w:ascii="Calibri" w:hAnsi="Calibri"/>
          <w:szCs w:val="21"/>
        </w:rPr>
      </w:pPr>
    </w:p>
    <w:p w14:paraId="63F853DD" w14:textId="48B61FF3" w:rsidR="008D4DD2" w:rsidRPr="004858DA" w:rsidRDefault="008D4DD2" w:rsidP="005E221B">
      <w:pPr>
        <w:jc w:val="left"/>
        <w:rPr>
          <w:rFonts w:ascii="Calibri" w:hAnsi="Calibri"/>
          <w:szCs w:val="21"/>
        </w:rPr>
      </w:pPr>
    </w:p>
    <w:p w14:paraId="0DF47EE1" w14:textId="77B429CB" w:rsidR="008D4DD2" w:rsidRPr="004858DA" w:rsidRDefault="008D4DD2" w:rsidP="005E221B">
      <w:pPr>
        <w:jc w:val="left"/>
        <w:rPr>
          <w:rFonts w:ascii="Calibri" w:hAnsi="Calibri"/>
          <w:szCs w:val="21"/>
        </w:rPr>
      </w:pPr>
    </w:p>
    <w:p w14:paraId="55B44974" w14:textId="0072D8F6" w:rsidR="008D4DD2" w:rsidRPr="004858DA" w:rsidRDefault="008D4DD2" w:rsidP="005E221B">
      <w:pPr>
        <w:jc w:val="left"/>
        <w:rPr>
          <w:rFonts w:ascii="Calibri" w:hAnsi="Calibri"/>
          <w:szCs w:val="21"/>
        </w:rPr>
      </w:pPr>
    </w:p>
    <w:p w14:paraId="50FA0578" w14:textId="22B0BDF7" w:rsidR="008D4DD2" w:rsidRPr="004858DA" w:rsidRDefault="008D4DD2" w:rsidP="005E221B">
      <w:pPr>
        <w:jc w:val="left"/>
        <w:rPr>
          <w:rFonts w:ascii="Calibri" w:hAnsi="Calibri"/>
          <w:szCs w:val="21"/>
        </w:rPr>
      </w:pPr>
    </w:p>
    <w:p w14:paraId="717464D9" w14:textId="194DDAE9" w:rsidR="008D4DD2" w:rsidRPr="004858DA" w:rsidRDefault="008D4DD2" w:rsidP="005E221B">
      <w:pPr>
        <w:jc w:val="left"/>
        <w:rPr>
          <w:rFonts w:ascii="Calibri" w:hAnsi="Calibri"/>
          <w:szCs w:val="21"/>
        </w:rPr>
      </w:pPr>
    </w:p>
    <w:p w14:paraId="62B8C503" w14:textId="15F2A070" w:rsidR="008D4DD2" w:rsidRPr="004858DA" w:rsidRDefault="008D4DD2" w:rsidP="00FF4CB8">
      <w:pPr>
        <w:pStyle w:val="2"/>
      </w:pPr>
      <w:bookmarkStart w:id="54" w:name="_Toc69055114"/>
      <w:r w:rsidRPr="004858DA">
        <w:t>Functional requirements</w:t>
      </w:r>
      <w:bookmarkEnd w:id="54"/>
    </w:p>
    <w:p w14:paraId="0F9F3AB4" w14:textId="023968B9" w:rsidR="008D4DD2" w:rsidRPr="004858DA" w:rsidRDefault="008D4DD2" w:rsidP="005E221B">
      <w:pPr>
        <w:jc w:val="left"/>
        <w:rPr>
          <w:rFonts w:ascii="Calibri" w:hAnsi="Calibri"/>
          <w:szCs w:val="21"/>
        </w:rPr>
      </w:pPr>
      <w:r w:rsidRPr="004858DA">
        <w:rPr>
          <w:rFonts w:ascii="Calibri" w:hAnsi="Calibri"/>
          <w:szCs w:val="21"/>
        </w:rPr>
        <w:t>Here are the List for Functional requirements:</w:t>
      </w:r>
    </w:p>
    <w:p w14:paraId="6F733714" w14:textId="37452A8F" w:rsidR="008D4DD2" w:rsidRPr="004858DA" w:rsidRDefault="008D4DD2" w:rsidP="005E221B">
      <w:pPr>
        <w:pStyle w:val="a6"/>
        <w:numPr>
          <w:ilvl w:val="0"/>
          <w:numId w:val="2"/>
        </w:numPr>
        <w:ind w:firstLineChars="0"/>
        <w:jc w:val="left"/>
        <w:rPr>
          <w:rFonts w:ascii="Calibri" w:hAnsi="Calibri"/>
          <w:szCs w:val="21"/>
        </w:rPr>
      </w:pPr>
      <w:r w:rsidRPr="004858DA">
        <w:rPr>
          <w:rFonts w:ascii="Calibri" w:hAnsi="Calibri"/>
          <w:szCs w:val="21"/>
        </w:rPr>
        <w:t xml:space="preserve">The project shall be </w:t>
      </w:r>
      <w:r w:rsidR="00383618" w:rsidRPr="004858DA">
        <w:rPr>
          <w:rFonts w:ascii="Calibri" w:hAnsi="Calibri"/>
          <w:szCs w:val="21"/>
        </w:rPr>
        <w:t>playable by two player on one computer</w:t>
      </w:r>
    </w:p>
    <w:p w14:paraId="6B29536A" w14:textId="58879BBC"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 xml:space="preserve">The user will be able to input their team name </w:t>
      </w:r>
    </w:p>
    <w:p w14:paraId="656E592E" w14:textId="2CA76062"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 xml:space="preserve">The system should provide the user the order of pick </w:t>
      </w:r>
    </w:p>
    <w:p w14:paraId="3F5BF15F" w14:textId="239D6196"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Users will be able to choose the player from the random set</w:t>
      </w:r>
    </w:p>
    <w:p w14:paraId="472FDA3B" w14:textId="1712AC91"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Users will be able to see the information and image of the player</w:t>
      </w:r>
    </w:p>
    <w:p w14:paraId="4272FCCF" w14:textId="01A6514C"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 xml:space="preserve">The system should rate </w:t>
      </w:r>
      <w:r w:rsidR="00512140" w:rsidRPr="004858DA">
        <w:rPr>
          <w:rFonts w:ascii="Calibri" w:hAnsi="Calibri"/>
          <w:szCs w:val="21"/>
        </w:rPr>
        <w:t>the team fairly</w:t>
      </w:r>
    </w:p>
    <w:p w14:paraId="5445298F" w14:textId="77777777" w:rsidR="007F0F86" w:rsidRPr="004858DA"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The game system should determine the winner </w:t>
      </w:r>
    </w:p>
    <w:p w14:paraId="0362DF76" w14:textId="6853A145" w:rsidR="007F0F86" w:rsidRPr="004858DA"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The game system should remind the user about total cost and the rest of the cost after they chose a NBA player </w:t>
      </w:r>
    </w:p>
    <w:p w14:paraId="648994CB" w14:textId="4CE12372" w:rsidR="007F0F86" w:rsidRPr="004858DA"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The game should show the 20 random player’s information clearly(include their name, and their cost) </w:t>
      </w:r>
    </w:p>
    <w:p w14:paraId="7CBB493C" w14:textId="09D7E1DB" w:rsidR="00512140" w:rsidRPr="004858DA" w:rsidRDefault="00512140" w:rsidP="005E221B">
      <w:pPr>
        <w:jc w:val="left"/>
        <w:rPr>
          <w:rFonts w:ascii="Calibri" w:hAnsi="Calibri"/>
          <w:szCs w:val="21"/>
        </w:rPr>
      </w:pPr>
    </w:p>
    <w:p w14:paraId="3A004362" w14:textId="77777777" w:rsidR="00B40B28" w:rsidRPr="004858DA" w:rsidRDefault="00B40B28" w:rsidP="005E221B">
      <w:pPr>
        <w:jc w:val="left"/>
        <w:rPr>
          <w:rFonts w:ascii="Calibri" w:hAnsi="Calibri"/>
          <w:szCs w:val="21"/>
        </w:rPr>
      </w:pPr>
    </w:p>
    <w:p w14:paraId="57A92B29" w14:textId="20FEA94D" w:rsidR="00512140" w:rsidRPr="004858DA" w:rsidRDefault="00512140" w:rsidP="00FF4CB8">
      <w:pPr>
        <w:pStyle w:val="2"/>
      </w:pPr>
      <w:bookmarkStart w:id="55" w:name="_Toc69055115"/>
      <w:r w:rsidRPr="004858DA">
        <w:t>Non-functional requirements</w:t>
      </w:r>
      <w:bookmarkEnd w:id="55"/>
    </w:p>
    <w:p w14:paraId="64B1BB79" w14:textId="7C1B6AAE" w:rsidR="00512140" w:rsidRPr="004858DA" w:rsidRDefault="00512140" w:rsidP="005E221B">
      <w:pPr>
        <w:jc w:val="left"/>
        <w:rPr>
          <w:rFonts w:ascii="Calibri" w:hAnsi="Calibri"/>
          <w:szCs w:val="21"/>
        </w:rPr>
      </w:pPr>
      <w:r w:rsidRPr="004858DA">
        <w:rPr>
          <w:rFonts w:ascii="Calibri" w:hAnsi="Calibri"/>
          <w:szCs w:val="21"/>
        </w:rPr>
        <w:t>Here are the List of Non-Functional Requirements</w:t>
      </w:r>
    </w:p>
    <w:p w14:paraId="42D8962A" w14:textId="69ACD1F2" w:rsidR="00512140" w:rsidRPr="004858DA" w:rsidRDefault="00512140" w:rsidP="005E221B">
      <w:pPr>
        <w:pStyle w:val="a6"/>
        <w:numPr>
          <w:ilvl w:val="0"/>
          <w:numId w:val="3"/>
        </w:numPr>
        <w:ind w:firstLineChars="0"/>
        <w:jc w:val="left"/>
        <w:rPr>
          <w:rFonts w:ascii="Calibri" w:hAnsi="Calibri"/>
          <w:szCs w:val="21"/>
        </w:rPr>
      </w:pPr>
      <w:r w:rsidRPr="004858DA">
        <w:rPr>
          <w:rFonts w:ascii="Calibri" w:hAnsi="Calibri"/>
          <w:szCs w:val="21"/>
        </w:rPr>
        <w:t>The project will be developed using Python and Python Graphical User Interface</w:t>
      </w:r>
    </w:p>
    <w:p w14:paraId="25FF1C83" w14:textId="6189F649" w:rsidR="00512140" w:rsidRPr="004858DA" w:rsidRDefault="00512140" w:rsidP="005E221B">
      <w:pPr>
        <w:pStyle w:val="a6"/>
        <w:numPr>
          <w:ilvl w:val="0"/>
          <w:numId w:val="3"/>
        </w:numPr>
        <w:ind w:firstLineChars="0"/>
        <w:jc w:val="left"/>
        <w:rPr>
          <w:rFonts w:ascii="Calibri" w:hAnsi="Calibri"/>
          <w:szCs w:val="21"/>
        </w:rPr>
      </w:pPr>
      <w:r w:rsidRPr="004858DA">
        <w:rPr>
          <w:rFonts w:ascii="Calibri" w:hAnsi="Calibri"/>
          <w:szCs w:val="21"/>
        </w:rPr>
        <w:t xml:space="preserve">The User could go through the user interface easily </w:t>
      </w:r>
    </w:p>
    <w:p w14:paraId="3A05067A" w14:textId="2E55717D" w:rsidR="00512140" w:rsidRPr="004858DA" w:rsidRDefault="00512140" w:rsidP="005E221B">
      <w:pPr>
        <w:pStyle w:val="a6"/>
        <w:numPr>
          <w:ilvl w:val="0"/>
          <w:numId w:val="3"/>
        </w:numPr>
        <w:ind w:firstLineChars="0"/>
        <w:jc w:val="left"/>
        <w:rPr>
          <w:rFonts w:ascii="Calibri" w:hAnsi="Calibri"/>
          <w:szCs w:val="21"/>
        </w:rPr>
      </w:pPr>
      <w:r w:rsidRPr="004858DA">
        <w:rPr>
          <w:rFonts w:ascii="Calibri" w:hAnsi="Calibri"/>
          <w:szCs w:val="21"/>
        </w:rPr>
        <w:t>The project will compatible on desktop device</w:t>
      </w:r>
    </w:p>
    <w:p w14:paraId="79A79D96" w14:textId="77777777" w:rsidR="00512140" w:rsidRPr="004858DA" w:rsidRDefault="00512140" w:rsidP="005E221B">
      <w:pPr>
        <w:ind w:left="57"/>
        <w:jc w:val="left"/>
        <w:rPr>
          <w:rFonts w:ascii="Calibri" w:hAnsi="Calibri"/>
          <w:szCs w:val="21"/>
        </w:rPr>
      </w:pPr>
    </w:p>
    <w:p w14:paraId="472055D8" w14:textId="3E8A2645" w:rsidR="008D4DD2" w:rsidRPr="004858DA" w:rsidRDefault="008D4DD2" w:rsidP="005E221B">
      <w:pPr>
        <w:jc w:val="left"/>
        <w:rPr>
          <w:rFonts w:ascii="Calibri" w:hAnsi="Calibri"/>
          <w:szCs w:val="21"/>
        </w:rPr>
      </w:pPr>
    </w:p>
    <w:p w14:paraId="54EB06FF" w14:textId="57784DFC" w:rsidR="008D4DD2" w:rsidRPr="004858DA" w:rsidRDefault="008D4DD2" w:rsidP="005E221B">
      <w:pPr>
        <w:jc w:val="left"/>
        <w:rPr>
          <w:rFonts w:ascii="Calibri" w:hAnsi="Calibri"/>
          <w:szCs w:val="21"/>
        </w:rPr>
      </w:pPr>
    </w:p>
    <w:p w14:paraId="113C01BE" w14:textId="1D2C8DCC" w:rsidR="0098106B" w:rsidRPr="004858DA" w:rsidRDefault="0098106B" w:rsidP="005E221B">
      <w:pPr>
        <w:widowControl/>
        <w:jc w:val="left"/>
        <w:rPr>
          <w:rFonts w:ascii="Calibri" w:hAnsi="Calibri"/>
          <w:b/>
          <w:bCs/>
          <w:kern w:val="44"/>
          <w:szCs w:val="21"/>
        </w:rPr>
      </w:pPr>
    </w:p>
    <w:p w14:paraId="005C3A23" w14:textId="2DA34DE8" w:rsidR="0098106B" w:rsidRPr="004858DA" w:rsidRDefault="0098106B" w:rsidP="00FF4CB8">
      <w:pPr>
        <w:pStyle w:val="1"/>
      </w:pPr>
      <w:bookmarkStart w:id="56" w:name="_Toc69055116"/>
      <w:r w:rsidRPr="004858DA">
        <w:lastRenderedPageBreak/>
        <w:t>5.system design</w:t>
      </w:r>
      <w:bookmarkEnd w:id="56"/>
    </w:p>
    <w:p w14:paraId="6CF087C3" w14:textId="1EFBBA69" w:rsidR="000A0266" w:rsidRPr="004858DA" w:rsidRDefault="00A47622" w:rsidP="00FF4CB8">
      <w:pPr>
        <w:pStyle w:val="2"/>
      </w:pPr>
      <w:bookmarkStart w:id="57" w:name="_Toc69055117"/>
      <w:r w:rsidRPr="004858DA">
        <w:t>5.1 learning objectives</w:t>
      </w:r>
      <w:bookmarkEnd w:id="57"/>
    </w:p>
    <w:p w14:paraId="3A2B0405" w14:textId="2C721DE7" w:rsidR="00A47622" w:rsidRPr="004858DA" w:rsidRDefault="00A47622" w:rsidP="005E221B">
      <w:pPr>
        <w:pStyle w:val="a6"/>
        <w:numPr>
          <w:ilvl w:val="0"/>
          <w:numId w:val="4"/>
        </w:numPr>
        <w:ind w:firstLineChars="0"/>
        <w:jc w:val="left"/>
        <w:rPr>
          <w:rFonts w:ascii="Calibri" w:hAnsi="Calibri"/>
          <w:szCs w:val="21"/>
        </w:rPr>
      </w:pPr>
      <w:r w:rsidRPr="004858DA">
        <w:rPr>
          <w:rFonts w:ascii="Calibri" w:hAnsi="Calibri"/>
          <w:szCs w:val="21"/>
        </w:rPr>
        <w:t>Explore and figure out the most suitable model for players data</w:t>
      </w:r>
      <w:r w:rsidR="00213385" w:rsidRPr="004858DA">
        <w:rPr>
          <w:rFonts w:ascii="Calibri" w:hAnsi="Calibri"/>
          <w:szCs w:val="21"/>
        </w:rPr>
        <w:t xml:space="preserve"> structure</w:t>
      </w:r>
    </w:p>
    <w:p w14:paraId="5F0A6F85" w14:textId="77777777" w:rsidR="00A47622" w:rsidRPr="004858DA" w:rsidRDefault="00A47622" w:rsidP="005E221B">
      <w:pPr>
        <w:pStyle w:val="a6"/>
        <w:numPr>
          <w:ilvl w:val="0"/>
          <w:numId w:val="4"/>
        </w:numPr>
        <w:ind w:firstLineChars="0"/>
        <w:jc w:val="left"/>
        <w:rPr>
          <w:rFonts w:ascii="Calibri" w:hAnsi="Calibri"/>
          <w:szCs w:val="21"/>
        </w:rPr>
      </w:pPr>
      <w:r w:rsidRPr="004858DA">
        <w:rPr>
          <w:rFonts w:ascii="Calibri" w:hAnsi="Calibri"/>
          <w:szCs w:val="21"/>
        </w:rPr>
        <w:t>Strength python knowledge</w:t>
      </w:r>
    </w:p>
    <w:p w14:paraId="21BA6434" w14:textId="0A2353DB" w:rsidR="00A47622" w:rsidRPr="004858DA" w:rsidRDefault="00A47622" w:rsidP="005E221B">
      <w:pPr>
        <w:pStyle w:val="a6"/>
        <w:numPr>
          <w:ilvl w:val="0"/>
          <w:numId w:val="4"/>
        </w:numPr>
        <w:ind w:firstLineChars="0"/>
        <w:jc w:val="left"/>
        <w:rPr>
          <w:rFonts w:ascii="Calibri" w:hAnsi="Calibri"/>
          <w:szCs w:val="21"/>
        </w:rPr>
      </w:pPr>
      <w:r w:rsidRPr="004858DA">
        <w:rPr>
          <w:rFonts w:ascii="Calibri" w:hAnsi="Calibri"/>
          <w:szCs w:val="21"/>
        </w:rPr>
        <w:t xml:space="preserve">Learn to build the User Interface by Python </w:t>
      </w:r>
      <w:proofErr w:type="spellStart"/>
      <w:r w:rsidRPr="004858DA">
        <w:rPr>
          <w:rFonts w:ascii="Calibri" w:hAnsi="Calibri"/>
          <w:szCs w:val="21"/>
        </w:rPr>
        <w:t>Tkinter</w:t>
      </w:r>
      <w:proofErr w:type="spellEnd"/>
      <w:r w:rsidRPr="004858DA">
        <w:rPr>
          <w:rFonts w:ascii="Calibri" w:hAnsi="Calibri"/>
          <w:szCs w:val="21"/>
        </w:rPr>
        <w:t xml:space="preserve"> library</w:t>
      </w:r>
    </w:p>
    <w:p w14:paraId="0854BE52" w14:textId="2A391EC3" w:rsidR="00213385" w:rsidRPr="004858DA" w:rsidRDefault="00213385" w:rsidP="005E221B">
      <w:pPr>
        <w:pStyle w:val="a6"/>
        <w:numPr>
          <w:ilvl w:val="0"/>
          <w:numId w:val="4"/>
        </w:numPr>
        <w:ind w:firstLineChars="0"/>
        <w:jc w:val="left"/>
        <w:rPr>
          <w:rFonts w:ascii="Calibri" w:hAnsi="Calibri"/>
          <w:szCs w:val="21"/>
        </w:rPr>
      </w:pPr>
      <w:r w:rsidRPr="004858DA">
        <w:rPr>
          <w:rFonts w:ascii="Calibri" w:hAnsi="Calibri"/>
          <w:szCs w:val="21"/>
        </w:rPr>
        <w:t xml:space="preserve">Explore </w:t>
      </w:r>
      <w:r w:rsidR="002653DD" w:rsidRPr="004858DA">
        <w:rPr>
          <w:rFonts w:ascii="Calibri" w:hAnsi="Calibri"/>
          <w:szCs w:val="21"/>
        </w:rPr>
        <w:t xml:space="preserve">how to calculate the value of </w:t>
      </w:r>
      <w:r w:rsidR="00DD7EEF">
        <w:rPr>
          <w:rFonts w:ascii="Calibri" w:hAnsi="Calibri"/>
          <w:szCs w:val="21"/>
        </w:rPr>
        <w:t xml:space="preserve">the </w:t>
      </w:r>
      <w:r w:rsidR="002653DD" w:rsidRPr="004858DA">
        <w:rPr>
          <w:rFonts w:ascii="Calibri" w:hAnsi="Calibri"/>
          <w:szCs w:val="21"/>
        </w:rPr>
        <w:t xml:space="preserve">relationship and </w:t>
      </w:r>
      <w:r w:rsidRPr="004858DA">
        <w:rPr>
          <w:rFonts w:ascii="Calibri" w:hAnsi="Calibri"/>
          <w:szCs w:val="21"/>
        </w:rPr>
        <w:t>how the player relation will impact the final rating</w:t>
      </w:r>
    </w:p>
    <w:p w14:paraId="1F2FDEDA" w14:textId="6A4F9566" w:rsidR="00A47622" w:rsidRPr="004858DA" w:rsidRDefault="00213385" w:rsidP="005E221B">
      <w:pPr>
        <w:pStyle w:val="a6"/>
        <w:numPr>
          <w:ilvl w:val="0"/>
          <w:numId w:val="4"/>
        </w:numPr>
        <w:ind w:firstLineChars="0"/>
        <w:jc w:val="left"/>
        <w:rPr>
          <w:rFonts w:ascii="Calibri" w:hAnsi="Calibri"/>
          <w:szCs w:val="21"/>
        </w:rPr>
      </w:pPr>
      <w:r w:rsidRPr="004858DA">
        <w:rPr>
          <w:rFonts w:ascii="Calibri" w:hAnsi="Calibri"/>
          <w:szCs w:val="21"/>
        </w:rPr>
        <w:t>Come up with a reasonable function to rate the player group</w:t>
      </w:r>
      <w:r w:rsidR="00A47622" w:rsidRPr="004858DA">
        <w:rPr>
          <w:rFonts w:ascii="Calibri" w:hAnsi="Calibri"/>
          <w:szCs w:val="21"/>
        </w:rPr>
        <w:t xml:space="preserve"> </w:t>
      </w:r>
    </w:p>
    <w:p w14:paraId="2A8B7C9D" w14:textId="43F5BEEE" w:rsidR="00213385" w:rsidRPr="004858DA" w:rsidRDefault="00213385" w:rsidP="005E221B">
      <w:pPr>
        <w:widowControl/>
        <w:jc w:val="left"/>
        <w:rPr>
          <w:rFonts w:ascii="Calibri" w:hAnsi="Calibri"/>
          <w:szCs w:val="21"/>
        </w:rPr>
      </w:pPr>
    </w:p>
    <w:p w14:paraId="45AA91B8" w14:textId="6C5DD54F" w:rsidR="00213385" w:rsidRPr="004858DA" w:rsidRDefault="00A66977" w:rsidP="005E221B">
      <w:pPr>
        <w:widowControl/>
        <w:jc w:val="left"/>
        <w:rPr>
          <w:rFonts w:ascii="Calibri" w:hAnsi="Calibri"/>
          <w:szCs w:val="21"/>
        </w:rPr>
      </w:pPr>
      <w:r w:rsidRPr="004858DA">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4858DA">
        <w:rPr>
          <w:rFonts w:ascii="Calibri" w:hAnsi="Calibri"/>
          <w:szCs w:val="21"/>
        </w:rPr>
        <w:t xml:space="preserve">I </w:t>
      </w:r>
      <w:r w:rsidRPr="004858DA">
        <w:rPr>
          <w:rFonts w:ascii="Calibri" w:hAnsi="Calibri"/>
          <w:szCs w:val="21"/>
        </w:rPr>
        <w:t xml:space="preserve">found that </w:t>
      </w:r>
      <w:proofErr w:type="spellStart"/>
      <w:r w:rsidRPr="004858DA">
        <w:rPr>
          <w:rFonts w:ascii="Calibri" w:hAnsi="Calibri"/>
          <w:szCs w:val="21"/>
        </w:rPr>
        <w:t>memoization</w:t>
      </w:r>
      <w:proofErr w:type="spellEnd"/>
      <w:r w:rsidRPr="004858DA">
        <w:rPr>
          <w:rFonts w:ascii="Calibri" w:hAnsi="Calibri"/>
          <w:szCs w:val="21"/>
        </w:rPr>
        <w:t xml:space="preserve"> is the easiest and most efficient way to </w:t>
      </w:r>
      <w:r w:rsidR="007654F5" w:rsidRPr="004858DA">
        <w:rPr>
          <w:rFonts w:ascii="Calibri" w:hAnsi="Calibri"/>
          <w:szCs w:val="21"/>
        </w:rPr>
        <w:t xml:space="preserve">Implement and integrate </w:t>
      </w:r>
      <w:r w:rsidR="00DD7EEF">
        <w:rPr>
          <w:rFonts w:ascii="Calibri" w:hAnsi="Calibri"/>
          <w:szCs w:val="21"/>
        </w:rPr>
        <w:t xml:space="preserve">the </w:t>
      </w:r>
      <w:r w:rsidR="007654F5" w:rsidRPr="004858DA">
        <w:rPr>
          <w:rFonts w:ascii="Calibri" w:hAnsi="Calibri"/>
          <w:szCs w:val="21"/>
        </w:rPr>
        <w:t>results rating of each team</w:t>
      </w:r>
      <w:r w:rsidRPr="004858DA">
        <w:rPr>
          <w:rFonts w:ascii="Calibri" w:hAnsi="Calibri"/>
          <w:szCs w:val="21"/>
        </w:rPr>
        <w:t xml:space="preserve">, so understanding how to use </w:t>
      </w:r>
      <w:proofErr w:type="spellStart"/>
      <w:r w:rsidRPr="004858DA">
        <w:rPr>
          <w:rFonts w:ascii="Calibri" w:hAnsi="Calibri"/>
          <w:szCs w:val="21"/>
        </w:rPr>
        <w:t>memoization</w:t>
      </w:r>
      <w:proofErr w:type="spellEnd"/>
      <w:r w:rsidRPr="004858DA">
        <w:rPr>
          <w:rFonts w:ascii="Calibri" w:hAnsi="Calibri"/>
          <w:szCs w:val="21"/>
        </w:rPr>
        <w:t xml:space="preserve"> became another learning objective. </w:t>
      </w:r>
      <w:r w:rsidR="00784BA1" w:rsidRPr="004858DA">
        <w:rPr>
          <w:rFonts w:ascii="Calibri" w:hAnsi="Calibri"/>
          <w:szCs w:val="21"/>
        </w:rPr>
        <w:t>The last</w:t>
      </w:r>
      <w:r w:rsidRPr="004858DA">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4858DA" w:rsidRDefault="009C7D07" w:rsidP="00FF4CB8">
      <w:pPr>
        <w:pStyle w:val="3"/>
      </w:pPr>
      <w:bookmarkStart w:id="58" w:name="_Toc69055118"/>
      <w:r w:rsidRPr="004858DA">
        <w:t>Modules</w:t>
      </w:r>
      <w:bookmarkEnd w:id="58"/>
    </w:p>
    <w:p w14:paraId="057EBBE7" w14:textId="20476C5D" w:rsidR="009C7D07" w:rsidRPr="004858DA" w:rsidRDefault="00FB10C7" w:rsidP="005E221B">
      <w:pPr>
        <w:widowControl/>
        <w:jc w:val="left"/>
        <w:rPr>
          <w:rFonts w:ascii="Calibri" w:hAnsi="Calibri"/>
          <w:szCs w:val="21"/>
        </w:rPr>
      </w:pPr>
      <w:r w:rsidRPr="004858DA">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DD7EEF" w:rsidRDefault="00DD7EEF" w:rsidP="00DD7EEF">
      <w:pPr>
        <w:pStyle w:val="a6"/>
        <w:widowControl/>
        <w:numPr>
          <w:ilvl w:val="0"/>
          <w:numId w:val="13"/>
        </w:numPr>
        <w:ind w:firstLineChars="0"/>
        <w:jc w:val="center"/>
        <w:rPr>
          <w:rFonts w:ascii="Calibri" w:hAnsi="Calibri"/>
          <w:szCs w:val="21"/>
        </w:rPr>
      </w:pPr>
      <w:r>
        <w:rPr>
          <w:rFonts w:ascii="Calibri" w:hAnsi="Calibri"/>
          <w:szCs w:val="21"/>
        </w:rPr>
        <w:t>d</w:t>
      </w:r>
      <w:r w:rsidRPr="00DD7EEF">
        <w:rPr>
          <w:rFonts w:ascii="Calibri" w:hAnsi="Calibri"/>
          <w:szCs w:val="21"/>
        </w:rPr>
        <w:t>ata flow diagram</w:t>
      </w:r>
    </w:p>
    <w:p w14:paraId="1EC8F74E" w14:textId="0F0FDD58" w:rsidR="00FB10C7" w:rsidRPr="004858DA" w:rsidRDefault="00FB10C7" w:rsidP="00FB10C7">
      <w:pPr>
        <w:widowControl/>
        <w:jc w:val="left"/>
        <w:rPr>
          <w:rFonts w:ascii="Calibri" w:hAnsi="Calibri"/>
          <w:szCs w:val="21"/>
        </w:rPr>
      </w:pPr>
      <w:r w:rsidRPr="004858DA">
        <w:rPr>
          <w:rFonts w:ascii="Calibri" w:hAnsi="Calibri"/>
          <w:szCs w:val="21"/>
        </w:rPr>
        <w:t>The picture above shows how the whole system works and how each part interacts with each other</w:t>
      </w:r>
      <w:r w:rsidRPr="004858DA">
        <w:rPr>
          <w:rFonts w:ascii="Calibri" w:hAnsi="Calibri"/>
          <w:szCs w:val="21"/>
        </w:rPr>
        <w:t>，</w:t>
      </w:r>
      <w:r w:rsidRPr="004858DA">
        <w:rPr>
          <w:rFonts w:ascii="Calibri" w:hAnsi="Calibri"/>
          <w:szCs w:val="21"/>
        </w:rPr>
        <w:t xml:space="preserve">As this project </w:t>
      </w:r>
      <w:r w:rsidR="00DD7EEF">
        <w:rPr>
          <w:rFonts w:ascii="Calibri" w:hAnsi="Calibri"/>
          <w:szCs w:val="21"/>
        </w:rPr>
        <w:t xml:space="preserve">would eventually </w:t>
      </w:r>
      <w:r w:rsidRPr="004858DA">
        <w:rPr>
          <w:rFonts w:ascii="Calibri" w:hAnsi="Calibri"/>
          <w:szCs w:val="21"/>
        </w:rPr>
        <w:t xml:space="preserve">be presented as a game. Firstly the overall flow of the rating system, the </w:t>
      </w:r>
      <w:r w:rsidRPr="004858DA">
        <w:rPr>
          <w:rFonts w:ascii="Calibri" w:hAnsi="Calibri"/>
          <w:szCs w:val="21"/>
        </w:rPr>
        <w:lastRenderedPageBreak/>
        <w:t>player information</w:t>
      </w:r>
      <w:r w:rsidR="00DD7EEF">
        <w:rPr>
          <w:rFonts w:ascii="Calibri" w:hAnsi="Calibri"/>
          <w:szCs w:val="21"/>
        </w:rPr>
        <w:t>,</w:t>
      </w:r>
      <w:r w:rsidRPr="004858DA">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Pr>
          <w:rFonts w:ascii="Calibri" w:hAnsi="Calibri"/>
          <w:szCs w:val="21"/>
        </w:rPr>
        <w:t>s</w:t>
      </w:r>
      <w:r w:rsidRPr="004858DA">
        <w:rPr>
          <w:rFonts w:ascii="Calibri" w:hAnsi="Calibri"/>
          <w:szCs w:val="21"/>
        </w:rPr>
        <w:t xml:space="preserve"> are </w:t>
      </w:r>
      <w:r w:rsidR="00DD7EEF">
        <w:rPr>
          <w:rFonts w:ascii="Calibri" w:hAnsi="Calibri"/>
          <w:szCs w:val="21"/>
        </w:rPr>
        <w:t xml:space="preserve">stored </w:t>
      </w:r>
      <w:r w:rsidRPr="004858DA">
        <w:rPr>
          <w:rFonts w:ascii="Calibri" w:hAnsi="Calibri"/>
          <w:szCs w:val="21"/>
        </w:rPr>
        <w:t>in the Data memo, which provide</w:t>
      </w:r>
      <w:r w:rsidR="00DD7EEF">
        <w:rPr>
          <w:rFonts w:ascii="Calibri" w:hAnsi="Calibri"/>
          <w:szCs w:val="21"/>
        </w:rPr>
        <w:t>s</w:t>
      </w:r>
      <w:r w:rsidRPr="004858DA">
        <w:rPr>
          <w:rFonts w:ascii="Calibri" w:hAnsi="Calibri"/>
          <w:szCs w:val="21"/>
        </w:rPr>
        <w:t xml:space="preserve"> some information to the Strength function.</w:t>
      </w:r>
    </w:p>
    <w:p w14:paraId="045E9894" w14:textId="51821A32" w:rsidR="00FB10C7" w:rsidRPr="004858DA" w:rsidRDefault="00FB10C7" w:rsidP="00FB10C7">
      <w:pPr>
        <w:widowControl/>
        <w:jc w:val="left"/>
        <w:rPr>
          <w:rFonts w:ascii="Calibri" w:hAnsi="Calibri"/>
          <w:szCs w:val="21"/>
        </w:rPr>
      </w:pPr>
      <w:r w:rsidRPr="004858DA">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Pr>
          <w:rFonts w:ascii="Calibri" w:hAnsi="Calibri"/>
          <w:szCs w:val="21"/>
        </w:rPr>
        <w:t xml:space="preserve">through </w:t>
      </w:r>
      <w:r w:rsidRPr="004858DA">
        <w:rPr>
          <w:rFonts w:ascii="Calibri" w:hAnsi="Calibri"/>
          <w:szCs w:val="21"/>
        </w:rPr>
        <w:t xml:space="preserve">the UI and receive a score feedback, when </w:t>
      </w:r>
      <w:r w:rsidR="00DD7EEF">
        <w:rPr>
          <w:rFonts w:ascii="Calibri" w:hAnsi="Calibri"/>
          <w:szCs w:val="21"/>
        </w:rPr>
        <w:t>each</w:t>
      </w:r>
      <w:r w:rsidRPr="004858DA">
        <w:rPr>
          <w:rFonts w:ascii="Calibri" w:hAnsi="Calibri"/>
          <w:szCs w:val="21"/>
        </w:rPr>
        <w:t xml:space="preserve"> </w:t>
      </w:r>
      <w:r w:rsidR="00DD7EEF">
        <w:rPr>
          <w:rFonts w:ascii="Calibri" w:hAnsi="Calibri"/>
          <w:szCs w:val="21"/>
        </w:rPr>
        <w:t xml:space="preserve">of the two </w:t>
      </w:r>
      <w:r w:rsidRPr="004858DA">
        <w:rPr>
          <w:rFonts w:ascii="Calibri" w:hAnsi="Calibri"/>
          <w:szCs w:val="21"/>
        </w:rPr>
        <w:t>player</w:t>
      </w:r>
      <w:r w:rsidR="00DD7EEF">
        <w:rPr>
          <w:rFonts w:ascii="Calibri" w:hAnsi="Calibri"/>
          <w:szCs w:val="21"/>
        </w:rPr>
        <w:t>s</w:t>
      </w:r>
      <w:r w:rsidRPr="004858DA">
        <w:rPr>
          <w:rFonts w:ascii="Calibri" w:hAnsi="Calibri"/>
          <w:szCs w:val="21"/>
        </w:rPr>
        <w:t xml:space="preserve"> has selected </w:t>
      </w:r>
      <w:r w:rsidR="00DD7EEF">
        <w:rPr>
          <w:rFonts w:ascii="Calibri" w:hAnsi="Calibri"/>
          <w:szCs w:val="21"/>
        </w:rPr>
        <w:t xml:space="preserve">a </w:t>
      </w:r>
      <w:r w:rsidRPr="004858DA">
        <w:rPr>
          <w:rFonts w:ascii="Calibri" w:hAnsi="Calibri"/>
          <w:szCs w:val="21"/>
        </w:rPr>
        <w:t>team</w:t>
      </w:r>
      <w:r w:rsidR="00DD7EEF">
        <w:rPr>
          <w:rFonts w:ascii="Calibri" w:hAnsi="Calibri"/>
          <w:szCs w:val="21"/>
        </w:rPr>
        <w:t xml:space="preserve"> </w:t>
      </w:r>
      <w:r w:rsidRPr="004858DA">
        <w:rPr>
          <w:rFonts w:ascii="Calibri" w:hAnsi="Calibri"/>
          <w:szCs w:val="21"/>
        </w:rPr>
        <w:t xml:space="preserve">the selection data will be sent to the Strength function. Then Strength function will calculate the final team scores from the </w:t>
      </w:r>
      <w:r w:rsidR="00DD7EEF">
        <w:rPr>
          <w:rFonts w:ascii="Calibri" w:hAnsi="Calibri"/>
          <w:szCs w:val="21"/>
        </w:rPr>
        <w:t xml:space="preserve">data </w:t>
      </w:r>
      <w:r w:rsidRPr="004858DA">
        <w:rPr>
          <w:rFonts w:ascii="Calibri" w:hAnsi="Calibri"/>
          <w:szCs w:val="21"/>
        </w:rPr>
        <w:t>in the Data memo.</w:t>
      </w:r>
    </w:p>
    <w:p w14:paraId="4F2E8AC2" w14:textId="77777777" w:rsidR="00D20BF5" w:rsidRPr="004858DA" w:rsidRDefault="00D20BF5" w:rsidP="005E221B">
      <w:pPr>
        <w:widowControl/>
        <w:jc w:val="left"/>
        <w:rPr>
          <w:rFonts w:ascii="Calibri" w:hAnsi="Calibri"/>
          <w:szCs w:val="21"/>
        </w:rPr>
      </w:pPr>
    </w:p>
    <w:p w14:paraId="603DB732" w14:textId="7103E1B8" w:rsidR="00433AC4" w:rsidRPr="004858DA" w:rsidRDefault="001A0275" w:rsidP="00FF4CB8">
      <w:pPr>
        <w:pStyle w:val="3"/>
      </w:pPr>
      <w:bookmarkStart w:id="59" w:name="_Toc69055119"/>
      <w:r w:rsidRPr="004858DA">
        <w:t xml:space="preserve">Modelling team </w:t>
      </w:r>
      <w:commentRangeStart w:id="60"/>
      <w:r w:rsidRPr="004858DA">
        <w:t>chemistry</w:t>
      </w:r>
      <w:bookmarkEnd w:id="59"/>
      <w:commentRangeEnd w:id="60"/>
      <w:r w:rsidR="001200C1">
        <w:rPr>
          <w:rStyle w:val="a9"/>
          <w:b w:val="0"/>
          <w:bCs w:val="0"/>
        </w:rPr>
        <w:commentReference w:id="60"/>
      </w:r>
    </w:p>
    <w:p w14:paraId="3CF73645" w14:textId="3C0A82C3" w:rsidR="00C33E53" w:rsidRPr="004858DA" w:rsidRDefault="00DD7EEF" w:rsidP="005E221B">
      <w:pPr>
        <w:jc w:val="left"/>
        <w:rPr>
          <w:rFonts w:ascii="Calibri" w:hAnsi="Calibri"/>
          <w:szCs w:val="21"/>
        </w:rPr>
      </w:pPr>
      <w:r>
        <w:rPr>
          <w:rFonts w:ascii="Calibri" w:hAnsi="Calibri"/>
          <w:szCs w:val="21"/>
        </w:rPr>
        <w:t xml:space="preserve">The model for team chemistry has evolved through three stages. </w:t>
      </w:r>
    </w:p>
    <w:p w14:paraId="5C0A085B" w14:textId="77777777" w:rsidR="00C33E53" w:rsidRPr="004858DA" w:rsidRDefault="00C33E53" w:rsidP="005E221B">
      <w:pPr>
        <w:jc w:val="left"/>
        <w:rPr>
          <w:rFonts w:ascii="Calibri" w:hAnsi="Calibri"/>
          <w:szCs w:val="21"/>
        </w:rPr>
      </w:pPr>
    </w:p>
    <w:p w14:paraId="19EC5820" w14:textId="3900DFF8" w:rsidR="00C33E53" w:rsidRPr="004858DA" w:rsidRDefault="00DD7EEF" w:rsidP="005E221B">
      <w:pPr>
        <w:jc w:val="left"/>
        <w:rPr>
          <w:rFonts w:ascii="Calibri" w:hAnsi="Calibri"/>
          <w:szCs w:val="21"/>
        </w:rPr>
      </w:pPr>
      <w:r>
        <w:rPr>
          <w:rFonts w:ascii="Calibri" w:hAnsi="Calibri"/>
          <w:szCs w:val="21"/>
        </w:rPr>
        <w:t xml:space="preserve">Initially, the model </w:t>
      </w:r>
      <w:r w:rsidR="00C33E53" w:rsidRPr="004858DA">
        <w:rPr>
          <w:rFonts w:ascii="Calibri" w:hAnsi="Calibri"/>
          <w:szCs w:val="21"/>
        </w:rPr>
        <w:t>only consider</w:t>
      </w:r>
      <w:r>
        <w:rPr>
          <w:rFonts w:ascii="Calibri" w:hAnsi="Calibri"/>
          <w:szCs w:val="21"/>
        </w:rPr>
        <w:t>ed</w:t>
      </w:r>
      <w:r w:rsidR="00C33E53" w:rsidRPr="004858DA">
        <w:rPr>
          <w:rFonts w:ascii="Calibri" w:hAnsi="Calibri"/>
          <w:szCs w:val="21"/>
        </w:rPr>
        <w:t xml:space="preserve"> the relationship between </w:t>
      </w:r>
      <w:r>
        <w:rPr>
          <w:rFonts w:ascii="Calibri" w:hAnsi="Calibri"/>
          <w:szCs w:val="21"/>
        </w:rPr>
        <w:t>individual team members.</w:t>
      </w:r>
    </w:p>
    <w:p w14:paraId="0C497BBC" w14:textId="5AFC3DE7" w:rsidR="00C33E53" w:rsidRPr="004858DA" w:rsidRDefault="00092669" w:rsidP="00092669">
      <w:pPr>
        <w:jc w:val="center"/>
        <w:rPr>
          <w:rFonts w:ascii="Calibri" w:hAnsi="Calibri"/>
          <w:szCs w:val="21"/>
        </w:rPr>
      </w:pPr>
      <w:r>
        <w:rPr>
          <w:rFonts w:ascii="Calibri" w:hAnsi="Calibri"/>
          <w:noProof/>
          <w:szCs w:val="21"/>
        </w:rPr>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4">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16E2005B" w:rsidR="005E5AED" w:rsidRPr="004858DA" w:rsidRDefault="005E5AED" w:rsidP="00092669">
      <w:pPr>
        <w:jc w:val="center"/>
        <w:rPr>
          <w:rFonts w:ascii="Calibri" w:hAnsi="Calibri"/>
          <w:szCs w:val="21"/>
        </w:rPr>
      </w:pPr>
      <w:r w:rsidRPr="004858DA">
        <w:rPr>
          <w:rFonts w:ascii="Calibri" w:hAnsi="Calibri"/>
          <w:szCs w:val="21"/>
        </w:rPr>
        <w:t>-</w:t>
      </w:r>
      <w:r w:rsidR="00240356" w:rsidRPr="004858DA">
        <w:rPr>
          <w:rFonts w:ascii="Calibri" w:hAnsi="Calibri"/>
          <w:szCs w:val="21"/>
        </w:rPr>
        <w:t xml:space="preserve"> Figure4. </w:t>
      </w:r>
      <w:r w:rsidRPr="004858DA">
        <w:rPr>
          <w:rFonts w:ascii="Calibri" w:hAnsi="Calibri"/>
          <w:szCs w:val="21"/>
        </w:rPr>
        <w:t>the player chemistry relation display</w:t>
      </w:r>
    </w:p>
    <w:p w14:paraId="5AEF6AF4" w14:textId="739B3F7C" w:rsidR="00E24656" w:rsidRPr="004858DA" w:rsidRDefault="00E24656" w:rsidP="005E221B">
      <w:pPr>
        <w:jc w:val="left"/>
        <w:rPr>
          <w:rFonts w:ascii="Calibri" w:hAnsi="Calibri"/>
          <w:szCs w:val="21"/>
        </w:rPr>
      </w:pPr>
      <w:r w:rsidRPr="004858DA">
        <w:rPr>
          <w:rFonts w:ascii="Calibri" w:hAnsi="Calibri"/>
          <w:szCs w:val="21"/>
        </w:rPr>
        <w:t xml:space="preserve">As shown in the picture, the lines between each player represent their relationship and the value on each </w:t>
      </w:r>
      <w:commentRangeStart w:id="61"/>
      <w:r w:rsidRPr="004858DA">
        <w:rPr>
          <w:rFonts w:ascii="Calibri" w:hAnsi="Calibri"/>
          <w:szCs w:val="21"/>
        </w:rPr>
        <w:t xml:space="preserve">line represents the level of chemistry </w:t>
      </w:r>
      <w:commentRangeEnd w:id="61"/>
      <w:r w:rsidR="001200C1">
        <w:rPr>
          <w:rStyle w:val="a9"/>
        </w:rPr>
        <w:commentReference w:id="61"/>
      </w:r>
      <w:r w:rsidRPr="004858DA">
        <w:rPr>
          <w:rFonts w:ascii="Calibri" w:hAnsi="Calibri"/>
          <w:szCs w:val="21"/>
        </w:rPr>
        <w:t>between the players, the higher the value the higher the chemistry between the players, in other words the higher the value the better the relationship between the players, which makes it easier for the players to produce good results. And this is where the main focus of this project will be.</w:t>
      </w:r>
    </w:p>
    <w:p w14:paraId="25DF6751" w14:textId="77777777" w:rsidR="00186FE2" w:rsidRPr="004858DA" w:rsidRDefault="00186FE2" w:rsidP="005E221B">
      <w:pPr>
        <w:jc w:val="left"/>
        <w:rPr>
          <w:rFonts w:ascii="Calibri" w:hAnsi="Calibri"/>
          <w:szCs w:val="21"/>
        </w:rPr>
      </w:pPr>
    </w:p>
    <w:p w14:paraId="6075EB29" w14:textId="33E3E32D" w:rsidR="005F391F" w:rsidRPr="004858DA" w:rsidRDefault="00DD7EEF" w:rsidP="005E221B">
      <w:pPr>
        <w:jc w:val="left"/>
        <w:rPr>
          <w:rFonts w:ascii="Calibri" w:hAnsi="Calibri"/>
          <w:szCs w:val="21"/>
        </w:rPr>
      </w:pPr>
      <w:r>
        <w:rPr>
          <w:rFonts w:ascii="Calibri" w:hAnsi="Calibri"/>
          <w:szCs w:val="21"/>
        </w:rPr>
        <w:t xml:space="preserve">The previous model was refined to also </w:t>
      </w:r>
      <w:r w:rsidR="00D72BF6" w:rsidRPr="004858DA">
        <w:rPr>
          <w:rFonts w:ascii="Calibri" w:hAnsi="Calibri"/>
          <w:szCs w:val="21"/>
        </w:rPr>
        <w:t>consider the relationship between</w:t>
      </w:r>
      <w:r>
        <w:rPr>
          <w:rFonts w:ascii="Calibri" w:hAnsi="Calibri"/>
          <w:szCs w:val="21"/>
        </w:rPr>
        <w:t xml:space="preserve"> groups of people or in</w:t>
      </w:r>
      <w:r w:rsidR="00291FE6">
        <w:rPr>
          <w:rFonts w:ascii="Calibri" w:hAnsi="Calibri"/>
          <w:szCs w:val="21"/>
        </w:rPr>
        <w:t>dividuals</w:t>
      </w:r>
    </w:p>
    <w:p w14:paraId="46FDFC7B" w14:textId="534D0DCF" w:rsidR="00C33E53" w:rsidRPr="004858DA" w:rsidRDefault="00092669" w:rsidP="00092669">
      <w:pPr>
        <w:jc w:val="center"/>
        <w:rPr>
          <w:rFonts w:ascii="Calibri" w:hAnsi="Calibri"/>
          <w:szCs w:val="21"/>
        </w:rPr>
      </w:pPr>
      <w:r>
        <w:rPr>
          <w:rFonts w:ascii="Calibri" w:hAnsi="Calibri"/>
          <w:noProof/>
          <w:szCs w:val="21"/>
        </w:rPr>
        <w:lastRenderedPageBreak/>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5">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4858DA" w:rsidRDefault="00D72BF6" w:rsidP="00092669">
      <w:pPr>
        <w:jc w:val="center"/>
        <w:rPr>
          <w:rFonts w:ascii="Calibri" w:hAnsi="Calibri"/>
          <w:szCs w:val="21"/>
        </w:rPr>
      </w:pPr>
      <w:r w:rsidRPr="004858DA">
        <w:rPr>
          <w:rFonts w:ascii="Calibri" w:hAnsi="Calibri"/>
          <w:szCs w:val="21"/>
        </w:rPr>
        <w:t>-</w:t>
      </w:r>
      <w:r w:rsidR="00240356" w:rsidRPr="004858DA">
        <w:rPr>
          <w:rFonts w:ascii="Calibri" w:hAnsi="Calibri"/>
          <w:szCs w:val="21"/>
        </w:rPr>
        <w:t xml:space="preserve"> Figure5. </w:t>
      </w:r>
      <w:r w:rsidRPr="004858DA">
        <w:rPr>
          <w:rFonts w:ascii="Calibri" w:hAnsi="Calibri"/>
          <w:szCs w:val="21"/>
        </w:rPr>
        <w:t>the relation</w:t>
      </w:r>
      <w:r w:rsidR="00DD7EEF">
        <w:rPr>
          <w:rFonts w:ascii="Calibri" w:hAnsi="Calibri"/>
          <w:szCs w:val="21"/>
        </w:rPr>
        <w:t>ship graph between groups</w:t>
      </w:r>
    </w:p>
    <w:p w14:paraId="2A0DA7ED" w14:textId="2514805D" w:rsidR="00E062FF" w:rsidRPr="004858DA" w:rsidRDefault="00E062FF" w:rsidP="005E221B">
      <w:pPr>
        <w:jc w:val="left"/>
        <w:rPr>
          <w:rFonts w:ascii="Calibri" w:hAnsi="Calibri"/>
          <w:szCs w:val="21"/>
        </w:rPr>
      </w:pPr>
      <w:r w:rsidRPr="004858DA">
        <w:rPr>
          <w:rFonts w:ascii="Calibri" w:hAnsi="Calibri"/>
          <w:szCs w:val="21"/>
        </w:rPr>
        <w:t xml:space="preserve">Unlike the first type, the second type is an evolution of the first type, which describe the relationship between groups and individuals, as expressed in the diagram, where player A and player B are a combination, and player C is </w:t>
      </w:r>
      <w:commentRangeStart w:id="62"/>
      <w:r w:rsidRPr="004858DA">
        <w:rPr>
          <w:rFonts w:ascii="Calibri" w:hAnsi="Calibri"/>
          <w:szCs w:val="21"/>
        </w:rPr>
        <w:t>associated with this combination in some way</w:t>
      </w:r>
      <w:commentRangeEnd w:id="62"/>
      <w:r w:rsidR="008B406C">
        <w:rPr>
          <w:rStyle w:val="a9"/>
        </w:rPr>
        <w:commentReference w:id="62"/>
      </w:r>
      <w:r w:rsidRPr="004858DA">
        <w:rPr>
          <w:rFonts w:ascii="Calibri" w:hAnsi="Calibri"/>
          <w:szCs w:val="21"/>
        </w:rPr>
        <w:t>, and the addition of player C will potentially make the combination stronger</w:t>
      </w:r>
    </w:p>
    <w:p w14:paraId="1E8D3CAA" w14:textId="77777777" w:rsidR="00186FE2" w:rsidRPr="004858DA" w:rsidRDefault="00186FE2" w:rsidP="005E221B">
      <w:pPr>
        <w:jc w:val="left"/>
        <w:rPr>
          <w:rFonts w:ascii="Calibri" w:hAnsi="Calibri"/>
          <w:szCs w:val="21"/>
        </w:rPr>
      </w:pPr>
    </w:p>
    <w:p w14:paraId="1905D3AC" w14:textId="54231CC0" w:rsidR="00186FE2" w:rsidRPr="004858DA" w:rsidRDefault="00DD7EEF" w:rsidP="005E221B">
      <w:pPr>
        <w:jc w:val="left"/>
        <w:rPr>
          <w:rFonts w:ascii="Calibri" w:hAnsi="Calibri"/>
          <w:szCs w:val="21"/>
        </w:rPr>
      </w:pPr>
      <w:r>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4858DA" w:rsidRDefault="00092669" w:rsidP="00092669">
      <w:pPr>
        <w:jc w:val="center"/>
        <w:rPr>
          <w:rFonts w:ascii="Calibri" w:hAnsi="Calibri"/>
          <w:szCs w:val="21"/>
        </w:rPr>
      </w:pPr>
      <w:r>
        <w:rPr>
          <w:rFonts w:ascii="Calibri" w:hAnsi="Calibri"/>
          <w:noProof/>
          <w:szCs w:val="21"/>
        </w:rPr>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6">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4858DA" w:rsidRDefault="00916807" w:rsidP="00092669">
      <w:pPr>
        <w:jc w:val="center"/>
        <w:rPr>
          <w:rFonts w:ascii="Calibri" w:hAnsi="Calibri"/>
          <w:szCs w:val="21"/>
        </w:rPr>
      </w:pPr>
      <w:r w:rsidRPr="004858DA">
        <w:rPr>
          <w:rFonts w:ascii="Calibri" w:hAnsi="Calibri"/>
          <w:szCs w:val="21"/>
        </w:rPr>
        <w:t>-</w:t>
      </w:r>
      <w:r w:rsidR="00240356" w:rsidRPr="004858DA">
        <w:rPr>
          <w:rFonts w:ascii="Calibri" w:hAnsi="Calibri"/>
          <w:szCs w:val="21"/>
        </w:rPr>
        <w:t xml:space="preserve"> Figure6. </w:t>
      </w:r>
      <w:r w:rsidRPr="004858DA">
        <w:rPr>
          <w:rFonts w:ascii="Calibri" w:hAnsi="Calibri"/>
          <w:szCs w:val="21"/>
        </w:rPr>
        <w:t>the graph show the final type</w:t>
      </w:r>
    </w:p>
    <w:p w14:paraId="70157C4E" w14:textId="55CEC563" w:rsidR="00A01428" w:rsidRPr="004858DA" w:rsidRDefault="00867133" w:rsidP="005E221B">
      <w:pPr>
        <w:jc w:val="left"/>
        <w:rPr>
          <w:rFonts w:ascii="Calibri" w:hAnsi="Calibri"/>
          <w:szCs w:val="21"/>
        </w:rPr>
      </w:pPr>
      <w:r w:rsidRPr="004858DA">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Pr>
          <w:rFonts w:ascii="Calibri" w:hAnsi="Calibri"/>
          <w:szCs w:val="21"/>
        </w:rPr>
        <w:t>the</w:t>
      </w:r>
      <w:r w:rsidRPr="004858DA">
        <w:rPr>
          <w:rFonts w:ascii="Calibri" w:hAnsi="Calibri"/>
          <w:szCs w:val="21"/>
        </w:rPr>
        <w:t xml:space="preserve"> effect this ha</w:t>
      </w:r>
      <w:r w:rsidR="00DD7EEF">
        <w:rPr>
          <w:rFonts w:ascii="Calibri" w:hAnsi="Calibri"/>
          <w:szCs w:val="21"/>
        </w:rPr>
        <w:t>s</w:t>
      </w:r>
      <w:r w:rsidRPr="004858DA">
        <w:rPr>
          <w:rFonts w:ascii="Calibri" w:hAnsi="Calibri"/>
          <w:szCs w:val="21"/>
        </w:rPr>
        <w:t xml:space="preserve"> on th</w:t>
      </w:r>
      <w:r w:rsidR="00DD7EEF">
        <w:rPr>
          <w:rFonts w:ascii="Calibri" w:hAnsi="Calibri"/>
          <w:szCs w:val="21"/>
        </w:rPr>
        <w:t>e group ABE is modelled in the value of the group ABE</w:t>
      </w:r>
      <w:r w:rsidRPr="004858DA">
        <w:rPr>
          <w:rFonts w:ascii="Calibri" w:hAnsi="Calibri"/>
          <w:szCs w:val="21"/>
        </w:rPr>
        <w:t>.</w:t>
      </w:r>
    </w:p>
    <w:p w14:paraId="0F7EC3E0" w14:textId="0D2D3481" w:rsidR="000C1744" w:rsidRPr="004858DA" w:rsidRDefault="000C1744" w:rsidP="005E221B">
      <w:pPr>
        <w:jc w:val="left"/>
        <w:rPr>
          <w:rFonts w:ascii="Calibri" w:hAnsi="Calibri"/>
          <w:szCs w:val="21"/>
        </w:rPr>
      </w:pPr>
    </w:p>
    <w:p w14:paraId="627386D3" w14:textId="5F970136" w:rsidR="00216E61" w:rsidRPr="00291FE6" w:rsidRDefault="000C1744" w:rsidP="00291FE6">
      <w:pPr>
        <w:pStyle w:val="3"/>
      </w:pPr>
      <w:bookmarkStart w:id="63" w:name="_Toc69055120"/>
      <w:r w:rsidRPr="004858DA">
        <w:lastRenderedPageBreak/>
        <w:t xml:space="preserve">The function </w:t>
      </w:r>
      <w:r w:rsidR="00DD7EEF">
        <w:t>to calculate the strength of groups of players</w:t>
      </w:r>
      <w:bookmarkEnd w:id="63"/>
    </w:p>
    <w:p w14:paraId="23079A2D" w14:textId="14E38BB2" w:rsidR="00291FE6" w:rsidRDefault="00291FE6" w:rsidP="005E221B">
      <w:pPr>
        <w:jc w:val="left"/>
        <w:rPr>
          <w:rFonts w:ascii="Calibri" w:hAnsi="Calibri"/>
          <w:szCs w:val="21"/>
        </w:rPr>
      </w:pPr>
      <w:commentRangeStart w:id="64"/>
      <w:r>
        <w:rPr>
          <w:rFonts w:ascii="Calibri" w:hAnsi="Calibri" w:hint="eastAsia"/>
          <w:szCs w:val="21"/>
        </w:rPr>
        <w:t>T</w:t>
      </w:r>
      <w:r>
        <w:rPr>
          <w:rFonts w:ascii="Calibri" w:hAnsi="Calibri"/>
          <w:szCs w:val="21"/>
        </w:rPr>
        <w:t xml:space="preserve">he function to calculate the strength of groups of players is attempt to use the pure recursion, which is mentioned in the background research. </w:t>
      </w:r>
      <w:r w:rsidRPr="00291FE6">
        <w:rPr>
          <w:rFonts w:ascii="Calibri" w:hAnsi="Calibri"/>
          <w:szCs w:val="21"/>
        </w:rPr>
        <w:t>We can draw on fib recursion to design our strength function</w:t>
      </w:r>
      <w:r>
        <w:rPr>
          <w:rFonts w:ascii="Calibri" w:hAnsi="Calibri"/>
          <w:szCs w:val="21"/>
        </w:rPr>
        <w:t>.</w:t>
      </w:r>
      <w:commentRangeEnd w:id="64"/>
      <w:r w:rsidR="00022041">
        <w:rPr>
          <w:rStyle w:val="a9"/>
        </w:rPr>
        <w:commentReference w:id="64"/>
      </w:r>
    </w:p>
    <w:p w14:paraId="78566AA2" w14:textId="77777777" w:rsidR="00291FE6" w:rsidRPr="004858DA" w:rsidRDefault="00291FE6" w:rsidP="005E221B">
      <w:pPr>
        <w:jc w:val="left"/>
        <w:rPr>
          <w:rFonts w:ascii="Calibri" w:hAnsi="Calibri"/>
          <w:szCs w:val="21"/>
        </w:rPr>
      </w:pPr>
    </w:p>
    <w:p w14:paraId="63605875" w14:textId="2FD061D8" w:rsidR="00216E61" w:rsidRPr="004858DA" w:rsidRDefault="00216E61" w:rsidP="005E221B">
      <w:pPr>
        <w:jc w:val="left"/>
        <w:rPr>
          <w:rFonts w:ascii="Calibri" w:hAnsi="Calibri"/>
          <w:szCs w:val="21"/>
        </w:rPr>
      </w:pPr>
      <w:r w:rsidRPr="004858DA">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4858DA" w:rsidRDefault="00240356" w:rsidP="00291FE6">
      <w:pPr>
        <w:jc w:val="center"/>
        <w:rPr>
          <w:rFonts w:ascii="Calibri" w:hAnsi="Calibri"/>
          <w:szCs w:val="21"/>
        </w:rPr>
      </w:pPr>
      <w:r w:rsidRPr="004858DA">
        <w:rPr>
          <w:rFonts w:ascii="Calibri" w:hAnsi="Calibri"/>
          <w:szCs w:val="21"/>
        </w:rPr>
        <w:t xml:space="preserve">Figure7. </w:t>
      </w:r>
      <w:r w:rsidR="00216E61" w:rsidRPr="004858DA">
        <w:rPr>
          <w:rFonts w:ascii="Calibri" w:hAnsi="Calibri"/>
          <w:szCs w:val="21"/>
        </w:rPr>
        <w:t>The player rating implement by fib method</w:t>
      </w:r>
    </w:p>
    <w:p w14:paraId="3812C711" w14:textId="2EC36385" w:rsidR="00216E61" w:rsidRPr="004858DA" w:rsidRDefault="005D5F7A" w:rsidP="005E221B">
      <w:pPr>
        <w:jc w:val="left"/>
        <w:rPr>
          <w:rFonts w:ascii="Calibri" w:hAnsi="Calibri"/>
          <w:szCs w:val="21"/>
        </w:rPr>
      </w:pPr>
      <w:r w:rsidRPr="004858DA">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w:t>
      </w:r>
      <w:commentRangeStart w:id="65"/>
      <w:r w:rsidRPr="004858DA">
        <w:rPr>
          <w:rFonts w:ascii="Calibri" w:hAnsi="Calibri"/>
          <w:szCs w:val="21"/>
        </w:rPr>
        <w:t xml:space="preserve">strength </w:t>
      </w:r>
      <w:commentRangeEnd w:id="65"/>
      <w:r w:rsidR="009B7203">
        <w:rPr>
          <w:rStyle w:val="a9"/>
        </w:rPr>
        <w:commentReference w:id="65"/>
      </w:r>
      <w:r w:rsidRPr="004858DA">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4858DA">
        <w:rPr>
          <w:rFonts w:ascii="Calibri" w:hAnsi="Calibri"/>
          <w:szCs w:val="21"/>
        </w:rPr>
        <w:t>rating</w:t>
      </w:r>
      <w:r w:rsidRPr="004858DA">
        <w:rPr>
          <w:rFonts w:ascii="Calibri" w:hAnsi="Calibri"/>
          <w:szCs w:val="21"/>
        </w:rPr>
        <w:t xml:space="preserve"> can be derived.</w:t>
      </w:r>
    </w:p>
    <w:p w14:paraId="3B975E73" w14:textId="77777777" w:rsidR="00216E61" w:rsidRPr="004858DA" w:rsidRDefault="00216E61" w:rsidP="005E221B">
      <w:pPr>
        <w:jc w:val="left"/>
        <w:rPr>
          <w:rFonts w:ascii="Calibri" w:hAnsi="Calibri"/>
          <w:szCs w:val="21"/>
        </w:rPr>
      </w:pPr>
    </w:p>
    <w:p w14:paraId="3B7488BF" w14:textId="3BE8C9F7" w:rsidR="00216E61" w:rsidRPr="004858DA" w:rsidRDefault="00216E61" w:rsidP="005E221B">
      <w:pPr>
        <w:jc w:val="left"/>
        <w:rPr>
          <w:rFonts w:ascii="Calibri" w:hAnsi="Calibri"/>
          <w:szCs w:val="21"/>
        </w:rPr>
      </w:pPr>
      <w:r w:rsidRPr="004858DA">
        <w:rPr>
          <w:rFonts w:ascii="Calibri" w:hAnsi="Calibri"/>
          <w:szCs w:val="21"/>
        </w:rPr>
        <w:t xml:space="preserve">Here the Strength </w:t>
      </w:r>
      <w:r w:rsidR="00A350D7" w:rsidRPr="004858DA">
        <w:rPr>
          <w:rFonts w:ascii="Calibri" w:hAnsi="Calibri"/>
          <w:szCs w:val="21"/>
        </w:rPr>
        <w:t xml:space="preserve">function </w:t>
      </w:r>
      <w:r w:rsidRPr="004858DA">
        <w:rPr>
          <w:rFonts w:ascii="Calibri" w:hAnsi="Calibri"/>
          <w:szCs w:val="21"/>
        </w:rPr>
        <w:t xml:space="preserve">is used to describe the rating of a player or team, S is the total number of the player and t is the player which is a number of T. </w:t>
      </w:r>
    </w:p>
    <w:p w14:paraId="68D83781" w14:textId="77777777" w:rsidR="00216E61" w:rsidRPr="004858DA" w:rsidRDefault="00216E61" w:rsidP="005E221B">
      <w:pPr>
        <w:jc w:val="left"/>
        <w:rPr>
          <w:rFonts w:ascii="Calibri" w:hAnsi="Calibri"/>
          <w:szCs w:val="21"/>
        </w:rPr>
      </w:pPr>
    </w:p>
    <w:p w14:paraId="2E085EA7" w14:textId="5BA24B95" w:rsidR="000C1744" w:rsidRPr="004858DA"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4858DA">
        <w:rPr>
          <w:rFonts w:ascii="Calibri" w:hAnsi="Calibri"/>
          <w:szCs w:val="21"/>
        </w:rPr>
        <w:t xml:space="preserve"> </w:t>
      </w:r>
      <w:r w:rsidR="00240356" w:rsidRPr="004858DA">
        <w:rPr>
          <w:rFonts w:ascii="Calibri" w:hAnsi="Calibri"/>
          <w:szCs w:val="21"/>
        </w:rPr>
        <w:t xml:space="preserve">           formula 1</w:t>
      </w:r>
      <w:r w:rsidR="00216E61" w:rsidRPr="004858DA">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91FE6"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91FE6" w:rsidRDefault="00291FE6" w:rsidP="005E221B">
      <w:pPr>
        <w:jc w:val="left"/>
        <w:rPr>
          <w:rFonts w:ascii="Calibri" w:hAnsi="Calibri"/>
          <w:i/>
          <w:szCs w:val="21"/>
        </w:rPr>
      </w:pPr>
    </w:p>
    <w:p w14:paraId="7DEDB4B8" w14:textId="731D836B" w:rsidR="00291FE6" w:rsidRDefault="00291FE6" w:rsidP="00D67F4B">
      <w:pPr>
        <w:jc w:val="left"/>
        <w:rPr>
          <w:rFonts w:ascii="Calibri" w:hAnsi="Calibri"/>
          <w:szCs w:val="21"/>
        </w:rPr>
      </w:pPr>
      <w:r>
        <w:rPr>
          <w:rFonts w:ascii="Calibri" w:hAnsi="Calibri" w:hint="eastAsia"/>
          <w:szCs w:val="21"/>
        </w:rPr>
        <w:t>I</w:t>
      </w:r>
      <w:r>
        <w:rPr>
          <w:rFonts w:ascii="Calibri" w:hAnsi="Calibri"/>
          <w:szCs w:val="21"/>
        </w:rPr>
        <w:t xml:space="preserve">n the function, the recursion will consider and go through the powerset of the groups of player. </w:t>
      </w:r>
      <w:r w:rsidR="00D67F4B" w:rsidRPr="00D67F4B">
        <w:rPr>
          <w:rFonts w:ascii="Calibri" w:hAnsi="Calibri"/>
          <w:szCs w:val="21"/>
        </w:rPr>
        <w:t>If we want to get the overall strength values of the group</w:t>
      </w:r>
      <w:r w:rsidR="00D67F4B">
        <w:rPr>
          <w:rFonts w:ascii="Calibri" w:hAnsi="Calibri"/>
          <w:szCs w:val="21"/>
        </w:rPr>
        <w:t>, e</w:t>
      </w:r>
      <w:r w:rsidR="00D67F4B" w:rsidRPr="00D67F4B">
        <w:rPr>
          <w:rFonts w:ascii="Calibri" w:hAnsi="Calibri" w:hint="eastAsia"/>
          <w:szCs w:val="21"/>
        </w:rPr>
        <w:t>x</w:t>
      </w:r>
      <w:r w:rsidR="00D67F4B" w:rsidRPr="00D67F4B">
        <w:rPr>
          <w:rFonts w:ascii="Calibri" w:hAnsi="Calibri"/>
          <w:szCs w:val="21"/>
        </w:rPr>
        <w:t>ploring the strength values between players and players is an indispensable step</w:t>
      </w:r>
    </w:p>
    <w:p w14:paraId="39C1B542" w14:textId="77777777" w:rsidR="00291FE6" w:rsidRPr="00291FE6" w:rsidRDefault="00291FE6" w:rsidP="005E221B">
      <w:pPr>
        <w:jc w:val="left"/>
        <w:rPr>
          <w:rFonts w:ascii="Calibri" w:hAnsi="Calibri"/>
          <w:szCs w:val="21"/>
        </w:rPr>
      </w:pPr>
    </w:p>
    <w:p w14:paraId="659CA2F9" w14:textId="4C320AF5" w:rsidR="00916807" w:rsidRPr="004858DA" w:rsidRDefault="00916807" w:rsidP="00FF4CB8">
      <w:pPr>
        <w:pStyle w:val="3"/>
      </w:pPr>
      <w:bookmarkStart w:id="66" w:name="_Toc69055121"/>
      <w:r w:rsidRPr="004858DA">
        <w:t xml:space="preserve">The function </w:t>
      </w:r>
      <w:r w:rsidR="00DD7EEF">
        <w:t>to</w:t>
      </w:r>
      <w:r w:rsidRPr="004858DA">
        <w:t xml:space="preserve"> calculate the team chemistry</w:t>
      </w:r>
      <w:bookmarkEnd w:id="66"/>
    </w:p>
    <w:p w14:paraId="7A610586" w14:textId="57D8868D" w:rsidR="000F6FE7" w:rsidRPr="004858DA" w:rsidRDefault="004875CC" w:rsidP="005E221B">
      <w:pPr>
        <w:jc w:val="left"/>
        <w:rPr>
          <w:rFonts w:ascii="Calibri" w:hAnsi="Calibri"/>
          <w:szCs w:val="21"/>
        </w:rPr>
      </w:pPr>
      <w:r w:rsidRPr="004858DA">
        <w:rPr>
          <w:rFonts w:ascii="Calibri" w:hAnsi="Calibri"/>
          <w:szCs w:val="21"/>
        </w:rPr>
        <w:t xml:space="preserve">In the background research, we found </w:t>
      </w:r>
      <w:commentRangeStart w:id="67"/>
      <w:r w:rsidRPr="004858DA">
        <w:rPr>
          <w:rFonts w:ascii="Calibri" w:hAnsi="Calibri"/>
          <w:szCs w:val="21"/>
        </w:rPr>
        <w:t xml:space="preserve">the Elo rating could be a good way to represent the strength of each team. </w:t>
      </w:r>
      <w:r w:rsidR="000F6FE7" w:rsidRPr="004858DA">
        <w:rPr>
          <w:rFonts w:ascii="Calibri" w:hAnsi="Calibri"/>
          <w:szCs w:val="21"/>
        </w:rPr>
        <w:t xml:space="preserve">I </w:t>
      </w:r>
      <w:commentRangeEnd w:id="67"/>
      <w:r w:rsidR="00B77E40">
        <w:rPr>
          <w:rStyle w:val="a9"/>
        </w:rPr>
        <w:commentReference w:id="67"/>
      </w:r>
      <w:r w:rsidR="000F6FE7" w:rsidRPr="004858DA">
        <w:rPr>
          <w:rFonts w:ascii="Calibri" w:hAnsi="Calibri"/>
          <w:szCs w:val="21"/>
        </w:rPr>
        <w:t xml:space="preserve">searched the Elo ratings of the 14 teams and selected the highest Elo rating </w:t>
      </w:r>
      <w:r w:rsidR="00DD7EEF">
        <w:rPr>
          <w:rFonts w:ascii="Calibri" w:hAnsi="Calibri"/>
          <w:szCs w:val="21"/>
        </w:rPr>
        <w:t xml:space="preserve">when the players were all in this team to </w:t>
      </w:r>
      <w:r w:rsidR="000F6FE7" w:rsidRPr="004858DA">
        <w:rPr>
          <w:rFonts w:ascii="Calibri" w:hAnsi="Calibri"/>
          <w:szCs w:val="21"/>
        </w:rPr>
        <w:t xml:space="preserve">calculating the team chemistry value </w:t>
      </w:r>
      <w:r w:rsidR="00DD7EEF">
        <w:rPr>
          <w:rFonts w:ascii="Calibri" w:hAnsi="Calibri"/>
          <w:szCs w:val="21"/>
        </w:rPr>
        <w:t xml:space="preserve">because </w:t>
      </w:r>
      <w:r w:rsidR="000F6FE7" w:rsidRPr="004858DA">
        <w:rPr>
          <w:rFonts w:ascii="Calibri" w:hAnsi="Calibri"/>
          <w:szCs w:val="21"/>
        </w:rPr>
        <w:t>14 outstanding teams were selected for this project.</w:t>
      </w:r>
    </w:p>
    <w:p w14:paraId="6051D764" w14:textId="640DEBC3" w:rsidR="000F6FE7" w:rsidRPr="004858DA" w:rsidRDefault="000F6FE7" w:rsidP="005E221B">
      <w:pPr>
        <w:jc w:val="left"/>
        <w:rPr>
          <w:rFonts w:ascii="Calibri" w:hAnsi="Calibri"/>
          <w:szCs w:val="21"/>
        </w:rPr>
      </w:pPr>
      <w:commentRangeStart w:id="68"/>
      <w:r w:rsidRPr="004858DA">
        <w:rPr>
          <w:rFonts w:ascii="Calibri" w:hAnsi="Calibri"/>
          <w:noProof/>
          <w:szCs w:val="21"/>
        </w:rPr>
        <w:lastRenderedPageBreak/>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18">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commentRangeEnd w:id="68"/>
      <w:r w:rsidR="00191110">
        <w:rPr>
          <w:rStyle w:val="a9"/>
        </w:rPr>
        <w:commentReference w:id="68"/>
      </w:r>
    </w:p>
    <w:p w14:paraId="051A80BE" w14:textId="5BABCA1B" w:rsidR="000F6FE7" w:rsidRPr="004858DA" w:rsidRDefault="000F6FE7" w:rsidP="005E221B">
      <w:pPr>
        <w:jc w:val="left"/>
        <w:rPr>
          <w:rFonts w:ascii="Calibri" w:hAnsi="Calibri"/>
          <w:szCs w:val="21"/>
        </w:rPr>
      </w:pPr>
      <w:r w:rsidRPr="004858DA">
        <w:rPr>
          <w:rFonts w:ascii="Calibri" w:hAnsi="Calibri"/>
          <w:szCs w:val="21"/>
        </w:rPr>
        <w:t>-team Elo histogram</w:t>
      </w:r>
    </w:p>
    <w:p w14:paraId="687551B0" w14:textId="5C821CD8" w:rsidR="000F6FE7" w:rsidRPr="004858DA" w:rsidRDefault="000F6FE7" w:rsidP="005E221B">
      <w:pPr>
        <w:jc w:val="left"/>
        <w:rPr>
          <w:rFonts w:ascii="Calibri" w:hAnsi="Calibri"/>
          <w:szCs w:val="21"/>
        </w:rPr>
      </w:pPr>
      <w:r w:rsidRPr="004858DA">
        <w:rPr>
          <w:rFonts w:ascii="Calibri" w:hAnsi="Calibri"/>
          <w:szCs w:val="21"/>
        </w:rPr>
        <w:t xml:space="preserve">As the graph shows, </w:t>
      </w:r>
      <w:commentRangeStart w:id="69"/>
      <w:r w:rsidRPr="004858DA">
        <w:rPr>
          <w:rFonts w:ascii="Calibri" w:hAnsi="Calibri"/>
          <w:szCs w:val="21"/>
        </w:rPr>
        <w:t xml:space="preserve">most of the teams have </w:t>
      </w:r>
      <w:commentRangeEnd w:id="69"/>
      <w:r w:rsidR="00191110">
        <w:rPr>
          <w:rStyle w:val="a9"/>
        </w:rPr>
        <w:commentReference w:id="69"/>
      </w:r>
      <w:r w:rsidRPr="004858DA">
        <w:rPr>
          <w:rFonts w:ascii="Calibri" w:hAnsi="Calibri"/>
          <w:szCs w:val="21"/>
        </w:rPr>
        <w:t xml:space="preserve">an Elo score between </w:t>
      </w:r>
      <w:r w:rsidR="00DD7EEF">
        <w:rPr>
          <w:rFonts w:ascii="Calibri" w:hAnsi="Calibri"/>
          <w:szCs w:val="21"/>
        </w:rPr>
        <w:t>1750</w:t>
      </w:r>
      <w:r w:rsidRPr="004858DA">
        <w:rPr>
          <w:rFonts w:ascii="Calibri" w:hAnsi="Calibri"/>
          <w:szCs w:val="21"/>
        </w:rPr>
        <w:t xml:space="preserve"> and</w:t>
      </w:r>
      <w:r w:rsidR="00DD7EEF">
        <w:rPr>
          <w:rFonts w:ascii="Calibri" w:hAnsi="Calibri"/>
          <w:szCs w:val="21"/>
        </w:rPr>
        <w:t xml:space="preserve"> 1800</w:t>
      </w:r>
      <w:r w:rsidRPr="004858DA">
        <w:rPr>
          <w:rFonts w:ascii="Calibri" w:hAnsi="Calibri"/>
          <w:szCs w:val="21"/>
        </w:rPr>
        <w:t xml:space="preserve">, </w:t>
      </w:r>
      <w:r w:rsidR="001F567B">
        <w:rPr>
          <w:rFonts w:ascii="Calibri" w:hAnsi="Calibri"/>
          <w:szCs w:val="21"/>
        </w:rPr>
        <w:t xml:space="preserve">since the </w:t>
      </w:r>
      <w:r w:rsidR="00AD7EFC">
        <w:rPr>
          <w:rFonts w:ascii="Calibri" w:hAnsi="Calibri"/>
          <w:szCs w:val="21"/>
        </w:rPr>
        <w:t xml:space="preserve">average </w:t>
      </w:r>
      <w:r w:rsidR="001F567B">
        <w:rPr>
          <w:rFonts w:ascii="Calibri" w:hAnsi="Calibri"/>
          <w:szCs w:val="21"/>
        </w:rPr>
        <w:t>Elo is 1500, the teams selected are stronger than average</w:t>
      </w:r>
      <w:r w:rsidRPr="004858DA">
        <w:rPr>
          <w:rFonts w:ascii="Calibri" w:hAnsi="Calibri"/>
          <w:szCs w:val="21"/>
        </w:rPr>
        <w:t xml:space="preserve">.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Pr>
          <w:rFonts w:ascii="Calibri" w:hAnsi="Calibri"/>
          <w:szCs w:val="21"/>
        </w:rPr>
        <w:t>chemistry value</w:t>
      </w:r>
      <w:r w:rsidRPr="004858DA">
        <w:rPr>
          <w:rFonts w:ascii="Calibri" w:hAnsi="Calibri"/>
          <w:szCs w:val="21"/>
        </w:rPr>
        <w:t>.</w:t>
      </w:r>
    </w:p>
    <w:p w14:paraId="55AC6156" w14:textId="05AA1E56" w:rsidR="00FE493C" w:rsidRPr="004858DA" w:rsidRDefault="00FE493C" w:rsidP="005E221B">
      <w:pPr>
        <w:jc w:val="left"/>
        <w:rPr>
          <w:rFonts w:ascii="Calibri" w:hAnsi="Calibri"/>
          <w:szCs w:val="21"/>
        </w:rPr>
      </w:pPr>
      <w:r w:rsidRPr="004858DA">
        <w:rPr>
          <w:rFonts w:ascii="Calibri" w:hAnsi="Calibri"/>
          <w:noProof/>
          <w:szCs w:val="21"/>
        </w:rPr>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19">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4B22AAA1" w:rsidR="00B14E2B" w:rsidRPr="004858DA" w:rsidRDefault="00B14E2B" w:rsidP="005E221B">
      <w:pPr>
        <w:jc w:val="left"/>
        <w:rPr>
          <w:rFonts w:ascii="Calibri" w:hAnsi="Calibri"/>
          <w:szCs w:val="21"/>
        </w:rPr>
      </w:pPr>
      <w:r w:rsidRPr="004858DA">
        <w:rPr>
          <w:rFonts w:ascii="Calibri" w:hAnsi="Calibri"/>
          <w:szCs w:val="21"/>
        </w:rPr>
        <w:t xml:space="preserve">-the player </w:t>
      </w:r>
      <w:r w:rsidR="006E2FB5" w:rsidRPr="004858DA">
        <w:rPr>
          <w:rFonts w:ascii="Calibri" w:hAnsi="Calibri"/>
          <w:szCs w:val="21"/>
        </w:rPr>
        <w:t>rating information histogram</w:t>
      </w:r>
    </w:p>
    <w:p w14:paraId="7A636162" w14:textId="5792B75A" w:rsidR="006E2FB5" w:rsidRPr="004858DA" w:rsidRDefault="006E2FB5" w:rsidP="005E221B">
      <w:pPr>
        <w:jc w:val="left"/>
        <w:rPr>
          <w:rFonts w:ascii="Calibri" w:hAnsi="Calibri"/>
          <w:szCs w:val="21"/>
        </w:rPr>
      </w:pPr>
      <w:commentRangeStart w:id="70"/>
      <w:r w:rsidRPr="004858DA">
        <w:rPr>
          <w:rFonts w:ascii="Calibri" w:hAnsi="Calibri"/>
          <w:szCs w:val="21"/>
        </w:rPr>
        <w:t>The mean for player rating is 79.188.</w:t>
      </w:r>
      <w:commentRangeEnd w:id="70"/>
      <w:r w:rsidR="00036BCE">
        <w:rPr>
          <w:rStyle w:val="a9"/>
        </w:rPr>
        <w:commentReference w:id="70"/>
      </w:r>
    </w:p>
    <w:p w14:paraId="62CE690D" w14:textId="77777777" w:rsidR="00FE493C" w:rsidRPr="004858DA" w:rsidRDefault="00FE493C" w:rsidP="005E221B">
      <w:pPr>
        <w:jc w:val="left"/>
        <w:rPr>
          <w:rFonts w:ascii="Calibri" w:hAnsi="Calibri"/>
          <w:szCs w:val="21"/>
        </w:rPr>
      </w:pPr>
    </w:p>
    <w:p w14:paraId="58B0A897" w14:textId="0F4D7E4F" w:rsidR="000F6FE7" w:rsidRPr="004858DA" w:rsidRDefault="00FE493C" w:rsidP="005E221B">
      <w:pPr>
        <w:jc w:val="left"/>
        <w:rPr>
          <w:rFonts w:ascii="Calibri" w:hAnsi="Calibri"/>
          <w:szCs w:val="21"/>
        </w:rPr>
      </w:pPr>
      <w:r w:rsidRPr="004858DA">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4858DA">
        <w:rPr>
          <w:rFonts w:ascii="Calibri" w:hAnsi="Calibri"/>
          <w:szCs w:val="21"/>
        </w:rPr>
        <w:t xml:space="preserve"> However, it is hard to find a distribution that fits the player's rating.</w:t>
      </w:r>
      <w:r w:rsidR="00403C30" w:rsidRPr="004858DA">
        <w:rPr>
          <w:rFonts w:ascii="Calibri" w:hAnsi="Calibri"/>
          <w:szCs w:val="21"/>
        </w:rPr>
        <w:t xml:space="preserve"> For simplicity and ease in computations, I assume that both player ratings and ELO ratings can be normally distributed.</w:t>
      </w:r>
    </w:p>
    <w:p w14:paraId="3631F956" w14:textId="363716F5" w:rsidR="00264292" w:rsidRPr="004858DA" w:rsidRDefault="00264292" w:rsidP="005E221B">
      <w:pPr>
        <w:jc w:val="left"/>
        <w:rPr>
          <w:rFonts w:ascii="Calibri" w:hAnsi="Calibri"/>
          <w:szCs w:val="21"/>
        </w:rPr>
      </w:pPr>
    </w:p>
    <w:p w14:paraId="7A78901D" w14:textId="58D5EB39" w:rsidR="00264292" w:rsidRPr="004858DA" w:rsidRDefault="00264292" w:rsidP="005E221B">
      <w:pPr>
        <w:jc w:val="left"/>
        <w:rPr>
          <w:rFonts w:ascii="Calibri" w:hAnsi="Calibri"/>
          <w:szCs w:val="21"/>
        </w:rPr>
      </w:pPr>
      <w:r w:rsidRPr="004858DA">
        <w:rPr>
          <w:rFonts w:ascii="Calibri" w:hAnsi="Calibri"/>
          <w:szCs w:val="21"/>
        </w:rPr>
        <w:t xml:space="preserve">Here is the </w:t>
      </w:r>
      <w:commentRangeStart w:id="71"/>
      <w:r w:rsidRPr="004858DA">
        <w:rPr>
          <w:rFonts w:ascii="Calibri" w:hAnsi="Calibri"/>
          <w:szCs w:val="21"/>
        </w:rPr>
        <w:t xml:space="preserve">formula to calculate </w:t>
      </w:r>
      <w:commentRangeEnd w:id="71"/>
      <w:r w:rsidR="00AE548C">
        <w:rPr>
          <w:rStyle w:val="a9"/>
        </w:rPr>
        <w:commentReference w:id="71"/>
      </w:r>
      <w:r w:rsidRPr="004858DA">
        <w:rPr>
          <w:rFonts w:ascii="Calibri" w:hAnsi="Calibri"/>
          <w:szCs w:val="21"/>
        </w:rPr>
        <w:t>the team chemistry value:</w:t>
      </w:r>
    </w:p>
    <w:p w14:paraId="339CB1E6" w14:textId="77777777" w:rsidR="00264292" w:rsidRPr="004858DA" w:rsidRDefault="00264292" w:rsidP="005E221B">
      <w:pPr>
        <w:jc w:val="left"/>
        <w:rPr>
          <w:rFonts w:ascii="Calibri" w:hAnsi="Calibri"/>
          <w:szCs w:val="21"/>
        </w:rPr>
      </w:pPr>
      <m:oMathPara>
        <m:oMath>
          <m:r>
            <w:rPr>
              <w:rFonts w:ascii="Cambria Math" w:hAnsi="Cambria Math"/>
              <w:szCs w:val="21"/>
            </w:rPr>
            <m:t>α=</m:t>
          </m:r>
          <m:f>
            <m:fPr>
              <m:ctrlPr>
                <w:rPr>
                  <w:rFonts w:ascii="Cambria Math" w:hAnsi="Cambria Math"/>
                  <w:i/>
                  <w:szCs w:val="21"/>
                </w:rPr>
              </m:ctrlPr>
            </m:fPr>
            <m:num>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r>
                    <w:rPr>
                      <w:rFonts w:ascii="Cambria Math" w:hAnsi="Cambria Math"/>
                      <w:szCs w:val="21"/>
                    </w:rPr>
                    <m:t>TeamElo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e>
                  </m:d>
                </m:e>
              </m:nary>
            </m:num>
            <m:den>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e>
                  </m:d>
                </m:e>
              </m:nary>
            </m:den>
          </m:f>
          <m:r>
            <w:rPr>
              <w:rFonts w:ascii="Cambria Math" w:hAnsi="Cambria Math"/>
              <w:szCs w:val="21"/>
            </w:rPr>
            <m:t>×</m:t>
          </m:r>
          <m:f>
            <m:fPr>
              <m:ctrlPr>
                <w:rPr>
                  <w:rFonts w:ascii="Cambria Math" w:hAnsi="Cambria Math"/>
                  <w:i/>
                  <w:szCs w:val="21"/>
                </w:rPr>
              </m:ctrlPr>
            </m:fPr>
            <m:num>
              <m:r>
                <w:rPr>
                  <w:rFonts w:ascii="Cambria Math" w:hAnsi="Cambria Math"/>
                  <w:szCs w:val="21"/>
                </w:rPr>
                <m:t>n</m:t>
              </m:r>
            </m:num>
            <m:den>
              <m:r>
                <w:rPr>
                  <w:rFonts w:ascii="Cambria Math" w:hAnsi="Cambria Math"/>
                  <w:szCs w:val="21"/>
                </w:rPr>
                <m:t>m</m:t>
              </m:r>
            </m:den>
          </m:f>
          <m:r>
            <w:rPr>
              <w:rFonts w:ascii="Cambria Math" w:hAnsi="Cambria Math"/>
              <w:szCs w:val="21"/>
            </w:rPr>
            <m:t xml:space="preserve"> </m:t>
          </m:r>
        </m:oMath>
      </m:oMathPara>
    </w:p>
    <w:p w14:paraId="4FCCAF13" w14:textId="1D618EBC" w:rsidR="000F6FE7" w:rsidRPr="004858DA"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TeamElo</m:t>
                      </m:r>
                      <m:d>
                        <m:dPr>
                          <m:ctrlPr>
                            <w:rPr>
                              <w:rFonts w:ascii="Cambria Math" w:hAnsi="Cambria Math"/>
                              <w:i/>
                              <w:szCs w:val="21"/>
                            </w:rPr>
                          </m:ctrlPr>
                        </m:dPr>
                        <m:e>
                          <m:r>
                            <w:rPr>
                              <w:rFonts w:ascii="Cambria Math" w:hAnsi="Cambria Math"/>
                              <w:szCs w:val="21"/>
                            </w:rPr>
                            <m:t>t</m:t>
                          </m:r>
                        </m:e>
                      </m:d>
                    </m:num>
                    <m:den>
                      <m:r>
                        <w:rPr>
                          <w:rFonts w:ascii="Cambria Math" w:hAnsi="Cambria Math"/>
                          <w:szCs w:val="21"/>
                        </w:rPr>
                        <m:t>α</m:t>
                      </m:r>
                    </m:den>
                  </m:f>
                  <m:r>
                    <w:rPr>
                      <w:rFonts w:ascii="Cambria Math" w:hAnsi="Cambria Math"/>
                      <w:szCs w:val="21"/>
                    </w:rPr>
                    <m: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31AF478" w14:textId="77777777" w:rsidR="00264292" w:rsidRPr="004858DA" w:rsidRDefault="00264292" w:rsidP="005E221B">
      <w:pPr>
        <w:jc w:val="left"/>
        <w:rPr>
          <w:rFonts w:ascii="Calibri" w:hAnsi="Calibri"/>
          <w:szCs w:val="21"/>
        </w:rPr>
      </w:pPr>
      <m:oMathPara>
        <m:oMath>
          <m:r>
            <w:rPr>
              <w:rFonts w:ascii="Cambria Math" w:hAnsi="Cambria Math"/>
              <w:szCs w:val="21"/>
            </w:rPr>
            <w:lastRenderedPageBreak/>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69690A23" w14:textId="086E4559" w:rsidR="00264292" w:rsidRPr="004858DA" w:rsidRDefault="00264292" w:rsidP="005E221B">
      <w:pPr>
        <w:jc w:val="left"/>
        <w:rPr>
          <w:rFonts w:ascii="Calibri" w:hAnsi="Calibri"/>
          <w:szCs w:val="21"/>
        </w:rPr>
      </w:pPr>
      <w:r w:rsidRPr="004858DA">
        <w:rPr>
          <w:rFonts w:ascii="Calibri" w:hAnsi="Calibri"/>
          <w:szCs w:val="21"/>
        </w:rPr>
        <w:t>In this project both</w:t>
      </w:r>
      <w:r w:rsidR="00DD7EEF">
        <w:rPr>
          <w:rFonts w:ascii="Calibri" w:hAnsi="Calibri"/>
          <w:szCs w:val="21"/>
        </w:rPr>
        <w:t xml:space="preserve"> </w:t>
      </w:r>
      <w:r w:rsidRPr="004858DA">
        <w:rPr>
          <w:rFonts w:ascii="Calibri" w:hAnsi="Calibri"/>
          <w:szCs w:val="21"/>
        </w:rPr>
        <w:t xml:space="preserve">player rating and Team Elo are considered </w:t>
      </w:r>
      <w:r w:rsidR="00DD7EEF">
        <w:rPr>
          <w:rFonts w:ascii="Calibri" w:hAnsi="Calibri"/>
          <w:szCs w:val="21"/>
        </w:rPr>
        <w:t>to follow</w:t>
      </w:r>
      <w:r w:rsidRPr="004858DA">
        <w:rPr>
          <w:rFonts w:ascii="Calibri" w:hAnsi="Calibri"/>
          <w:szCs w:val="21"/>
        </w:rPr>
        <w:t xml:space="preserve"> </w:t>
      </w:r>
      <w:commentRangeStart w:id="72"/>
      <w:r w:rsidRPr="004858DA">
        <w:rPr>
          <w:rFonts w:ascii="Calibri" w:hAnsi="Calibri"/>
          <w:szCs w:val="21"/>
        </w:rPr>
        <w:t>normal distribution</w:t>
      </w:r>
      <w:commentRangeEnd w:id="72"/>
      <w:r w:rsidR="00A736E3">
        <w:rPr>
          <w:rStyle w:val="a9"/>
        </w:rPr>
        <w:commentReference w:id="72"/>
      </w:r>
      <w:r w:rsidRPr="004858DA">
        <w:rPr>
          <w:rFonts w:ascii="Calibri" w:hAnsi="Calibri"/>
          <w:szCs w:val="21"/>
        </w:rPr>
        <w:t xml:space="preserve">, so we could find a specific ratio by </w:t>
      </w:r>
      <w:r w:rsidR="00B21F55" w:rsidRPr="004858DA">
        <w:rPr>
          <w:rFonts w:ascii="Calibri" w:hAnsi="Calibri"/>
          <w:szCs w:val="21"/>
        </w:rPr>
        <w:t>the mean of team Elo/ the mean of player rating.</w:t>
      </w:r>
      <w:r w:rsidR="008F4AD3" w:rsidRPr="004858DA">
        <w:rPr>
          <w:rFonts w:ascii="Calibri" w:hAnsi="Calibri"/>
          <w:szCs w:val="21"/>
        </w:rPr>
        <w:t xml:space="preserve"> This formula uses this ratio value and all the information about the team at the time to calculate the team chemistry value of the best combination within that team.</w:t>
      </w:r>
    </w:p>
    <w:p w14:paraId="708AA64E" w14:textId="6FDB98D7" w:rsidR="00161EDE" w:rsidRPr="004858DA" w:rsidRDefault="00161EDE" w:rsidP="005E221B">
      <w:pPr>
        <w:jc w:val="left"/>
        <w:rPr>
          <w:rFonts w:ascii="Calibri" w:hAnsi="Calibri"/>
          <w:szCs w:val="21"/>
        </w:rPr>
      </w:pPr>
    </w:p>
    <w:p w14:paraId="2545789A" w14:textId="62CEF4CE" w:rsidR="00D20BF5" w:rsidRPr="004858DA" w:rsidRDefault="00D20BF5" w:rsidP="00FF4CB8">
      <w:pPr>
        <w:pStyle w:val="3"/>
      </w:pPr>
      <w:bookmarkStart w:id="73" w:name="_Toc69055122"/>
      <w:r w:rsidRPr="004858DA">
        <w:t>Data memo function</w:t>
      </w:r>
      <w:bookmarkEnd w:id="73"/>
    </w:p>
    <w:p w14:paraId="01ED65E6" w14:textId="3C2AD73E" w:rsidR="00D20BF5" w:rsidRPr="004858DA" w:rsidRDefault="00D20BF5" w:rsidP="005E221B">
      <w:pPr>
        <w:jc w:val="left"/>
        <w:rPr>
          <w:rFonts w:ascii="Calibri" w:hAnsi="Calibri"/>
          <w:szCs w:val="21"/>
        </w:rPr>
      </w:pPr>
      <w:r w:rsidRPr="004858DA">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4858DA" w:rsidRDefault="00D20BF5" w:rsidP="005E221B">
      <w:pPr>
        <w:jc w:val="left"/>
        <w:rPr>
          <w:rFonts w:ascii="Calibri" w:hAnsi="Calibri"/>
          <w:szCs w:val="21"/>
        </w:rPr>
      </w:pPr>
      <w:r w:rsidRPr="004858DA">
        <w:rPr>
          <w:rFonts w:ascii="Calibri" w:hAnsi="Calibri"/>
          <w:szCs w:val="21"/>
        </w:rPr>
        <w:t xml:space="preserve">As mentioned earlier, the Strength function is implemented and </w:t>
      </w:r>
      <w:r w:rsidR="00DD7EEF">
        <w:rPr>
          <w:rFonts w:ascii="Calibri" w:hAnsi="Calibri"/>
          <w:szCs w:val="21"/>
        </w:rPr>
        <w:t>calculates</w:t>
      </w:r>
      <w:r w:rsidRPr="004858DA">
        <w:rPr>
          <w:rFonts w:ascii="Calibri" w:hAnsi="Calibri"/>
          <w:szCs w:val="21"/>
        </w:rPr>
        <w:t xml:space="preserve"> team scores using </w:t>
      </w:r>
      <w:proofErr w:type="spellStart"/>
      <w:r w:rsidRPr="004858DA">
        <w:rPr>
          <w:rFonts w:ascii="Calibri" w:hAnsi="Calibri"/>
          <w:szCs w:val="21"/>
        </w:rPr>
        <w:t>memoization</w:t>
      </w:r>
      <w:proofErr w:type="spellEnd"/>
      <w:r w:rsidRPr="004858DA">
        <w:rPr>
          <w:rFonts w:ascii="Calibri" w:hAnsi="Calibri"/>
          <w:szCs w:val="21"/>
        </w:rPr>
        <w:t xml:space="preserve">. The main feature of </w:t>
      </w:r>
      <w:proofErr w:type="spellStart"/>
      <w:r w:rsidRPr="004858DA">
        <w:rPr>
          <w:rFonts w:ascii="Calibri" w:hAnsi="Calibri"/>
          <w:szCs w:val="21"/>
        </w:rPr>
        <w:t>memoization</w:t>
      </w:r>
      <w:proofErr w:type="spellEnd"/>
      <w:r w:rsidRPr="004858DA">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Pr>
          <w:rFonts w:ascii="Calibri" w:hAnsi="Calibri"/>
          <w:szCs w:val="21"/>
        </w:rPr>
        <w:t>,</w:t>
      </w:r>
      <w:r w:rsidRPr="004858DA">
        <w:rPr>
          <w:rFonts w:ascii="Calibri" w:hAnsi="Calibri"/>
          <w:szCs w:val="21"/>
        </w:rPr>
        <w:t xml:space="preserve"> the data memo function can be understood as a cache function. the parameter of the data memo function is a set.</w:t>
      </w:r>
      <w:r w:rsidR="00DD7EEF">
        <w:rPr>
          <w:rFonts w:ascii="Calibri" w:hAnsi="Calibri"/>
          <w:szCs w:val="21"/>
        </w:rPr>
        <w:t xml:space="preserve"> </w:t>
      </w:r>
      <w:r w:rsidRPr="004858DA">
        <w:rPr>
          <w:rFonts w:ascii="Calibri" w:hAnsi="Calibri"/>
          <w:szCs w:val="21"/>
        </w:rPr>
        <w:t xml:space="preserve">This set is obtained </w:t>
      </w:r>
      <w:r w:rsidR="00DD7EEF">
        <w:rPr>
          <w:rFonts w:ascii="Calibri" w:hAnsi="Calibri"/>
          <w:szCs w:val="21"/>
        </w:rPr>
        <w:t>using</w:t>
      </w:r>
      <w:r w:rsidRPr="004858DA">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4858DA" w:rsidRDefault="00D20BF5" w:rsidP="005E221B">
      <w:pPr>
        <w:jc w:val="left"/>
        <w:rPr>
          <w:rFonts w:ascii="Calibri" w:hAnsi="Calibri"/>
          <w:szCs w:val="21"/>
        </w:rPr>
      </w:pPr>
      <w:r w:rsidRPr="004858DA">
        <w:rPr>
          <w:rFonts w:ascii="Calibri" w:hAnsi="Calibri"/>
          <w:szCs w:val="21"/>
        </w:rPr>
        <w:t>Here is the pseudocode of Data memo:</w:t>
      </w:r>
    </w:p>
    <w:p w14:paraId="2404EEB7" w14:textId="77777777" w:rsidR="00D20BF5" w:rsidRPr="004858DA" w:rsidRDefault="00D20BF5" w:rsidP="005E221B">
      <w:pPr>
        <w:jc w:val="left"/>
        <w:rPr>
          <w:rFonts w:ascii="Calibri" w:hAnsi="Calibri"/>
          <w:szCs w:val="21"/>
        </w:rPr>
      </w:pPr>
    </w:p>
    <w:p w14:paraId="66C175CA" w14:textId="0A8EC968" w:rsidR="00D20BF5" w:rsidRPr="004858DA" w:rsidRDefault="00D20BF5" w:rsidP="005E221B">
      <w:pPr>
        <w:jc w:val="left"/>
        <w:rPr>
          <w:rFonts w:ascii="Calibri" w:hAnsi="Calibri"/>
          <w:szCs w:val="21"/>
        </w:rPr>
      </w:pPr>
      <w:r w:rsidRPr="004858DA">
        <w:rPr>
          <w:rFonts w:ascii="Calibri" w:hAnsi="Calibri"/>
          <w:szCs w:val="21"/>
        </w:rPr>
        <w:t xml:space="preserve">Def </w:t>
      </w:r>
      <w:proofErr w:type="spellStart"/>
      <w:r w:rsidRPr="004858DA">
        <w:rPr>
          <w:rFonts w:ascii="Calibri" w:hAnsi="Calibri"/>
          <w:szCs w:val="21"/>
        </w:rPr>
        <w:t>Data_memo</w:t>
      </w:r>
      <w:proofErr w:type="spellEnd"/>
      <w:r w:rsidRPr="004858DA">
        <w:rPr>
          <w:rFonts w:ascii="Calibri" w:hAnsi="Calibri"/>
          <w:szCs w:val="21"/>
        </w:rPr>
        <w:t>(set):</w:t>
      </w:r>
    </w:p>
    <w:p w14:paraId="22D14D49" w14:textId="6910CCF7" w:rsidR="00D20BF5" w:rsidRPr="004858DA" w:rsidRDefault="00D20BF5" w:rsidP="005E221B">
      <w:pPr>
        <w:jc w:val="left"/>
        <w:rPr>
          <w:rFonts w:ascii="Calibri" w:hAnsi="Calibri"/>
          <w:szCs w:val="21"/>
        </w:rPr>
      </w:pPr>
      <w:r w:rsidRPr="004858DA">
        <w:rPr>
          <w:rFonts w:ascii="Calibri" w:hAnsi="Calibri"/>
          <w:szCs w:val="21"/>
        </w:rPr>
        <w:t>New Memo={ }</w:t>
      </w:r>
    </w:p>
    <w:p w14:paraId="29FEAC7F" w14:textId="44D5FFC2" w:rsidR="00D20BF5" w:rsidRPr="004858DA" w:rsidRDefault="00D20BF5" w:rsidP="005E221B">
      <w:pPr>
        <w:jc w:val="left"/>
        <w:rPr>
          <w:rFonts w:ascii="Calibri" w:hAnsi="Calibri"/>
          <w:szCs w:val="21"/>
        </w:rPr>
      </w:pPr>
      <w:r w:rsidRPr="004858DA">
        <w:rPr>
          <w:rFonts w:ascii="Calibri" w:hAnsi="Calibri"/>
          <w:szCs w:val="21"/>
        </w:rPr>
        <w:tab/>
        <w:t>For set in set:</w:t>
      </w:r>
    </w:p>
    <w:p w14:paraId="60C18C51" w14:textId="5195383D"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(set)==1:</w:t>
      </w:r>
    </w:p>
    <w:p w14:paraId="649B4BF5" w14:textId="263FDE85"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player rating</w:t>
      </w:r>
    </w:p>
    <w:p w14:paraId="4D8C4912" w14:textId="2653D9D5"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(set)==2:</w:t>
      </w:r>
    </w:p>
    <w:p w14:paraId="79D881F0" w14:textId="3A180749"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 team chemistry value + team</w:t>
      </w:r>
    </w:p>
    <w:p w14:paraId="182DE722" w14:textId="06054549"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(set)==3:</w:t>
      </w:r>
    </w:p>
    <w:p w14:paraId="3408C4FD" w14:textId="0B092677"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 team chemistry value + team</w:t>
      </w:r>
    </w:p>
    <w:p w14:paraId="79156312" w14:textId="6DF65D1E" w:rsidR="00D20BF5" w:rsidRPr="004858DA" w:rsidRDefault="00D20BF5" w:rsidP="005E221B">
      <w:pPr>
        <w:jc w:val="left"/>
        <w:rPr>
          <w:rFonts w:ascii="Calibri" w:hAnsi="Calibri"/>
          <w:szCs w:val="21"/>
        </w:rPr>
      </w:pPr>
      <w:r w:rsidRPr="004858DA">
        <w:rPr>
          <w:rFonts w:ascii="Calibri" w:hAnsi="Calibri"/>
          <w:szCs w:val="21"/>
        </w:rPr>
        <w:tab/>
        <w:t>Return New Memo</w:t>
      </w:r>
    </w:p>
    <w:p w14:paraId="62D22483" w14:textId="63F71001" w:rsidR="00D20BF5" w:rsidRPr="004858DA" w:rsidRDefault="00D20BF5" w:rsidP="005E221B">
      <w:pPr>
        <w:jc w:val="left"/>
        <w:rPr>
          <w:rFonts w:ascii="Calibri" w:hAnsi="Calibri"/>
          <w:szCs w:val="21"/>
        </w:rPr>
      </w:pPr>
    </w:p>
    <w:p w14:paraId="3BD51365" w14:textId="6DD92123" w:rsidR="00D20BF5" w:rsidRPr="004858DA" w:rsidRDefault="00D20BF5" w:rsidP="005E221B">
      <w:pPr>
        <w:jc w:val="left"/>
        <w:rPr>
          <w:rFonts w:ascii="Calibri" w:hAnsi="Calibri"/>
          <w:szCs w:val="21"/>
        </w:rPr>
      </w:pPr>
      <w:r w:rsidRPr="004858DA">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52DAFB80" w:rsidR="00161EDE" w:rsidRPr="004858DA" w:rsidRDefault="00161EDE" w:rsidP="00FF4CB8">
      <w:pPr>
        <w:pStyle w:val="3"/>
      </w:pPr>
      <w:bookmarkStart w:id="74" w:name="_Toc69055123"/>
      <w:proofErr w:type="spellStart"/>
      <w:r w:rsidRPr="004858DA">
        <w:t>Tkinter</w:t>
      </w:r>
      <w:proofErr w:type="spellEnd"/>
      <w:r w:rsidRPr="004858DA">
        <w:t xml:space="preserve"> library </w:t>
      </w:r>
      <w:r w:rsidR="004858DA" w:rsidRPr="004858DA">
        <w:t>[8]</w:t>
      </w:r>
      <w:bookmarkEnd w:id="74"/>
    </w:p>
    <w:p w14:paraId="1C0FE685" w14:textId="2CD199AE" w:rsidR="009733C7" w:rsidRPr="004858DA" w:rsidRDefault="00161EDE" w:rsidP="005E221B">
      <w:pPr>
        <w:jc w:val="left"/>
        <w:rPr>
          <w:rFonts w:ascii="Calibri" w:hAnsi="Calibri"/>
          <w:szCs w:val="21"/>
        </w:rPr>
      </w:pPr>
      <w:r w:rsidRPr="004858DA">
        <w:rPr>
          <w:rFonts w:ascii="Calibri" w:hAnsi="Calibri"/>
          <w:szCs w:val="21"/>
        </w:rPr>
        <w:t xml:space="preserve">For methods of making UIs, </w:t>
      </w:r>
      <w:proofErr w:type="spellStart"/>
      <w:r w:rsidRPr="004858DA">
        <w:rPr>
          <w:rFonts w:ascii="Calibri" w:hAnsi="Calibri"/>
          <w:szCs w:val="21"/>
        </w:rPr>
        <w:t>Tkinter</w:t>
      </w:r>
      <w:proofErr w:type="spellEnd"/>
      <w:r w:rsidRPr="004858DA">
        <w:rPr>
          <w:rFonts w:ascii="Calibri" w:hAnsi="Calibri"/>
          <w:szCs w:val="21"/>
        </w:rPr>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4858DA">
        <w:rPr>
          <w:rFonts w:ascii="Calibri" w:hAnsi="Calibri"/>
          <w:szCs w:val="21"/>
        </w:rPr>
        <w:t>Tkinter</w:t>
      </w:r>
      <w:proofErr w:type="spellEnd"/>
      <w:r w:rsidRPr="004858DA">
        <w:rPr>
          <w:rFonts w:ascii="Calibri" w:hAnsi="Calibri"/>
          <w:szCs w:val="21"/>
        </w:rPr>
        <w:t xml:space="preserve"> is more accessible and efficient, so finally</w:t>
      </w:r>
      <w:r w:rsidR="00DD7EEF">
        <w:rPr>
          <w:rFonts w:ascii="Calibri" w:hAnsi="Calibri"/>
          <w:szCs w:val="21"/>
        </w:rPr>
        <w:t>,</w:t>
      </w:r>
      <w:r w:rsidRPr="004858DA">
        <w:rPr>
          <w:rFonts w:ascii="Calibri" w:hAnsi="Calibri"/>
          <w:szCs w:val="21"/>
        </w:rPr>
        <w:t xml:space="preserve"> </w:t>
      </w:r>
      <w:proofErr w:type="spellStart"/>
      <w:r w:rsidRPr="004858DA">
        <w:rPr>
          <w:rFonts w:ascii="Calibri" w:hAnsi="Calibri"/>
          <w:szCs w:val="21"/>
        </w:rPr>
        <w:t>Tkinter</w:t>
      </w:r>
      <w:proofErr w:type="spellEnd"/>
      <w:r w:rsidRPr="004858DA">
        <w:rPr>
          <w:rFonts w:ascii="Calibri" w:hAnsi="Calibri"/>
          <w:szCs w:val="21"/>
        </w:rPr>
        <w:t xml:space="preserve"> was chosen to build the user interface</w:t>
      </w:r>
    </w:p>
    <w:p w14:paraId="0262F6F0" w14:textId="4DD99174" w:rsidR="00D07185" w:rsidRPr="004858DA" w:rsidRDefault="00D07185" w:rsidP="00FF4CB8">
      <w:pPr>
        <w:pStyle w:val="3"/>
      </w:pPr>
      <w:bookmarkStart w:id="75" w:name="_Toc69055124"/>
      <w:r w:rsidRPr="004858DA">
        <w:lastRenderedPageBreak/>
        <w:t>UI design</w:t>
      </w:r>
      <w:bookmarkEnd w:id="75"/>
    </w:p>
    <w:p w14:paraId="2EADF007" w14:textId="3F83C7DB" w:rsidR="007402AD" w:rsidRPr="004858DA" w:rsidRDefault="007402AD" w:rsidP="007402AD">
      <w:pPr>
        <w:rPr>
          <w:rFonts w:ascii="Calibri" w:hAnsi="Calibri"/>
          <w:szCs w:val="21"/>
        </w:rPr>
      </w:pPr>
      <w:r w:rsidRPr="004858DA">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4858DA" w:rsidRDefault="007402AD" w:rsidP="007402AD">
      <w:pPr>
        <w:jc w:val="center"/>
        <w:rPr>
          <w:rFonts w:ascii="Calibri" w:hAnsi="Calibri"/>
          <w:szCs w:val="21"/>
        </w:rPr>
      </w:pPr>
      <w:r w:rsidRPr="004858DA">
        <w:rPr>
          <w:rFonts w:ascii="Calibri" w:hAnsi="Calibri"/>
          <w:szCs w:val="21"/>
        </w:rPr>
        <w:t>-the front page for UI</w:t>
      </w:r>
    </w:p>
    <w:p w14:paraId="10082138" w14:textId="51B6A31F" w:rsidR="007402AD" w:rsidRPr="004858DA" w:rsidRDefault="007402AD" w:rsidP="007402AD">
      <w:pPr>
        <w:jc w:val="left"/>
        <w:rPr>
          <w:rFonts w:ascii="Calibri" w:hAnsi="Calibri"/>
          <w:szCs w:val="21"/>
        </w:rPr>
      </w:pPr>
      <w:r w:rsidRPr="004858DA">
        <w:rPr>
          <w:rFonts w:ascii="Calibri" w:hAnsi="Calibri"/>
          <w:szCs w:val="21"/>
        </w:rPr>
        <w:t xml:space="preserve">This is the starting page for the game, both of the players could type the name they prefer to their team, and start the game, the question mark </w:t>
      </w:r>
      <w:r w:rsidR="00DD7EEF">
        <w:rPr>
          <w:rFonts w:ascii="Calibri" w:hAnsi="Calibri"/>
          <w:szCs w:val="21"/>
        </w:rPr>
        <w:t>at</w:t>
      </w:r>
      <w:r w:rsidRPr="004858DA">
        <w:rPr>
          <w:rFonts w:ascii="Calibri" w:hAnsi="Calibri"/>
          <w:szCs w:val="21"/>
        </w:rPr>
        <w:t xml:space="preserve"> the bottom is used to show the rule and gameplay of this game.</w:t>
      </w:r>
    </w:p>
    <w:p w14:paraId="0EF519BA" w14:textId="77777777" w:rsidR="007379D5" w:rsidRPr="004858DA" w:rsidRDefault="007379D5" w:rsidP="005E221B">
      <w:pPr>
        <w:jc w:val="left"/>
        <w:rPr>
          <w:rFonts w:ascii="Calibri" w:hAnsi="Calibri"/>
          <w:szCs w:val="21"/>
        </w:rPr>
      </w:pPr>
    </w:p>
    <w:p w14:paraId="6231C740" w14:textId="0B842D0B" w:rsidR="00D07185" w:rsidRPr="004858DA" w:rsidRDefault="00D07185" w:rsidP="007402AD">
      <w:pPr>
        <w:jc w:val="center"/>
        <w:rPr>
          <w:rFonts w:ascii="Calibri" w:hAnsi="Calibri"/>
          <w:szCs w:val="21"/>
        </w:rPr>
      </w:pPr>
      <w:r w:rsidRPr="004858DA">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1">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4858DA" w:rsidRDefault="007402AD" w:rsidP="007402AD">
      <w:pPr>
        <w:ind w:firstLine="420"/>
        <w:jc w:val="center"/>
        <w:rPr>
          <w:rFonts w:ascii="Calibri" w:hAnsi="Calibri"/>
          <w:szCs w:val="21"/>
        </w:rPr>
      </w:pPr>
      <w:r w:rsidRPr="004858DA">
        <w:rPr>
          <w:rFonts w:ascii="Calibri" w:hAnsi="Calibri"/>
          <w:szCs w:val="21"/>
        </w:rPr>
        <w:t xml:space="preserve">-Main </w:t>
      </w:r>
      <w:r w:rsidR="00D07185" w:rsidRPr="004858DA">
        <w:rPr>
          <w:rFonts w:ascii="Calibri" w:hAnsi="Calibri"/>
          <w:szCs w:val="21"/>
        </w:rPr>
        <w:t>UI diagram</w:t>
      </w:r>
    </w:p>
    <w:p w14:paraId="0543B72E" w14:textId="40F7D740" w:rsidR="00161EDE" w:rsidRPr="004858DA" w:rsidRDefault="00161EDE" w:rsidP="005E221B">
      <w:pPr>
        <w:widowControl/>
        <w:jc w:val="left"/>
        <w:rPr>
          <w:rFonts w:ascii="Calibri" w:hAnsi="Calibri"/>
          <w:szCs w:val="21"/>
        </w:rPr>
      </w:pPr>
      <w:r w:rsidRPr="004858DA">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4858DA">
        <w:rPr>
          <w:rFonts w:ascii="Calibri" w:hAnsi="Calibri"/>
          <w:szCs w:val="21"/>
        </w:rPr>
        <w:lastRenderedPageBreak/>
        <w:t xml:space="preserve">UI depends mainly on the rules and gameplay of the game. </w:t>
      </w:r>
      <w:r w:rsidR="00821F12" w:rsidRPr="004858DA">
        <w:rPr>
          <w:rFonts w:ascii="Calibri" w:hAnsi="Calibri"/>
          <w:szCs w:val="21"/>
        </w:rPr>
        <w:t xml:space="preserve">Before the game start, the player will give the name </w:t>
      </w:r>
      <w:r w:rsidR="00DD7EEF">
        <w:rPr>
          <w:rFonts w:ascii="Calibri" w:hAnsi="Calibri"/>
          <w:szCs w:val="21"/>
        </w:rPr>
        <w:t>of</w:t>
      </w:r>
      <w:r w:rsidR="00821F12" w:rsidRPr="004858DA">
        <w:rPr>
          <w:rFonts w:ascii="Calibri" w:hAnsi="Calibri"/>
          <w:szCs w:val="21"/>
        </w:rPr>
        <w:t xml:space="preserve"> their team and given the order by rolling the dice. </w:t>
      </w:r>
      <w:r w:rsidR="00DC3D1B" w:rsidRPr="004858DA">
        <w:rPr>
          <w:rFonts w:ascii="Calibri" w:hAnsi="Calibri"/>
          <w:szCs w:val="21"/>
        </w:rPr>
        <w:t>The player could choose five player</w:t>
      </w:r>
      <w:r w:rsidR="00DD7EEF">
        <w:rPr>
          <w:rFonts w:ascii="Calibri" w:hAnsi="Calibri"/>
          <w:szCs w:val="21"/>
        </w:rPr>
        <w:t>s</w:t>
      </w:r>
      <w:r w:rsidR="00DC3D1B" w:rsidRPr="004858DA">
        <w:rPr>
          <w:rFonts w:ascii="Calibri" w:hAnsi="Calibri"/>
          <w:szCs w:val="21"/>
        </w:rPr>
        <w:t xml:space="preserve"> which </w:t>
      </w:r>
      <w:r w:rsidR="00DD7EEF">
        <w:rPr>
          <w:rFonts w:ascii="Calibri" w:hAnsi="Calibri"/>
          <w:szCs w:val="21"/>
        </w:rPr>
        <w:t>would be displayed with images</w:t>
      </w:r>
      <w:r w:rsidR="00DC3D1B" w:rsidRPr="004858DA">
        <w:rPr>
          <w:rFonts w:ascii="Calibri" w:hAnsi="Calibri"/>
          <w:szCs w:val="21"/>
        </w:rPr>
        <w:t xml:space="preserve"> and combine their fantasy league team</w:t>
      </w:r>
      <w:r w:rsidRPr="004858DA">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4858DA">
        <w:rPr>
          <w:rFonts w:ascii="Calibri" w:hAnsi="Calibri"/>
          <w:szCs w:val="21"/>
        </w:rPr>
        <w:t xml:space="preserve"> Which is shown below:</w:t>
      </w:r>
    </w:p>
    <w:p w14:paraId="2BAA9BB5" w14:textId="347B13DE" w:rsidR="00D07185" w:rsidRPr="004858DA" w:rsidRDefault="00D07185" w:rsidP="005E221B">
      <w:pPr>
        <w:widowControl/>
        <w:jc w:val="left"/>
        <w:rPr>
          <w:rFonts w:ascii="Calibri" w:hAnsi="Calibri"/>
          <w:szCs w:val="21"/>
        </w:rPr>
      </w:pPr>
    </w:p>
    <w:p w14:paraId="39A53946" w14:textId="19C8D604" w:rsidR="003E546B" w:rsidRPr="004858DA" w:rsidRDefault="008700E7" w:rsidP="005E221B">
      <w:pPr>
        <w:jc w:val="left"/>
        <w:rPr>
          <w:rFonts w:ascii="Calibri" w:hAnsi="Calibri"/>
          <w:szCs w:val="21"/>
        </w:rPr>
      </w:pPr>
      <w:r w:rsidRPr="004858DA">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B664836" w:rsidR="00FB10C7" w:rsidRPr="004858DA" w:rsidRDefault="00FB10C7" w:rsidP="00FB10C7">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-the End page</w:t>
      </w:r>
    </w:p>
    <w:p w14:paraId="3DED05D3" w14:textId="696F912F" w:rsidR="00FB10C7" w:rsidRPr="004858DA" w:rsidRDefault="00FB10C7" w:rsidP="00FB10C7">
      <w:pPr>
        <w:jc w:val="left"/>
        <w:rPr>
          <w:rFonts w:ascii="Calibri" w:hAnsi="Calibri"/>
          <w:szCs w:val="21"/>
        </w:rPr>
      </w:pPr>
    </w:p>
    <w:p w14:paraId="7821991A" w14:textId="77777777" w:rsidR="00FB10C7" w:rsidRPr="004858DA" w:rsidRDefault="00FB10C7" w:rsidP="00FB10C7">
      <w:pPr>
        <w:jc w:val="left"/>
        <w:rPr>
          <w:rFonts w:ascii="Calibri" w:hAnsi="Calibri"/>
          <w:szCs w:val="21"/>
        </w:rPr>
      </w:pPr>
    </w:p>
    <w:p w14:paraId="6C038B62" w14:textId="26955BAB" w:rsidR="00FB10C7" w:rsidRPr="004858DA" w:rsidRDefault="00FB10C7" w:rsidP="00FF4CB8">
      <w:pPr>
        <w:pStyle w:val="3"/>
      </w:pPr>
      <w:bookmarkStart w:id="76" w:name="_Toc69055125"/>
      <w:r w:rsidRPr="004858DA">
        <w:t>Game rule</w:t>
      </w:r>
      <w:bookmarkEnd w:id="76"/>
      <w:r w:rsidRPr="004858DA">
        <w:t xml:space="preserve"> </w:t>
      </w:r>
    </w:p>
    <w:p w14:paraId="650A6177" w14:textId="53895D2A" w:rsidR="00FB10C7" w:rsidRPr="004858DA" w:rsidRDefault="00FB10C7" w:rsidP="00FB10C7">
      <w:pPr>
        <w:jc w:val="left"/>
        <w:rPr>
          <w:rFonts w:ascii="Calibri" w:hAnsi="Calibri"/>
          <w:szCs w:val="21"/>
        </w:rPr>
      </w:pPr>
      <w:r w:rsidRPr="004858DA">
        <w:rPr>
          <w:rFonts w:ascii="Calibri" w:hAnsi="Calibri"/>
          <w:szCs w:val="21"/>
        </w:rPr>
        <w:t xml:space="preserve">For the rules of the game, the order of the players is determined by rolling the dice. </w:t>
      </w:r>
      <w:r w:rsidR="00DD7EEF">
        <w:rPr>
          <w:rFonts w:ascii="Calibri" w:hAnsi="Calibri"/>
          <w:szCs w:val="21"/>
        </w:rPr>
        <w:t>T</w:t>
      </w:r>
      <w:r w:rsidRPr="004858DA">
        <w:rPr>
          <w:rFonts w:ascii="Calibri" w:hAnsi="Calibri"/>
          <w:szCs w:val="21"/>
        </w:rPr>
        <w:t xml:space="preserve">o ensure the competitiveness of the game, the players are selected in a fixed order, but the players are free to mix and match and to use the order </w:t>
      </w:r>
      <w:r w:rsidR="00DD7EEF">
        <w:rPr>
          <w:rFonts w:ascii="Calibri" w:hAnsi="Calibri"/>
          <w:szCs w:val="21"/>
        </w:rPr>
        <w:t>rationall</w:t>
      </w:r>
      <w:r w:rsidRPr="004858DA">
        <w:rPr>
          <w:rFonts w:ascii="Calibri" w:hAnsi="Calibri"/>
          <w:szCs w:val="21"/>
        </w:rPr>
        <w:t>y, for example</w:t>
      </w:r>
      <w:r w:rsidR="00DD7EEF">
        <w:rPr>
          <w:rFonts w:ascii="Calibri" w:hAnsi="Calibri"/>
          <w:szCs w:val="21"/>
        </w:rPr>
        <w:t>,</w:t>
      </w:r>
      <w:r w:rsidRPr="004858DA">
        <w:rPr>
          <w:rFonts w:ascii="Calibri" w:hAnsi="Calibri"/>
          <w:szCs w:val="21"/>
        </w:rPr>
        <w:t xml:space="preserve"> to break up the opponents' upcoming combinations. The order in which players are selected is shown in figure xxx. </w:t>
      </w:r>
      <w:r w:rsidR="00DD7EEF">
        <w:rPr>
          <w:rFonts w:ascii="Calibri" w:hAnsi="Calibri"/>
          <w:szCs w:val="21"/>
        </w:rPr>
        <w:t>T</w:t>
      </w:r>
      <w:r w:rsidRPr="004858DA">
        <w:rPr>
          <w:rFonts w:ascii="Calibri" w:hAnsi="Calibri"/>
          <w:szCs w:val="21"/>
        </w:rPr>
        <w:t xml:space="preserve">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w:t>
      </w:r>
      <w:commentRangeStart w:id="77"/>
      <w:r w:rsidRPr="004858DA">
        <w:rPr>
          <w:rFonts w:ascii="Calibri" w:hAnsi="Calibri"/>
          <w:szCs w:val="21"/>
        </w:rPr>
        <w:t>a</w:t>
      </w:r>
      <w:r w:rsidR="00AD7EFC">
        <w:rPr>
          <w:rFonts w:ascii="Calibri" w:hAnsi="Calibri"/>
          <w:szCs w:val="21"/>
        </w:rPr>
        <w:t>n individual</w:t>
      </w:r>
      <w:r w:rsidRPr="004858DA">
        <w:rPr>
          <w:rFonts w:ascii="Calibri" w:hAnsi="Calibri"/>
          <w:szCs w:val="21"/>
        </w:rPr>
        <w:t xml:space="preserve"> rating </w:t>
      </w:r>
      <w:commentRangeEnd w:id="77"/>
      <w:r w:rsidR="00AF6AE2">
        <w:rPr>
          <w:rStyle w:val="a9"/>
        </w:rPr>
        <w:commentReference w:id="77"/>
      </w:r>
      <w:r w:rsidRPr="004858DA">
        <w:rPr>
          <w:rFonts w:ascii="Calibri" w:hAnsi="Calibri"/>
          <w:szCs w:val="21"/>
        </w:rPr>
        <w:t>of 96-100, tier 2 players with a rating of 92-96, and Tier 3 players are rated 88-92, tier 4 players are rated 84-88, tier 5 players are rated 80-84. Different salaries are set for each tier, for example</w:t>
      </w:r>
      <w:r w:rsidR="00DD7EEF">
        <w:rPr>
          <w:rFonts w:ascii="Calibri" w:hAnsi="Calibri"/>
          <w:szCs w:val="21"/>
        </w:rPr>
        <w:t>,</w:t>
      </w:r>
      <w:r w:rsidRPr="004858DA">
        <w:rPr>
          <w:rFonts w:ascii="Calibri" w:hAnsi="Calibri"/>
          <w:szCs w:val="21"/>
        </w:rPr>
        <w:t xml:space="preserve"> tier 1 players are paid 5 coin</w:t>
      </w:r>
      <w:r w:rsidR="00DD7EEF">
        <w:rPr>
          <w:rFonts w:ascii="Calibri" w:hAnsi="Calibri"/>
          <w:szCs w:val="21"/>
        </w:rPr>
        <w:t>s</w:t>
      </w:r>
      <w:r w:rsidRPr="004858DA">
        <w:rPr>
          <w:rFonts w:ascii="Calibri" w:hAnsi="Calibri"/>
          <w:szCs w:val="21"/>
        </w:rPr>
        <w:t>, tier 2 players are paid 4 coin</w:t>
      </w:r>
      <w:r w:rsidR="00DD7EEF">
        <w:rPr>
          <w:rFonts w:ascii="Calibri" w:hAnsi="Calibri"/>
          <w:szCs w:val="21"/>
        </w:rPr>
        <w:t>s</w:t>
      </w:r>
      <w:r w:rsidRPr="004858DA">
        <w:rPr>
          <w:rFonts w:ascii="Calibri" w:hAnsi="Calibri"/>
          <w:szCs w:val="21"/>
        </w:rPr>
        <w:t>, and so on. To make it more challenging to build a team, we give each player 19 coins</w:t>
      </w:r>
      <w:r w:rsidR="00291FE6">
        <w:rPr>
          <w:rFonts w:ascii="Calibri" w:hAnsi="Calibri"/>
          <w:szCs w:val="21"/>
        </w:rPr>
        <w:t>,</w:t>
      </w:r>
      <w:r w:rsidRPr="004858DA">
        <w:rPr>
          <w:rFonts w:ascii="Calibri" w:hAnsi="Calibri"/>
          <w:szCs w:val="21"/>
        </w:rPr>
        <w:t xml:space="preserve"> </w:t>
      </w:r>
      <w:r w:rsidR="00EE7210">
        <w:rPr>
          <w:rFonts w:ascii="Calibri" w:hAnsi="Calibri" w:hint="eastAsia"/>
          <w:szCs w:val="21"/>
        </w:rPr>
        <w:t>I</w:t>
      </w:r>
      <w:r w:rsidR="00EE7210" w:rsidRPr="00EE7210">
        <w:rPr>
          <w:rFonts w:ascii="Calibri" w:hAnsi="Calibri"/>
          <w:szCs w:val="21"/>
        </w:rPr>
        <w:t>n general, each player will choose two tier 1 NBA players, so they will both be left with 9 coins, which will test the player's ability to match and make trade-offs. For example, if player choose two 4 coins cards, then he can only choose one more 1 coins card.</w:t>
      </w:r>
      <w:r w:rsidR="00EE7210">
        <w:rPr>
          <w:rFonts w:ascii="Calibri" w:hAnsi="Calibri"/>
          <w:szCs w:val="21"/>
        </w:rPr>
        <w:t xml:space="preserve"> </w:t>
      </w:r>
      <w:r w:rsidRPr="004858DA">
        <w:rPr>
          <w:rFonts w:ascii="Calibri" w:hAnsi="Calibri"/>
          <w:szCs w:val="21"/>
        </w:rPr>
        <w:t>and the player has to use a limited number of coins to build a team.</w:t>
      </w:r>
    </w:p>
    <w:p w14:paraId="4EC49383" w14:textId="7DC480F8" w:rsidR="007379D5" w:rsidRPr="004858DA" w:rsidRDefault="007379D5" w:rsidP="005E221B">
      <w:pPr>
        <w:jc w:val="left"/>
        <w:rPr>
          <w:rFonts w:ascii="Calibri" w:hAnsi="Calibri"/>
          <w:szCs w:val="21"/>
        </w:rPr>
      </w:pPr>
      <w:r w:rsidRPr="004858DA">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3">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4858DA" w:rsidRDefault="007379D5" w:rsidP="005E221B">
      <w:pPr>
        <w:jc w:val="left"/>
        <w:rPr>
          <w:rFonts w:ascii="Calibri" w:hAnsi="Calibri"/>
          <w:szCs w:val="21"/>
        </w:rPr>
      </w:pPr>
      <w:r w:rsidRPr="004858DA">
        <w:rPr>
          <w:rFonts w:ascii="Calibri" w:hAnsi="Calibri"/>
          <w:szCs w:val="21"/>
        </w:rPr>
        <w:t xml:space="preserve">Figure 6 -the order for </w:t>
      </w:r>
      <w:r w:rsidR="00DD7EEF">
        <w:rPr>
          <w:rFonts w:ascii="Calibri" w:hAnsi="Calibri"/>
          <w:szCs w:val="21"/>
        </w:rPr>
        <w:t xml:space="preserve">the </w:t>
      </w:r>
      <w:r w:rsidRPr="004858DA">
        <w:rPr>
          <w:rFonts w:ascii="Calibri" w:hAnsi="Calibri"/>
          <w:szCs w:val="21"/>
        </w:rPr>
        <w:t>player</w:t>
      </w:r>
      <w:r w:rsidR="00DD7EEF">
        <w:rPr>
          <w:rFonts w:ascii="Calibri" w:hAnsi="Calibri"/>
          <w:szCs w:val="21"/>
        </w:rPr>
        <w:t>s</w:t>
      </w:r>
      <w:r w:rsidRPr="004858DA">
        <w:rPr>
          <w:rFonts w:ascii="Calibri" w:hAnsi="Calibri"/>
          <w:szCs w:val="21"/>
        </w:rPr>
        <w:t xml:space="preserve"> to choose </w:t>
      </w:r>
      <w:r w:rsidR="00DD7EEF">
        <w:rPr>
          <w:rFonts w:ascii="Calibri" w:hAnsi="Calibri"/>
          <w:szCs w:val="21"/>
        </w:rPr>
        <w:t>from a pool of basketball players</w:t>
      </w:r>
    </w:p>
    <w:p w14:paraId="0AB8AE71" w14:textId="5A4FE57F" w:rsidR="0098106B" w:rsidRPr="004858DA" w:rsidRDefault="0098106B" w:rsidP="00FF4CB8">
      <w:pPr>
        <w:pStyle w:val="1"/>
      </w:pPr>
      <w:bookmarkStart w:id="78" w:name="_Toc69055126"/>
      <w:r w:rsidRPr="004858DA">
        <w:lastRenderedPageBreak/>
        <w:t>6.implementation</w:t>
      </w:r>
      <w:bookmarkEnd w:id="78"/>
    </w:p>
    <w:p w14:paraId="4B0C0D5F" w14:textId="64C38BFF" w:rsidR="001A0275" w:rsidRDefault="001A0275" w:rsidP="00FF4CB8">
      <w:pPr>
        <w:pStyle w:val="2"/>
      </w:pPr>
      <w:bookmarkStart w:id="79" w:name="_Toc69055127"/>
      <w:commentRangeStart w:id="80"/>
      <w:r w:rsidRPr="004858DA">
        <w:t>Explore the suitable model for data structure</w:t>
      </w:r>
      <w:bookmarkEnd w:id="79"/>
      <w:commentRangeEnd w:id="80"/>
      <w:r w:rsidR="00544677">
        <w:rPr>
          <w:rStyle w:val="a9"/>
          <w:rFonts w:asciiTheme="minorHAnsi" w:eastAsiaTheme="minorEastAsia" w:hAnsiTheme="minorHAnsi" w:cstheme="minorBidi"/>
          <w:b w:val="0"/>
          <w:bCs w:val="0"/>
        </w:rPr>
        <w:commentReference w:id="80"/>
      </w:r>
    </w:p>
    <w:p w14:paraId="3CDE9F83" w14:textId="21F66461" w:rsidR="00EE7210" w:rsidRPr="00EE7210" w:rsidRDefault="00EE7210" w:rsidP="00EE7210">
      <w:r w:rsidRPr="00EE7210">
        <w:t>For the basic setting of the data, the main objective of this project was to explore and calculate the tacit values of the relationships between players (team chemistry</w:t>
      </w:r>
      <w:commentRangeStart w:id="81"/>
      <w:r w:rsidRPr="00EE7210">
        <w:t>). Based on the background research, I selected 14 famous combinations and compiled their team and teammate data  for this project</w:t>
      </w:r>
      <w:commentRangeEnd w:id="81"/>
      <w:r w:rsidR="00773EEA">
        <w:rPr>
          <w:rStyle w:val="a9"/>
        </w:rPr>
        <w:commentReference w:id="81"/>
      </w:r>
      <w:r w:rsidRPr="00EE7210">
        <w:t>.</w:t>
      </w:r>
    </w:p>
    <w:p w14:paraId="0F1FF9E0" w14:textId="27AEDF95" w:rsidR="001A0275" w:rsidRPr="004858DA" w:rsidRDefault="00DE45D3" w:rsidP="005E221B">
      <w:pPr>
        <w:widowControl/>
        <w:jc w:val="left"/>
        <w:rPr>
          <w:rFonts w:ascii="Calibri" w:hAnsi="Calibri"/>
          <w:szCs w:val="21"/>
        </w:rPr>
      </w:pPr>
      <w:r w:rsidRPr="00DE45D3">
        <w:rPr>
          <w:rFonts w:ascii="Calibri" w:hAnsi="Calibri"/>
          <w:szCs w:val="21"/>
        </w:rPr>
        <w:t xml:space="preserve">The initial stage of the model is considering which method to use to present the </w:t>
      </w:r>
      <w:r>
        <w:rPr>
          <w:rFonts w:ascii="Calibri" w:hAnsi="Calibri" w:hint="eastAsia"/>
          <w:szCs w:val="21"/>
        </w:rPr>
        <w:t>graph</w:t>
      </w:r>
      <w:r>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4">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4858DA" w:rsidRDefault="001A0275" w:rsidP="005E221B">
      <w:pPr>
        <w:widowControl/>
        <w:jc w:val="left"/>
        <w:rPr>
          <w:rFonts w:ascii="Calibri" w:hAnsi="Calibri"/>
          <w:szCs w:val="21"/>
        </w:rPr>
      </w:pPr>
      <w:r w:rsidRPr="004858DA">
        <w:rPr>
          <w:rFonts w:ascii="Calibri" w:hAnsi="Calibri"/>
          <w:szCs w:val="21"/>
        </w:rPr>
        <w:t xml:space="preserve">-The </w:t>
      </w:r>
      <w:r w:rsidR="00821F12" w:rsidRPr="004858DA">
        <w:rPr>
          <w:rFonts w:ascii="Calibri" w:hAnsi="Calibri"/>
          <w:szCs w:val="21"/>
        </w:rPr>
        <w:t>player relation</w:t>
      </w:r>
      <w:r w:rsidRPr="004858DA">
        <w:rPr>
          <w:rFonts w:ascii="Calibri" w:hAnsi="Calibri"/>
          <w:szCs w:val="21"/>
        </w:rPr>
        <w:t xml:space="preserve"> model</w:t>
      </w:r>
    </w:p>
    <w:p w14:paraId="1E22DC49" w14:textId="77777777" w:rsidR="001A0275" w:rsidRPr="004858DA" w:rsidRDefault="001A0275" w:rsidP="005E221B">
      <w:pPr>
        <w:widowControl/>
        <w:jc w:val="left"/>
        <w:rPr>
          <w:rFonts w:ascii="Calibri" w:hAnsi="Calibri"/>
          <w:szCs w:val="21"/>
        </w:rPr>
      </w:pPr>
    </w:p>
    <w:p w14:paraId="3A6997DD" w14:textId="368FBA46" w:rsidR="001A0275" w:rsidRPr="004858DA" w:rsidRDefault="001A0275" w:rsidP="005E221B">
      <w:pPr>
        <w:widowControl/>
        <w:jc w:val="left"/>
        <w:rPr>
          <w:rFonts w:ascii="Calibri" w:hAnsi="Calibri"/>
          <w:szCs w:val="21"/>
        </w:rPr>
      </w:pPr>
      <w:r w:rsidRPr="004858DA">
        <w:rPr>
          <w:rFonts w:ascii="Calibri" w:hAnsi="Calibri"/>
          <w:szCs w:val="21"/>
        </w:rPr>
        <w:t>This image shows how the relationships between players can be represented by the adjacency list</w:t>
      </w:r>
      <w:r w:rsidR="004858DA" w:rsidRPr="004858DA">
        <w:rPr>
          <w:rFonts w:ascii="Calibri" w:hAnsi="Calibri"/>
          <w:szCs w:val="21"/>
        </w:rPr>
        <w:t>[9]</w:t>
      </w:r>
      <w:r w:rsidRPr="004858DA">
        <w:rPr>
          <w:rFonts w:ascii="Calibri" w:hAnsi="Calibri"/>
          <w:szCs w:val="21"/>
        </w:rPr>
        <w:t>.</w:t>
      </w:r>
    </w:p>
    <w:p w14:paraId="7FF3CDBA" w14:textId="27835F1C" w:rsidR="001A0275" w:rsidRPr="004858DA" w:rsidRDefault="001A0275" w:rsidP="005E221B">
      <w:pPr>
        <w:widowControl/>
        <w:jc w:val="left"/>
        <w:rPr>
          <w:rFonts w:ascii="Calibri" w:hAnsi="Calibri"/>
          <w:szCs w:val="21"/>
        </w:rPr>
      </w:pPr>
      <w:r w:rsidRPr="004858DA">
        <w:rPr>
          <w:rFonts w:ascii="Calibri" w:hAnsi="Calibri"/>
          <w:szCs w:val="21"/>
        </w:rPr>
        <w:t>the adjacency list is a chain structure of the graph it will have the vector, states, and a line connect</w:t>
      </w:r>
      <w:r w:rsidR="00DD7EEF">
        <w:rPr>
          <w:rFonts w:ascii="Calibri" w:hAnsi="Calibri"/>
          <w:szCs w:val="21"/>
        </w:rPr>
        <w:t>ing</w:t>
      </w:r>
      <w:r w:rsidRPr="004858DA">
        <w:rPr>
          <w:rFonts w:ascii="Calibri" w:hAnsi="Calibri"/>
          <w:szCs w:val="21"/>
        </w:rPr>
        <w:t xml:space="preserve"> the state. In this diagram, Player A connect</w:t>
      </w:r>
      <w:r w:rsidR="00DD7EEF">
        <w:rPr>
          <w:rFonts w:ascii="Calibri" w:hAnsi="Calibri"/>
          <w:szCs w:val="21"/>
        </w:rPr>
        <w:t>s</w:t>
      </w:r>
      <w:r w:rsidRPr="004858DA">
        <w:rPr>
          <w:rFonts w:ascii="Calibri" w:hAnsi="Calibri"/>
          <w:szCs w:val="21"/>
        </w:rPr>
        <w:t xml:space="preserve"> to Player B, </w:t>
      </w:r>
      <w:r w:rsidR="00DD7EEF">
        <w:rPr>
          <w:rFonts w:ascii="Calibri" w:hAnsi="Calibri"/>
          <w:szCs w:val="21"/>
        </w:rPr>
        <w:t>which</w:t>
      </w:r>
      <w:r w:rsidRPr="004858DA">
        <w:rPr>
          <w:rFonts w:ascii="Calibri" w:hAnsi="Calibri"/>
          <w:szCs w:val="21"/>
        </w:rPr>
        <w:t xml:space="preserve"> means Player A ha</w:t>
      </w:r>
      <w:r w:rsidR="00DD7EEF">
        <w:rPr>
          <w:rFonts w:ascii="Calibri" w:hAnsi="Calibri"/>
          <w:szCs w:val="21"/>
        </w:rPr>
        <w:t>s</w:t>
      </w:r>
      <w:r w:rsidRPr="004858DA">
        <w:rPr>
          <w:rFonts w:ascii="Calibri" w:hAnsi="Calibri"/>
          <w:szCs w:val="21"/>
        </w:rPr>
        <w:t xml:space="preserve"> a relationship with Player B. And the result for </w:t>
      </w:r>
      <w:r w:rsidR="00DD7EEF">
        <w:rPr>
          <w:rFonts w:ascii="Calibri" w:hAnsi="Calibri"/>
          <w:szCs w:val="21"/>
        </w:rPr>
        <w:t xml:space="preserve">the </w:t>
      </w:r>
      <w:r w:rsidRPr="004858DA">
        <w:rPr>
          <w:rFonts w:ascii="Calibri" w:hAnsi="Calibri"/>
          <w:szCs w:val="21"/>
        </w:rPr>
        <w:t xml:space="preserve">adjacency list is easy to represent Here </w:t>
      </w:r>
      <w:r w:rsidR="00DD7EEF">
        <w:rPr>
          <w:rFonts w:ascii="Calibri" w:hAnsi="Calibri"/>
          <w:szCs w:val="21"/>
        </w:rPr>
        <w:t>is</w:t>
      </w:r>
      <w:r w:rsidRPr="004858DA">
        <w:rPr>
          <w:rFonts w:ascii="Calibri" w:hAnsi="Calibri"/>
          <w:szCs w:val="21"/>
        </w:rPr>
        <w:t xml:space="preserve"> the graph to show the relation result:</w:t>
      </w:r>
    </w:p>
    <w:p w14:paraId="47284D9C" w14:textId="39C6EA9C" w:rsidR="001A0275" w:rsidRPr="004858DA" w:rsidRDefault="001A0275" w:rsidP="005E221B">
      <w:pPr>
        <w:widowControl/>
        <w:jc w:val="left"/>
        <w:rPr>
          <w:rFonts w:ascii="Calibri" w:hAnsi="Calibri"/>
          <w:szCs w:val="21"/>
        </w:rPr>
      </w:pPr>
      <w:r w:rsidRPr="004858DA">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4">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4858DA" w:rsidRDefault="00821F12" w:rsidP="005E221B">
      <w:pPr>
        <w:widowControl/>
        <w:jc w:val="left"/>
        <w:rPr>
          <w:rFonts w:ascii="Calibri" w:hAnsi="Calibri"/>
          <w:szCs w:val="21"/>
        </w:rPr>
      </w:pPr>
      <w:r w:rsidRPr="004858DA">
        <w:rPr>
          <w:rFonts w:ascii="Calibri" w:hAnsi="Calibri"/>
          <w:szCs w:val="21"/>
        </w:rPr>
        <w:t>-adjacency list to show the relationship</w:t>
      </w:r>
    </w:p>
    <w:p w14:paraId="70362905" w14:textId="7E10D69E" w:rsidR="001A0275" w:rsidRPr="004858DA" w:rsidRDefault="001A0275" w:rsidP="005E221B">
      <w:pPr>
        <w:widowControl/>
        <w:jc w:val="left"/>
        <w:rPr>
          <w:rFonts w:ascii="Calibri" w:hAnsi="Calibri"/>
          <w:szCs w:val="21"/>
        </w:rPr>
      </w:pPr>
      <w:r w:rsidRPr="004858DA">
        <w:rPr>
          <w:rFonts w:ascii="Calibri" w:hAnsi="Calibri"/>
          <w:szCs w:val="21"/>
        </w:rPr>
        <w:t>However</w:t>
      </w:r>
      <w:r w:rsidR="00DD7EEF">
        <w:rPr>
          <w:rFonts w:ascii="Calibri" w:hAnsi="Calibri"/>
          <w:szCs w:val="21"/>
        </w:rPr>
        <w:t>,</w:t>
      </w:r>
      <w:r w:rsidRPr="004858DA">
        <w:rPr>
          <w:rFonts w:ascii="Calibri" w:hAnsi="Calibri"/>
          <w:szCs w:val="21"/>
        </w:rPr>
        <w:t xml:space="preserve"> there are other way</w:t>
      </w:r>
      <w:r w:rsidR="00DD7EEF">
        <w:rPr>
          <w:rFonts w:ascii="Calibri" w:hAnsi="Calibri"/>
          <w:szCs w:val="21"/>
        </w:rPr>
        <w:t>s</w:t>
      </w:r>
      <w:r w:rsidRPr="004858DA">
        <w:rPr>
          <w:rFonts w:ascii="Calibri" w:hAnsi="Calibri"/>
          <w:szCs w:val="21"/>
        </w:rPr>
        <w:t xml:space="preserve"> to represent the</w:t>
      </w:r>
      <w:r w:rsidR="00DD7EEF">
        <w:rPr>
          <w:rFonts w:ascii="Calibri" w:hAnsi="Calibri"/>
          <w:szCs w:val="21"/>
        </w:rPr>
        <w:t xml:space="preserve"> relation between players</w:t>
      </w:r>
      <w:r w:rsidRPr="004858DA">
        <w:rPr>
          <w:rFonts w:ascii="Calibri" w:hAnsi="Calibri"/>
          <w:szCs w:val="21"/>
        </w:rPr>
        <w:t>.</w:t>
      </w:r>
    </w:p>
    <w:p w14:paraId="68D08C5D" w14:textId="77777777" w:rsidR="001A0275" w:rsidRPr="004858DA" w:rsidRDefault="001A0275" w:rsidP="005E221B">
      <w:pPr>
        <w:widowControl/>
        <w:jc w:val="left"/>
        <w:rPr>
          <w:rFonts w:ascii="Calibri" w:hAnsi="Calibri"/>
          <w:szCs w:val="21"/>
        </w:rPr>
      </w:pPr>
      <w:r w:rsidRPr="004858DA">
        <w:rPr>
          <w:rFonts w:ascii="Calibri" w:hAnsi="Calibri"/>
          <w:szCs w:val="21"/>
        </w:rPr>
        <w:t>Adjacency list can also be represented as arrays:</w:t>
      </w:r>
    </w:p>
    <w:p w14:paraId="23A5CD30" w14:textId="77777777" w:rsidR="001A0275" w:rsidRPr="004858DA" w:rsidRDefault="001A0275" w:rsidP="005E221B">
      <w:pPr>
        <w:widowControl/>
        <w:jc w:val="left"/>
        <w:rPr>
          <w:rFonts w:ascii="Calibri" w:hAnsi="Calibri"/>
          <w:szCs w:val="21"/>
        </w:rPr>
      </w:pPr>
      <w:r w:rsidRPr="004858DA">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5">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4858DA" w:rsidRDefault="001A0275" w:rsidP="005E221B">
      <w:pPr>
        <w:widowControl/>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-The </w:t>
      </w:r>
      <w:r w:rsidR="00DD7EEF">
        <w:rPr>
          <w:rFonts w:ascii="Calibri" w:hAnsi="Calibri"/>
          <w:szCs w:val="21"/>
        </w:rPr>
        <w:t>a</w:t>
      </w:r>
      <w:r w:rsidRPr="004858DA">
        <w:rPr>
          <w:rFonts w:ascii="Calibri" w:hAnsi="Calibri"/>
          <w:szCs w:val="21"/>
        </w:rPr>
        <w:t xml:space="preserve">djacency </w:t>
      </w:r>
      <w:r w:rsidR="00DD7EEF">
        <w:rPr>
          <w:rFonts w:ascii="Calibri" w:hAnsi="Calibri"/>
          <w:szCs w:val="21"/>
        </w:rPr>
        <w:t>array</w:t>
      </w:r>
      <w:r w:rsidRPr="004858DA">
        <w:rPr>
          <w:rFonts w:ascii="Calibri" w:hAnsi="Calibri"/>
          <w:szCs w:val="21"/>
        </w:rPr>
        <w:t xml:space="preserve"> </w:t>
      </w:r>
    </w:p>
    <w:p w14:paraId="41C51DC5" w14:textId="553E2B7C" w:rsidR="001A0275" w:rsidRPr="004858DA" w:rsidRDefault="001A0275" w:rsidP="005E221B">
      <w:pPr>
        <w:widowControl/>
        <w:jc w:val="left"/>
        <w:rPr>
          <w:rFonts w:ascii="Calibri" w:hAnsi="Calibri"/>
          <w:szCs w:val="21"/>
        </w:rPr>
      </w:pPr>
      <w:r w:rsidRPr="004858DA">
        <w:rPr>
          <w:rFonts w:ascii="Calibri" w:hAnsi="Calibri"/>
          <w:szCs w:val="21"/>
        </w:rPr>
        <w:t>In this table</w:t>
      </w:r>
      <w:r w:rsidR="00DD7EEF">
        <w:rPr>
          <w:rFonts w:ascii="Calibri" w:hAnsi="Calibri"/>
          <w:szCs w:val="21"/>
        </w:rPr>
        <w:t>,</w:t>
      </w:r>
      <w:r w:rsidRPr="004858DA">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4858DA" w:rsidRDefault="001A0275" w:rsidP="005E221B">
      <w:pPr>
        <w:widowControl/>
        <w:jc w:val="left"/>
        <w:rPr>
          <w:rFonts w:ascii="Calibri" w:hAnsi="Calibri"/>
          <w:szCs w:val="21"/>
        </w:rPr>
      </w:pPr>
    </w:p>
    <w:p w14:paraId="0FF01928" w14:textId="77777777" w:rsidR="001A0275" w:rsidRPr="004858DA" w:rsidRDefault="001A0275" w:rsidP="005E221B">
      <w:pPr>
        <w:widowControl/>
        <w:jc w:val="left"/>
        <w:rPr>
          <w:rFonts w:ascii="Calibri" w:hAnsi="Calibri"/>
          <w:szCs w:val="21"/>
        </w:rPr>
      </w:pPr>
    </w:p>
    <w:p w14:paraId="0901C8BC" w14:textId="38B42685" w:rsidR="001A0275" w:rsidRPr="004858DA" w:rsidRDefault="001A0275" w:rsidP="005E221B">
      <w:pPr>
        <w:widowControl/>
        <w:jc w:val="left"/>
        <w:rPr>
          <w:rFonts w:ascii="Calibri" w:hAnsi="Calibri"/>
          <w:szCs w:val="21"/>
        </w:rPr>
      </w:pPr>
      <w:r w:rsidRPr="004858DA">
        <w:rPr>
          <w:rFonts w:ascii="Calibri" w:hAnsi="Calibri"/>
          <w:szCs w:val="21"/>
        </w:rPr>
        <w:t>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4858DA" w:rsidRDefault="001A0275" w:rsidP="005E221B">
      <w:pPr>
        <w:widowControl/>
        <w:jc w:val="left"/>
        <w:rPr>
          <w:rFonts w:ascii="Calibri" w:hAnsi="Calibri"/>
          <w:szCs w:val="21"/>
        </w:rPr>
      </w:pPr>
    </w:p>
    <w:p w14:paraId="48E9957D" w14:textId="77777777" w:rsidR="0035237B" w:rsidRPr="004858DA" w:rsidRDefault="001A0275" w:rsidP="005E221B">
      <w:pPr>
        <w:widowControl/>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0035237B" w:rsidRPr="004858DA">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6">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4858DA" w:rsidRDefault="0035237B" w:rsidP="00DE45D3">
      <w:pPr>
        <w:widowControl/>
        <w:jc w:val="center"/>
        <w:rPr>
          <w:rFonts w:ascii="Calibri" w:hAnsi="Calibri"/>
          <w:szCs w:val="21"/>
        </w:rPr>
      </w:pPr>
      <w:r w:rsidRPr="004858DA">
        <w:rPr>
          <w:rFonts w:ascii="Calibri" w:hAnsi="Calibri"/>
          <w:szCs w:val="21"/>
        </w:rPr>
        <w:t>-adjacency matrix graph show the value</w:t>
      </w:r>
    </w:p>
    <w:p w14:paraId="657CE408" w14:textId="77777777" w:rsidR="0035237B" w:rsidRPr="004858DA" w:rsidRDefault="0035237B" w:rsidP="005E221B">
      <w:pPr>
        <w:widowControl/>
        <w:jc w:val="left"/>
        <w:rPr>
          <w:rFonts w:ascii="Calibri" w:hAnsi="Calibri"/>
          <w:szCs w:val="21"/>
        </w:rPr>
      </w:pPr>
    </w:p>
    <w:p w14:paraId="1AB8A71C" w14:textId="097D21F1" w:rsidR="00DE45D3" w:rsidRDefault="00BC6761" w:rsidP="005E221B">
      <w:pPr>
        <w:widowControl/>
        <w:jc w:val="left"/>
        <w:rPr>
          <w:rFonts w:ascii="Calibri" w:hAnsi="Calibri"/>
          <w:szCs w:val="21"/>
        </w:rPr>
      </w:pPr>
      <w:r w:rsidRPr="00BC6761">
        <w:rPr>
          <w:rFonts w:ascii="Calibri" w:hAnsi="Calibri"/>
          <w:szCs w:val="21"/>
        </w:rPr>
        <w:lastRenderedPageBreak/>
        <w:t>Adjacency list memory usage depends more on the number of edges (rather than the number of nodes), if the data is sparse, using an adjacency list will save a lot of space compared to an adjacency matrix, but the data in this project is more dense,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4858DA" w:rsidRDefault="00DE45D3" w:rsidP="005E221B">
      <w:pPr>
        <w:widowControl/>
        <w:jc w:val="left"/>
        <w:rPr>
          <w:rFonts w:ascii="Calibri" w:hAnsi="Calibri"/>
          <w:szCs w:val="21"/>
        </w:rPr>
      </w:pPr>
    </w:p>
    <w:p w14:paraId="09985AFF" w14:textId="77777777" w:rsidR="001A0275" w:rsidRPr="00DE45D3" w:rsidRDefault="001A0275" w:rsidP="005E221B">
      <w:pPr>
        <w:widowControl/>
        <w:jc w:val="left"/>
        <w:rPr>
          <w:rFonts w:ascii="Calibri" w:hAnsi="Calibri"/>
          <w:szCs w:val="21"/>
        </w:rPr>
      </w:pPr>
    </w:p>
    <w:p w14:paraId="34E7A7CD" w14:textId="53F1D3E5" w:rsidR="001A0275" w:rsidRPr="004858DA" w:rsidRDefault="001A0275" w:rsidP="005E221B">
      <w:pPr>
        <w:widowControl/>
        <w:jc w:val="left"/>
        <w:rPr>
          <w:rFonts w:ascii="Calibri" w:hAnsi="Calibri"/>
          <w:szCs w:val="21"/>
        </w:rPr>
      </w:pPr>
      <w:r w:rsidRPr="004858DA">
        <w:rPr>
          <w:rFonts w:ascii="Calibri" w:hAnsi="Calibri"/>
          <w:szCs w:val="21"/>
        </w:rPr>
        <w:t>Finally, the power set model is set up, which not only identifies relationships between individuals and groups but also between groups and groups</w:t>
      </w:r>
    </w:p>
    <w:p w14:paraId="0D766F85" w14:textId="58D97A09" w:rsidR="0035237B" w:rsidRPr="004858DA" w:rsidRDefault="004875CC" w:rsidP="005E221B">
      <w:pPr>
        <w:widowControl/>
        <w:jc w:val="left"/>
        <w:rPr>
          <w:rFonts w:ascii="Calibri" w:hAnsi="Calibri"/>
          <w:szCs w:val="21"/>
        </w:rPr>
      </w:pPr>
      <w:r w:rsidRPr="004858DA">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7">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4858DA" w:rsidRDefault="00A01428" w:rsidP="005E221B">
      <w:pPr>
        <w:widowControl/>
        <w:jc w:val="left"/>
        <w:rPr>
          <w:rFonts w:ascii="Calibri" w:hAnsi="Calibri"/>
          <w:szCs w:val="21"/>
        </w:rPr>
      </w:pPr>
      <w:r w:rsidRPr="004858DA">
        <w:rPr>
          <w:rFonts w:ascii="Calibri" w:hAnsi="Calibri"/>
          <w:szCs w:val="21"/>
        </w:rPr>
        <w:t>-adjacency matrix graph show the value between power set and power set</w:t>
      </w:r>
    </w:p>
    <w:p w14:paraId="167CC0FE" w14:textId="77777777" w:rsidR="006908C0" w:rsidRPr="004858DA" w:rsidRDefault="006908C0" w:rsidP="005E221B">
      <w:pPr>
        <w:widowControl/>
        <w:jc w:val="left"/>
        <w:rPr>
          <w:rFonts w:ascii="Calibri" w:hAnsi="Calibri"/>
          <w:szCs w:val="21"/>
        </w:rPr>
      </w:pPr>
    </w:p>
    <w:p w14:paraId="361D4208" w14:textId="7F5AEA27" w:rsidR="001A0275" w:rsidRPr="004858DA" w:rsidRDefault="005F391F" w:rsidP="005E221B">
      <w:pPr>
        <w:widowControl/>
        <w:jc w:val="left"/>
        <w:rPr>
          <w:rFonts w:ascii="Calibri" w:hAnsi="Calibri"/>
          <w:szCs w:val="21"/>
        </w:rPr>
      </w:pPr>
      <w:r w:rsidRPr="004858DA">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Pr>
          <w:rFonts w:ascii="Calibri" w:hAnsi="Calibri"/>
          <w:szCs w:val="21"/>
        </w:rPr>
        <w:t>,</w:t>
      </w:r>
      <w:r w:rsidRPr="004858DA">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4858DA" w:rsidRDefault="00065ABD" w:rsidP="005E221B">
      <w:pPr>
        <w:widowControl/>
        <w:jc w:val="left"/>
        <w:rPr>
          <w:rFonts w:ascii="Calibri" w:hAnsi="Calibri"/>
          <w:szCs w:val="21"/>
        </w:rPr>
      </w:pPr>
    </w:p>
    <w:p w14:paraId="6853733D" w14:textId="7391B542" w:rsidR="00291FE6" w:rsidRPr="00291FE6" w:rsidRDefault="00065ABD" w:rsidP="00291FE6">
      <w:pPr>
        <w:pStyle w:val="3"/>
      </w:pPr>
      <w:bookmarkStart w:id="82" w:name="_Toc69055128"/>
      <w:r w:rsidRPr="004858DA">
        <w:t>The rating implement method change</w:t>
      </w:r>
      <w:bookmarkEnd w:id="82"/>
      <w:r w:rsidRPr="004858DA">
        <w:t xml:space="preserve"> </w:t>
      </w:r>
    </w:p>
    <w:p w14:paraId="530367B1" w14:textId="2572F0F7" w:rsidR="00291FE6" w:rsidRDefault="00AD64CC" w:rsidP="00065ABD">
      <w:pPr>
        <w:rPr>
          <w:rFonts w:ascii="Calibri" w:hAnsi="Calibri"/>
          <w:szCs w:val="21"/>
        </w:rPr>
      </w:pPr>
      <w:r w:rsidRPr="004858DA">
        <w:rPr>
          <w:rFonts w:ascii="Calibri" w:hAnsi="Calibri"/>
          <w:szCs w:val="21"/>
        </w:rPr>
        <w:t>The project initially used pure recursion to implement the final scoring of the integrated teams, but during the run, it was found that the program took a long time to run using pure recursion</w:t>
      </w:r>
      <w:del w:id="83" w:author="Warrick Roseboom" w:date="2021-04-15T17:03:00Z">
        <w:r w:rsidRPr="004858DA" w:rsidDel="00BB3706">
          <w:rPr>
            <w:rFonts w:ascii="Calibri" w:hAnsi="Calibri"/>
            <w:szCs w:val="21"/>
          </w:rPr>
          <w:delText>. However, during the run, it was found that the program took a long time to run using pure recursion</w:delText>
        </w:r>
      </w:del>
      <w:r w:rsidRPr="004858DA">
        <w:rPr>
          <w:rFonts w:ascii="Calibri" w:hAnsi="Calibri"/>
          <w:szCs w:val="21"/>
        </w:rPr>
        <w:t>, and when testing with larger data, it was found that there was a Stack overflow situation.</w:t>
      </w:r>
    </w:p>
    <w:p w14:paraId="13F6B3D4" w14:textId="77777777" w:rsidR="00291FE6" w:rsidRPr="00291FE6"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0BC7E0AC" w:rsidR="00291FE6" w:rsidRDefault="00291FE6" w:rsidP="00065ABD">
      <w:pPr>
        <w:rPr>
          <w:rFonts w:ascii="Calibri" w:hAnsi="Calibri"/>
          <w:szCs w:val="21"/>
        </w:rPr>
      </w:pPr>
      <w:commentRangeStart w:id="84"/>
      <w:r>
        <w:rPr>
          <w:rFonts w:ascii="Calibri" w:hAnsi="Calibri"/>
          <w:szCs w:val="21"/>
        </w:rPr>
        <w:t>Here is the function of Strength method.</w:t>
      </w:r>
      <w:commentRangeEnd w:id="84"/>
      <w:r w:rsidR="00544677">
        <w:rPr>
          <w:rStyle w:val="a9"/>
        </w:rPr>
        <w:commentReference w:id="84"/>
      </w:r>
    </w:p>
    <w:p w14:paraId="4724E8F4" w14:textId="460A8AE0" w:rsidR="00291FE6" w:rsidRPr="004858DA" w:rsidRDefault="00291FE6" w:rsidP="00291FE6">
      <w:pPr>
        <w:jc w:val="left"/>
        <w:rPr>
          <w:rFonts w:ascii="Calibri" w:hAnsi="Calibri"/>
          <w:szCs w:val="21"/>
        </w:rPr>
      </w:pPr>
      <w:r w:rsidRPr="004858DA">
        <w:rPr>
          <w:rFonts w:ascii="Calibri" w:hAnsi="Calibri"/>
          <w:szCs w:val="21"/>
        </w:rPr>
        <w:t xml:space="preserve">The pseudocode code for this function by using recursion is shown below, As it is rely on the way of recursion, it is necessary to set up the base case, so for this project’s </w:t>
      </w:r>
      <w:r w:rsidRPr="00291FE6">
        <w:rPr>
          <w:rFonts w:ascii="Calibri" w:hAnsi="Calibri"/>
          <w:color w:val="000000" w:themeColor="text1"/>
          <w:szCs w:val="21"/>
        </w:rPr>
        <w:t>pure</w:t>
      </w:r>
      <w:r w:rsidRPr="004858DA">
        <w:rPr>
          <w:rFonts w:ascii="Calibri" w:hAnsi="Calibri"/>
          <w:color w:val="FF0000"/>
          <w:szCs w:val="21"/>
        </w:rPr>
        <w:t xml:space="preserve"> </w:t>
      </w:r>
      <w:r w:rsidRPr="004858DA">
        <w:rPr>
          <w:rFonts w:ascii="Calibri" w:hAnsi="Calibri"/>
          <w:szCs w:val="21"/>
        </w:rPr>
        <w:t>recursion is if the number of set one, it will straight return that player’s rating.</w:t>
      </w:r>
    </w:p>
    <w:p w14:paraId="6E09AB0F" w14:textId="77777777" w:rsidR="00291FE6" w:rsidRPr="004858DA" w:rsidRDefault="00291FE6" w:rsidP="00291FE6">
      <w:pPr>
        <w:jc w:val="left"/>
        <w:rPr>
          <w:rFonts w:ascii="Calibri" w:hAnsi="Calibri"/>
          <w:szCs w:val="21"/>
        </w:rPr>
      </w:pPr>
      <w:r w:rsidRPr="004858DA">
        <w:rPr>
          <w:rFonts w:ascii="Calibri" w:hAnsi="Calibri"/>
          <w:szCs w:val="21"/>
        </w:rPr>
        <w:t>Define Strength(set)</w:t>
      </w:r>
    </w:p>
    <w:p w14:paraId="03F4572A" w14:textId="77777777" w:rsidR="00291FE6" w:rsidRPr="004858DA" w:rsidRDefault="00291FE6" w:rsidP="00291FE6">
      <w:pPr>
        <w:jc w:val="left"/>
        <w:rPr>
          <w:rFonts w:ascii="Calibri" w:hAnsi="Calibri"/>
          <w:szCs w:val="21"/>
        </w:rPr>
      </w:pPr>
      <w:r w:rsidRPr="004858DA">
        <w:rPr>
          <w:rFonts w:ascii="Calibri" w:hAnsi="Calibri"/>
          <w:szCs w:val="21"/>
        </w:rPr>
        <w:lastRenderedPageBreak/>
        <w:t>If num == 1</w:t>
      </w:r>
    </w:p>
    <w:p w14:paraId="4FC08B59" w14:textId="77777777" w:rsidR="00291FE6" w:rsidRPr="004858DA" w:rsidRDefault="00291FE6" w:rsidP="00291FE6">
      <w:pPr>
        <w:jc w:val="left"/>
        <w:rPr>
          <w:rFonts w:ascii="Calibri" w:hAnsi="Calibri"/>
          <w:szCs w:val="21"/>
        </w:rPr>
      </w:pPr>
      <w:r w:rsidRPr="004858DA">
        <w:rPr>
          <w:rFonts w:ascii="Calibri" w:hAnsi="Calibri"/>
          <w:szCs w:val="21"/>
        </w:rPr>
        <w:t xml:space="preserve">            Return Rating(set[0])</w:t>
      </w:r>
    </w:p>
    <w:p w14:paraId="28AEABCD" w14:textId="77777777" w:rsidR="00291FE6" w:rsidRPr="004858DA" w:rsidRDefault="00291FE6" w:rsidP="00291FE6">
      <w:pPr>
        <w:jc w:val="left"/>
        <w:rPr>
          <w:rFonts w:ascii="Calibri" w:hAnsi="Calibri"/>
          <w:szCs w:val="21"/>
        </w:rPr>
      </w:pPr>
      <w:r w:rsidRPr="004858DA">
        <w:rPr>
          <w:rFonts w:ascii="Calibri" w:hAnsi="Calibri"/>
          <w:szCs w:val="21"/>
        </w:rPr>
        <w:t>Else</w:t>
      </w:r>
    </w:p>
    <w:p w14:paraId="5001A27A" w14:textId="77777777" w:rsidR="00291FE6" w:rsidRPr="004858DA" w:rsidRDefault="00291FE6" w:rsidP="00291FE6">
      <w:pPr>
        <w:jc w:val="left"/>
        <w:rPr>
          <w:rFonts w:ascii="Calibri" w:hAnsi="Calibri"/>
          <w:szCs w:val="21"/>
        </w:rPr>
      </w:pPr>
      <w:r w:rsidRPr="004858DA">
        <w:rPr>
          <w:rFonts w:ascii="Calibri" w:hAnsi="Calibri"/>
          <w:szCs w:val="21"/>
        </w:rPr>
        <w:t xml:space="preserve">            strength = 0;</w:t>
      </w:r>
    </w:p>
    <w:p w14:paraId="69C2F557" w14:textId="77777777" w:rsidR="00291FE6" w:rsidRPr="004858DA" w:rsidRDefault="00291FE6" w:rsidP="00291FE6">
      <w:pPr>
        <w:jc w:val="left"/>
        <w:rPr>
          <w:rFonts w:ascii="Calibri" w:hAnsi="Calibri"/>
          <w:szCs w:val="21"/>
        </w:rPr>
      </w:pPr>
      <w:r w:rsidRPr="004858DA">
        <w:rPr>
          <w:rFonts w:ascii="Calibri" w:hAnsi="Calibri"/>
          <w:szCs w:val="21"/>
        </w:rPr>
        <w:t xml:space="preserve">            For each subset in </w:t>
      </w:r>
      <w:proofErr w:type="spellStart"/>
      <w:r w:rsidRPr="004858DA">
        <w:rPr>
          <w:rFonts w:ascii="Calibri" w:hAnsi="Calibri"/>
          <w:szCs w:val="21"/>
        </w:rPr>
        <w:t>itertools.combination</w:t>
      </w:r>
      <w:proofErr w:type="spellEnd"/>
      <w:r w:rsidRPr="004858DA">
        <w:rPr>
          <w:rFonts w:ascii="Calibri" w:hAnsi="Calibri"/>
          <w:szCs w:val="21"/>
        </w:rPr>
        <w:t xml:space="preserve">(set, </w:t>
      </w:r>
      <w:proofErr w:type="spellStart"/>
      <w:r w:rsidRPr="004858DA">
        <w:rPr>
          <w:rFonts w:ascii="Calibri" w:hAnsi="Calibri"/>
          <w:szCs w:val="21"/>
        </w:rPr>
        <w:t>len</w:t>
      </w:r>
      <w:proofErr w:type="spellEnd"/>
      <w:r w:rsidRPr="004858DA">
        <w:rPr>
          <w:rFonts w:ascii="Calibri" w:hAnsi="Calibri"/>
          <w:szCs w:val="21"/>
        </w:rPr>
        <w:t>(set)-1)</w:t>
      </w:r>
    </w:p>
    <w:p w14:paraId="774AEE55" w14:textId="77777777" w:rsidR="00291FE6" w:rsidRPr="004858DA" w:rsidRDefault="00291FE6" w:rsidP="00291FE6">
      <w:pPr>
        <w:jc w:val="left"/>
        <w:rPr>
          <w:rFonts w:ascii="Calibri" w:hAnsi="Calibri"/>
          <w:szCs w:val="21"/>
        </w:rPr>
      </w:pPr>
      <w:r w:rsidRPr="004858DA">
        <w:rPr>
          <w:rFonts w:ascii="Calibri" w:hAnsi="Calibri"/>
          <w:szCs w:val="21"/>
        </w:rPr>
        <w:t xml:space="preserve">                        Strength += Strength(subset)</w:t>
      </w:r>
    </w:p>
    <w:p w14:paraId="10A62A05" w14:textId="77777777" w:rsidR="00291FE6" w:rsidRPr="004858DA" w:rsidRDefault="00291FE6" w:rsidP="00291FE6">
      <w:pPr>
        <w:jc w:val="left"/>
        <w:rPr>
          <w:rFonts w:ascii="Calibri" w:hAnsi="Calibri"/>
          <w:szCs w:val="21"/>
        </w:rPr>
      </w:pPr>
      <w:r w:rsidRPr="004858DA">
        <w:rPr>
          <w:rFonts w:ascii="Calibri" w:hAnsi="Calibri"/>
          <w:szCs w:val="21"/>
        </w:rPr>
        <w:t xml:space="preserve">            Strength / (</w:t>
      </w:r>
      <w:proofErr w:type="spellStart"/>
      <w:r w:rsidRPr="004858DA">
        <w:rPr>
          <w:rFonts w:ascii="Calibri" w:hAnsi="Calibri"/>
          <w:szCs w:val="21"/>
        </w:rPr>
        <w:t>len</w:t>
      </w:r>
      <w:proofErr w:type="spellEnd"/>
      <w:r w:rsidRPr="004858DA">
        <w:rPr>
          <w:rFonts w:ascii="Calibri" w:hAnsi="Calibri"/>
          <w:szCs w:val="21"/>
        </w:rPr>
        <w:t>(set))</w:t>
      </w:r>
    </w:p>
    <w:p w14:paraId="51A6AE19" w14:textId="77777777" w:rsidR="00291FE6" w:rsidRPr="004858DA" w:rsidRDefault="00291FE6" w:rsidP="00291FE6">
      <w:pPr>
        <w:jc w:val="left"/>
        <w:rPr>
          <w:rFonts w:ascii="Calibri" w:hAnsi="Calibri"/>
          <w:szCs w:val="21"/>
        </w:rPr>
      </w:pPr>
      <w:r w:rsidRPr="004858DA">
        <w:rPr>
          <w:rFonts w:ascii="Calibri" w:hAnsi="Calibri"/>
          <w:szCs w:val="21"/>
        </w:rPr>
        <w:t xml:space="preserve">            Return Strength() </w:t>
      </w:r>
    </w:p>
    <w:p w14:paraId="0271DC56" w14:textId="77777777" w:rsidR="00291FE6" w:rsidRPr="004858DA" w:rsidRDefault="00291FE6" w:rsidP="00291FE6">
      <w:pPr>
        <w:jc w:val="left"/>
        <w:rPr>
          <w:rFonts w:ascii="Calibri" w:hAnsi="Calibri"/>
          <w:szCs w:val="21"/>
        </w:rPr>
      </w:pPr>
    </w:p>
    <w:p w14:paraId="651E8E41" w14:textId="69010283" w:rsidR="00291FE6" w:rsidRDefault="00291FE6" w:rsidP="00291FE6">
      <w:pPr>
        <w:jc w:val="left"/>
        <w:rPr>
          <w:rFonts w:ascii="Calibri" w:hAnsi="Calibri"/>
          <w:szCs w:val="21"/>
        </w:rPr>
      </w:pPr>
      <w:r>
        <w:rPr>
          <w:rFonts w:ascii="Calibri" w:hAnsi="Calibri"/>
          <w:szCs w:val="21"/>
        </w:rPr>
        <w:t>I</w:t>
      </w:r>
      <w:r w:rsidRPr="004858DA">
        <w:rPr>
          <w:rFonts w:ascii="Calibri" w:hAnsi="Calibri"/>
          <w:szCs w:val="21"/>
        </w:rPr>
        <w:t xml:space="preserve">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So I try to find the more efficient way to solve the calculation (improve the fib recursion), which is the </w:t>
      </w:r>
      <w:proofErr w:type="spellStart"/>
      <w:r w:rsidRPr="004858DA">
        <w:rPr>
          <w:rFonts w:ascii="Calibri" w:hAnsi="Calibri"/>
          <w:szCs w:val="21"/>
        </w:rPr>
        <w:t>Memoization</w:t>
      </w:r>
      <w:proofErr w:type="spellEnd"/>
      <w:r w:rsidRPr="004858DA">
        <w:rPr>
          <w:rFonts w:ascii="Calibri" w:hAnsi="Calibri"/>
          <w:szCs w:val="21"/>
        </w:rPr>
        <w:t xml:space="preserve">, the basic idea for </w:t>
      </w:r>
      <w:proofErr w:type="spellStart"/>
      <w:r w:rsidRPr="004858DA">
        <w:rPr>
          <w:rFonts w:ascii="Calibri" w:hAnsi="Calibri"/>
          <w:szCs w:val="21"/>
        </w:rPr>
        <w:t>memoization</w:t>
      </w:r>
      <w:proofErr w:type="spellEnd"/>
      <w:r w:rsidRPr="004858DA">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77777777" w:rsidR="001F567B" w:rsidRPr="004858DA" w:rsidRDefault="001F567B" w:rsidP="001F567B">
      <w:pPr>
        <w:pStyle w:val="2"/>
        <w:rPr>
          <w:kern w:val="44"/>
        </w:rPr>
      </w:pPr>
      <w:r w:rsidRPr="004858DA">
        <w:t>Fibonacci sequence</w:t>
      </w:r>
      <w:r w:rsidRPr="004858DA">
        <w:rPr>
          <w:kern w:val="44"/>
        </w:rPr>
        <w:t xml:space="preserve"> [</w:t>
      </w:r>
      <w:commentRangeStart w:id="85"/>
      <w:r w:rsidRPr="004858DA">
        <w:rPr>
          <w:kern w:val="44"/>
        </w:rPr>
        <w:t>4</w:t>
      </w:r>
      <w:commentRangeEnd w:id="85"/>
      <w:r>
        <w:rPr>
          <w:rStyle w:val="a9"/>
          <w:rFonts w:asciiTheme="minorHAnsi" w:eastAsiaTheme="minorEastAsia" w:hAnsiTheme="minorHAnsi" w:cstheme="minorBidi"/>
          <w:b w:val="0"/>
          <w:bCs w:val="0"/>
        </w:rPr>
        <w:commentReference w:id="85"/>
      </w:r>
      <w:r w:rsidRPr="004858DA">
        <w:rPr>
          <w:kern w:val="44"/>
        </w:rPr>
        <w:t>]</w:t>
      </w:r>
    </w:p>
    <w:p w14:paraId="3127146D" w14:textId="77777777" w:rsidR="001F567B" w:rsidRPr="004858DA" w:rsidRDefault="001F567B" w:rsidP="001F567B">
      <w:pPr>
        <w:widowControl/>
        <w:jc w:val="left"/>
        <w:rPr>
          <w:rFonts w:ascii="Calibri" w:hAnsi="Calibri"/>
          <w:szCs w:val="21"/>
        </w:rPr>
      </w:pPr>
      <w:r w:rsidRPr="004858DA">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4858DA" w:rsidRDefault="001F567B" w:rsidP="001F567B">
      <w:pPr>
        <w:jc w:val="left"/>
        <w:rPr>
          <w:rFonts w:ascii="Calibri" w:hAnsi="Calibri"/>
          <w:szCs w:val="21"/>
        </w:rPr>
      </w:pPr>
      <w:r w:rsidRPr="004858DA">
        <w:rPr>
          <w:rFonts w:ascii="Calibri" w:hAnsi="Calibri"/>
          <w:szCs w:val="21"/>
        </w:rPr>
        <w:t>The pseudocode for fib can be conclude as:</w:t>
      </w:r>
    </w:p>
    <w:p w14:paraId="247DFFE2" w14:textId="77777777" w:rsidR="001F567B" w:rsidRPr="004858DA" w:rsidRDefault="001F567B" w:rsidP="001F567B">
      <w:pPr>
        <w:jc w:val="left"/>
        <w:rPr>
          <w:rFonts w:ascii="Calibri" w:hAnsi="Calibri"/>
          <w:szCs w:val="21"/>
        </w:rPr>
      </w:pPr>
      <w:r w:rsidRPr="004858DA">
        <w:rPr>
          <w:rFonts w:ascii="Calibri" w:hAnsi="Calibri"/>
          <w:szCs w:val="21"/>
        </w:rPr>
        <w:t>Define Fib(n)</w:t>
      </w:r>
    </w:p>
    <w:p w14:paraId="10CE419E" w14:textId="77777777" w:rsidR="001F567B" w:rsidRPr="004858DA" w:rsidRDefault="001F567B" w:rsidP="001F567B">
      <w:pPr>
        <w:jc w:val="left"/>
        <w:rPr>
          <w:rFonts w:ascii="Calibri" w:hAnsi="Calibri"/>
          <w:szCs w:val="21"/>
        </w:rPr>
      </w:pPr>
      <w:r w:rsidRPr="004858DA">
        <w:rPr>
          <w:rFonts w:ascii="Calibri" w:hAnsi="Calibri"/>
          <w:szCs w:val="21"/>
        </w:rPr>
        <w:t xml:space="preserve">If n = 0 </w:t>
      </w:r>
    </w:p>
    <w:p w14:paraId="53B80CEF" w14:textId="77777777" w:rsidR="001F567B" w:rsidRPr="004858DA" w:rsidRDefault="001F567B" w:rsidP="001F567B">
      <w:pPr>
        <w:jc w:val="left"/>
        <w:rPr>
          <w:rFonts w:ascii="Calibri" w:hAnsi="Calibri"/>
          <w:szCs w:val="21"/>
        </w:rPr>
      </w:pPr>
      <w:r w:rsidRPr="004858DA">
        <w:rPr>
          <w:rFonts w:ascii="Calibri" w:hAnsi="Calibri"/>
          <w:szCs w:val="21"/>
        </w:rPr>
        <w:t xml:space="preserve">            Return 0</w:t>
      </w:r>
    </w:p>
    <w:p w14:paraId="56D5120D" w14:textId="77777777" w:rsidR="001F567B" w:rsidRPr="004858DA" w:rsidRDefault="001F567B" w:rsidP="001F567B">
      <w:pPr>
        <w:jc w:val="left"/>
        <w:rPr>
          <w:rFonts w:ascii="Calibri" w:hAnsi="Calibri"/>
          <w:szCs w:val="21"/>
        </w:rPr>
      </w:pPr>
      <w:r w:rsidRPr="004858DA">
        <w:rPr>
          <w:rFonts w:ascii="Calibri" w:hAnsi="Calibri"/>
          <w:szCs w:val="21"/>
        </w:rPr>
        <w:t>Else</w:t>
      </w:r>
    </w:p>
    <w:p w14:paraId="472265C6" w14:textId="77777777" w:rsidR="001F567B" w:rsidRPr="004858DA" w:rsidRDefault="001F567B" w:rsidP="001F567B">
      <w:pPr>
        <w:jc w:val="left"/>
        <w:rPr>
          <w:rFonts w:ascii="Calibri" w:hAnsi="Calibri"/>
          <w:szCs w:val="21"/>
        </w:rPr>
      </w:pPr>
      <w:r w:rsidRPr="004858DA">
        <w:rPr>
          <w:rFonts w:ascii="Calibri" w:hAnsi="Calibri"/>
          <w:szCs w:val="21"/>
        </w:rPr>
        <w:t xml:space="preserve">            Return Fib(n-1)+Fib(n-2)</w:t>
      </w:r>
    </w:p>
    <w:p w14:paraId="0DA729BC" w14:textId="77777777" w:rsidR="001F567B" w:rsidRPr="004858DA" w:rsidRDefault="001F567B" w:rsidP="001F567B">
      <w:pPr>
        <w:widowControl/>
        <w:jc w:val="left"/>
        <w:rPr>
          <w:rFonts w:ascii="Calibri" w:hAnsi="Calibri"/>
          <w:szCs w:val="21"/>
        </w:rPr>
      </w:pPr>
    </w:p>
    <w:p w14:paraId="60F8CBBD" w14:textId="77777777" w:rsidR="001F567B" w:rsidRPr="004858DA" w:rsidRDefault="001F567B" w:rsidP="001F567B">
      <w:pPr>
        <w:widowControl/>
        <w:jc w:val="left"/>
        <w:rPr>
          <w:rFonts w:ascii="Calibri" w:hAnsi="Calibri"/>
          <w:szCs w:val="21"/>
        </w:rPr>
      </w:pPr>
      <w:r w:rsidRPr="004858DA">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8">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77777777" w:rsidR="001F567B" w:rsidRPr="004858DA" w:rsidRDefault="001F567B" w:rsidP="001F567B">
      <w:pPr>
        <w:widowControl/>
        <w:jc w:val="left"/>
        <w:rPr>
          <w:rFonts w:ascii="Calibri" w:hAnsi="Calibri"/>
          <w:b/>
          <w:bCs/>
          <w:kern w:val="44"/>
          <w:szCs w:val="21"/>
        </w:rPr>
      </w:pP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t xml:space="preserve">- </w:t>
      </w:r>
      <w:r w:rsidRPr="004858DA">
        <w:rPr>
          <w:rFonts w:ascii="Calibri" w:hAnsi="Calibri"/>
          <w:szCs w:val="21"/>
        </w:rPr>
        <w:t>Figure</w:t>
      </w:r>
      <w:r w:rsidRPr="004858DA">
        <w:rPr>
          <w:rFonts w:ascii="Calibri" w:hAnsi="Calibri"/>
          <w:b/>
          <w:bCs/>
          <w:kern w:val="44"/>
          <w:szCs w:val="21"/>
        </w:rPr>
        <w:t xml:space="preserve"> 3.the fib diagram</w:t>
      </w:r>
    </w:p>
    <w:p w14:paraId="5FBBB22A" w14:textId="77777777" w:rsidR="001F567B" w:rsidRPr="004858DA" w:rsidRDefault="001F567B" w:rsidP="001F567B">
      <w:pPr>
        <w:widowControl/>
        <w:jc w:val="left"/>
        <w:rPr>
          <w:rFonts w:ascii="Calibri" w:hAnsi="Calibri"/>
          <w:b/>
          <w:bCs/>
          <w:kern w:val="44"/>
          <w:szCs w:val="21"/>
        </w:rPr>
      </w:pPr>
    </w:p>
    <w:p w14:paraId="3EAEE653" w14:textId="77777777" w:rsidR="001F567B" w:rsidRPr="004858DA" w:rsidRDefault="001F567B" w:rsidP="001F567B">
      <w:pPr>
        <w:pStyle w:val="2"/>
      </w:pPr>
      <w:proofErr w:type="spellStart"/>
      <w:r w:rsidRPr="004858DA">
        <w:t>Memoization</w:t>
      </w:r>
      <w:proofErr w:type="spellEnd"/>
      <w:r w:rsidRPr="004858DA">
        <w:t xml:space="preserve"> [</w:t>
      </w:r>
      <w:commentRangeStart w:id="86"/>
      <w:r w:rsidRPr="004858DA">
        <w:t>5</w:t>
      </w:r>
      <w:commentRangeEnd w:id="86"/>
      <w:r>
        <w:rPr>
          <w:rStyle w:val="a9"/>
          <w:rFonts w:asciiTheme="minorHAnsi" w:eastAsiaTheme="minorEastAsia" w:hAnsiTheme="minorHAnsi" w:cstheme="minorBidi"/>
          <w:b w:val="0"/>
          <w:bCs w:val="0"/>
        </w:rPr>
        <w:commentReference w:id="86"/>
      </w:r>
      <w:r w:rsidRPr="004858DA">
        <w:t>]</w:t>
      </w:r>
    </w:p>
    <w:p w14:paraId="56C6DBA9" w14:textId="77777777" w:rsidR="001F567B" w:rsidRPr="004858DA" w:rsidRDefault="001F567B" w:rsidP="001F567B">
      <w:pPr>
        <w:widowControl/>
        <w:jc w:val="left"/>
        <w:rPr>
          <w:rFonts w:ascii="Calibri" w:hAnsi="Calibri"/>
          <w:b/>
          <w:bCs/>
          <w:noProof/>
          <w:kern w:val="44"/>
          <w:szCs w:val="21"/>
        </w:rPr>
      </w:pPr>
      <w:r w:rsidRPr="004858DA">
        <w:rPr>
          <w:rFonts w:ascii="Calibri" w:hAnsi="Calibri"/>
          <w:b/>
          <w:bCs/>
          <w:kern w:val="44"/>
          <w:szCs w:val="21"/>
        </w:rPr>
        <w:t xml:space="preserve">In computing, </w:t>
      </w:r>
      <w:proofErr w:type="spellStart"/>
      <w:r w:rsidRPr="004858DA">
        <w:rPr>
          <w:rFonts w:ascii="Calibri" w:hAnsi="Calibri"/>
          <w:b/>
          <w:bCs/>
          <w:kern w:val="44"/>
          <w:szCs w:val="21"/>
        </w:rPr>
        <w:t>memoi</w:t>
      </w:r>
      <w:r>
        <w:rPr>
          <w:rFonts w:ascii="Calibri" w:hAnsi="Calibri"/>
          <w:b/>
          <w:bCs/>
          <w:kern w:val="44"/>
          <w:szCs w:val="21"/>
        </w:rPr>
        <w:t>s</w:t>
      </w:r>
      <w:r w:rsidRPr="004858DA">
        <w:rPr>
          <w:rFonts w:ascii="Calibri" w:hAnsi="Calibri"/>
          <w:b/>
          <w:bCs/>
          <w:kern w:val="44"/>
          <w:szCs w:val="21"/>
        </w:rPr>
        <w:t>ation</w:t>
      </w:r>
      <w:proofErr w:type="spellEnd"/>
      <w:r w:rsidRPr="004858DA">
        <w:rPr>
          <w:rFonts w:ascii="Calibri" w:hAnsi="Calibri"/>
          <w:b/>
          <w:bCs/>
          <w:kern w:val="44"/>
          <w:szCs w:val="21"/>
        </w:rPr>
        <w:t xml:space="preserve"> is an </w:t>
      </w:r>
      <w:proofErr w:type="spellStart"/>
      <w:r w:rsidRPr="004858DA">
        <w:rPr>
          <w:rFonts w:ascii="Calibri" w:hAnsi="Calibri"/>
          <w:b/>
          <w:bCs/>
          <w:kern w:val="44"/>
          <w:szCs w:val="21"/>
        </w:rPr>
        <w:t>optimi</w:t>
      </w:r>
      <w:r>
        <w:rPr>
          <w:rFonts w:ascii="Calibri" w:hAnsi="Calibri"/>
          <w:b/>
          <w:bCs/>
          <w:kern w:val="44"/>
          <w:szCs w:val="21"/>
        </w:rPr>
        <w:t>s</w:t>
      </w:r>
      <w:r w:rsidRPr="004858DA">
        <w:rPr>
          <w:rFonts w:ascii="Calibri" w:hAnsi="Calibri"/>
          <w:b/>
          <w:bCs/>
          <w:kern w:val="44"/>
          <w:szCs w:val="21"/>
        </w:rPr>
        <w:t>ation</w:t>
      </w:r>
      <w:proofErr w:type="spellEnd"/>
      <w:r w:rsidRPr="004858DA">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4858DA">
        <w:rPr>
          <w:rFonts w:ascii="Calibri" w:hAnsi="Calibri"/>
          <w:szCs w:val="21"/>
        </w:rPr>
        <w:t xml:space="preserve"> </w:t>
      </w:r>
      <w:proofErr w:type="spellStart"/>
      <w:r w:rsidRPr="004858DA">
        <w:rPr>
          <w:rFonts w:ascii="Calibri" w:hAnsi="Calibri"/>
          <w:b/>
          <w:bCs/>
          <w:kern w:val="44"/>
          <w:szCs w:val="21"/>
        </w:rPr>
        <w:t>memoization</w:t>
      </w:r>
      <w:proofErr w:type="spellEnd"/>
      <w:r w:rsidRPr="004858DA">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w:t>
      </w:r>
      <w:r>
        <w:rPr>
          <w:rFonts w:ascii="Calibri" w:hAnsi="Calibri"/>
          <w:b/>
          <w:bCs/>
          <w:kern w:val="44"/>
          <w:szCs w:val="21"/>
        </w:rPr>
        <w:t>function calls</w:t>
      </w:r>
      <w:r w:rsidRPr="004858DA">
        <w:rPr>
          <w:rFonts w:ascii="Calibri" w:hAnsi="Calibri"/>
          <w:b/>
          <w:bCs/>
          <w:kern w:val="44"/>
          <w:szCs w:val="21"/>
        </w:rPr>
        <w:t>.</w:t>
      </w:r>
      <w:r w:rsidRPr="004858DA">
        <w:rPr>
          <w:rFonts w:ascii="Calibri" w:hAnsi="Calibri"/>
          <w:b/>
          <w:bCs/>
          <w:noProof/>
          <w:kern w:val="44"/>
          <w:szCs w:val="21"/>
        </w:rPr>
        <w:t xml:space="preserve"> </w:t>
      </w:r>
    </w:p>
    <w:p w14:paraId="25E5D69C" w14:textId="77777777" w:rsidR="001F567B" w:rsidRPr="004858DA" w:rsidRDefault="001F567B" w:rsidP="001F567B">
      <w:pPr>
        <w:widowControl/>
        <w:jc w:val="left"/>
        <w:rPr>
          <w:rFonts w:ascii="Calibri" w:hAnsi="Calibri"/>
          <w:b/>
          <w:bCs/>
          <w:kern w:val="44"/>
          <w:szCs w:val="21"/>
        </w:rPr>
      </w:pPr>
      <w:r w:rsidRPr="004858DA">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29">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66CA4B3B" w14:textId="77777777" w:rsidR="001F567B" w:rsidRPr="004858DA" w:rsidRDefault="001F567B" w:rsidP="00291FE6">
      <w:pPr>
        <w:jc w:val="left"/>
        <w:rPr>
          <w:rFonts w:ascii="Calibri" w:hAnsi="Calibri"/>
          <w:szCs w:val="21"/>
        </w:rPr>
      </w:pPr>
    </w:p>
    <w:p w14:paraId="1651E10D" w14:textId="77777777" w:rsidR="00291FE6" w:rsidRDefault="00291FE6" w:rsidP="00065ABD">
      <w:pPr>
        <w:rPr>
          <w:rFonts w:ascii="Calibri" w:hAnsi="Calibri"/>
          <w:szCs w:val="21"/>
        </w:rPr>
      </w:pPr>
    </w:p>
    <w:p w14:paraId="48C73534" w14:textId="4495DDE3" w:rsidR="00AD64CC" w:rsidRPr="004858DA" w:rsidRDefault="00AD64CC" w:rsidP="00065ABD">
      <w:pPr>
        <w:rPr>
          <w:rFonts w:ascii="Calibri" w:hAnsi="Calibri"/>
          <w:szCs w:val="21"/>
        </w:rPr>
      </w:pPr>
      <w:r w:rsidRPr="004858DA">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Default="00AD64CC" w:rsidP="00065ABD">
      <w:pPr>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-how to implement the </w:t>
      </w:r>
      <w:proofErr w:type="spellStart"/>
      <w:r w:rsidRPr="004858DA">
        <w:rPr>
          <w:rFonts w:ascii="Calibri" w:hAnsi="Calibri"/>
          <w:szCs w:val="21"/>
        </w:rPr>
        <w:t>memoization</w:t>
      </w:r>
      <w:proofErr w:type="spellEnd"/>
      <w:r w:rsidRPr="004858DA">
        <w:rPr>
          <w:rFonts w:ascii="Calibri" w:hAnsi="Calibri"/>
          <w:szCs w:val="21"/>
        </w:rPr>
        <w:t xml:space="preserve"> in this project</w:t>
      </w:r>
    </w:p>
    <w:p w14:paraId="69C5AF0C" w14:textId="77777777" w:rsidR="00FF4CB8" w:rsidRPr="004858DA" w:rsidRDefault="00FF4CB8" w:rsidP="00065ABD">
      <w:pPr>
        <w:rPr>
          <w:rFonts w:ascii="Calibri" w:hAnsi="Calibri"/>
          <w:szCs w:val="21"/>
        </w:rPr>
      </w:pPr>
    </w:p>
    <w:p w14:paraId="038F3AE5" w14:textId="491F66DD" w:rsidR="00AD64CC" w:rsidRDefault="00AD64CC" w:rsidP="00FF4CB8">
      <w:r w:rsidRPr="004858DA">
        <w:t xml:space="preserve">The data in the green part of the image can be used without calculation, because </w:t>
      </w:r>
      <w:proofErr w:type="spellStart"/>
      <w:r w:rsidRPr="004858DA">
        <w:t>memoization</w:t>
      </w:r>
      <w:proofErr w:type="spellEnd"/>
      <w:r w:rsidRPr="004858DA">
        <w:t xml:space="preserve"> defines a cache to store the calculated data, which can be used if the same data is needed again during a loop, which is not possible with pure recursion.</w:t>
      </w:r>
    </w:p>
    <w:p w14:paraId="6CF1F267" w14:textId="77777777" w:rsidR="00291FE6" w:rsidRPr="004858DA" w:rsidRDefault="00291FE6" w:rsidP="00291FE6">
      <w:pPr>
        <w:jc w:val="left"/>
        <w:rPr>
          <w:rFonts w:ascii="Calibri" w:hAnsi="Calibri"/>
          <w:szCs w:val="21"/>
        </w:rPr>
      </w:pPr>
    </w:p>
    <w:p w14:paraId="18ED488A" w14:textId="77777777" w:rsidR="00291FE6" w:rsidRPr="004858DA" w:rsidRDefault="00291FE6" w:rsidP="00291FE6">
      <w:pPr>
        <w:jc w:val="left"/>
        <w:rPr>
          <w:rFonts w:ascii="Calibri" w:hAnsi="Calibri"/>
          <w:szCs w:val="21"/>
        </w:rPr>
      </w:pPr>
      <w:r w:rsidRPr="004858DA">
        <w:rPr>
          <w:rFonts w:ascii="Calibri" w:hAnsi="Calibri"/>
          <w:szCs w:val="21"/>
        </w:rPr>
        <w:t xml:space="preserve">Here is the pseudocode for </w:t>
      </w:r>
      <w:proofErr w:type="spellStart"/>
      <w:r w:rsidRPr="004858DA">
        <w:rPr>
          <w:rFonts w:ascii="Calibri" w:hAnsi="Calibri"/>
          <w:szCs w:val="21"/>
        </w:rPr>
        <w:t>Memoization</w:t>
      </w:r>
      <w:proofErr w:type="spellEnd"/>
      <w:r w:rsidRPr="004858DA">
        <w:rPr>
          <w:rFonts w:ascii="Calibri" w:hAnsi="Calibri"/>
          <w:szCs w:val="21"/>
        </w:rPr>
        <w:t>:</w:t>
      </w:r>
    </w:p>
    <w:p w14:paraId="620497FE" w14:textId="77777777" w:rsidR="00291FE6" w:rsidRPr="004858DA" w:rsidRDefault="00291FE6" w:rsidP="00291FE6">
      <w:pPr>
        <w:jc w:val="left"/>
        <w:rPr>
          <w:rFonts w:ascii="Calibri" w:hAnsi="Calibri"/>
          <w:szCs w:val="21"/>
        </w:rPr>
      </w:pPr>
      <w:r w:rsidRPr="004858DA">
        <w:rPr>
          <w:rFonts w:ascii="Calibri" w:hAnsi="Calibri"/>
          <w:szCs w:val="21"/>
        </w:rPr>
        <w:lastRenderedPageBreak/>
        <w:t>Define Strength(set)</w:t>
      </w:r>
    </w:p>
    <w:p w14:paraId="6547DE83" w14:textId="77777777" w:rsidR="00291FE6" w:rsidRPr="004858DA" w:rsidRDefault="00291FE6" w:rsidP="00291FE6">
      <w:pPr>
        <w:jc w:val="left"/>
        <w:rPr>
          <w:rFonts w:ascii="Calibri" w:hAnsi="Calibri"/>
          <w:szCs w:val="21"/>
        </w:rPr>
      </w:pPr>
      <w:r w:rsidRPr="004858DA">
        <w:rPr>
          <w:rFonts w:ascii="Calibri" w:hAnsi="Calibri"/>
          <w:szCs w:val="21"/>
        </w:rPr>
        <w:t>Memo = keys:powerset5 -&gt; values: zeros(</w:t>
      </w:r>
      <w:proofErr w:type="spellStart"/>
      <w:r w:rsidRPr="004858DA">
        <w:rPr>
          <w:rFonts w:ascii="Calibri" w:hAnsi="Calibri"/>
          <w:szCs w:val="21"/>
        </w:rPr>
        <w:t>len</w:t>
      </w:r>
      <w:proofErr w:type="spellEnd"/>
      <w:r w:rsidRPr="004858DA">
        <w:rPr>
          <w:rFonts w:ascii="Calibri" w:hAnsi="Calibri"/>
          <w:szCs w:val="21"/>
        </w:rPr>
        <w:t>(powerset5(players)))</w:t>
      </w:r>
    </w:p>
    <w:p w14:paraId="11302F5E" w14:textId="77777777" w:rsidR="00291FE6" w:rsidRPr="004858DA" w:rsidRDefault="00291FE6" w:rsidP="00291FE6">
      <w:pPr>
        <w:jc w:val="left"/>
        <w:rPr>
          <w:rFonts w:ascii="Calibri" w:hAnsi="Calibri"/>
          <w:szCs w:val="21"/>
        </w:rPr>
      </w:pPr>
      <w:r w:rsidRPr="004858DA">
        <w:rPr>
          <w:rFonts w:ascii="Calibri" w:hAnsi="Calibri"/>
          <w:szCs w:val="21"/>
        </w:rPr>
        <w:t>If num == 1</w:t>
      </w:r>
    </w:p>
    <w:p w14:paraId="0095F295" w14:textId="77777777" w:rsidR="00291FE6" w:rsidRPr="004858DA" w:rsidRDefault="00291FE6" w:rsidP="00291FE6">
      <w:pPr>
        <w:jc w:val="left"/>
        <w:rPr>
          <w:rFonts w:ascii="Calibri" w:hAnsi="Calibri"/>
          <w:szCs w:val="21"/>
        </w:rPr>
      </w:pPr>
      <w:r w:rsidRPr="004858DA">
        <w:rPr>
          <w:rFonts w:ascii="Calibri" w:hAnsi="Calibri"/>
          <w:szCs w:val="21"/>
        </w:rPr>
        <w:t xml:space="preserve">            Memo[set] = Rating(set[0])</w:t>
      </w:r>
    </w:p>
    <w:p w14:paraId="1387F1E8" w14:textId="77777777" w:rsidR="00291FE6" w:rsidRPr="004858DA" w:rsidRDefault="00291FE6" w:rsidP="00291FE6">
      <w:pPr>
        <w:jc w:val="left"/>
        <w:rPr>
          <w:rFonts w:ascii="Calibri" w:hAnsi="Calibri"/>
          <w:szCs w:val="21"/>
        </w:rPr>
      </w:pPr>
      <w:r w:rsidRPr="004858DA">
        <w:rPr>
          <w:rFonts w:ascii="Calibri" w:hAnsi="Calibri"/>
          <w:szCs w:val="21"/>
        </w:rPr>
        <w:t xml:space="preserve">            Return Rating(set[0])</w:t>
      </w:r>
    </w:p>
    <w:p w14:paraId="61581876" w14:textId="77777777" w:rsidR="00291FE6" w:rsidRPr="004858DA" w:rsidRDefault="00291FE6" w:rsidP="00291FE6">
      <w:pPr>
        <w:jc w:val="left"/>
        <w:rPr>
          <w:rFonts w:ascii="Calibri" w:hAnsi="Calibri"/>
          <w:szCs w:val="21"/>
        </w:rPr>
      </w:pPr>
      <w:r w:rsidRPr="004858DA">
        <w:rPr>
          <w:rFonts w:ascii="Calibri" w:hAnsi="Calibri"/>
          <w:szCs w:val="21"/>
        </w:rPr>
        <w:t>Else</w:t>
      </w:r>
    </w:p>
    <w:p w14:paraId="0BAF61A4" w14:textId="77777777" w:rsidR="00291FE6" w:rsidRPr="004858DA" w:rsidRDefault="00291FE6" w:rsidP="00291FE6">
      <w:pPr>
        <w:jc w:val="left"/>
        <w:rPr>
          <w:rFonts w:ascii="Calibri" w:hAnsi="Calibri"/>
          <w:szCs w:val="21"/>
        </w:rPr>
      </w:pPr>
      <w:r w:rsidRPr="004858DA">
        <w:rPr>
          <w:rFonts w:ascii="Calibri" w:hAnsi="Calibri"/>
          <w:szCs w:val="21"/>
        </w:rPr>
        <w:t xml:space="preserve">            If (Memo[set] == 0)</w:t>
      </w:r>
    </w:p>
    <w:p w14:paraId="6241889F" w14:textId="77777777" w:rsidR="00291FE6" w:rsidRPr="004858DA" w:rsidRDefault="00291FE6" w:rsidP="00291FE6">
      <w:pPr>
        <w:jc w:val="left"/>
        <w:rPr>
          <w:rFonts w:ascii="Calibri" w:hAnsi="Calibri"/>
          <w:szCs w:val="21"/>
        </w:rPr>
      </w:pPr>
      <w:r w:rsidRPr="004858DA">
        <w:rPr>
          <w:rFonts w:ascii="Calibri" w:hAnsi="Calibri"/>
          <w:szCs w:val="21"/>
        </w:rPr>
        <w:t xml:space="preserve">                        strength = 0;</w:t>
      </w:r>
    </w:p>
    <w:p w14:paraId="072336DF" w14:textId="77777777" w:rsidR="00291FE6" w:rsidRPr="004858DA" w:rsidRDefault="00291FE6" w:rsidP="00291FE6">
      <w:pPr>
        <w:jc w:val="left"/>
        <w:rPr>
          <w:rFonts w:ascii="Calibri" w:hAnsi="Calibri"/>
          <w:szCs w:val="21"/>
        </w:rPr>
      </w:pPr>
      <w:r w:rsidRPr="004858DA">
        <w:rPr>
          <w:rFonts w:ascii="Calibri" w:hAnsi="Calibri"/>
          <w:szCs w:val="21"/>
        </w:rPr>
        <w:t xml:space="preserve">                        For each subset in </w:t>
      </w:r>
      <w:proofErr w:type="spellStart"/>
      <w:r w:rsidRPr="004858DA">
        <w:rPr>
          <w:rFonts w:ascii="Calibri" w:hAnsi="Calibri"/>
          <w:szCs w:val="21"/>
        </w:rPr>
        <w:t>itertools.combination</w:t>
      </w:r>
      <w:proofErr w:type="spellEnd"/>
      <w:r w:rsidRPr="004858DA">
        <w:rPr>
          <w:rFonts w:ascii="Calibri" w:hAnsi="Calibri"/>
          <w:szCs w:val="21"/>
        </w:rPr>
        <w:t xml:space="preserve">(set, </w:t>
      </w:r>
      <w:proofErr w:type="spellStart"/>
      <w:r w:rsidRPr="004858DA">
        <w:rPr>
          <w:rFonts w:ascii="Calibri" w:hAnsi="Calibri"/>
          <w:szCs w:val="21"/>
        </w:rPr>
        <w:t>len</w:t>
      </w:r>
      <w:proofErr w:type="spellEnd"/>
      <w:r w:rsidRPr="004858DA">
        <w:rPr>
          <w:rFonts w:ascii="Calibri" w:hAnsi="Calibri"/>
          <w:szCs w:val="21"/>
        </w:rPr>
        <w:t>(set)-1)</w:t>
      </w:r>
    </w:p>
    <w:p w14:paraId="6CFCCD32" w14:textId="77777777" w:rsidR="00291FE6" w:rsidRPr="004858DA" w:rsidRDefault="00291FE6" w:rsidP="00291FE6">
      <w:pPr>
        <w:jc w:val="left"/>
        <w:rPr>
          <w:rFonts w:ascii="Calibri" w:hAnsi="Calibri"/>
          <w:szCs w:val="21"/>
        </w:rPr>
      </w:pPr>
      <w:r w:rsidRPr="004858DA">
        <w:rPr>
          <w:rFonts w:ascii="Calibri" w:hAnsi="Calibri"/>
          <w:szCs w:val="21"/>
        </w:rPr>
        <w:t xml:space="preserve">                                    strength += Strength(subset)</w:t>
      </w:r>
    </w:p>
    <w:p w14:paraId="3958DC3E" w14:textId="77777777" w:rsidR="00291FE6" w:rsidRPr="004858DA" w:rsidRDefault="00291FE6" w:rsidP="00291FE6">
      <w:pPr>
        <w:jc w:val="left"/>
        <w:rPr>
          <w:rFonts w:ascii="Calibri" w:hAnsi="Calibri"/>
          <w:szCs w:val="21"/>
        </w:rPr>
      </w:pPr>
      <w:r w:rsidRPr="004858DA">
        <w:rPr>
          <w:rFonts w:ascii="Calibri" w:hAnsi="Calibri"/>
          <w:szCs w:val="21"/>
        </w:rPr>
        <w:t xml:space="preserve">                        strength / (</w:t>
      </w:r>
      <w:proofErr w:type="spellStart"/>
      <w:r w:rsidRPr="004858DA">
        <w:rPr>
          <w:rFonts w:ascii="Calibri" w:hAnsi="Calibri"/>
          <w:szCs w:val="21"/>
        </w:rPr>
        <w:t>len</w:t>
      </w:r>
      <w:proofErr w:type="spellEnd"/>
      <w:r w:rsidRPr="004858DA">
        <w:rPr>
          <w:rFonts w:ascii="Calibri" w:hAnsi="Calibri"/>
          <w:szCs w:val="21"/>
        </w:rPr>
        <w:t xml:space="preserve">(set))                </w:t>
      </w:r>
    </w:p>
    <w:p w14:paraId="210611B7" w14:textId="77777777" w:rsidR="00291FE6" w:rsidRPr="004858DA" w:rsidRDefault="00291FE6" w:rsidP="00291FE6">
      <w:pPr>
        <w:jc w:val="left"/>
        <w:rPr>
          <w:rFonts w:ascii="Calibri" w:hAnsi="Calibri"/>
          <w:szCs w:val="21"/>
        </w:rPr>
      </w:pPr>
      <w:r w:rsidRPr="004858DA">
        <w:rPr>
          <w:rFonts w:ascii="Calibri" w:hAnsi="Calibri"/>
          <w:szCs w:val="21"/>
        </w:rPr>
        <w:t xml:space="preserve">                        Memo[set] = strength</w:t>
      </w:r>
    </w:p>
    <w:p w14:paraId="00E24F22" w14:textId="77777777" w:rsidR="00291FE6" w:rsidRPr="004858DA" w:rsidRDefault="00291FE6" w:rsidP="00291FE6">
      <w:pPr>
        <w:jc w:val="left"/>
        <w:rPr>
          <w:rFonts w:ascii="Calibri" w:hAnsi="Calibri"/>
          <w:szCs w:val="21"/>
        </w:rPr>
      </w:pPr>
      <w:r w:rsidRPr="004858DA">
        <w:rPr>
          <w:rFonts w:ascii="Calibri" w:hAnsi="Calibri"/>
          <w:szCs w:val="21"/>
        </w:rPr>
        <w:t xml:space="preserve">            Return Memo[set]</w:t>
      </w:r>
    </w:p>
    <w:p w14:paraId="050280EE" w14:textId="77777777" w:rsidR="00291FE6" w:rsidRPr="004858DA" w:rsidRDefault="00291FE6" w:rsidP="00291FE6">
      <w:pPr>
        <w:jc w:val="left"/>
        <w:rPr>
          <w:rFonts w:ascii="Calibri" w:hAnsi="Calibri"/>
          <w:szCs w:val="21"/>
        </w:rPr>
      </w:pPr>
    </w:p>
    <w:p w14:paraId="4C18D911" w14:textId="34D93172" w:rsidR="00291FE6" w:rsidRPr="004858DA" w:rsidRDefault="00291FE6" w:rsidP="00291FE6">
      <w:pPr>
        <w:jc w:val="left"/>
        <w:rPr>
          <w:rFonts w:ascii="Calibri" w:hAnsi="Calibri"/>
          <w:szCs w:val="21"/>
        </w:rPr>
      </w:pPr>
      <w:r w:rsidRPr="004858DA">
        <w:rPr>
          <w:rFonts w:ascii="Calibri" w:hAnsi="Calibri"/>
          <w:szCs w:val="21"/>
        </w:rPr>
        <w:t xml:space="preserve">In the pseudocode, the function will always check the Set and do the recursion which will always check all of the powerset of </w:t>
      </w:r>
      <w:proofErr w:type="spellStart"/>
      <w:r w:rsidRPr="004858DA">
        <w:rPr>
          <w:rFonts w:ascii="Calibri" w:hAnsi="Calibri"/>
          <w:szCs w:val="21"/>
        </w:rPr>
        <w:t>len</w:t>
      </w:r>
      <w:proofErr w:type="spellEnd"/>
      <w:r w:rsidRPr="004858DA">
        <w:rPr>
          <w:rFonts w:ascii="Calibri" w:hAnsi="Calibri"/>
          <w:szCs w:val="21"/>
        </w:rPr>
        <w:t xml:space="preserve"> (set), until it find the personal rating, however, as the method mentioned before, the formula to calculate a group rating is Strength(</w:t>
      </w:r>
      <w:proofErr w:type="spellStart"/>
      <w:r w:rsidRPr="004858DA">
        <w:rPr>
          <w:rFonts w:ascii="Calibri" w:hAnsi="Calibri"/>
          <w:szCs w:val="21"/>
        </w:rPr>
        <w:t>player</w:t>
      </w:r>
      <w:r>
        <w:rPr>
          <w:rFonts w:ascii="Calibri" w:hAnsi="Calibri"/>
          <w:szCs w:val="21"/>
        </w:rPr>
        <w:t>A</w:t>
      </w:r>
      <w:r w:rsidRPr="004858DA">
        <w:rPr>
          <w:rFonts w:ascii="Calibri" w:hAnsi="Calibri"/>
          <w:szCs w:val="21"/>
        </w:rPr>
        <w:t>,</w:t>
      </w:r>
      <w:r>
        <w:rPr>
          <w:rFonts w:ascii="Calibri" w:hAnsi="Calibri"/>
          <w:szCs w:val="21"/>
        </w:rPr>
        <w:t>B</w:t>
      </w:r>
      <w:proofErr w:type="spellEnd"/>
      <w:r w:rsidRPr="004858DA">
        <w:rPr>
          <w:rFonts w:ascii="Calibri" w:hAnsi="Calibri"/>
          <w:szCs w:val="21"/>
        </w:rPr>
        <w:t>)= Strength(</w:t>
      </w:r>
      <w:proofErr w:type="spellStart"/>
      <w:r w:rsidRPr="004858DA">
        <w:rPr>
          <w:rFonts w:ascii="Calibri" w:hAnsi="Calibri"/>
          <w:szCs w:val="21"/>
        </w:rPr>
        <w:t>player</w:t>
      </w:r>
      <w:r>
        <w:rPr>
          <w:rFonts w:ascii="Calibri" w:hAnsi="Calibri"/>
          <w:szCs w:val="21"/>
        </w:rPr>
        <w:t>A</w:t>
      </w:r>
      <w:proofErr w:type="spellEnd"/>
      <w:r w:rsidRPr="004858DA">
        <w:rPr>
          <w:rFonts w:ascii="Calibri" w:hAnsi="Calibri"/>
          <w:szCs w:val="21"/>
        </w:rPr>
        <w:t>)+Strength(</w:t>
      </w:r>
      <w:proofErr w:type="spellStart"/>
      <w:r w:rsidRPr="004858DA">
        <w:rPr>
          <w:rFonts w:ascii="Calibri" w:hAnsi="Calibri"/>
          <w:szCs w:val="21"/>
        </w:rPr>
        <w:t>player</w:t>
      </w:r>
      <w:r>
        <w:rPr>
          <w:rFonts w:ascii="Calibri" w:hAnsi="Calibri"/>
          <w:szCs w:val="21"/>
        </w:rPr>
        <w:t>B</w:t>
      </w:r>
      <w:proofErr w:type="spellEnd"/>
      <w:r w:rsidRPr="004858DA">
        <w:rPr>
          <w:rFonts w:ascii="Calibri" w:hAnsi="Calibri"/>
          <w:szCs w:val="21"/>
        </w:rPr>
        <w:t>)+K, K is the major factor influence the total rating of a group combine.it is a process in which new players and previous players go from strange to familiar, as well as the formation of team play and mutual cooperation. So if the two player have a good relationship their combine K will be a large number, vice versa.</w:t>
      </w:r>
    </w:p>
    <w:p w14:paraId="54B9F929" w14:textId="77777777" w:rsidR="00291FE6" w:rsidRPr="00291FE6" w:rsidRDefault="00291FE6" w:rsidP="00FF4CB8">
      <w:pPr>
        <w:rPr>
          <w:b/>
          <w:bCs/>
        </w:rPr>
      </w:pPr>
    </w:p>
    <w:p w14:paraId="52D9A650" w14:textId="1CC3187D" w:rsidR="00821F12" w:rsidRPr="004858DA" w:rsidRDefault="00821F12" w:rsidP="00FF4CB8">
      <w:pPr>
        <w:pStyle w:val="3"/>
      </w:pPr>
      <w:bookmarkStart w:id="87" w:name="_Toc69055129"/>
      <w:r w:rsidRPr="004858DA">
        <w:t>Implementation issue</w:t>
      </w:r>
      <w:bookmarkEnd w:id="87"/>
    </w:p>
    <w:p w14:paraId="348989D2" w14:textId="1872BFB6" w:rsidR="00821F12" w:rsidRPr="004858DA" w:rsidRDefault="00821F12" w:rsidP="005E221B">
      <w:pPr>
        <w:jc w:val="left"/>
        <w:rPr>
          <w:rFonts w:ascii="Calibri" w:hAnsi="Calibri"/>
          <w:szCs w:val="21"/>
        </w:rPr>
      </w:pPr>
      <w:r w:rsidRPr="004858DA">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4B0B7CAF" w:rsidR="00821F12" w:rsidRPr="004858DA" w:rsidRDefault="00821F12" w:rsidP="005E221B">
      <w:pPr>
        <w:jc w:val="left"/>
        <w:rPr>
          <w:rFonts w:ascii="Calibri" w:hAnsi="Calibri"/>
          <w:szCs w:val="21"/>
        </w:rPr>
      </w:pPr>
      <w:r w:rsidRPr="004858DA">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manually. </w:t>
      </w:r>
      <w:del w:id="88" w:author="Warrick Roseboom" w:date="2021-04-15T17:04:00Z">
        <w:r w:rsidRPr="004858DA" w:rsidDel="000B46C7">
          <w:rPr>
            <w:rFonts w:ascii="Calibri" w:hAnsi="Calibri"/>
            <w:szCs w:val="21"/>
          </w:rPr>
          <w:delText xml:space="preserve">This revealed that the data was not comprehensive enough and more information had to be added manually. </w:delText>
        </w:r>
      </w:del>
      <w:r w:rsidRPr="004858DA">
        <w:rPr>
          <w:rFonts w:ascii="Calibri" w:hAnsi="Calibri"/>
          <w:szCs w:val="21"/>
        </w:rPr>
        <w:t>Therefore, we chose to expand the overall data by searching for all players in the 14 teams and adding them to the csv, using the csv to store and modify the data.</w:t>
      </w:r>
    </w:p>
    <w:p w14:paraId="3458E792" w14:textId="32E8E41C" w:rsidR="009733C7" w:rsidRPr="004858DA" w:rsidRDefault="009733C7" w:rsidP="005E221B">
      <w:pPr>
        <w:jc w:val="left"/>
        <w:rPr>
          <w:rFonts w:ascii="Calibri" w:hAnsi="Calibri"/>
          <w:szCs w:val="21"/>
        </w:rPr>
      </w:pPr>
    </w:p>
    <w:p w14:paraId="0F56A037" w14:textId="090B1FFC" w:rsidR="00821F12" w:rsidRPr="004858DA" w:rsidRDefault="009733C7" w:rsidP="005E221B">
      <w:pPr>
        <w:jc w:val="left"/>
        <w:rPr>
          <w:rFonts w:ascii="Calibri" w:hAnsi="Calibri"/>
          <w:szCs w:val="21"/>
        </w:rPr>
      </w:pPr>
      <w:r w:rsidRPr="004858DA">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4858DA" w:rsidRDefault="009733C7" w:rsidP="005E221B">
      <w:pPr>
        <w:jc w:val="left"/>
        <w:rPr>
          <w:rFonts w:ascii="Calibri" w:hAnsi="Calibri"/>
          <w:szCs w:val="21"/>
        </w:rPr>
      </w:pPr>
    </w:p>
    <w:p w14:paraId="770958A8" w14:textId="77777777" w:rsidR="009733C7" w:rsidRPr="004858DA" w:rsidRDefault="009733C7" w:rsidP="005E221B">
      <w:pPr>
        <w:jc w:val="left"/>
        <w:rPr>
          <w:rFonts w:ascii="Calibri" w:hAnsi="Calibri"/>
          <w:szCs w:val="21"/>
        </w:rPr>
      </w:pPr>
      <w:r w:rsidRPr="004858DA">
        <w:rPr>
          <w:rFonts w:ascii="Calibri" w:hAnsi="Calibri"/>
          <w:szCs w:val="21"/>
        </w:rPr>
        <w:t>When designing the relationships between players, the final choice was to use the powerset to find the relationship values between players. Initially the maximum size of the powerset was set to 4.</w:t>
      </w:r>
    </w:p>
    <w:p w14:paraId="3A321E7F" w14:textId="3C9B0C35" w:rsidR="009733C7" w:rsidRPr="004858DA" w:rsidRDefault="009733C7" w:rsidP="005E221B">
      <w:pPr>
        <w:jc w:val="left"/>
        <w:rPr>
          <w:rFonts w:ascii="Calibri" w:hAnsi="Calibri"/>
          <w:szCs w:val="21"/>
        </w:rPr>
      </w:pPr>
      <w:r w:rsidRPr="004858DA">
        <w:rPr>
          <w:rFonts w:ascii="Calibri" w:hAnsi="Calibri"/>
          <w:szCs w:val="21"/>
        </w:rPr>
        <w:lastRenderedPageBreak/>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4858DA" w:rsidRDefault="00821F12" w:rsidP="005E221B">
      <w:pPr>
        <w:jc w:val="left"/>
        <w:rPr>
          <w:rFonts w:ascii="Calibri" w:hAnsi="Calibri"/>
          <w:szCs w:val="21"/>
        </w:rPr>
      </w:pPr>
    </w:p>
    <w:p w14:paraId="1B7B0F97" w14:textId="77777777" w:rsidR="001A0275" w:rsidRPr="004858DA" w:rsidRDefault="001A0275" w:rsidP="005E221B">
      <w:pPr>
        <w:widowControl/>
        <w:jc w:val="left"/>
        <w:rPr>
          <w:rFonts w:ascii="Calibri" w:hAnsi="Calibri"/>
          <w:b/>
          <w:bCs/>
          <w:kern w:val="44"/>
          <w:szCs w:val="21"/>
        </w:rPr>
      </w:pPr>
      <w:r w:rsidRPr="004858DA">
        <w:rPr>
          <w:rFonts w:ascii="Calibri" w:hAnsi="Calibri"/>
          <w:b/>
          <w:bCs/>
          <w:kern w:val="44"/>
          <w:szCs w:val="21"/>
        </w:rPr>
        <w:br w:type="page"/>
      </w:r>
    </w:p>
    <w:p w14:paraId="078F666A" w14:textId="23E4E15A" w:rsidR="000E39C9" w:rsidRPr="004858DA" w:rsidRDefault="000E39C9" w:rsidP="00FF4CB8">
      <w:pPr>
        <w:pStyle w:val="1"/>
      </w:pPr>
      <w:bookmarkStart w:id="89" w:name="_Toc69055130"/>
      <w:r w:rsidRPr="004858DA">
        <w:lastRenderedPageBreak/>
        <w:t>7.testing</w:t>
      </w:r>
      <w:bookmarkEnd w:id="89"/>
    </w:p>
    <w:p w14:paraId="60882BA2" w14:textId="10285242" w:rsidR="000E39C9" w:rsidRPr="004858DA" w:rsidRDefault="000E39C9" w:rsidP="00FF4CB8">
      <w:pPr>
        <w:pStyle w:val="2"/>
      </w:pPr>
      <w:bookmarkStart w:id="90" w:name="_Toc69055131"/>
      <w:r w:rsidRPr="004858DA">
        <w:t>Unit test</w:t>
      </w:r>
      <w:bookmarkEnd w:id="90"/>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4858DA" w14:paraId="0AC21838" w14:textId="77777777" w:rsidTr="00065ABD">
        <w:tc>
          <w:tcPr>
            <w:tcW w:w="1392" w:type="dxa"/>
            <w:vMerge w:val="restart"/>
          </w:tcPr>
          <w:p w14:paraId="32D7F6FD" w14:textId="51C70108" w:rsidR="00F97729" w:rsidRPr="004858DA" w:rsidRDefault="00F97729" w:rsidP="005E221B">
            <w:pPr>
              <w:jc w:val="left"/>
              <w:rPr>
                <w:rFonts w:ascii="Calibri" w:hAnsi="Calibri"/>
                <w:szCs w:val="21"/>
              </w:rPr>
            </w:pPr>
            <w:r w:rsidRPr="004858DA">
              <w:rPr>
                <w:rFonts w:ascii="Calibri" w:hAnsi="Calibri"/>
                <w:szCs w:val="21"/>
              </w:rPr>
              <w:t>Module</w:t>
            </w:r>
          </w:p>
        </w:tc>
        <w:tc>
          <w:tcPr>
            <w:tcW w:w="2549" w:type="dxa"/>
            <w:gridSpan w:val="2"/>
          </w:tcPr>
          <w:p w14:paraId="675F4699" w14:textId="37B93DA0" w:rsidR="00F97729" w:rsidRPr="004858DA" w:rsidRDefault="00F97729" w:rsidP="005E221B">
            <w:pPr>
              <w:jc w:val="left"/>
              <w:rPr>
                <w:rFonts w:ascii="Calibri" w:hAnsi="Calibri"/>
                <w:szCs w:val="21"/>
              </w:rPr>
            </w:pPr>
            <w:r w:rsidRPr="004858DA">
              <w:rPr>
                <w:rFonts w:ascii="Calibri" w:hAnsi="Calibri"/>
                <w:szCs w:val="21"/>
              </w:rPr>
              <w:t>Normal Value</w:t>
            </w:r>
          </w:p>
        </w:tc>
        <w:tc>
          <w:tcPr>
            <w:tcW w:w="2531" w:type="dxa"/>
            <w:gridSpan w:val="2"/>
          </w:tcPr>
          <w:p w14:paraId="04F955AE" w14:textId="12FE6E2D" w:rsidR="00F97729" w:rsidRPr="004858DA" w:rsidRDefault="00F97729" w:rsidP="005E221B">
            <w:pPr>
              <w:jc w:val="left"/>
              <w:rPr>
                <w:rFonts w:ascii="Calibri" w:hAnsi="Calibri"/>
                <w:szCs w:val="21"/>
              </w:rPr>
            </w:pPr>
            <w:r w:rsidRPr="004858DA">
              <w:rPr>
                <w:rFonts w:ascii="Calibri" w:hAnsi="Calibri"/>
                <w:szCs w:val="21"/>
              </w:rPr>
              <w:t>Extreme Value</w:t>
            </w:r>
          </w:p>
        </w:tc>
        <w:tc>
          <w:tcPr>
            <w:tcW w:w="2544" w:type="dxa"/>
            <w:gridSpan w:val="2"/>
          </w:tcPr>
          <w:p w14:paraId="2195CC0F" w14:textId="75B8E88D" w:rsidR="00F97729" w:rsidRPr="004858DA" w:rsidRDefault="00F97729" w:rsidP="005E221B">
            <w:pPr>
              <w:jc w:val="left"/>
              <w:rPr>
                <w:rFonts w:ascii="Calibri" w:hAnsi="Calibri"/>
                <w:szCs w:val="21"/>
              </w:rPr>
            </w:pPr>
            <w:r w:rsidRPr="004858DA">
              <w:rPr>
                <w:rFonts w:ascii="Calibri" w:hAnsi="Calibri"/>
                <w:szCs w:val="21"/>
              </w:rPr>
              <w:t>Anomalous Value</w:t>
            </w:r>
          </w:p>
        </w:tc>
      </w:tr>
      <w:tr w:rsidR="00FE6053" w:rsidRPr="004858DA" w14:paraId="1F126E68" w14:textId="77777777" w:rsidTr="00065ABD">
        <w:tc>
          <w:tcPr>
            <w:tcW w:w="1392" w:type="dxa"/>
            <w:vMerge/>
          </w:tcPr>
          <w:p w14:paraId="5327DBBB" w14:textId="77777777" w:rsidR="00F97729" w:rsidRPr="004858DA" w:rsidRDefault="00F97729" w:rsidP="005E221B">
            <w:pPr>
              <w:jc w:val="left"/>
              <w:rPr>
                <w:rFonts w:ascii="Calibri" w:hAnsi="Calibri"/>
                <w:szCs w:val="21"/>
              </w:rPr>
            </w:pPr>
          </w:p>
        </w:tc>
        <w:tc>
          <w:tcPr>
            <w:tcW w:w="1276" w:type="dxa"/>
          </w:tcPr>
          <w:p w14:paraId="3B258866" w14:textId="5924C7F8" w:rsidR="00F97729" w:rsidRPr="004858DA" w:rsidRDefault="00F97729" w:rsidP="005E221B">
            <w:pPr>
              <w:jc w:val="left"/>
              <w:rPr>
                <w:rFonts w:ascii="Calibri" w:hAnsi="Calibri"/>
                <w:szCs w:val="21"/>
              </w:rPr>
            </w:pPr>
            <w:r w:rsidRPr="004858DA">
              <w:rPr>
                <w:rFonts w:ascii="Calibri" w:hAnsi="Calibri"/>
                <w:szCs w:val="21"/>
              </w:rPr>
              <w:t>Value</w:t>
            </w:r>
          </w:p>
        </w:tc>
        <w:tc>
          <w:tcPr>
            <w:tcW w:w="1273" w:type="dxa"/>
          </w:tcPr>
          <w:p w14:paraId="29EE8760" w14:textId="6A124C55" w:rsidR="00F97729" w:rsidRPr="004858DA" w:rsidRDefault="00F97729" w:rsidP="005E221B">
            <w:pPr>
              <w:jc w:val="left"/>
              <w:rPr>
                <w:rFonts w:ascii="Calibri" w:hAnsi="Calibri"/>
                <w:szCs w:val="21"/>
              </w:rPr>
            </w:pPr>
            <w:r w:rsidRPr="004858DA">
              <w:rPr>
                <w:rFonts w:ascii="Calibri" w:hAnsi="Calibri"/>
                <w:szCs w:val="21"/>
              </w:rPr>
              <w:t>Test result</w:t>
            </w:r>
          </w:p>
        </w:tc>
        <w:tc>
          <w:tcPr>
            <w:tcW w:w="1261" w:type="dxa"/>
          </w:tcPr>
          <w:p w14:paraId="3ECC2AF1" w14:textId="7AF43D4A" w:rsidR="00F97729" w:rsidRPr="004858DA" w:rsidRDefault="00F97729" w:rsidP="005E221B">
            <w:pPr>
              <w:jc w:val="left"/>
              <w:rPr>
                <w:rFonts w:ascii="Calibri" w:hAnsi="Calibri"/>
                <w:szCs w:val="21"/>
              </w:rPr>
            </w:pPr>
            <w:r w:rsidRPr="004858DA">
              <w:rPr>
                <w:rFonts w:ascii="Calibri" w:hAnsi="Calibri"/>
                <w:szCs w:val="21"/>
              </w:rPr>
              <w:t>Value</w:t>
            </w:r>
          </w:p>
        </w:tc>
        <w:tc>
          <w:tcPr>
            <w:tcW w:w="1270" w:type="dxa"/>
          </w:tcPr>
          <w:p w14:paraId="39983AD0" w14:textId="2ADD2EE3" w:rsidR="00F97729" w:rsidRPr="004858DA" w:rsidRDefault="00F97729" w:rsidP="005E221B">
            <w:pPr>
              <w:jc w:val="left"/>
              <w:rPr>
                <w:rFonts w:ascii="Calibri" w:hAnsi="Calibri"/>
                <w:szCs w:val="21"/>
              </w:rPr>
            </w:pPr>
            <w:r w:rsidRPr="004858DA">
              <w:rPr>
                <w:rFonts w:ascii="Calibri" w:hAnsi="Calibri"/>
                <w:szCs w:val="21"/>
              </w:rPr>
              <w:t>Test result</w:t>
            </w:r>
          </w:p>
        </w:tc>
        <w:tc>
          <w:tcPr>
            <w:tcW w:w="1271" w:type="dxa"/>
          </w:tcPr>
          <w:p w14:paraId="2015208C" w14:textId="58B4EA6D" w:rsidR="00F97729" w:rsidRPr="004858DA" w:rsidRDefault="00F97729" w:rsidP="005E221B">
            <w:pPr>
              <w:jc w:val="left"/>
              <w:rPr>
                <w:rFonts w:ascii="Calibri" w:hAnsi="Calibri"/>
                <w:szCs w:val="21"/>
              </w:rPr>
            </w:pPr>
            <w:r w:rsidRPr="004858DA">
              <w:rPr>
                <w:rFonts w:ascii="Calibri" w:hAnsi="Calibri"/>
                <w:szCs w:val="21"/>
              </w:rPr>
              <w:t>Value</w:t>
            </w:r>
          </w:p>
        </w:tc>
        <w:tc>
          <w:tcPr>
            <w:tcW w:w="1273" w:type="dxa"/>
          </w:tcPr>
          <w:p w14:paraId="658E4C4F" w14:textId="22FEB3A1" w:rsidR="00F97729" w:rsidRPr="004858DA" w:rsidRDefault="00F97729" w:rsidP="005E221B">
            <w:pPr>
              <w:jc w:val="left"/>
              <w:rPr>
                <w:rFonts w:ascii="Calibri" w:hAnsi="Calibri"/>
                <w:szCs w:val="21"/>
              </w:rPr>
            </w:pPr>
            <w:r w:rsidRPr="004858DA">
              <w:rPr>
                <w:rFonts w:ascii="Calibri" w:hAnsi="Calibri"/>
                <w:szCs w:val="21"/>
              </w:rPr>
              <w:t>Test result</w:t>
            </w:r>
          </w:p>
        </w:tc>
      </w:tr>
      <w:tr w:rsidR="00FE6053" w:rsidRPr="004858DA" w14:paraId="3F23F3B4" w14:textId="77777777" w:rsidTr="00065ABD">
        <w:tc>
          <w:tcPr>
            <w:tcW w:w="1392" w:type="dxa"/>
          </w:tcPr>
          <w:p w14:paraId="18FB465E" w14:textId="7AC731DA" w:rsidR="00F97729" w:rsidRPr="004858DA" w:rsidRDefault="00F97729" w:rsidP="005E221B">
            <w:pPr>
              <w:jc w:val="left"/>
              <w:rPr>
                <w:rFonts w:ascii="Calibri" w:hAnsi="Calibri"/>
                <w:szCs w:val="21"/>
              </w:rPr>
            </w:pPr>
            <w:r w:rsidRPr="004858DA">
              <w:rPr>
                <w:rFonts w:ascii="Calibri" w:hAnsi="Calibri"/>
                <w:szCs w:val="21"/>
              </w:rPr>
              <w:t xml:space="preserve">Team </w:t>
            </w:r>
            <w:r w:rsidR="00161EDE" w:rsidRPr="004858DA">
              <w:rPr>
                <w:rFonts w:ascii="Calibri" w:hAnsi="Calibri"/>
                <w:szCs w:val="21"/>
              </w:rPr>
              <w:t>E</w:t>
            </w:r>
            <w:r w:rsidRPr="004858DA">
              <w:rPr>
                <w:rFonts w:ascii="Calibri" w:hAnsi="Calibri"/>
                <w:szCs w:val="21"/>
              </w:rPr>
              <w:t>lo</w:t>
            </w:r>
          </w:p>
          <w:p w14:paraId="46D070C1" w14:textId="75BD2A0E" w:rsidR="00FE6053" w:rsidRPr="004858DA" w:rsidRDefault="00FE6053" w:rsidP="005E221B">
            <w:pPr>
              <w:jc w:val="left"/>
              <w:rPr>
                <w:rFonts w:ascii="Calibri" w:hAnsi="Calibri"/>
                <w:szCs w:val="21"/>
              </w:rPr>
            </w:pPr>
            <w:r w:rsidRPr="004858DA">
              <w:rPr>
                <w:rFonts w:ascii="Calibri" w:hAnsi="Calibri"/>
                <w:szCs w:val="21"/>
              </w:rPr>
              <w:t xml:space="preserve">Get team Elo() </w:t>
            </w:r>
          </w:p>
          <w:p w14:paraId="2122615A" w14:textId="11E1A81E" w:rsidR="00FE6053" w:rsidRPr="004858DA" w:rsidRDefault="00FE6053" w:rsidP="005E221B">
            <w:pPr>
              <w:jc w:val="left"/>
              <w:rPr>
                <w:rFonts w:ascii="Calibri" w:hAnsi="Calibri"/>
                <w:szCs w:val="21"/>
              </w:rPr>
            </w:pPr>
          </w:p>
        </w:tc>
        <w:tc>
          <w:tcPr>
            <w:tcW w:w="1276" w:type="dxa"/>
          </w:tcPr>
          <w:p w14:paraId="3EFD7DCE" w14:textId="218791CC" w:rsidR="00F97729" w:rsidRPr="004858DA" w:rsidRDefault="00F97729" w:rsidP="005E221B">
            <w:pPr>
              <w:jc w:val="left"/>
              <w:rPr>
                <w:rFonts w:ascii="Calibri" w:hAnsi="Calibri"/>
                <w:szCs w:val="21"/>
              </w:rPr>
            </w:pPr>
            <w:r w:rsidRPr="004858DA">
              <w:rPr>
                <w:rFonts w:ascii="Calibri" w:hAnsi="Calibri"/>
                <w:szCs w:val="21"/>
              </w:rPr>
              <w:t>‘Utah Jazz’</w:t>
            </w:r>
          </w:p>
        </w:tc>
        <w:tc>
          <w:tcPr>
            <w:tcW w:w="1273" w:type="dxa"/>
          </w:tcPr>
          <w:p w14:paraId="1DD025F3" w14:textId="55E95867" w:rsidR="00F97729" w:rsidRPr="004858DA" w:rsidRDefault="00F97729" w:rsidP="005E221B">
            <w:pPr>
              <w:jc w:val="left"/>
              <w:rPr>
                <w:rFonts w:ascii="Calibri" w:hAnsi="Calibri"/>
                <w:color w:val="385623" w:themeColor="accent6" w:themeShade="80"/>
                <w:szCs w:val="21"/>
              </w:rPr>
            </w:pPr>
            <w:r w:rsidRPr="004858DA">
              <w:rPr>
                <w:rFonts w:ascii="Calibri" w:hAnsi="Calibri"/>
                <w:color w:val="385623" w:themeColor="accent6" w:themeShade="80"/>
                <w:szCs w:val="21"/>
              </w:rPr>
              <w:t>1</w:t>
            </w:r>
            <w:r w:rsidR="00B410E1" w:rsidRPr="004858DA">
              <w:rPr>
                <w:rFonts w:ascii="Calibri" w:hAnsi="Calibri"/>
                <w:color w:val="385623" w:themeColor="accent6" w:themeShade="80"/>
                <w:szCs w:val="21"/>
              </w:rPr>
              <w:t>764</w:t>
            </w:r>
          </w:p>
        </w:tc>
        <w:tc>
          <w:tcPr>
            <w:tcW w:w="1261" w:type="dxa"/>
          </w:tcPr>
          <w:p w14:paraId="554C9426" w14:textId="0B6E57E3" w:rsidR="00F97729" w:rsidRPr="004858DA" w:rsidRDefault="00F97729" w:rsidP="005E221B">
            <w:pPr>
              <w:jc w:val="left"/>
              <w:rPr>
                <w:rFonts w:ascii="Calibri" w:hAnsi="Calibri"/>
                <w:szCs w:val="21"/>
              </w:rPr>
            </w:pPr>
            <w:r w:rsidRPr="004858DA">
              <w:rPr>
                <w:rFonts w:ascii="Calibri" w:hAnsi="Calibri"/>
                <w:szCs w:val="21"/>
              </w:rPr>
              <w:t>-</w:t>
            </w:r>
          </w:p>
        </w:tc>
        <w:tc>
          <w:tcPr>
            <w:tcW w:w="1270" w:type="dxa"/>
          </w:tcPr>
          <w:p w14:paraId="75DC4A78" w14:textId="232E66E0" w:rsidR="00F97729" w:rsidRPr="004858DA" w:rsidRDefault="00F97729" w:rsidP="005E221B">
            <w:pPr>
              <w:jc w:val="left"/>
              <w:rPr>
                <w:rFonts w:ascii="Calibri" w:hAnsi="Calibri"/>
                <w:szCs w:val="21"/>
              </w:rPr>
            </w:pPr>
            <w:r w:rsidRPr="004858DA">
              <w:rPr>
                <w:rFonts w:ascii="Calibri" w:hAnsi="Calibri"/>
                <w:szCs w:val="21"/>
              </w:rPr>
              <w:t>-</w:t>
            </w:r>
          </w:p>
        </w:tc>
        <w:tc>
          <w:tcPr>
            <w:tcW w:w="1271" w:type="dxa"/>
          </w:tcPr>
          <w:p w14:paraId="1F21E78A" w14:textId="73CF59F9" w:rsidR="00F97729" w:rsidRPr="004858DA" w:rsidRDefault="00FE6053" w:rsidP="005E221B">
            <w:pPr>
              <w:jc w:val="left"/>
              <w:rPr>
                <w:rFonts w:ascii="Calibri" w:hAnsi="Calibri"/>
                <w:szCs w:val="21"/>
              </w:rPr>
            </w:pPr>
            <w:r w:rsidRPr="004858DA">
              <w:rPr>
                <w:rFonts w:ascii="Calibri" w:hAnsi="Calibri"/>
                <w:szCs w:val="21"/>
              </w:rPr>
              <w:t>‘Good</w:t>
            </w:r>
            <w:r w:rsidR="00F97729" w:rsidRPr="004858DA">
              <w:rPr>
                <w:rFonts w:ascii="Calibri" w:hAnsi="Calibri"/>
                <w:szCs w:val="21"/>
              </w:rPr>
              <w:t>’</w:t>
            </w:r>
          </w:p>
        </w:tc>
        <w:tc>
          <w:tcPr>
            <w:tcW w:w="1273" w:type="dxa"/>
          </w:tcPr>
          <w:p w14:paraId="72BC5C0A" w14:textId="2369F8ED" w:rsidR="00F97729" w:rsidRPr="004858DA" w:rsidRDefault="00FE6053" w:rsidP="005E221B">
            <w:pPr>
              <w:jc w:val="left"/>
              <w:rPr>
                <w:rFonts w:ascii="Calibri" w:hAnsi="Calibri"/>
                <w:szCs w:val="21"/>
              </w:rPr>
            </w:pPr>
            <w:r w:rsidRPr="004858DA">
              <w:rPr>
                <w:rFonts w:ascii="Calibri" w:hAnsi="Calibri"/>
                <w:szCs w:val="21"/>
              </w:rPr>
              <w:t>null</w:t>
            </w:r>
          </w:p>
        </w:tc>
      </w:tr>
      <w:tr w:rsidR="00FE6053" w:rsidRPr="004858DA" w14:paraId="581EE6C8" w14:textId="77777777" w:rsidTr="00065ABD">
        <w:trPr>
          <w:trHeight w:val="360"/>
        </w:trPr>
        <w:tc>
          <w:tcPr>
            <w:tcW w:w="1392" w:type="dxa"/>
          </w:tcPr>
          <w:p w14:paraId="614914D5" w14:textId="2411695E" w:rsidR="00F97729" w:rsidRPr="004858DA" w:rsidRDefault="00FE6053" w:rsidP="005E221B">
            <w:pPr>
              <w:jc w:val="left"/>
              <w:rPr>
                <w:rFonts w:ascii="Calibri" w:hAnsi="Calibri"/>
                <w:szCs w:val="21"/>
              </w:rPr>
            </w:pPr>
            <w:r w:rsidRPr="004858DA">
              <w:rPr>
                <w:rFonts w:ascii="Calibri" w:hAnsi="Calibri"/>
                <w:szCs w:val="21"/>
              </w:rPr>
              <w:t>Team Elo Get team Average()</w:t>
            </w:r>
          </w:p>
        </w:tc>
        <w:tc>
          <w:tcPr>
            <w:tcW w:w="1276" w:type="dxa"/>
          </w:tcPr>
          <w:p w14:paraId="4BB1246B" w14:textId="20A4BA18" w:rsidR="00F97729" w:rsidRPr="004858DA" w:rsidRDefault="00FE6053" w:rsidP="005E221B">
            <w:pPr>
              <w:jc w:val="left"/>
              <w:rPr>
                <w:rFonts w:ascii="Calibri" w:hAnsi="Calibri"/>
                <w:szCs w:val="21"/>
              </w:rPr>
            </w:pPr>
            <w:r w:rsidRPr="004858DA">
              <w:rPr>
                <w:rFonts w:ascii="Calibri" w:hAnsi="Calibri"/>
                <w:szCs w:val="21"/>
              </w:rPr>
              <w:t>‘ Nuggets’</w:t>
            </w:r>
          </w:p>
        </w:tc>
        <w:tc>
          <w:tcPr>
            <w:tcW w:w="1273" w:type="dxa"/>
          </w:tcPr>
          <w:p w14:paraId="65CEEC11" w14:textId="68365CAE" w:rsidR="00F97729" w:rsidRPr="004858DA" w:rsidRDefault="00FE6053" w:rsidP="005E221B">
            <w:pPr>
              <w:jc w:val="left"/>
              <w:rPr>
                <w:rFonts w:ascii="Calibri" w:hAnsi="Calibri"/>
                <w:szCs w:val="21"/>
              </w:rPr>
            </w:pPr>
            <w:r w:rsidRPr="004858DA">
              <w:rPr>
                <w:rFonts w:ascii="Calibri" w:hAnsi="Calibri"/>
                <w:szCs w:val="21"/>
              </w:rPr>
              <w:t>81.375</w:t>
            </w:r>
          </w:p>
        </w:tc>
        <w:tc>
          <w:tcPr>
            <w:tcW w:w="1261" w:type="dxa"/>
          </w:tcPr>
          <w:p w14:paraId="4E434827" w14:textId="5306881D" w:rsidR="00F97729" w:rsidRPr="004858DA" w:rsidRDefault="00FE6053" w:rsidP="005E221B">
            <w:pPr>
              <w:jc w:val="left"/>
              <w:rPr>
                <w:rFonts w:ascii="Calibri" w:hAnsi="Calibri"/>
                <w:szCs w:val="21"/>
              </w:rPr>
            </w:pPr>
            <w:r w:rsidRPr="004858DA">
              <w:rPr>
                <w:rFonts w:ascii="Calibri" w:hAnsi="Calibri"/>
                <w:szCs w:val="21"/>
              </w:rPr>
              <w:t>’14 team’</w:t>
            </w:r>
          </w:p>
        </w:tc>
        <w:tc>
          <w:tcPr>
            <w:tcW w:w="1270" w:type="dxa"/>
          </w:tcPr>
          <w:p w14:paraId="0633E34D" w14:textId="479ACA7C" w:rsidR="00F97729" w:rsidRPr="004858DA" w:rsidRDefault="00FE6053" w:rsidP="005E221B">
            <w:pPr>
              <w:jc w:val="left"/>
              <w:rPr>
                <w:rFonts w:ascii="Calibri" w:hAnsi="Calibri"/>
                <w:color w:val="FF0000"/>
                <w:szCs w:val="21"/>
              </w:rPr>
            </w:pPr>
            <w:r w:rsidRPr="004858DA">
              <w:rPr>
                <w:rFonts w:ascii="Calibri" w:hAnsi="Calibri"/>
                <w:color w:val="70AD47" w:themeColor="accent6"/>
                <w:szCs w:val="21"/>
              </w:rPr>
              <w:t>Error</w:t>
            </w:r>
          </w:p>
        </w:tc>
        <w:tc>
          <w:tcPr>
            <w:tcW w:w="1271" w:type="dxa"/>
          </w:tcPr>
          <w:p w14:paraId="0FA3C05E" w14:textId="7A40DE04" w:rsidR="00F97729" w:rsidRPr="004858DA" w:rsidRDefault="00F97729" w:rsidP="005E221B">
            <w:pPr>
              <w:jc w:val="left"/>
              <w:rPr>
                <w:rFonts w:ascii="Calibri" w:hAnsi="Calibri"/>
                <w:szCs w:val="21"/>
              </w:rPr>
            </w:pPr>
            <w:r w:rsidRPr="004858DA">
              <w:rPr>
                <w:rFonts w:ascii="Calibri" w:hAnsi="Calibri"/>
                <w:szCs w:val="21"/>
              </w:rPr>
              <w:t>‘</w:t>
            </w:r>
            <w:r w:rsidR="00FE6053" w:rsidRPr="004858DA">
              <w:rPr>
                <w:rFonts w:ascii="Calibri" w:hAnsi="Calibri"/>
                <w:szCs w:val="21"/>
              </w:rPr>
              <w:t>Not team</w:t>
            </w:r>
            <w:r w:rsidRPr="004858DA">
              <w:rPr>
                <w:rFonts w:ascii="Calibri" w:hAnsi="Calibri"/>
                <w:szCs w:val="21"/>
              </w:rPr>
              <w:t>’</w:t>
            </w:r>
          </w:p>
        </w:tc>
        <w:tc>
          <w:tcPr>
            <w:tcW w:w="1273" w:type="dxa"/>
          </w:tcPr>
          <w:p w14:paraId="18177CE4" w14:textId="1E8CD0B9" w:rsidR="00F97729" w:rsidRPr="004858DA" w:rsidRDefault="00F97729" w:rsidP="005E221B">
            <w:pPr>
              <w:jc w:val="left"/>
              <w:rPr>
                <w:rFonts w:ascii="Calibri" w:hAnsi="Calibri"/>
                <w:szCs w:val="21"/>
              </w:rPr>
            </w:pPr>
            <w:r w:rsidRPr="004858DA">
              <w:rPr>
                <w:rFonts w:ascii="Calibri" w:hAnsi="Calibri"/>
                <w:color w:val="385623" w:themeColor="accent6" w:themeShade="80"/>
                <w:szCs w:val="21"/>
              </w:rPr>
              <w:t>Error</w:t>
            </w:r>
          </w:p>
        </w:tc>
      </w:tr>
      <w:tr w:rsidR="00FE6053" w:rsidRPr="004858DA" w14:paraId="63DE9659" w14:textId="77777777" w:rsidTr="00065ABD">
        <w:trPr>
          <w:trHeight w:val="142"/>
        </w:trPr>
        <w:tc>
          <w:tcPr>
            <w:tcW w:w="1392" w:type="dxa"/>
          </w:tcPr>
          <w:p w14:paraId="7661A49F" w14:textId="09F3F920" w:rsidR="00F97729" w:rsidRPr="004858DA" w:rsidRDefault="00FE6053" w:rsidP="005E221B">
            <w:pPr>
              <w:jc w:val="left"/>
              <w:rPr>
                <w:rFonts w:ascii="Calibri" w:hAnsi="Calibri"/>
                <w:szCs w:val="21"/>
              </w:rPr>
            </w:pPr>
            <w:r w:rsidRPr="004858DA">
              <w:rPr>
                <w:rFonts w:ascii="Calibri" w:hAnsi="Calibri"/>
                <w:szCs w:val="21"/>
              </w:rPr>
              <w:t xml:space="preserve">Player </w:t>
            </w:r>
          </w:p>
          <w:p w14:paraId="6FA8EC88" w14:textId="3447E08A" w:rsidR="00FE6053" w:rsidRPr="004858DA" w:rsidRDefault="00FE6053" w:rsidP="005E221B">
            <w:pPr>
              <w:jc w:val="left"/>
              <w:rPr>
                <w:rFonts w:ascii="Calibri" w:hAnsi="Calibri"/>
                <w:szCs w:val="21"/>
              </w:rPr>
            </w:pPr>
            <w:proofErr w:type="spellStart"/>
            <w:r w:rsidRPr="004858DA">
              <w:rPr>
                <w:rFonts w:ascii="Calibri" w:hAnsi="Calibri"/>
                <w:szCs w:val="21"/>
              </w:rPr>
              <w:t>Get_wholeGP</w:t>
            </w:r>
            <w:proofErr w:type="spellEnd"/>
          </w:p>
          <w:p w14:paraId="34886A16" w14:textId="25923E02" w:rsidR="00FE6053" w:rsidRPr="004858DA" w:rsidRDefault="00FE6053" w:rsidP="005E221B">
            <w:pPr>
              <w:jc w:val="left"/>
              <w:rPr>
                <w:rFonts w:ascii="Calibri" w:hAnsi="Calibri"/>
                <w:szCs w:val="21"/>
              </w:rPr>
            </w:pPr>
          </w:p>
        </w:tc>
        <w:tc>
          <w:tcPr>
            <w:tcW w:w="1276" w:type="dxa"/>
          </w:tcPr>
          <w:p w14:paraId="705AA941" w14:textId="62F01E4A" w:rsidR="00F97729" w:rsidRPr="004858DA" w:rsidRDefault="00FE6053" w:rsidP="005E221B">
            <w:pPr>
              <w:jc w:val="left"/>
              <w:rPr>
                <w:rFonts w:ascii="Calibri" w:hAnsi="Calibri"/>
                <w:szCs w:val="21"/>
              </w:rPr>
            </w:pPr>
            <w:r w:rsidRPr="004858DA">
              <w:rPr>
                <w:rFonts w:ascii="Calibri" w:hAnsi="Calibri"/>
                <w:szCs w:val="21"/>
              </w:rPr>
              <w:t>‘Chris Bosh’</w:t>
            </w:r>
          </w:p>
        </w:tc>
        <w:tc>
          <w:tcPr>
            <w:tcW w:w="1273" w:type="dxa"/>
          </w:tcPr>
          <w:p w14:paraId="611C0598" w14:textId="5FD625E0" w:rsidR="00F97729" w:rsidRPr="004858DA" w:rsidRDefault="00FE6053" w:rsidP="005E221B">
            <w:pPr>
              <w:jc w:val="left"/>
              <w:rPr>
                <w:rFonts w:ascii="Calibri" w:hAnsi="Calibri"/>
                <w:szCs w:val="21"/>
              </w:rPr>
            </w:pPr>
            <w:r w:rsidRPr="004858DA">
              <w:rPr>
                <w:rFonts w:ascii="Calibri" w:hAnsi="Calibri"/>
                <w:szCs w:val="21"/>
              </w:rPr>
              <w:t>Heat</w:t>
            </w:r>
          </w:p>
        </w:tc>
        <w:tc>
          <w:tcPr>
            <w:tcW w:w="1261" w:type="dxa"/>
          </w:tcPr>
          <w:p w14:paraId="0B0F701D" w14:textId="3577F34B" w:rsidR="00F97729" w:rsidRPr="004858DA" w:rsidRDefault="00FE6053" w:rsidP="005E221B">
            <w:pPr>
              <w:jc w:val="left"/>
              <w:rPr>
                <w:rFonts w:ascii="Calibri" w:hAnsi="Calibri"/>
                <w:szCs w:val="21"/>
              </w:rPr>
            </w:pPr>
            <w:r w:rsidRPr="004858DA">
              <w:rPr>
                <w:rFonts w:ascii="Calibri" w:hAnsi="Calibri"/>
                <w:szCs w:val="21"/>
              </w:rPr>
              <w:t>-</w:t>
            </w:r>
          </w:p>
        </w:tc>
        <w:tc>
          <w:tcPr>
            <w:tcW w:w="1270" w:type="dxa"/>
          </w:tcPr>
          <w:p w14:paraId="6A4CBE7B" w14:textId="55BD53D2" w:rsidR="00F97729" w:rsidRPr="004858DA" w:rsidRDefault="00FE6053" w:rsidP="005E221B">
            <w:pPr>
              <w:jc w:val="left"/>
              <w:rPr>
                <w:rFonts w:ascii="Calibri" w:hAnsi="Calibri"/>
                <w:szCs w:val="21"/>
              </w:rPr>
            </w:pPr>
            <w:r w:rsidRPr="004858DA">
              <w:rPr>
                <w:rFonts w:ascii="Calibri" w:hAnsi="Calibri"/>
                <w:szCs w:val="21"/>
              </w:rPr>
              <w:t>-</w:t>
            </w:r>
          </w:p>
        </w:tc>
        <w:tc>
          <w:tcPr>
            <w:tcW w:w="1271" w:type="dxa"/>
          </w:tcPr>
          <w:p w14:paraId="1D346C7F" w14:textId="4B6A9081" w:rsidR="00F97729" w:rsidRPr="004858DA" w:rsidRDefault="00FE6053" w:rsidP="005E221B">
            <w:pPr>
              <w:jc w:val="left"/>
              <w:rPr>
                <w:rFonts w:ascii="Calibri" w:hAnsi="Calibri"/>
                <w:szCs w:val="21"/>
              </w:rPr>
            </w:pPr>
            <w:r w:rsidRPr="004858DA">
              <w:rPr>
                <w:rFonts w:ascii="Calibri" w:hAnsi="Calibri"/>
                <w:szCs w:val="21"/>
              </w:rPr>
              <w:t>‘other people’</w:t>
            </w:r>
          </w:p>
        </w:tc>
        <w:tc>
          <w:tcPr>
            <w:tcW w:w="1273" w:type="dxa"/>
          </w:tcPr>
          <w:p w14:paraId="67850B3E" w14:textId="77777777" w:rsidR="00FE6053" w:rsidRPr="004858DA" w:rsidRDefault="00FE6053" w:rsidP="005E221B">
            <w:pPr>
              <w:jc w:val="left"/>
              <w:rPr>
                <w:rFonts w:ascii="Calibri" w:hAnsi="Calibri"/>
                <w:color w:val="70AD47" w:themeColor="accent6"/>
                <w:szCs w:val="21"/>
              </w:rPr>
            </w:pPr>
            <w:r w:rsidRPr="004858DA">
              <w:rPr>
                <w:rFonts w:ascii="Calibri" w:hAnsi="Calibri"/>
                <w:color w:val="70AD47" w:themeColor="accent6"/>
                <w:szCs w:val="21"/>
              </w:rPr>
              <w:t>Error</w:t>
            </w:r>
          </w:p>
          <w:p w14:paraId="7F33089E" w14:textId="599C9821" w:rsidR="00FE6053" w:rsidRPr="004858DA" w:rsidRDefault="00FE6053" w:rsidP="005E221B">
            <w:pPr>
              <w:jc w:val="left"/>
              <w:rPr>
                <w:rFonts w:ascii="Calibri" w:hAnsi="Calibri"/>
                <w:szCs w:val="21"/>
              </w:rPr>
            </w:pPr>
          </w:p>
        </w:tc>
      </w:tr>
      <w:tr w:rsidR="00FE6053" w:rsidRPr="004858DA" w14:paraId="5C4B95EA" w14:textId="77777777" w:rsidTr="00065ABD">
        <w:trPr>
          <w:trHeight w:val="142"/>
        </w:trPr>
        <w:tc>
          <w:tcPr>
            <w:tcW w:w="1392" w:type="dxa"/>
          </w:tcPr>
          <w:p w14:paraId="3A4B0E42" w14:textId="77777777" w:rsidR="00FE6053" w:rsidRPr="004858DA" w:rsidRDefault="00FE6053" w:rsidP="005E221B">
            <w:pPr>
              <w:jc w:val="left"/>
              <w:rPr>
                <w:rFonts w:ascii="Calibri" w:hAnsi="Calibri"/>
                <w:szCs w:val="21"/>
              </w:rPr>
            </w:pPr>
            <w:r w:rsidRPr="004858DA">
              <w:rPr>
                <w:rFonts w:ascii="Calibri" w:hAnsi="Calibri"/>
                <w:szCs w:val="21"/>
              </w:rPr>
              <w:t>Player</w:t>
            </w:r>
          </w:p>
          <w:p w14:paraId="13BB95E4" w14:textId="1118969B" w:rsidR="00FE6053" w:rsidRPr="004858DA" w:rsidRDefault="00FE6053" w:rsidP="005E221B">
            <w:pPr>
              <w:jc w:val="left"/>
              <w:rPr>
                <w:rFonts w:ascii="Calibri" w:hAnsi="Calibri"/>
                <w:szCs w:val="21"/>
              </w:rPr>
            </w:pPr>
            <w:proofErr w:type="spellStart"/>
            <w:r w:rsidRPr="004858DA">
              <w:rPr>
                <w:rFonts w:ascii="Calibri" w:hAnsi="Calibri"/>
                <w:szCs w:val="21"/>
              </w:rPr>
              <w:t>Whole_rating</w:t>
            </w:r>
            <w:proofErr w:type="spellEnd"/>
          </w:p>
        </w:tc>
        <w:tc>
          <w:tcPr>
            <w:tcW w:w="1276" w:type="dxa"/>
          </w:tcPr>
          <w:p w14:paraId="1E720992" w14:textId="04734E96" w:rsidR="00FE6053" w:rsidRPr="004858DA" w:rsidRDefault="00FE6053" w:rsidP="005E221B">
            <w:pPr>
              <w:jc w:val="left"/>
              <w:rPr>
                <w:rFonts w:ascii="Calibri" w:hAnsi="Calibri"/>
                <w:szCs w:val="21"/>
              </w:rPr>
            </w:pPr>
            <w:r w:rsidRPr="004858DA">
              <w:rPr>
                <w:rFonts w:ascii="Calibri" w:hAnsi="Calibri"/>
                <w:szCs w:val="21"/>
              </w:rPr>
              <w:t>‘Ray Allen’</w:t>
            </w:r>
          </w:p>
        </w:tc>
        <w:tc>
          <w:tcPr>
            <w:tcW w:w="1273" w:type="dxa"/>
          </w:tcPr>
          <w:p w14:paraId="17E5F34B" w14:textId="106107E3" w:rsidR="00FE6053" w:rsidRPr="004858DA" w:rsidRDefault="00FE6053" w:rsidP="005E221B">
            <w:pPr>
              <w:jc w:val="left"/>
              <w:rPr>
                <w:rFonts w:ascii="Calibri" w:hAnsi="Calibri"/>
                <w:szCs w:val="21"/>
              </w:rPr>
            </w:pPr>
            <w:r w:rsidRPr="004858DA">
              <w:rPr>
                <w:rFonts w:ascii="Calibri" w:hAnsi="Calibri"/>
                <w:szCs w:val="21"/>
              </w:rPr>
              <w:t>88</w:t>
            </w:r>
          </w:p>
        </w:tc>
        <w:tc>
          <w:tcPr>
            <w:tcW w:w="1261" w:type="dxa"/>
          </w:tcPr>
          <w:p w14:paraId="6BB34222" w14:textId="75783B38" w:rsidR="00FE6053" w:rsidRPr="004858DA" w:rsidRDefault="00FE6053" w:rsidP="005E221B">
            <w:pPr>
              <w:jc w:val="left"/>
              <w:rPr>
                <w:rFonts w:ascii="Calibri" w:hAnsi="Calibri"/>
                <w:szCs w:val="21"/>
              </w:rPr>
            </w:pPr>
            <w:r w:rsidRPr="004858DA">
              <w:rPr>
                <w:rFonts w:ascii="Calibri" w:hAnsi="Calibri"/>
                <w:szCs w:val="21"/>
              </w:rPr>
              <w:t>-</w:t>
            </w:r>
          </w:p>
        </w:tc>
        <w:tc>
          <w:tcPr>
            <w:tcW w:w="1270" w:type="dxa"/>
          </w:tcPr>
          <w:p w14:paraId="56FD13E7" w14:textId="2084D68C" w:rsidR="00FE6053" w:rsidRPr="004858DA" w:rsidRDefault="00FE6053" w:rsidP="005E221B">
            <w:pPr>
              <w:jc w:val="left"/>
              <w:rPr>
                <w:rFonts w:ascii="Calibri" w:hAnsi="Calibri"/>
                <w:szCs w:val="21"/>
              </w:rPr>
            </w:pPr>
            <w:r w:rsidRPr="004858DA">
              <w:rPr>
                <w:rFonts w:ascii="Calibri" w:hAnsi="Calibri"/>
                <w:szCs w:val="21"/>
              </w:rPr>
              <w:t>-</w:t>
            </w:r>
          </w:p>
        </w:tc>
        <w:tc>
          <w:tcPr>
            <w:tcW w:w="1271" w:type="dxa"/>
          </w:tcPr>
          <w:p w14:paraId="45F16101" w14:textId="3D345E90" w:rsidR="00FE6053" w:rsidRPr="004858DA" w:rsidRDefault="00FE6053" w:rsidP="005E221B">
            <w:pPr>
              <w:jc w:val="left"/>
              <w:rPr>
                <w:rFonts w:ascii="Calibri" w:hAnsi="Calibri"/>
                <w:szCs w:val="21"/>
              </w:rPr>
            </w:pPr>
            <w:r w:rsidRPr="004858DA">
              <w:rPr>
                <w:rFonts w:ascii="Calibri" w:hAnsi="Calibri"/>
                <w:szCs w:val="21"/>
              </w:rPr>
              <w:t>‘Hello’</w:t>
            </w:r>
          </w:p>
        </w:tc>
        <w:tc>
          <w:tcPr>
            <w:tcW w:w="1273" w:type="dxa"/>
          </w:tcPr>
          <w:p w14:paraId="58234644" w14:textId="224992B5" w:rsidR="00FE6053" w:rsidRPr="004858DA" w:rsidRDefault="00FE6053" w:rsidP="005E221B">
            <w:pPr>
              <w:jc w:val="left"/>
              <w:rPr>
                <w:rFonts w:ascii="Calibri" w:hAnsi="Calibri"/>
                <w:color w:val="70AD47" w:themeColor="accent6"/>
                <w:szCs w:val="21"/>
              </w:rPr>
            </w:pPr>
            <w:r w:rsidRPr="004858DA">
              <w:rPr>
                <w:rFonts w:ascii="Calibri" w:hAnsi="Calibri"/>
                <w:color w:val="70AD47" w:themeColor="accent6"/>
                <w:szCs w:val="21"/>
              </w:rPr>
              <w:t>Can’t find</w:t>
            </w:r>
          </w:p>
        </w:tc>
      </w:tr>
      <w:tr w:rsidR="00065ABD" w:rsidRPr="004858DA" w14:paraId="7F778FBC" w14:textId="77777777" w:rsidTr="00065ABD">
        <w:trPr>
          <w:trHeight w:val="142"/>
        </w:trPr>
        <w:tc>
          <w:tcPr>
            <w:tcW w:w="1392" w:type="dxa"/>
          </w:tcPr>
          <w:p w14:paraId="5DD7911A" w14:textId="77777777" w:rsidR="00065ABD" w:rsidRPr="004858DA" w:rsidRDefault="00065ABD" w:rsidP="00065ABD">
            <w:pPr>
              <w:jc w:val="left"/>
              <w:rPr>
                <w:rFonts w:ascii="Calibri" w:hAnsi="Calibri"/>
                <w:szCs w:val="21"/>
              </w:rPr>
            </w:pPr>
            <w:r w:rsidRPr="004858DA">
              <w:rPr>
                <w:rFonts w:ascii="Calibri" w:hAnsi="Calibri"/>
                <w:szCs w:val="21"/>
              </w:rPr>
              <w:t>Set for Powerset</w:t>
            </w:r>
          </w:p>
          <w:p w14:paraId="32C9BC98" w14:textId="64ED5075" w:rsidR="00065ABD" w:rsidRPr="004858DA" w:rsidRDefault="00065ABD" w:rsidP="00065ABD">
            <w:pPr>
              <w:jc w:val="left"/>
              <w:rPr>
                <w:rFonts w:ascii="Calibri" w:hAnsi="Calibri"/>
                <w:szCs w:val="21"/>
              </w:rPr>
            </w:pPr>
            <w:r w:rsidRPr="004858DA">
              <w:rPr>
                <w:rFonts w:ascii="Calibri" w:hAnsi="Calibri"/>
                <w:szCs w:val="21"/>
              </w:rPr>
              <w:t>Powerset()</w:t>
            </w:r>
          </w:p>
        </w:tc>
        <w:tc>
          <w:tcPr>
            <w:tcW w:w="1276" w:type="dxa"/>
          </w:tcPr>
          <w:p w14:paraId="0054D2E9" w14:textId="016D057A" w:rsidR="00065ABD" w:rsidRPr="004858DA" w:rsidRDefault="00065ABD" w:rsidP="00065ABD">
            <w:pPr>
              <w:jc w:val="left"/>
              <w:rPr>
                <w:rFonts w:ascii="Calibri" w:hAnsi="Calibri"/>
                <w:szCs w:val="21"/>
              </w:rPr>
            </w:pPr>
            <w:r w:rsidRPr="004858DA">
              <w:rPr>
                <w:rFonts w:ascii="Calibri" w:hAnsi="Calibri"/>
                <w:szCs w:val="21"/>
              </w:rPr>
              <w:t>Player List</w:t>
            </w:r>
          </w:p>
        </w:tc>
        <w:tc>
          <w:tcPr>
            <w:tcW w:w="1273" w:type="dxa"/>
          </w:tcPr>
          <w:p w14:paraId="512BF741" w14:textId="45FD7E32" w:rsidR="00065ABD" w:rsidRPr="004858DA" w:rsidRDefault="00065ABD" w:rsidP="00065ABD">
            <w:pPr>
              <w:jc w:val="left"/>
              <w:rPr>
                <w:rFonts w:ascii="Calibri" w:hAnsi="Calibri"/>
                <w:szCs w:val="21"/>
              </w:rPr>
            </w:pPr>
            <w:r w:rsidRPr="004858DA">
              <w:rPr>
                <w:rFonts w:ascii="Calibri" w:hAnsi="Calibri"/>
                <w:szCs w:val="21"/>
              </w:rPr>
              <w:t>A list include all possible powerset for player</w:t>
            </w:r>
          </w:p>
        </w:tc>
        <w:tc>
          <w:tcPr>
            <w:tcW w:w="1261" w:type="dxa"/>
          </w:tcPr>
          <w:p w14:paraId="1EB964D0" w14:textId="47EA9252" w:rsidR="00065ABD" w:rsidRPr="004858DA" w:rsidRDefault="00065ABD" w:rsidP="00065ABD">
            <w:pPr>
              <w:jc w:val="left"/>
              <w:rPr>
                <w:rFonts w:ascii="Calibri" w:hAnsi="Calibri"/>
                <w:szCs w:val="21"/>
              </w:rPr>
            </w:pPr>
            <w:r w:rsidRPr="004858DA">
              <w:rPr>
                <w:rFonts w:ascii="Calibri" w:hAnsi="Calibri"/>
                <w:szCs w:val="21"/>
              </w:rPr>
              <w:t>A huge Player List</w:t>
            </w:r>
          </w:p>
        </w:tc>
        <w:tc>
          <w:tcPr>
            <w:tcW w:w="1270" w:type="dxa"/>
          </w:tcPr>
          <w:p w14:paraId="61F6DBCD" w14:textId="77777777" w:rsidR="00065ABD" w:rsidRPr="004858DA" w:rsidRDefault="00065ABD" w:rsidP="00065ABD">
            <w:pPr>
              <w:jc w:val="left"/>
              <w:rPr>
                <w:rFonts w:ascii="Calibri" w:hAnsi="Calibri"/>
                <w:szCs w:val="21"/>
              </w:rPr>
            </w:pPr>
            <w:r w:rsidRPr="004858DA">
              <w:rPr>
                <w:rFonts w:ascii="Calibri" w:hAnsi="Calibri"/>
                <w:szCs w:val="21"/>
              </w:rPr>
              <w:t xml:space="preserve">Stack over </w:t>
            </w:r>
          </w:p>
          <w:p w14:paraId="495D4C83" w14:textId="53291873" w:rsidR="00065ABD" w:rsidRPr="004858DA" w:rsidRDefault="00065ABD" w:rsidP="00065ABD">
            <w:pPr>
              <w:jc w:val="left"/>
              <w:rPr>
                <w:rFonts w:ascii="Calibri" w:hAnsi="Calibri"/>
                <w:szCs w:val="21"/>
              </w:rPr>
            </w:pPr>
            <w:r w:rsidRPr="004858DA">
              <w:rPr>
                <w:rFonts w:ascii="Calibri" w:hAnsi="Calibri"/>
                <w:szCs w:val="21"/>
              </w:rPr>
              <w:t>flow</w:t>
            </w:r>
          </w:p>
        </w:tc>
        <w:tc>
          <w:tcPr>
            <w:tcW w:w="1271" w:type="dxa"/>
          </w:tcPr>
          <w:p w14:paraId="1B4D2C56" w14:textId="3B149C21" w:rsidR="00065ABD" w:rsidRPr="004858DA" w:rsidRDefault="00065ABD" w:rsidP="00065ABD">
            <w:pPr>
              <w:jc w:val="left"/>
              <w:rPr>
                <w:rFonts w:ascii="Calibri" w:hAnsi="Calibri"/>
                <w:szCs w:val="21"/>
              </w:rPr>
            </w:pPr>
            <w:r w:rsidRPr="004858DA">
              <w:rPr>
                <w:rFonts w:ascii="Calibri" w:hAnsi="Calibri"/>
                <w:szCs w:val="21"/>
              </w:rPr>
              <w:t>[1,2,3,4]</w:t>
            </w:r>
          </w:p>
        </w:tc>
        <w:tc>
          <w:tcPr>
            <w:tcW w:w="1273" w:type="dxa"/>
          </w:tcPr>
          <w:p w14:paraId="7AAAA48C" w14:textId="2B65124D"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List all possible powerset for the number in the List.</w:t>
            </w:r>
          </w:p>
        </w:tc>
      </w:tr>
      <w:tr w:rsidR="00065ABD" w:rsidRPr="004858DA" w14:paraId="59A6CE25" w14:textId="77777777" w:rsidTr="00065ABD">
        <w:trPr>
          <w:trHeight w:val="142"/>
        </w:trPr>
        <w:tc>
          <w:tcPr>
            <w:tcW w:w="1392" w:type="dxa"/>
          </w:tcPr>
          <w:p w14:paraId="1664503B" w14:textId="331AE8B7" w:rsidR="00065ABD" w:rsidRPr="004858DA" w:rsidRDefault="00065ABD" w:rsidP="00065ABD">
            <w:pPr>
              <w:jc w:val="left"/>
              <w:rPr>
                <w:rFonts w:ascii="Calibri" w:hAnsi="Calibri"/>
                <w:szCs w:val="21"/>
              </w:rPr>
            </w:pPr>
            <w:proofErr w:type="spellStart"/>
            <w:r w:rsidRPr="004858DA">
              <w:rPr>
                <w:rFonts w:ascii="Calibri" w:hAnsi="Calibri"/>
                <w:szCs w:val="21"/>
              </w:rPr>
              <w:t>Team_infor</w:t>
            </w:r>
            <w:proofErr w:type="spellEnd"/>
            <w:r w:rsidRPr="004858DA">
              <w:rPr>
                <w:rFonts w:ascii="Calibri" w:hAnsi="Calibri"/>
                <w:szCs w:val="21"/>
              </w:rPr>
              <w:t>()</w:t>
            </w:r>
          </w:p>
        </w:tc>
        <w:tc>
          <w:tcPr>
            <w:tcW w:w="1276" w:type="dxa"/>
          </w:tcPr>
          <w:p w14:paraId="21669D4F" w14:textId="134188D3" w:rsidR="00065ABD" w:rsidRPr="004858DA" w:rsidRDefault="00065ABD" w:rsidP="00065ABD">
            <w:pPr>
              <w:jc w:val="left"/>
              <w:rPr>
                <w:rFonts w:ascii="Calibri" w:hAnsi="Calibri"/>
                <w:szCs w:val="21"/>
              </w:rPr>
            </w:pPr>
            <w:r w:rsidRPr="004858DA">
              <w:rPr>
                <w:rFonts w:ascii="Calibri" w:hAnsi="Calibri"/>
                <w:szCs w:val="21"/>
              </w:rPr>
              <w:t>'Utah Jazz', 'Karl Malone', 'John Stockton', 'Jeff Hornacek'</w:t>
            </w:r>
          </w:p>
        </w:tc>
        <w:tc>
          <w:tcPr>
            <w:tcW w:w="1273" w:type="dxa"/>
          </w:tcPr>
          <w:p w14:paraId="78ADAA2D" w14:textId="77784D32" w:rsidR="00065ABD" w:rsidRPr="004858DA" w:rsidRDefault="00065ABD" w:rsidP="00065ABD">
            <w:pPr>
              <w:jc w:val="left"/>
              <w:rPr>
                <w:rFonts w:ascii="Calibri" w:hAnsi="Calibri"/>
                <w:szCs w:val="21"/>
              </w:rPr>
            </w:pPr>
            <w:r w:rsidRPr="004858DA">
              <w:rPr>
                <w:rFonts w:ascii="Calibri" w:hAnsi="Calibri"/>
                <w:szCs w:val="21"/>
              </w:rPr>
              <w:t>93.2124</w:t>
            </w:r>
          </w:p>
        </w:tc>
        <w:tc>
          <w:tcPr>
            <w:tcW w:w="1261" w:type="dxa"/>
          </w:tcPr>
          <w:p w14:paraId="39666F51" w14:textId="5D367B69" w:rsidR="00065ABD" w:rsidRPr="004858DA" w:rsidRDefault="00065ABD" w:rsidP="00065ABD">
            <w:pPr>
              <w:jc w:val="left"/>
              <w:rPr>
                <w:rFonts w:ascii="Calibri" w:hAnsi="Calibri"/>
                <w:szCs w:val="21"/>
              </w:rPr>
            </w:pPr>
            <w:r w:rsidRPr="004858DA">
              <w:rPr>
                <w:rFonts w:ascii="Calibri" w:hAnsi="Calibri"/>
                <w:szCs w:val="21"/>
              </w:rPr>
              <w:t>-</w:t>
            </w:r>
          </w:p>
        </w:tc>
        <w:tc>
          <w:tcPr>
            <w:tcW w:w="1270" w:type="dxa"/>
          </w:tcPr>
          <w:p w14:paraId="29C950B7" w14:textId="0E295BEA" w:rsidR="00065ABD" w:rsidRPr="004858DA" w:rsidRDefault="00065ABD" w:rsidP="00065ABD">
            <w:pPr>
              <w:jc w:val="left"/>
              <w:rPr>
                <w:rFonts w:ascii="Calibri" w:hAnsi="Calibri"/>
                <w:szCs w:val="21"/>
              </w:rPr>
            </w:pPr>
            <w:r w:rsidRPr="004858DA">
              <w:rPr>
                <w:rFonts w:ascii="Calibri" w:hAnsi="Calibri"/>
                <w:szCs w:val="21"/>
              </w:rPr>
              <w:t>-</w:t>
            </w:r>
          </w:p>
        </w:tc>
        <w:tc>
          <w:tcPr>
            <w:tcW w:w="1271" w:type="dxa"/>
          </w:tcPr>
          <w:p w14:paraId="2B2A519A" w14:textId="1907D716" w:rsidR="00065ABD" w:rsidRPr="004858DA" w:rsidRDefault="00065ABD" w:rsidP="00065ABD">
            <w:pPr>
              <w:jc w:val="left"/>
              <w:rPr>
                <w:rFonts w:ascii="Calibri" w:hAnsi="Calibri"/>
                <w:szCs w:val="21"/>
              </w:rPr>
            </w:pPr>
            <w:r w:rsidRPr="004858DA">
              <w:rPr>
                <w:rFonts w:ascii="Calibri" w:hAnsi="Calibri"/>
                <w:szCs w:val="21"/>
              </w:rPr>
              <w:t>'Utah Jazz', 'A', 'B', 'C'</w:t>
            </w:r>
          </w:p>
        </w:tc>
        <w:tc>
          <w:tcPr>
            <w:tcW w:w="1273" w:type="dxa"/>
          </w:tcPr>
          <w:p w14:paraId="1189419D" w14:textId="5E3D2334"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Error</w:t>
            </w:r>
          </w:p>
        </w:tc>
      </w:tr>
      <w:tr w:rsidR="00065ABD" w:rsidRPr="004858DA" w14:paraId="65B88874" w14:textId="77777777" w:rsidTr="00065ABD">
        <w:trPr>
          <w:trHeight w:val="142"/>
        </w:trPr>
        <w:tc>
          <w:tcPr>
            <w:tcW w:w="1392" w:type="dxa"/>
          </w:tcPr>
          <w:p w14:paraId="75D4FD5D" w14:textId="77777777" w:rsidR="00065ABD" w:rsidRPr="004858DA" w:rsidRDefault="00065ABD" w:rsidP="00065ABD">
            <w:pPr>
              <w:jc w:val="left"/>
              <w:rPr>
                <w:rFonts w:ascii="Calibri" w:hAnsi="Calibri"/>
                <w:szCs w:val="21"/>
              </w:rPr>
            </w:pPr>
            <w:r w:rsidRPr="004858DA">
              <w:rPr>
                <w:rFonts w:ascii="Calibri" w:hAnsi="Calibri"/>
                <w:szCs w:val="21"/>
              </w:rPr>
              <w:t>Set for Powerset</w:t>
            </w:r>
          </w:p>
          <w:p w14:paraId="0EBB359B" w14:textId="0708C01D" w:rsidR="00065ABD" w:rsidRPr="004858DA" w:rsidRDefault="00065ABD" w:rsidP="00065ABD">
            <w:pPr>
              <w:jc w:val="left"/>
              <w:rPr>
                <w:rFonts w:ascii="Calibri" w:hAnsi="Calibri"/>
                <w:szCs w:val="21"/>
              </w:rPr>
            </w:pPr>
            <w:r w:rsidRPr="004858DA">
              <w:rPr>
                <w:rFonts w:ascii="Calibri" w:hAnsi="Calibri"/>
                <w:szCs w:val="21"/>
              </w:rPr>
              <w:t>Data memo()</w:t>
            </w:r>
          </w:p>
        </w:tc>
        <w:tc>
          <w:tcPr>
            <w:tcW w:w="1276" w:type="dxa"/>
          </w:tcPr>
          <w:p w14:paraId="542F3687" w14:textId="4E6FC986" w:rsidR="00065ABD" w:rsidRPr="004858DA" w:rsidRDefault="00065ABD" w:rsidP="00065ABD">
            <w:pPr>
              <w:jc w:val="left"/>
              <w:rPr>
                <w:rFonts w:ascii="Calibri" w:hAnsi="Calibri"/>
                <w:szCs w:val="21"/>
              </w:rPr>
            </w:pPr>
            <w:r w:rsidRPr="004858DA">
              <w:rPr>
                <w:rFonts w:ascii="Calibri" w:hAnsi="Calibri"/>
                <w:szCs w:val="21"/>
              </w:rPr>
              <w:t xml:space="preserve">Player </w:t>
            </w:r>
            <w:proofErr w:type="spellStart"/>
            <w:r w:rsidRPr="004858DA">
              <w:rPr>
                <w:rFonts w:ascii="Calibri" w:hAnsi="Calibri"/>
                <w:szCs w:val="21"/>
              </w:rPr>
              <w:t>powerser</w:t>
            </w:r>
            <w:proofErr w:type="spellEnd"/>
            <w:r w:rsidRPr="004858DA">
              <w:rPr>
                <w:rFonts w:ascii="Calibri" w:hAnsi="Calibri"/>
                <w:szCs w:val="21"/>
              </w:rPr>
              <w:t xml:space="preserve"> List</w:t>
            </w:r>
          </w:p>
          <w:p w14:paraId="3F043D9F" w14:textId="2360D099" w:rsidR="00065ABD" w:rsidRPr="004858DA" w:rsidRDefault="00065ABD" w:rsidP="00065ABD">
            <w:pPr>
              <w:jc w:val="left"/>
              <w:rPr>
                <w:rFonts w:ascii="Calibri" w:hAnsi="Calibri"/>
                <w:szCs w:val="21"/>
              </w:rPr>
            </w:pPr>
          </w:p>
        </w:tc>
        <w:tc>
          <w:tcPr>
            <w:tcW w:w="1273" w:type="dxa"/>
          </w:tcPr>
          <w:p w14:paraId="20BCCD16" w14:textId="3E9713AC" w:rsidR="00065ABD" w:rsidRPr="004858DA" w:rsidRDefault="00065ABD" w:rsidP="00065ABD">
            <w:pPr>
              <w:jc w:val="left"/>
              <w:rPr>
                <w:rFonts w:ascii="Calibri" w:hAnsi="Calibri"/>
                <w:szCs w:val="21"/>
              </w:rPr>
            </w:pPr>
            <w:r w:rsidRPr="004858DA">
              <w:rPr>
                <w:rFonts w:ascii="Calibri" w:hAnsi="Calibri"/>
                <w:szCs w:val="21"/>
              </w:rPr>
              <w:t xml:space="preserve">Rating the score for each powerset </w:t>
            </w:r>
          </w:p>
        </w:tc>
        <w:tc>
          <w:tcPr>
            <w:tcW w:w="1261" w:type="dxa"/>
          </w:tcPr>
          <w:p w14:paraId="0614940C" w14:textId="2A6D59F3" w:rsidR="00065ABD" w:rsidRPr="004858DA" w:rsidRDefault="00065ABD" w:rsidP="00065ABD">
            <w:pPr>
              <w:jc w:val="left"/>
              <w:rPr>
                <w:rFonts w:ascii="Calibri" w:hAnsi="Calibri"/>
                <w:szCs w:val="21"/>
              </w:rPr>
            </w:pPr>
            <w:r w:rsidRPr="004858DA">
              <w:rPr>
                <w:rFonts w:ascii="Calibri" w:hAnsi="Calibri"/>
                <w:szCs w:val="21"/>
              </w:rPr>
              <w:t>A huge Player List</w:t>
            </w:r>
          </w:p>
        </w:tc>
        <w:tc>
          <w:tcPr>
            <w:tcW w:w="1270" w:type="dxa"/>
          </w:tcPr>
          <w:p w14:paraId="5E8035AC" w14:textId="546091ED" w:rsidR="00065ABD" w:rsidRPr="004858DA" w:rsidRDefault="00065ABD" w:rsidP="00065ABD">
            <w:pPr>
              <w:jc w:val="left"/>
              <w:rPr>
                <w:rFonts w:ascii="Calibri" w:hAnsi="Calibri"/>
                <w:szCs w:val="21"/>
              </w:rPr>
            </w:pPr>
            <w:r w:rsidRPr="004858DA">
              <w:rPr>
                <w:rFonts w:ascii="Calibri" w:hAnsi="Calibri"/>
                <w:szCs w:val="21"/>
              </w:rPr>
              <w:t>Stack over flow</w:t>
            </w:r>
          </w:p>
        </w:tc>
        <w:tc>
          <w:tcPr>
            <w:tcW w:w="1271" w:type="dxa"/>
          </w:tcPr>
          <w:p w14:paraId="7797F2DB" w14:textId="76ABE246" w:rsidR="00065ABD" w:rsidRPr="004858DA" w:rsidRDefault="00065ABD" w:rsidP="00065ABD">
            <w:pPr>
              <w:jc w:val="left"/>
              <w:rPr>
                <w:rFonts w:ascii="Calibri" w:hAnsi="Calibri"/>
                <w:szCs w:val="21"/>
              </w:rPr>
            </w:pPr>
          </w:p>
        </w:tc>
        <w:tc>
          <w:tcPr>
            <w:tcW w:w="1273" w:type="dxa"/>
          </w:tcPr>
          <w:p w14:paraId="1B4CA091" w14:textId="5AB9F7D2" w:rsidR="00065ABD" w:rsidRPr="004858DA" w:rsidRDefault="00065ABD" w:rsidP="00065ABD">
            <w:pPr>
              <w:jc w:val="left"/>
              <w:rPr>
                <w:rFonts w:ascii="Calibri" w:hAnsi="Calibri"/>
                <w:color w:val="70AD47" w:themeColor="accent6"/>
                <w:szCs w:val="21"/>
              </w:rPr>
            </w:pPr>
          </w:p>
        </w:tc>
      </w:tr>
      <w:tr w:rsidR="00065ABD" w:rsidRPr="004858DA" w14:paraId="06F24AD5" w14:textId="77777777" w:rsidTr="00065ABD">
        <w:trPr>
          <w:trHeight w:val="142"/>
        </w:trPr>
        <w:tc>
          <w:tcPr>
            <w:tcW w:w="1392" w:type="dxa"/>
          </w:tcPr>
          <w:p w14:paraId="2E6AB822" w14:textId="3C123DAB" w:rsidR="00065ABD" w:rsidRPr="004858DA" w:rsidRDefault="00065ABD" w:rsidP="00065ABD">
            <w:pPr>
              <w:jc w:val="left"/>
              <w:rPr>
                <w:rFonts w:ascii="Calibri" w:hAnsi="Calibri"/>
                <w:szCs w:val="21"/>
              </w:rPr>
            </w:pPr>
            <w:r w:rsidRPr="004858DA">
              <w:rPr>
                <w:rFonts w:ascii="Calibri" w:hAnsi="Calibri"/>
                <w:szCs w:val="21"/>
              </w:rPr>
              <w:t>Strength()</w:t>
            </w:r>
          </w:p>
        </w:tc>
        <w:tc>
          <w:tcPr>
            <w:tcW w:w="1276" w:type="dxa"/>
          </w:tcPr>
          <w:p w14:paraId="4F26C445" w14:textId="365F86CC" w:rsidR="00065ABD" w:rsidRPr="004858DA" w:rsidRDefault="00065ABD" w:rsidP="00065ABD">
            <w:pPr>
              <w:jc w:val="left"/>
              <w:rPr>
                <w:rFonts w:ascii="Calibri" w:hAnsi="Calibri"/>
                <w:szCs w:val="21"/>
              </w:rPr>
            </w:pPr>
            <w:r w:rsidRPr="004858DA">
              <w:rPr>
                <w:rFonts w:ascii="Calibri" w:hAnsi="Calibri"/>
                <w:szCs w:val="21"/>
              </w:rPr>
              <w:t>Karl Malone', 'John Stockton</w:t>
            </w:r>
          </w:p>
        </w:tc>
        <w:tc>
          <w:tcPr>
            <w:tcW w:w="1273" w:type="dxa"/>
          </w:tcPr>
          <w:p w14:paraId="1D4475B1" w14:textId="6139A40A" w:rsidR="00065ABD" w:rsidRPr="004858DA" w:rsidRDefault="00065ABD" w:rsidP="00065ABD">
            <w:pPr>
              <w:jc w:val="left"/>
              <w:rPr>
                <w:rFonts w:ascii="Calibri" w:hAnsi="Calibri"/>
                <w:szCs w:val="21"/>
              </w:rPr>
            </w:pPr>
            <w:r w:rsidRPr="004858DA">
              <w:rPr>
                <w:rFonts w:ascii="Calibri" w:hAnsi="Calibri"/>
                <w:szCs w:val="21"/>
              </w:rPr>
              <w:t xml:space="preserve"> 104.6507</w:t>
            </w:r>
          </w:p>
        </w:tc>
        <w:tc>
          <w:tcPr>
            <w:tcW w:w="1261" w:type="dxa"/>
          </w:tcPr>
          <w:p w14:paraId="6663CCFB" w14:textId="281EA4EB" w:rsidR="00065ABD" w:rsidRPr="004858DA" w:rsidRDefault="00065ABD" w:rsidP="00065ABD">
            <w:pPr>
              <w:jc w:val="left"/>
              <w:rPr>
                <w:rFonts w:ascii="Calibri" w:hAnsi="Calibri"/>
                <w:szCs w:val="21"/>
              </w:rPr>
            </w:pPr>
            <w:r w:rsidRPr="004858DA">
              <w:rPr>
                <w:rFonts w:ascii="Calibri" w:hAnsi="Calibri"/>
                <w:szCs w:val="21"/>
              </w:rPr>
              <w:t>’30 player’</w:t>
            </w:r>
          </w:p>
        </w:tc>
        <w:tc>
          <w:tcPr>
            <w:tcW w:w="1270" w:type="dxa"/>
          </w:tcPr>
          <w:p w14:paraId="1DBBB68B" w14:textId="6BF84868" w:rsidR="00065ABD" w:rsidRPr="004858DA" w:rsidRDefault="00065ABD" w:rsidP="00065ABD">
            <w:pPr>
              <w:jc w:val="left"/>
              <w:rPr>
                <w:rFonts w:ascii="Calibri" w:hAnsi="Calibri"/>
                <w:szCs w:val="21"/>
              </w:rPr>
            </w:pPr>
            <w:r w:rsidRPr="004858DA">
              <w:rPr>
                <w:rFonts w:ascii="Calibri" w:hAnsi="Calibri"/>
                <w:szCs w:val="21"/>
              </w:rPr>
              <w:t>Stack overflow</w:t>
            </w:r>
          </w:p>
        </w:tc>
        <w:tc>
          <w:tcPr>
            <w:tcW w:w="1271" w:type="dxa"/>
          </w:tcPr>
          <w:p w14:paraId="4556A18D" w14:textId="6E2436E6" w:rsidR="00065ABD" w:rsidRPr="004858DA" w:rsidRDefault="00065ABD" w:rsidP="00065ABD">
            <w:pPr>
              <w:jc w:val="left"/>
              <w:rPr>
                <w:rFonts w:ascii="Calibri" w:hAnsi="Calibri"/>
                <w:szCs w:val="21"/>
              </w:rPr>
            </w:pPr>
            <w:r w:rsidRPr="004858DA">
              <w:rPr>
                <w:rFonts w:ascii="Calibri" w:hAnsi="Calibri"/>
                <w:szCs w:val="21"/>
              </w:rPr>
              <w:t>‘nobody’</w:t>
            </w:r>
          </w:p>
        </w:tc>
        <w:tc>
          <w:tcPr>
            <w:tcW w:w="1273" w:type="dxa"/>
          </w:tcPr>
          <w:p w14:paraId="27807AC3" w14:textId="6D8F2AA1"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Value Error: r must be non-negative</w:t>
            </w:r>
          </w:p>
        </w:tc>
      </w:tr>
      <w:tr w:rsidR="00065ABD" w:rsidRPr="004858DA" w14:paraId="1BEA0718" w14:textId="77777777" w:rsidTr="00065ABD">
        <w:trPr>
          <w:trHeight w:val="142"/>
        </w:trPr>
        <w:tc>
          <w:tcPr>
            <w:tcW w:w="1392" w:type="dxa"/>
          </w:tcPr>
          <w:p w14:paraId="78035C90" w14:textId="5BE33E75" w:rsidR="00065ABD" w:rsidRPr="004858DA" w:rsidRDefault="00065ABD" w:rsidP="00065ABD">
            <w:pPr>
              <w:jc w:val="left"/>
              <w:rPr>
                <w:rFonts w:ascii="Calibri" w:hAnsi="Calibri"/>
                <w:szCs w:val="21"/>
              </w:rPr>
            </w:pPr>
            <w:r w:rsidRPr="004858DA">
              <w:rPr>
                <w:rFonts w:ascii="Calibri" w:hAnsi="Calibri"/>
                <w:szCs w:val="21"/>
              </w:rPr>
              <w:t>Strength easy()</w:t>
            </w:r>
          </w:p>
        </w:tc>
        <w:tc>
          <w:tcPr>
            <w:tcW w:w="1276" w:type="dxa"/>
          </w:tcPr>
          <w:p w14:paraId="340307B5" w14:textId="30328992" w:rsidR="00065ABD" w:rsidRPr="004858DA" w:rsidRDefault="00065ABD" w:rsidP="00065ABD">
            <w:pPr>
              <w:jc w:val="left"/>
              <w:rPr>
                <w:rFonts w:ascii="Calibri" w:hAnsi="Calibri"/>
                <w:szCs w:val="21"/>
              </w:rPr>
            </w:pPr>
            <w:r w:rsidRPr="004858DA">
              <w:rPr>
                <w:rFonts w:ascii="Calibri" w:hAnsi="Calibri"/>
                <w:szCs w:val="21"/>
              </w:rPr>
              <w:t>‘Heat’</w:t>
            </w:r>
          </w:p>
        </w:tc>
        <w:tc>
          <w:tcPr>
            <w:tcW w:w="1273" w:type="dxa"/>
          </w:tcPr>
          <w:p w14:paraId="734B8D48" w14:textId="1921BC14" w:rsidR="00065ABD" w:rsidRPr="004858DA" w:rsidRDefault="00065ABD" w:rsidP="00065ABD">
            <w:pPr>
              <w:jc w:val="left"/>
              <w:rPr>
                <w:rFonts w:ascii="Calibri" w:hAnsi="Calibri"/>
                <w:szCs w:val="21"/>
              </w:rPr>
            </w:pPr>
            <w:r w:rsidRPr="004858DA">
              <w:rPr>
                <w:rFonts w:ascii="Calibri" w:hAnsi="Calibri"/>
                <w:szCs w:val="21"/>
              </w:rPr>
              <w:t>79.0687</w:t>
            </w:r>
          </w:p>
        </w:tc>
        <w:tc>
          <w:tcPr>
            <w:tcW w:w="1261" w:type="dxa"/>
          </w:tcPr>
          <w:p w14:paraId="3477FDE4" w14:textId="3E391778" w:rsidR="00065ABD" w:rsidRPr="004858DA" w:rsidRDefault="00065ABD" w:rsidP="00065ABD">
            <w:pPr>
              <w:jc w:val="left"/>
              <w:rPr>
                <w:rFonts w:ascii="Calibri" w:hAnsi="Calibri"/>
                <w:szCs w:val="21"/>
              </w:rPr>
            </w:pPr>
            <w:r w:rsidRPr="004858DA">
              <w:rPr>
                <w:rFonts w:ascii="Calibri" w:hAnsi="Calibri"/>
                <w:szCs w:val="21"/>
              </w:rPr>
              <w:t>-</w:t>
            </w:r>
          </w:p>
        </w:tc>
        <w:tc>
          <w:tcPr>
            <w:tcW w:w="1270" w:type="dxa"/>
          </w:tcPr>
          <w:p w14:paraId="7A53DBAE" w14:textId="2F462605" w:rsidR="00065ABD" w:rsidRPr="004858DA" w:rsidRDefault="00065ABD" w:rsidP="00065ABD">
            <w:pPr>
              <w:jc w:val="left"/>
              <w:rPr>
                <w:rFonts w:ascii="Calibri" w:hAnsi="Calibri"/>
                <w:szCs w:val="21"/>
              </w:rPr>
            </w:pPr>
            <w:r w:rsidRPr="004858DA">
              <w:rPr>
                <w:rFonts w:ascii="Calibri" w:hAnsi="Calibri"/>
                <w:szCs w:val="21"/>
              </w:rPr>
              <w:t>-</w:t>
            </w:r>
          </w:p>
        </w:tc>
        <w:tc>
          <w:tcPr>
            <w:tcW w:w="1271" w:type="dxa"/>
          </w:tcPr>
          <w:p w14:paraId="7E1FA9D4" w14:textId="339DCED0" w:rsidR="00065ABD" w:rsidRPr="004858DA" w:rsidRDefault="00065ABD" w:rsidP="00065ABD">
            <w:pPr>
              <w:jc w:val="left"/>
              <w:rPr>
                <w:rFonts w:ascii="Calibri" w:hAnsi="Calibri"/>
                <w:szCs w:val="21"/>
              </w:rPr>
            </w:pPr>
            <w:r w:rsidRPr="004858DA">
              <w:rPr>
                <w:rFonts w:ascii="Calibri" w:hAnsi="Calibri"/>
                <w:szCs w:val="21"/>
              </w:rPr>
              <w:t>‘Kobe Bryant’</w:t>
            </w:r>
          </w:p>
        </w:tc>
        <w:tc>
          <w:tcPr>
            <w:tcW w:w="1273" w:type="dxa"/>
          </w:tcPr>
          <w:p w14:paraId="1FC32187" w14:textId="6456B26A"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Error</w:t>
            </w:r>
          </w:p>
        </w:tc>
      </w:tr>
    </w:tbl>
    <w:p w14:paraId="75E875FB" w14:textId="77777777" w:rsidR="00F97729" w:rsidRPr="004858DA" w:rsidRDefault="00F97729" w:rsidP="005E221B">
      <w:pPr>
        <w:jc w:val="left"/>
        <w:rPr>
          <w:rFonts w:ascii="Calibri" w:hAnsi="Calibri"/>
          <w:szCs w:val="21"/>
        </w:rPr>
      </w:pPr>
    </w:p>
    <w:p w14:paraId="62FEE0F5" w14:textId="63EB3BD0" w:rsidR="000E39C9" w:rsidRPr="004858DA" w:rsidRDefault="000E39C9" w:rsidP="00FF4CB8">
      <w:pPr>
        <w:pStyle w:val="2"/>
      </w:pPr>
      <w:bookmarkStart w:id="91" w:name="_Toc69055132"/>
      <w:r w:rsidRPr="004858DA">
        <w:lastRenderedPageBreak/>
        <w:t>Integration test</w:t>
      </w:r>
      <w:bookmarkEnd w:id="91"/>
    </w:p>
    <w:tbl>
      <w:tblPr>
        <w:tblStyle w:val="af"/>
        <w:tblW w:w="0" w:type="auto"/>
        <w:tblLook w:val="04A0" w:firstRow="1" w:lastRow="0" w:firstColumn="1" w:lastColumn="0" w:noHBand="0" w:noVBand="1"/>
      </w:tblPr>
      <w:tblGrid>
        <w:gridCol w:w="4508"/>
        <w:gridCol w:w="4508"/>
      </w:tblGrid>
      <w:tr w:rsidR="004D0012" w:rsidRPr="004858DA" w14:paraId="25FF32DB" w14:textId="77777777" w:rsidTr="004D0012">
        <w:tc>
          <w:tcPr>
            <w:tcW w:w="4508" w:type="dxa"/>
          </w:tcPr>
          <w:p w14:paraId="4A9C317F" w14:textId="19EFC81E" w:rsidR="004D0012" w:rsidRPr="004858DA" w:rsidRDefault="004D0012" w:rsidP="005E221B">
            <w:pPr>
              <w:jc w:val="left"/>
              <w:rPr>
                <w:rFonts w:ascii="Calibri" w:hAnsi="Calibri"/>
                <w:szCs w:val="21"/>
              </w:rPr>
            </w:pPr>
            <w:r w:rsidRPr="004858DA">
              <w:rPr>
                <w:rFonts w:ascii="Calibri" w:hAnsi="Calibri"/>
                <w:szCs w:val="21"/>
              </w:rPr>
              <w:t xml:space="preserve">Integration </w:t>
            </w:r>
          </w:p>
        </w:tc>
        <w:tc>
          <w:tcPr>
            <w:tcW w:w="4508" w:type="dxa"/>
          </w:tcPr>
          <w:p w14:paraId="6523B5B8" w14:textId="488A401B" w:rsidR="004D0012" w:rsidRPr="004858DA" w:rsidRDefault="004D0012" w:rsidP="005E221B">
            <w:pPr>
              <w:jc w:val="left"/>
              <w:rPr>
                <w:rFonts w:ascii="Calibri" w:hAnsi="Calibri"/>
                <w:szCs w:val="21"/>
              </w:rPr>
            </w:pPr>
            <w:r w:rsidRPr="004858DA">
              <w:rPr>
                <w:rFonts w:ascii="Calibri" w:hAnsi="Calibri"/>
                <w:szCs w:val="21"/>
              </w:rPr>
              <w:t>condition</w:t>
            </w:r>
          </w:p>
        </w:tc>
      </w:tr>
      <w:tr w:rsidR="004D0012" w:rsidRPr="004858DA" w14:paraId="2EA87603" w14:textId="77777777" w:rsidTr="004D0012">
        <w:tc>
          <w:tcPr>
            <w:tcW w:w="4508" w:type="dxa"/>
          </w:tcPr>
          <w:p w14:paraId="7ACA2BF0" w14:textId="5ED2D0C9" w:rsidR="004D0012" w:rsidRPr="004858DA" w:rsidRDefault="004D0012" w:rsidP="005E221B">
            <w:pPr>
              <w:jc w:val="left"/>
              <w:rPr>
                <w:rFonts w:ascii="Calibri" w:hAnsi="Calibri"/>
                <w:szCs w:val="21"/>
              </w:rPr>
            </w:pPr>
            <w:r w:rsidRPr="004858DA">
              <w:rPr>
                <w:rFonts w:ascii="Calibri" w:hAnsi="Calibri"/>
                <w:szCs w:val="21"/>
              </w:rPr>
              <w:t>Powerset-Data memo</w:t>
            </w:r>
          </w:p>
          <w:p w14:paraId="4A4EBB53" w14:textId="05DD2B71" w:rsidR="004D0012" w:rsidRPr="004858DA" w:rsidRDefault="004D0012" w:rsidP="005E221B">
            <w:pPr>
              <w:jc w:val="left"/>
              <w:rPr>
                <w:rFonts w:ascii="Calibri" w:hAnsi="Calibri"/>
                <w:szCs w:val="21"/>
              </w:rPr>
            </w:pPr>
            <w:r w:rsidRPr="004858DA">
              <w:rPr>
                <w:rFonts w:ascii="Calibri" w:hAnsi="Calibri"/>
                <w:szCs w:val="21"/>
              </w:rPr>
              <w:t>Strength – data memo</w:t>
            </w:r>
          </w:p>
        </w:tc>
        <w:tc>
          <w:tcPr>
            <w:tcW w:w="4508" w:type="dxa"/>
          </w:tcPr>
          <w:p w14:paraId="09A9F94A" w14:textId="77777777" w:rsidR="004D0012" w:rsidRPr="004858DA" w:rsidRDefault="004D0012" w:rsidP="005E221B">
            <w:pPr>
              <w:jc w:val="left"/>
              <w:rPr>
                <w:rFonts w:ascii="Calibri" w:hAnsi="Calibri"/>
                <w:szCs w:val="21"/>
              </w:rPr>
            </w:pPr>
            <w:r w:rsidRPr="004858DA">
              <w:rPr>
                <w:rFonts w:ascii="Calibri" w:hAnsi="Calibri"/>
                <w:szCs w:val="21"/>
              </w:rPr>
              <w:t>A cache memo set as expected</w:t>
            </w:r>
          </w:p>
          <w:p w14:paraId="497528BB" w14:textId="33B3F7F2" w:rsidR="004D0012" w:rsidRPr="004858DA" w:rsidRDefault="004D0012" w:rsidP="005E221B">
            <w:pPr>
              <w:jc w:val="left"/>
              <w:rPr>
                <w:rFonts w:ascii="Calibri" w:hAnsi="Calibri"/>
                <w:szCs w:val="21"/>
              </w:rPr>
            </w:pPr>
            <w:r w:rsidRPr="004858DA">
              <w:rPr>
                <w:rFonts w:ascii="Calibri" w:hAnsi="Calibri"/>
                <w:szCs w:val="21"/>
              </w:rPr>
              <w:t>Strength function can get the value from cache data</w:t>
            </w:r>
          </w:p>
        </w:tc>
      </w:tr>
      <w:tr w:rsidR="004D0012" w:rsidRPr="004858DA" w14:paraId="135F78FF" w14:textId="77777777" w:rsidTr="004D0012">
        <w:tc>
          <w:tcPr>
            <w:tcW w:w="4508" w:type="dxa"/>
          </w:tcPr>
          <w:p w14:paraId="0FC41008" w14:textId="6049312A" w:rsidR="004D0012" w:rsidRPr="004858DA" w:rsidRDefault="004D0012" w:rsidP="005E221B">
            <w:pPr>
              <w:jc w:val="left"/>
              <w:rPr>
                <w:rFonts w:ascii="Calibri" w:hAnsi="Calibri"/>
                <w:szCs w:val="21"/>
              </w:rPr>
            </w:pPr>
            <w:r w:rsidRPr="004858DA">
              <w:rPr>
                <w:rFonts w:ascii="Calibri" w:hAnsi="Calibri"/>
                <w:szCs w:val="21"/>
              </w:rPr>
              <w:t>Data memo- Team Infor</w:t>
            </w:r>
          </w:p>
        </w:tc>
        <w:tc>
          <w:tcPr>
            <w:tcW w:w="4508" w:type="dxa"/>
          </w:tcPr>
          <w:p w14:paraId="6FA7CC8F" w14:textId="1D71CC43" w:rsidR="004D0012" w:rsidRPr="004858DA" w:rsidRDefault="004D0012" w:rsidP="005E221B">
            <w:pPr>
              <w:jc w:val="left"/>
              <w:rPr>
                <w:rFonts w:ascii="Calibri" w:hAnsi="Calibri"/>
                <w:szCs w:val="21"/>
              </w:rPr>
            </w:pPr>
            <w:r w:rsidRPr="004858DA">
              <w:rPr>
                <w:rFonts w:ascii="Calibri" w:hAnsi="Calibri"/>
                <w:szCs w:val="21"/>
              </w:rPr>
              <w:t xml:space="preserve">The value calculate from team </w:t>
            </w:r>
            <w:proofErr w:type="spellStart"/>
            <w:r w:rsidRPr="004858DA">
              <w:rPr>
                <w:rFonts w:ascii="Calibri" w:hAnsi="Calibri"/>
                <w:szCs w:val="21"/>
              </w:rPr>
              <w:t>infor</w:t>
            </w:r>
            <w:proofErr w:type="spellEnd"/>
            <w:r w:rsidRPr="004858DA">
              <w:rPr>
                <w:rFonts w:ascii="Calibri" w:hAnsi="Calibri"/>
                <w:szCs w:val="21"/>
              </w:rPr>
              <w:t xml:space="preserve"> can be stored into Data memo</w:t>
            </w:r>
          </w:p>
        </w:tc>
      </w:tr>
      <w:tr w:rsidR="004D0012" w:rsidRPr="004858DA" w14:paraId="76677BB5" w14:textId="77777777" w:rsidTr="004D0012">
        <w:tc>
          <w:tcPr>
            <w:tcW w:w="4508" w:type="dxa"/>
          </w:tcPr>
          <w:p w14:paraId="50B1899B" w14:textId="1FEDCC81" w:rsidR="004D0012" w:rsidRPr="004858DA" w:rsidRDefault="004D0012" w:rsidP="005E221B">
            <w:pPr>
              <w:jc w:val="left"/>
              <w:rPr>
                <w:rFonts w:ascii="Calibri" w:hAnsi="Calibri"/>
                <w:szCs w:val="21"/>
              </w:rPr>
            </w:pPr>
            <w:proofErr w:type="spellStart"/>
            <w:r w:rsidRPr="004858DA">
              <w:rPr>
                <w:rFonts w:ascii="Calibri" w:hAnsi="Calibri"/>
                <w:szCs w:val="21"/>
              </w:rPr>
              <w:t>Team_infor</w:t>
            </w:r>
            <w:proofErr w:type="spellEnd"/>
            <w:r w:rsidRPr="004858DA">
              <w:rPr>
                <w:rFonts w:ascii="Calibri" w:hAnsi="Calibri"/>
                <w:szCs w:val="21"/>
              </w:rPr>
              <w:t>-whole rating</w:t>
            </w:r>
          </w:p>
        </w:tc>
        <w:tc>
          <w:tcPr>
            <w:tcW w:w="4508" w:type="dxa"/>
          </w:tcPr>
          <w:p w14:paraId="45F8D746" w14:textId="1628AC50" w:rsidR="004D0012" w:rsidRPr="004858DA" w:rsidRDefault="004D0012" w:rsidP="005E221B">
            <w:pPr>
              <w:jc w:val="left"/>
              <w:rPr>
                <w:rFonts w:ascii="Calibri" w:hAnsi="Calibri"/>
                <w:szCs w:val="21"/>
              </w:rPr>
            </w:pPr>
            <w:r w:rsidRPr="004858DA">
              <w:rPr>
                <w:rFonts w:ascii="Calibri" w:hAnsi="Calibri"/>
                <w:szCs w:val="21"/>
              </w:rPr>
              <w:t xml:space="preserve">In team </w:t>
            </w:r>
            <w:proofErr w:type="spellStart"/>
            <w:r w:rsidRPr="004858DA">
              <w:rPr>
                <w:rFonts w:ascii="Calibri" w:hAnsi="Calibri"/>
                <w:szCs w:val="21"/>
              </w:rPr>
              <w:t>infor</w:t>
            </w:r>
            <w:proofErr w:type="spellEnd"/>
            <w:r w:rsidRPr="004858DA">
              <w:rPr>
                <w:rFonts w:ascii="Calibri" w:hAnsi="Calibri"/>
                <w:szCs w:val="21"/>
              </w:rPr>
              <w:t xml:space="preserve"> function the player rating can be obtained by using whole rating function</w:t>
            </w:r>
          </w:p>
        </w:tc>
      </w:tr>
      <w:tr w:rsidR="004D0012" w:rsidRPr="004858DA" w14:paraId="4B1B494C" w14:textId="77777777" w:rsidTr="004D0012">
        <w:tc>
          <w:tcPr>
            <w:tcW w:w="4508" w:type="dxa"/>
          </w:tcPr>
          <w:p w14:paraId="1D533FB1" w14:textId="49900E03" w:rsidR="004D0012" w:rsidRPr="004858DA" w:rsidRDefault="004D0012" w:rsidP="005E221B">
            <w:pPr>
              <w:jc w:val="left"/>
              <w:rPr>
                <w:rFonts w:ascii="Calibri" w:hAnsi="Calibri"/>
                <w:szCs w:val="21"/>
              </w:rPr>
            </w:pPr>
            <w:r w:rsidRPr="004858DA">
              <w:rPr>
                <w:rFonts w:ascii="Calibri" w:hAnsi="Calibri"/>
                <w:szCs w:val="21"/>
              </w:rPr>
              <w:t xml:space="preserve">Team </w:t>
            </w:r>
            <w:proofErr w:type="spellStart"/>
            <w:r w:rsidRPr="004858DA">
              <w:rPr>
                <w:rFonts w:ascii="Calibri" w:hAnsi="Calibri"/>
                <w:szCs w:val="21"/>
              </w:rPr>
              <w:t>infor</w:t>
            </w:r>
            <w:proofErr w:type="spellEnd"/>
            <w:r w:rsidRPr="004858DA">
              <w:rPr>
                <w:rFonts w:ascii="Calibri" w:hAnsi="Calibri"/>
                <w:szCs w:val="21"/>
              </w:rPr>
              <w:t xml:space="preserve"> – Team </w:t>
            </w:r>
            <w:proofErr w:type="spellStart"/>
            <w:r w:rsidRPr="004858DA">
              <w:rPr>
                <w:rFonts w:ascii="Calibri" w:hAnsi="Calibri"/>
                <w:szCs w:val="21"/>
              </w:rPr>
              <w:t>elo</w:t>
            </w:r>
            <w:proofErr w:type="spellEnd"/>
            <w:r w:rsidRPr="004858DA">
              <w:rPr>
                <w:rFonts w:ascii="Calibri" w:hAnsi="Calibri"/>
                <w:szCs w:val="21"/>
              </w:rPr>
              <w:t xml:space="preserve"> rating</w:t>
            </w:r>
          </w:p>
        </w:tc>
        <w:tc>
          <w:tcPr>
            <w:tcW w:w="4508" w:type="dxa"/>
          </w:tcPr>
          <w:p w14:paraId="1DBF332F" w14:textId="168C433F" w:rsidR="004D0012" w:rsidRPr="004858DA" w:rsidRDefault="004D0012" w:rsidP="005E221B">
            <w:pPr>
              <w:jc w:val="left"/>
              <w:rPr>
                <w:rFonts w:ascii="Calibri" w:hAnsi="Calibri"/>
                <w:szCs w:val="21"/>
              </w:rPr>
            </w:pPr>
            <w:r w:rsidRPr="004858DA">
              <w:rPr>
                <w:rFonts w:ascii="Calibri" w:hAnsi="Calibri"/>
                <w:szCs w:val="21"/>
              </w:rPr>
              <w:t xml:space="preserve">In team </w:t>
            </w:r>
            <w:proofErr w:type="spellStart"/>
            <w:r w:rsidRPr="004858DA">
              <w:rPr>
                <w:rFonts w:ascii="Calibri" w:hAnsi="Calibri"/>
                <w:szCs w:val="21"/>
              </w:rPr>
              <w:t>infor</w:t>
            </w:r>
            <w:proofErr w:type="spellEnd"/>
            <w:r w:rsidRPr="004858DA">
              <w:rPr>
                <w:rFonts w:ascii="Calibri" w:hAnsi="Calibri"/>
                <w:szCs w:val="21"/>
              </w:rPr>
              <w:t xml:space="preserve"> function each team Elo rating can be got from Team </w:t>
            </w:r>
            <w:proofErr w:type="spellStart"/>
            <w:r w:rsidRPr="004858DA">
              <w:rPr>
                <w:rFonts w:ascii="Calibri" w:hAnsi="Calibri"/>
                <w:szCs w:val="21"/>
              </w:rPr>
              <w:t>elo</w:t>
            </w:r>
            <w:proofErr w:type="spellEnd"/>
            <w:r w:rsidRPr="004858DA">
              <w:rPr>
                <w:rFonts w:ascii="Calibri" w:hAnsi="Calibri"/>
                <w:szCs w:val="21"/>
              </w:rPr>
              <w:t xml:space="preserve"> function</w:t>
            </w:r>
          </w:p>
        </w:tc>
      </w:tr>
    </w:tbl>
    <w:p w14:paraId="02F874B5" w14:textId="77777777" w:rsidR="004D0012" w:rsidRPr="004858DA" w:rsidRDefault="004D0012" w:rsidP="005E221B">
      <w:pPr>
        <w:jc w:val="left"/>
        <w:rPr>
          <w:rFonts w:ascii="Calibri" w:hAnsi="Calibri"/>
          <w:szCs w:val="21"/>
        </w:rPr>
      </w:pPr>
    </w:p>
    <w:p w14:paraId="6709018D" w14:textId="654A9C5F" w:rsidR="000E39C9" w:rsidRPr="004858DA" w:rsidRDefault="000E39C9" w:rsidP="00FF4CB8">
      <w:pPr>
        <w:pStyle w:val="2"/>
      </w:pPr>
      <w:bookmarkStart w:id="92" w:name="_Toc69055133"/>
      <w:r w:rsidRPr="004858DA">
        <w:t>System test</w:t>
      </w:r>
      <w:bookmarkEnd w:id="92"/>
    </w:p>
    <w:tbl>
      <w:tblPr>
        <w:tblStyle w:val="af"/>
        <w:tblW w:w="5944" w:type="dxa"/>
        <w:tblLook w:val="04A0" w:firstRow="1" w:lastRow="0" w:firstColumn="1" w:lastColumn="0" w:noHBand="0" w:noVBand="1"/>
      </w:tblPr>
      <w:tblGrid>
        <w:gridCol w:w="2972"/>
        <w:gridCol w:w="2972"/>
      </w:tblGrid>
      <w:tr w:rsidR="004D0012" w:rsidRPr="004858DA" w14:paraId="250C2084" w14:textId="787F7069" w:rsidTr="004D0012">
        <w:trPr>
          <w:trHeight w:val="634"/>
        </w:trPr>
        <w:tc>
          <w:tcPr>
            <w:tcW w:w="2972" w:type="dxa"/>
          </w:tcPr>
          <w:p w14:paraId="03B8F4A1" w14:textId="48B23766" w:rsidR="004D0012" w:rsidRPr="004858DA" w:rsidRDefault="004D0012" w:rsidP="005E221B">
            <w:pPr>
              <w:jc w:val="left"/>
              <w:rPr>
                <w:rFonts w:ascii="Calibri" w:hAnsi="Calibri"/>
                <w:szCs w:val="21"/>
              </w:rPr>
            </w:pPr>
            <w:r w:rsidRPr="004858DA">
              <w:rPr>
                <w:rFonts w:ascii="Calibri" w:hAnsi="Calibri"/>
                <w:szCs w:val="21"/>
              </w:rPr>
              <w:t>Case</w:t>
            </w:r>
          </w:p>
        </w:tc>
        <w:tc>
          <w:tcPr>
            <w:tcW w:w="2972" w:type="dxa"/>
          </w:tcPr>
          <w:p w14:paraId="4C086E25" w14:textId="1C102F21" w:rsidR="004D0012" w:rsidRPr="004858DA" w:rsidRDefault="004D0012" w:rsidP="005E221B">
            <w:pPr>
              <w:jc w:val="left"/>
              <w:rPr>
                <w:rFonts w:ascii="Calibri" w:hAnsi="Calibri"/>
                <w:szCs w:val="21"/>
              </w:rPr>
            </w:pPr>
            <w:r w:rsidRPr="004858DA">
              <w:rPr>
                <w:rFonts w:ascii="Calibri" w:hAnsi="Calibri"/>
                <w:szCs w:val="21"/>
              </w:rPr>
              <w:t>Condition</w:t>
            </w:r>
          </w:p>
        </w:tc>
      </w:tr>
      <w:tr w:rsidR="004D0012" w:rsidRPr="004858DA" w14:paraId="58341861" w14:textId="77777777" w:rsidTr="004D0012">
        <w:tc>
          <w:tcPr>
            <w:tcW w:w="2972" w:type="dxa"/>
          </w:tcPr>
          <w:p w14:paraId="35F16619" w14:textId="40355026" w:rsidR="004D0012" w:rsidRPr="004858DA" w:rsidRDefault="004D0012" w:rsidP="005E221B">
            <w:pPr>
              <w:jc w:val="left"/>
              <w:rPr>
                <w:rFonts w:ascii="Calibri" w:hAnsi="Calibri"/>
                <w:szCs w:val="21"/>
              </w:rPr>
            </w:pPr>
            <w:r w:rsidRPr="004858DA">
              <w:rPr>
                <w:rFonts w:ascii="Calibri" w:hAnsi="Calibri"/>
                <w:szCs w:val="21"/>
              </w:rPr>
              <w:t xml:space="preserve">Player select teams normally </w:t>
            </w:r>
          </w:p>
        </w:tc>
        <w:tc>
          <w:tcPr>
            <w:tcW w:w="2972" w:type="dxa"/>
          </w:tcPr>
          <w:p w14:paraId="48D2D328" w14:textId="44AABB37" w:rsidR="004D0012" w:rsidRPr="004858DA" w:rsidRDefault="004D0012" w:rsidP="005E221B">
            <w:pPr>
              <w:jc w:val="left"/>
              <w:rPr>
                <w:rFonts w:ascii="Calibri" w:hAnsi="Calibri"/>
                <w:szCs w:val="21"/>
              </w:rPr>
            </w:pPr>
            <w:r w:rsidRPr="004858DA">
              <w:rPr>
                <w:rFonts w:ascii="Calibri" w:hAnsi="Calibri"/>
                <w:szCs w:val="21"/>
              </w:rPr>
              <w:t>A wins as expected</w:t>
            </w:r>
          </w:p>
        </w:tc>
      </w:tr>
      <w:tr w:rsidR="004D0012" w:rsidRPr="004858DA" w14:paraId="5E245035" w14:textId="77777777" w:rsidTr="004D0012">
        <w:trPr>
          <w:trHeight w:val="360"/>
        </w:trPr>
        <w:tc>
          <w:tcPr>
            <w:tcW w:w="2972" w:type="dxa"/>
          </w:tcPr>
          <w:p w14:paraId="6198353A" w14:textId="5B0EFE08" w:rsidR="004D0012" w:rsidRPr="004858DA" w:rsidRDefault="004D0012" w:rsidP="005E221B">
            <w:pPr>
              <w:jc w:val="left"/>
              <w:rPr>
                <w:rFonts w:ascii="Calibri" w:hAnsi="Calibri"/>
                <w:szCs w:val="21"/>
              </w:rPr>
            </w:pPr>
            <w:r w:rsidRPr="004858DA">
              <w:rPr>
                <w:rFonts w:ascii="Calibri" w:hAnsi="Calibri"/>
                <w:szCs w:val="21"/>
              </w:rPr>
              <w:t xml:space="preserve">Players choose players worth more than their budget </w:t>
            </w:r>
          </w:p>
        </w:tc>
        <w:tc>
          <w:tcPr>
            <w:tcW w:w="2972" w:type="dxa"/>
          </w:tcPr>
          <w:p w14:paraId="7FDBD3F4" w14:textId="4A8A4484" w:rsidR="004D0012" w:rsidRPr="004858DA" w:rsidRDefault="004D0012" w:rsidP="005E221B">
            <w:pPr>
              <w:jc w:val="left"/>
              <w:rPr>
                <w:rFonts w:ascii="Calibri" w:hAnsi="Calibri"/>
                <w:szCs w:val="21"/>
              </w:rPr>
            </w:pPr>
            <w:proofErr w:type="spellStart"/>
            <w:r w:rsidRPr="004858DA">
              <w:rPr>
                <w:rFonts w:ascii="Calibri" w:hAnsi="Calibri"/>
                <w:szCs w:val="21"/>
              </w:rPr>
              <w:t>Can not</w:t>
            </w:r>
            <w:proofErr w:type="spellEnd"/>
            <w:r w:rsidRPr="004858DA">
              <w:rPr>
                <w:rFonts w:ascii="Calibri" w:hAnsi="Calibri"/>
                <w:szCs w:val="21"/>
              </w:rPr>
              <w:t xml:space="preserve"> choose, force to choose another one</w:t>
            </w:r>
          </w:p>
        </w:tc>
      </w:tr>
      <w:tr w:rsidR="004D0012" w:rsidRPr="004858DA" w14:paraId="61CFC51F" w14:textId="77777777" w:rsidTr="004D0012">
        <w:trPr>
          <w:trHeight w:val="142"/>
        </w:trPr>
        <w:tc>
          <w:tcPr>
            <w:tcW w:w="2972" w:type="dxa"/>
          </w:tcPr>
          <w:p w14:paraId="3225F372" w14:textId="7EB0353E" w:rsidR="004D0012" w:rsidRPr="004858DA" w:rsidRDefault="004D0012" w:rsidP="005E221B">
            <w:pPr>
              <w:jc w:val="left"/>
              <w:rPr>
                <w:rFonts w:ascii="Calibri" w:hAnsi="Calibri"/>
                <w:szCs w:val="21"/>
              </w:rPr>
            </w:pPr>
            <w:r w:rsidRPr="004858DA">
              <w:rPr>
                <w:rFonts w:ascii="Calibri" w:hAnsi="Calibri"/>
                <w:szCs w:val="21"/>
              </w:rPr>
              <w:t xml:space="preserve">Players enter the team name </w:t>
            </w:r>
          </w:p>
        </w:tc>
        <w:tc>
          <w:tcPr>
            <w:tcW w:w="2972" w:type="dxa"/>
          </w:tcPr>
          <w:p w14:paraId="7144BE5A" w14:textId="5553BCF9" w:rsidR="004D0012" w:rsidRPr="004858DA" w:rsidRDefault="004D0012" w:rsidP="005E221B">
            <w:pPr>
              <w:jc w:val="left"/>
              <w:rPr>
                <w:rFonts w:ascii="Calibri" w:hAnsi="Calibri"/>
                <w:szCs w:val="21"/>
              </w:rPr>
            </w:pPr>
            <w:r w:rsidRPr="004858DA">
              <w:rPr>
                <w:rFonts w:ascii="Calibri" w:hAnsi="Calibri"/>
                <w:szCs w:val="21"/>
              </w:rPr>
              <w:t>The team name will be shown on the screen</w:t>
            </w:r>
          </w:p>
        </w:tc>
      </w:tr>
      <w:tr w:rsidR="004D0012" w:rsidRPr="004858DA" w14:paraId="095DAE15" w14:textId="77777777" w:rsidTr="004D0012">
        <w:trPr>
          <w:trHeight w:val="142"/>
        </w:trPr>
        <w:tc>
          <w:tcPr>
            <w:tcW w:w="2972" w:type="dxa"/>
          </w:tcPr>
          <w:p w14:paraId="23E51120" w14:textId="69EC2415" w:rsidR="004D0012" w:rsidRPr="004858DA" w:rsidRDefault="004D0012" w:rsidP="005E221B">
            <w:pPr>
              <w:jc w:val="left"/>
              <w:rPr>
                <w:rFonts w:ascii="Calibri" w:hAnsi="Calibri"/>
                <w:szCs w:val="21"/>
              </w:rPr>
            </w:pPr>
          </w:p>
        </w:tc>
        <w:tc>
          <w:tcPr>
            <w:tcW w:w="2972" w:type="dxa"/>
          </w:tcPr>
          <w:p w14:paraId="53DA1ED9" w14:textId="77777777" w:rsidR="004D0012" w:rsidRPr="004858DA" w:rsidRDefault="004D0012" w:rsidP="005E221B">
            <w:pPr>
              <w:jc w:val="left"/>
              <w:rPr>
                <w:rFonts w:ascii="Calibri" w:hAnsi="Calibri"/>
                <w:szCs w:val="21"/>
              </w:rPr>
            </w:pPr>
          </w:p>
        </w:tc>
      </w:tr>
      <w:tr w:rsidR="004D0012" w:rsidRPr="004858DA" w14:paraId="25D3D8F9" w14:textId="77777777" w:rsidTr="004D0012">
        <w:trPr>
          <w:trHeight w:val="142"/>
        </w:trPr>
        <w:tc>
          <w:tcPr>
            <w:tcW w:w="2972" w:type="dxa"/>
          </w:tcPr>
          <w:p w14:paraId="60781D64" w14:textId="77777777" w:rsidR="004D0012" w:rsidRPr="004858DA" w:rsidRDefault="004D0012" w:rsidP="005E221B">
            <w:pPr>
              <w:jc w:val="left"/>
              <w:rPr>
                <w:rFonts w:ascii="Calibri" w:hAnsi="Calibri"/>
                <w:szCs w:val="21"/>
              </w:rPr>
            </w:pPr>
          </w:p>
        </w:tc>
        <w:tc>
          <w:tcPr>
            <w:tcW w:w="2972" w:type="dxa"/>
          </w:tcPr>
          <w:p w14:paraId="7A6724D7" w14:textId="77777777" w:rsidR="004D0012" w:rsidRPr="004858DA" w:rsidRDefault="004D0012" w:rsidP="005E221B">
            <w:pPr>
              <w:jc w:val="left"/>
              <w:rPr>
                <w:rFonts w:ascii="Calibri" w:hAnsi="Calibri"/>
                <w:szCs w:val="21"/>
              </w:rPr>
            </w:pPr>
          </w:p>
        </w:tc>
      </w:tr>
    </w:tbl>
    <w:p w14:paraId="5B11CFCC" w14:textId="307C2976" w:rsidR="001A0275" w:rsidRPr="004858DA" w:rsidRDefault="001A0275" w:rsidP="005E221B">
      <w:pPr>
        <w:widowControl/>
        <w:jc w:val="left"/>
        <w:rPr>
          <w:rFonts w:ascii="Calibri" w:hAnsi="Calibri"/>
          <w:b/>
          <w:bCs/>
          <w:kern w:val="44"/>
          <w:szCs w:val="21"/>
        </w:rPr>
      </w:pPr>
    </w:p>
    <w:p w14:paraId="264F57E7" w14:textId="77777777" w:rsidR="00161EDE" w:rsidRPr="004858DA" w:rsidRDefault="00161EDE" w:rsidP="005E221B">
      <w:pPr>
        <w:widowControl/>
        <w:jc w:val="left"/>
        <w:rPr>
          <w:rFonts w:ascii="Calibri" w:hAnsi="Calibri"/>
          <w:b/>
          <w:bCs/>
          <w:kern w:val="44"/>
          <w:szCs w:val="21"/>
        </w:rPr>
      </w:pPr>
    </w:p>
    <w:p w14:paraId="50E1D1EE" w14:textId="77777777" w:rsidR="0098106B" w:rsidRPr="004858DA" w:rsidRDefault="0098106B" w:rsidP="005E221B">
      <w:pPr>
        <w:widowControl/>
        <w:jc w:val="left"/>
        <w:rPr>
          <w:rFonts w:ascii="Calibri" w:hAnsi="Calibri"/>
          <w:b/>
          <w:bCs/>
          <w:kern w:val="44"/>
          <w:szCs w:val="21"/>
        </w:rPr>
      </w:pPr>
      <w:r w:rsidRPr="004858DA">
        <w:rPr>
          <w:rFonts w:ascii="Calibri" w:hAnsi="Calibri"/>
          <w:szCs w:val="21"/>
        </w:rPr>
        <w:br w:type="page"/>
      </w:r>
    </w:p>
    <w:p w14:paraId="471DACED" w14:textId="38C41B5B" w:rsidR="009F67B1" w:rsidRPr="004858DA" w:rsidRDefault="00B963A9" w:rsidP="00FF4CB8">
      <w:pPr>
        <w:pStyle w:val="1"/>
      </w:pPr>
      <w:bookmarkStart w:id="93" w:name="_Toc69055134"/>
      <w:r w:rsidRPr="004858DA">
        <w:lastRenderedPageBreak/>
        <w:t>7.evaluation</w:t>
      </w:r>
      <w:bookmarkEnd w:id="93"/>
    </w:p>
    <w:p w14:paraId="4DDED2A3" w14:textId="69C50807" w:rsidR="003E546B" w:rsidRPr="004858DA" w:rsidRDefault="003E546B" w:rsidP="005E221B">
      <w:pPr>
        <w:jc w:val="left"/>
        <w:rPr>
          <w:rFonts w:ascii="Calibri" w:hAnsi="Calibri"/>
          <w:szCs w:val="21"/>
        </w:rPr>
      </w:pPr>
      <w:r w:rsidRPr="004858DA">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4858DA" w:rsidRDefault="007729FF"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2.45pt;mso-width-percent:0;mso-height-percent:0;mso-width-percent:0;mso-height-percent:0" o:ole="">
            <v:imagedata r:id="rId31" o:title=""/>
          </v:shape>
          <o:OLEObject Type="Embed" ProgID="Excel.Sheet.12" ShapeID="_x0000_i1025" DrawAspect="Content" ObjectID="_1680805305" r:id="rId32"/>
        </w:object>
      </w:r>
    </w:p>
    <w:p w14:paraId="0139B41B" w14:textId="39689F41" w:rsidR="009F67B1" w:rsidRPr="004858DA" w:rsidRDefault="009F67B1" w:rsidP="005E221B">
      <w:pPr>
        <w:jc w:val="left"/>
        <w:rPr>
          <w:rFonts w:ascii="Calibri" w:hAnsi="Calibri"/>
          <w:szCs w:val="21"/>
        </w:rPr>
      </w:pPr>
      <w:r w:rsidRPr="004858DA">
        <w:rPr>
          <w:rFonts w:ascii="Calibri" w:hAnsi="Calibri"/>
          <w:szCs w:val="21"/>
        </w:rPr>
        <w:t>-confusion matrix graph</w:t>
      </w:r>
    </w:p>
    <w:p w14:paraId="1311E447" w14:textId="572098D6" w:rsidR="009F67B1" w:rsidRPr="004858DA" w:rsidRDefault="007379D5" w:rsidP="005E221B">
      <w:pPr>
        <w:jc w:val="left"/>
        <w:rPr>
          <w:rFonts w:ascii="Calibri" w:hAnsi="Calibri"/>
          <w:szCs w:val="21"/>
        </w:rPr>
      </w:pPr>
      <w:r w:rsidRPr="004858DA">
        <w:rPr>
          <w:rFonts w:ascii="Calibri" w:hAnsi="Calibri"/>
          <w:szCs w:val="21"/>
        </w:rPr>
        <w:t xml:space="preserve">Above is the confusion matrix graph, The horizontal and vertical rows show the </w:t>
      </w:r>
      <w:r w:rsidR="00AD7EFC">
        <w:rPr>
          <w:rFonts w:ascii="Calibri" w:hAnsi="Calibri"/>
          <w:szCs w:val="21"/>
        </w:rPr>
        <w:t xml:space="preserve">true team </w:t>
      </w:r>
      <w:proofErr w:type="spellStart"/>
      <w:r w:rsidR="00AD7EFC">
        <w:rPr>
          <w:rFonts w:ascii="Calibri" w:hAnsi="Calibri"/>
          <w:szCs w:val="21"/>
        </w:rPr>
        <w:t>elo</w:t>
      </w:r>
      <w:proofErr w:type="spellEnd"/>
      <w:r w:rsidR="00AD7EFC">
        <w:rPr>
          <w:rFonts w:ascii="Calibri" w:hAnsi="Calibri"/>
          <w:szCs w:val="21"/>
        </w:rPr>
        <w:t xml:space="preserve"> and the predicted </w:t>
      </w:r>
      <w:proofErr w:type="spellStart"/>
      <w:r w:rsidR="00AD7EFC">
        <w:rPr>
          <w:rFonts w:ascii="Calibri" w:hAnsi="Calibri"/>
          <w:szCs w:val="21"/>
        </w:rPr>
        <w:t>elo</w:t>
      </w:r>
      <w:proofErr w:type="spellEnd"/>
      <w:r w:rsidR="00AD7EFC">
        <w:rPr>
          <w:rFonts w:ascii="Calibri" w:hAnsi="Calibri"/>
          <w:szCs w:val="21"/>
        </w:rPr>
        <w:t xml:space="preserve"> </w:t>
      </w:r>
      <w:commentRangeStart w:id="94"/>
      <w:r w:rsidRPr="004858DA">
        <w:rPr>
          <w:rFonts w:ascii="Calibri" w:hAnsi="Calibri"/>
          <w:szCs w:val="21"/>
        </w:rPr>
        <w:t xml:space="preserve"> </w:t>
      </w:r>
      <w:commentRangeEnd w:id="94"/>
      <w:r w:rsidR="000B46C7">
        <w:rPr>
          <w:rStyle w:val="a9"/>
        </w:rPr>
        <w:commentReference w:id="94"/>
      </w:r>
      <w:r w:rsidRPr="004858DA">
        <w:rPr>
          <w:rFonts w:ascii="Calibri" w:hAnsi="Calibri"/>
          <w:szCs w:val="21"/>
        </w:rPr>
        <w:t>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Pr="004858DA" w:rsidRDefault="009F67B1" w:rsidP="005E221B">
      <w:pPr>
        <w:widowControl/>
        <w:jc w:val="left"/>
        <w:rPr>
          <w:rFonts w:ascii="Calibri" w:hAnsi="Calibri"/>
          <w:b/>
          <w:bCs/>
          <w:kern w:val="44"/>
          <w:szCs w:val="21"/>
        </w:rPr>
      </w:pPr>
      <w:r w:rsidRPr="004858DA">
        <w:rPr>
          <w:rFonts w:ascii="Calibri" w:hAnsi="Calibri"/>
          <w:b/>
          <w:bCs/>
          <w:noProof/>
          <w:kern w:val="44"/>
          <w:szCs w:val="21"/>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sidRPr="004858DA">
        <w:rPr>
          <w:rFonts w:ascii="Calibri" w:hAnsi="Calibri"/>
          <w:b/>
          <w:bCs/>
          <w:kern w:val="44"/>
          <w:szCs w:val="21"/>
        </w:rPr>
        <w:t xml:space="preserve">      </w:t>
      </w:r>
      <w:r w:rsidRPr="004858DA">
        <w:rPr>
          <w:rFonts w:ascii="Calibri" w:hAnsi="Calibri"/>
          <w:b/>
          <w:bCs/>
          <w:noProof/>
          <w:kern w:val="44"/>
          <w:szCs w:val="21"/>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4858DA" w:rsidRDefault="00D07185" w:rsidP="005E221B">
      <w:pPr>
        <w:ind w:left="840" w:firstLine="420"/>
        <w:jc w:val="left"/>
        <w:rPr>
          <w:rFonts w:ascii="Calibri" w:hAnsi="Calibri"/>
          <w:szCs w:val="21"/>
        </w:rPr>
      </w:pPr>
      <w:r w:rsidRPr="004858DA">
        <w:rPr>
          <w:rFonts w:ascii="Calibri" w:hAnsi="Calibri"/>
          <w:szCs w:val="21"/>
        </w:rPr>
        <w:t xml:space="preserve">-True value </w:t>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-calculate value</w:t>
      </w:r>
    </w:p>
    <w:p w14:paraId="35A6CC0F" w14:textId="7CD5DCF3" w:rsidR="009F67B1" w:rsidRPr="004858DA" w:rsidRDefault="009F67B1" w:rsidP="005E221B">
      <w:pPr>
        <w:jc w:val="left"/>
        <w:rPr>
          <w:rFonts w:ascii="Calibri" w:hAnsi="Calibri"/>
          <w:szCs w:val="21"/>
        </w:rPr>
      </w:pPr>
    </w:p>
    <w:p w14:paraId="5E2732CA" w14:textId="7652C7A4" w:rsidR="009733C7" w:rsidRPr="004858DA" w:rsidRDefault="000B159C" w:rsidP="005E221B">
      <w:pPr>
        <w:jc w:val="left"/>
        <w:rPr>
          <w:rFonts w:ascii="Calibri" w:hAnsi="Calibri"/>
          <w:szCs w:val="21"/>
        </w:rPr>
      </w:pPr>
      <w:r w:rsidRPr="004858DA">
        <w:rPr>
          <w:rFonts w:ascii="Calibri" w:hAnsi="Calibri"/>
          <w:noProof/>
          <w:szCs w:val="21"/>
        </w:rPr>
        <w:drawing>
          <wp:inline distT="0" distB="0" distL="0" distR="0" wp14:anchorId="6EF55151" wp14:editId="4D7BB726">
            <wp:extent cx="2391331" cy="17936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0289" cy="1807851"/>
                    </a:xfrm>
                    <a:prstGeom prst="rect">
                      <a:avLst/>
                    </a:prstGeom>
                  </pic:spPr>
                </pic:pic>
              </a:graphicData>
            </a:graphic>
          </wp:inline>
        </w:drawing>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noProof/>
          <w:szCs w:val="21"/>
        </w:rPr>
        <w:drawing>
          <wp:inline distT="0" distB="0" distL="0" distR="0" wp14:anchorId="4B918857" wp14:editId="21A5F272">
            <wp:extent cx="2419985" cy="1815123"/>
            <wp:effectExtent l="0" t="0" r="57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6109" cy="1842218"/>
                    </a:xfrm>
                    <a:prstGeom prst="rect">
                      <a:avLst/>
                    </a:prstGeom>
                  </pic:spPr>
                </pic:pic>
              </a:graphicData>
            </a:graphic>
          </wp:inline>
        </w:drawing>
      </w:r>
    </w:p>
    <w:p w14:paraId="60C1E2AD" w14:textId="1FE21610" w:rsidR="000B159C" w:rsidRPr="004858DA" w:rsidRDefault="000B159C" w:rsidP="005E221B">
      <w:pPr>
        <w:jc w:val="left"/>
        <w:rPr>
          <w:rFonts w:ascii="Calibri" w:hAnsi="Calibri"/>
          <w:szCs w:val="21"/>
        </w:rPr>
      </w:pPr>
      <w:r w:rsidRPr="004858DA">
        <w:rPr>
          <w:rFonts w:ascii="Calibri" w:hAnsi="Calibri"/>
          <w:szCs w:val="21"/>
        </w:rPr>
        <w:tab/>
        <w:t xml:space="preserve"> -rating calculate from average </w:t>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-the rating from 2krating website</w:t>
      </w:r>
    </w:p>
    <w:p w14:paraId="3F75345C" w14:textId="0E669161" w:rsidR="000B159C" w:rsidRPr="004858DA" w:rsidRDefault="000B159C" w:rsidP="005E221B">
      <w:pPr>
        <w:jc w:val="left"/>
        <w:rPr>
          <w:rFonts w:ascii="Calibri" w:hAnsi="Calibri"/>
          <w:szCs w:val="21"/>
        </w:rPr>
      </w:pPr>
    </w:p>
    <w:p w14:paraId="0FE3F58E" w14:textId="37500EB8" w:rsidR="000B159C" w:rsidRPr="004858DA" w:rsidRDefault="000B159C" w:rsidP="005E221B">
      <w:pPr>
        <w:jc w:val="left"/>
        <w:rPr>
          <w:rFonts w:ascii="Calibri" w:hAnsi="Calibri"/>
          <w:szCs w:val="21"/>
        </w:rPr>
      </w:pPr>
    </w:p>
    <w:p w14:paraId="15518349" w14:textId="1DDE0365" w:rsidR="000B159C" w:rsidRPr="004858DA" w:rsidRDefault="000B159C" w:rsidP="005E221B">
      <w:pPr>
        <w:jc w:val="left"/>
        <w:rPr>
          <w:rFonts w:ascii="Calibri" w:hAnsi="Calibri"/>
          <w:szCs w:val="21"/>
        </w:rPr>
      </w:pPr>
      <w:r w:rsidRPr="004858DA">
        <w:rPr>
          <w:rFonts w:ascii="Calibri" w:hAnsi="Calibri"/>
          <w:noProof/>
          <w:szCs w:val="21"/>
        </w:rPr>
        <w:lastRenderedPageBreak/>
        <w:drawing>
          <wp:inline distT="0" distB="0" distL="0" distR="0" wp14:anchorId="6934F628" wp14:editId="2E3B3016">
            <wp:extent cx="5731510" cy="429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58028BA7" w:rsidR="009733C7" w:rsidRPr="004858DA" w:rsidRDefault="00D0718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w:t>
      </w:r>
      <w:r w:rsidR="009733C7" w:rsidRPr="004858DA">
        <w:rPr>
          <w:rFonts w:ascii="Calibri" w:hAnsi="Calibri"/>
          <w:szCs w:val="21"/>
        </w:rPr>
        <w:t>Figure 7</w:t>
      </w:r>
    </w:p>
    <w:p w14:paraId="74B47815" w14:textId="1FD847FC" w:rsidR="009733C7" w:rsidRPr="004858DA" w:rsidRDefault="000B159C" w:rsidP="005E221B">
      <w:pPr>
        <w:jc w:val="left"/>
        <w:rPr>
          <w:rFonts w:ascii="Calibri" w:hAnsi="Calibri"/>
          <w:szCs w:val="21"/>
        </w:rPr>
      </w:pPr>
      <w:r w:rsidRPr="004858DA">
        <w:rPr>
          <w:rFonts w:ascii="Calibri" w:hAnsi="Calibri"/>
          <w:szCs w:val="21"/>
        </w:rPr>
        <w:t>Four different results are shown in figure 7, the true value is set for each team Elo rating divide by the ratio(average Elo/average Player rating),</w:t>
      </w:r>
      <w:r w:rsidR="004D0012" w:rsidRPr="004858DA">
        <w:rPr>
          <w:rFonts w:ascii="Calibri" w:hAnsi="Calibri"/>
          <w:szCs w:val="21"/>
        </w:rPr>
        <w:t xml:space="preserve">and the </w:t>
      </w:r>
      <w:commentRangeStart w:id="95"/>
      <w:r w:rsidR="004D0012" w:rsidRPr="004858DA">
        <w:rPr>
          <w:rFonts w:ascii="Calibri" w:hAnsi="Calibri"/>
          <w:szCs w:val="21"/>
        </w:rPr>
        <w:t xml:space="preserve">2k rating </w:t>
      </w:r>
      <w:commentRangeEnd w:id="95"/>
      <w:r w:rsidR="000B46C7">
        <w:rPr>
          <w:rStyle w:val="a9"/>
        </w:rPr>
        <w:commentReference w:id="95"/>
      </w:r>
      <w:r w:rsidR="004D0012" w:rsidRPr="004858DA">
        <w:rPr>
          <w:rFonts w:ascii="Calibri" w:hAnsi="Calibri"/>
          <w:szCs w:val="21"/>
        </w:rPr>
        <w:t>is that the rating record from the other rating system ,according to the graph we could find most of the value are similar to each other, except the team 6 and team 14,</w:t>
      </w:r>
      <w:r w:rsidR="009733C7" w:rsidRPr="004858DA">
        <w:rPr>
          <w:rFonts w:ascii="Calibri" w:hAnsi="Calibri"/>
          <w:szCs w:val="21"/>
        </w:rPr>
        <w:t>and our calculate value follow a similar path to the true value.</w:t>
      </w:r>
    </w:p>
    <w:p w14:paraId="545930ED" w14:textId="7CB6D7D3" w:rsidR="009733C7" w:rsidRPr="004858DA" w:rsidRDefault="009733C7" w:rsidP="005E221B">
      <w:pPr>
        <w:jc w:val="left"/>
        <w:rPr>
          <w:rFonts w:ascii="Calibri" w:hAnsi="Calibri"/>
          <w:szCs w:val="21"/>
        </w:rPr>
      </w:pPr>
    </w:p>
    <w:p w14:paraId="0D82B0CB" w14:textId="77777777" w:rsidR="009733C7" w:rsidRPr="004858DA" w:rsidRDefault="009733C7" w:rsidP="005E221B">
      <w:pPr>
        <w:jc w:val="left"/>
        <w:rPr>
          <w:rFonts w:ascii="Calibri" w:hAnsi="Calibri"/>
          <w:szCs w:val="21"/>
        </w:rPr>
      </w:pPr>
    </w:p>
    <w:p w14:paraId="74443A19" w14:textId="7DCDF27A" w:rsidR="009F67B1" w:rsidRPr="004858DA" w:rsidRDefault="009F67B1" w:rsidP="005E221B">
      <w:pPr>
        <w:widowControl/>
        <w:jc w:val="left"/>
        <w:rPr>
          <w:rFonts w:ascii="Calibri" w:hAnsi="Calibri"/>
          <w:b/>
          <w:bCs/>
          <w:kern w:val="44"/>
          <w:szCs w:val="21"/>
        </w:rPr>
      </w:pPr>
      <w:commentRangeStart w:id="96"/>
      <w:r w:rsidRPr="004858DA">
        <w:rPr>
          <w:rFonts w:ascii="Calibri" w:hAnsi="Calibri"/>
          <w:b/>
          <w:bCs/>
          <w:noProof/>
          <w:kern w:val="44"/>
          <w:szCs w:val="21"/>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38">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commentRangeEnd w:id="96"/>
      <w:r w:rsidR="003B1E50">
        <w:rPr>
          <w:rStyle w:val="a9"/>
        </w:rPr>
        <w:commentReference w:id="96"/>
      </w:r>
    </w:p>
    <w:p w14:paraId="60DC4002" w14:textId="1A992854" w:rsidR="008F3B8E" w:rsidRPr="004858DA" w:rsidRDefault="00D07185" w:rsidP="005E221B">
      <w:pPr>
        <w:jc w:val="left"/>
        <w:rPr>
          <w:rFonts w:ascii="Calibri" w:hAnsi="Calibri"/>
          <w:szCs w:val="21"/>
        </w:rPr>
      </w:pPr>
      <w:r w:rsidRPr="004858DA">
        <w:rPr>
          <w:rFonts w:ascii="Calibri" w:hAnsi="Calibri"/>
          <w:szCs w:val="21"/>
        </w:rPr>
        <w:t>-r square value bar chart</w:t>
      </w:r>
    </w:p>
    <w:p w14:paraId="67D56401" w14:textId="77777777" w:rsidR="00B410E1" w:rsidRPr="004858DA" w:rsidRDefault="009733C7" w:rsidP="005E221B">
      <w:pPr>
        <w:jc w:val="left"/>
        <w:rPr>
          <w:rFonts w:ascii="Calibri" w:hAnsi="Calibri"/>
          <w:szCs w:val="21"/>
        </w:rPr>
      </w:pPr>
      <w:r w:rsidRPr="004858DA">
        <w:rPr>
          <w:rFonts w:ascii="Calibri" w:hAnsi="Calibri"/>
          <w:szCs w:val="21"/>
        </w:rPr>
        <w:t>The r square value is used to calculate the accuracy of our project, as the graph shown if the value of r square is very low that means the result is more accurate.</w:t>
      </w:r>
      <w:r w:rsidR="000B159C" w:rsidRPr="004858DA">
        <w:rPr>
          <w:rFonts w:ascii="Calibri" w:hAnsi="Calibri"/>
          <w:szCs w:val="21"/>
        </w:rPr>
        <w:t xml:space="preserve"> However, the data of our result is </w:t>
      </w:r>
      <w:proofErr w:type="spellStart"/>
      <w:r w:rsidR="000B159C" w:rsidRPr="004858DA">
        <w:rPr>
          <w:rFonts w:ascii="Calibri" w:hAnsi="Calibri"/>
          <w:szCs w:val="21"/>
        </w:rPr>
        <w:t>to</w:t>
      </w:r>
      <w:proofErr w:type="spellEnd"/>
      <w:r w:rsidR="000B159C" w:rsidRPr="004858DA">
        <w:rPr>
          <w:rFonts w:ascii="Calibri" w:hAnsi="Calibri"/>
          <w:szCs w:val="21"/>
        </w:rPr>
        <w:t xml:space="preserve"> close to the true data, so I assume that maybe there cause a overfitting </w:t>
      </w:r>
      <w:r w:rsidR="004D0012" w:rsidRPr="004858DA">
        <w:rPr>
          <w:rFonts w:ascii="Calibri" w:hAnsi="Calibri"/>
          <w:szCs w:val="21"/>
        </w:rPr>
        <w:t>condition</w:t>
      </w:r>
      <w:r w:rsidR="000B159C" w:rsidRPr="004858DA">
        <w:rPr>
          <w:rFonts w:ascii="Calibri" w:hAnsi="Calibri"/>
          <w:szCs w:val="21"/>
        </w:rPr>
        <w:t>.</w:t>
      </w:r>
      <w:r w:rsidR="00B410E1" w:rsidRPr="004858DA">
        <w:rPr>
          <w:rFonts w:ascii="Calibri" w:hAnsi="Calibri"/>
          <w:szCs w:val="21"/>
        </w:rPr>
        <w:t xml:space="preserve"> In order to check whether is it overfitting the 2krating value are set to the true value, and this is the diagram show below:</w:t>
      </w:r>
    </w:p>
    <w:p w14:paraId="6B9A962F" w14:textId="13E86C56" w:rsidR="008F3B8E" w:rsidRPr="004858DA" w:rsidRDefault="00B410E1" w:rsidP="005E221B">
      <w:pPr>
        <w:jc w:val="left"/>
        <w:rPr>
          <w:rFonts w:ascii="Calibri" w:hAnsi="Calibri"/>
          <w:szCs w:val="21"/>
        </w:rPr>
      </w:pPr>
      <w:r w:rsidRPr="004858DA">
        <w:rPr>
          <w:rFonts w:ascii="Calibri" w:hAnsi="Calibri"/>
          <w:szCs w:val="21"/>
        </w:rPr>
        <w:t xml:space="preserve"> </w:t>
      </w:r>
      <w:r w:rsidRPr="004858DA">
        <w:rPr>
          <w:rFonts w:ascii="Calibri" w:hAnsi="Calibri"/>
          <w:noProof/>
          <w:szCs w:val="21"/>
        </w:rPr>
        <w:drawing>
          <wp:inline distT="0" distB="0" distL="0" distR="0" wp14:anchorId="1C1CED76" wp14:editId="723FC7FF">
            <wp:extent cx="3957851" cy="2968607"/>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png"/>
                    <pic:cNvPicPr/>
                  </pic:nvPicPr>
                  <pic:blipFill>
                    <a:blip r:embed="rId39">
                      <a:extLst>
                        <a:ext uri="{28A0092B-C50C-407E-A947-70E740481C1C}">
                          <a14:useLocalDpi xmlns:a14="http://schemas.microsoft.com/office/drawing/2010/main" val="0"/>
                        </a:ext>
                      </a:extLst>
                    </a:blip>
                    <a:stretch>
                      <a:fillRect/>
                    </a:stretch>
                  </pic:blipFill>
                  <pic:spPr>
                    <a:xfrm>
                      <a:off x="0" y="0"/>
                      <a:ext cx="3979911" cy="2985153"/>
                    </a:xfrm>
                    <a:prstGeom prst="rect">
                      <a:avLst/>
                    </a:prstGeom>
                  </pic:spPr>
                </pic:pic>
              </a:graphicData>
            </a:graphic>
          </wp:inline>
        </w:drawing>
      </w:r>
    </w:p>
    <w:p w14:paraId="5690EBE5" w14:textId="4C1350B3" w:rsidR="00B410E1" w:rsidRPr="004858DA" w:rsidRDefault="00B410E1"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-the R square value graph base on 2krating</w:t>
      </w:r>
    </w:p>
    <w:p w14:paraId="2C2861A3" w14:textId="3527B1A2" w:rsidR="000B159C" w:rsidRPr="004858DA" w:rsidRDefault="00B410E1" w:rsidP="005E221B">
      <w:pPr>
        <w:jc w:val="left"/>
        <w:rPr>
          <w:rFonts w:ascii="Calibri" w:hAnsi="Calibri"/>
          <w:szCs w:val="21"/>
        </w:rPr>
      </w:pPr>
      <w:commentRangeStart w:id="97"/>
      <w:r w:rsidRPr="004858DA">
        <w:rPr>
          <w:rFonts w:ascii="Calibri" w:hAnsi="Calibri"/>
          <w:szCs w:val="21"/>
        </w:rPr>
        <w:t>The graph indicate that, our result’s R square value is a little bit higher than the average data.</w:t>
      </w:r>
      <w:commentRangeEnd w:id="97"/>
      <w:r w:rsidR="002F7B19">
        <w:rPr>
          <w:rStyle w:val="a9"/>
        </w:rPr>
        <w:commentReference w:id="97"/>
      </w:r>
    </w:p>
    <w:p w14:paraId="56F1273C" w14:textId="7CD71C61" w:rsidR="000B159C" w:rsidRPr="004858DA" w:rsidRDefault="000B159C" w:rsidP="005E221B">
      <w:pPr>
        <w:jc w:val="left"/>
        <w:rPr>
          <w:rFonts w:ascii="Calibri" w:hAnsi="Calibri"/>
          <w:szCs w:val="21"/>
        </w:rPr>
      </w:pPr>
    </w:p>
    <w:p w14:paraId="19A4B069" w14:textId="5E106DB5" w:rsidR="000B159C" w:rsidRPr="004858DA" w:rsidRDefault="000B159C" w:rsidP="005E221B">
      <w:pPr>
        <w:jc w:val="left"/>
        <w:rPr>
          <w:rFonts w:ascii="Calibri" w:hAnsi="Calibri"/>
          <w:szCs w:val="21"/>
        </w:rPr>
      </w:pPr>
    </w:p>
    <w:p w14:paraId="374D901F" w14:textId="359EC729" w:rsidR="000B159C" w:rsidRPr="004858DA" w:rsidRDefault="000B159C" w:rsidP="005E221B">
      <w:pPr>
        <w:jc w:val="left"/>
        <w:rPr>
          <w:rFonts w:ascii="Calibri" w:hAnsi="Calibri"/>
          <w:szCs w:val="21"/>
        </w:rPr>
      </w:pPr>
    </w:p>
    <w:p w14:paraId="65D90DB9" w14:textId="77777777" w:rsidR="008F3B8E" w:rsidRPr="004858DA" w:rsidRDefault="008F3B8E" w:rsidP="005E221B">
      <w:pPr>
        <w:widowControl/>
        <w:jc w:val="left"/>
        <w:rPr>
          <w:rFonts w:ascii="Calibri" w:hAnsi="Calibri"/>
          <w:b/>
          <w:bCs/>
          <w:kern w:val="44"/>
          <w:szCs w:val="21"/>
        </w:rPr>
      </w:pPr>
    </w:p>
    <w:p w14:paraId="6A18BFD5" w14:textId="7E026D39" w:rsidR="00B963A9" w:rsidRDefault="00B963A9" w:rsidP="00FF4CB8">
      <w:pPr>
        <w:pStyle w:val="1"/>
      </w:pPr>
      <w:bookmarkStart w:id="98" w:name="_Toc69055135"/>
      <w:r w:rsidRPr="004858DA">
        <w:lastRenderedPageBreak/>
        <w:t>8.</w:t>
      </w:r>
      <w:commentRangeStart w:id="99"/>
      <w:r w:rsidRPr="004858DA">
        <w:t>conclusion</w:t>
      </w:r>
      <w:bookmarkEnd w:id="98"/>
      <w:commentRangeEnd w:id="99"/>
      <w:r w:rsidR="00C55206">
        <w:rPr>
          <w:rStyle w:val="a9"/>
          <w:b w:val="0"/>
          <w:bCs w:val="0"/>
          <w:kern w:val="2"/>
        </w:rPr>
        <w:commentReference w:id="99"/>
      </w:r>
    </w:p>
    <w:p w14:paraId="3E25276E" w14:textId="1583470E" w:rsidR="00DE45D3" w:rsidRDefault="00DE45D3" w:rsidP="00DE45D3">
      <w:r w:rsidRPr="00DE45D3">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DE45D3" w:rsidRDefault="00DE45D3" w:rsidP="00DE45D3"/>
    <w:p w14:paraId="0198A2A8" w14:textId="07B45883" w:rsidR="00B410E1" w:rsidRPr="004858DA" w:rsidRDefault="00B410E1" w:rsidP="00B410E1">
      <w:pPr>
        <w:widowControl/>
        <w:jc w:val="left"/>
        <w:rPr>
          <w:rFonts w:ascii="Calibri" w:eastAsia="宋体" w:hAnsi="Calibri" w:cs="宋体"/>
          <w:kern w:val="0"/>
          <w:szCs w:val="21"/>
        </w:rPr>
      </w:pPr>
      <w:r w:rsidRPr="004858DA">
        <w:rPr>
          <w:rFonts w:ascii="Calibri" w:eastAsia="宋体" w:hAnsi="Calibri" w:cs="宋体"/>
          <w:kern w:val="0"/>
          <w:szCs w:val="21"/>
        </w:rPr>
        <w:t>The main aim of this project w</w:t>
      </w:r>
      <w:r w:rsidR="00DD7EEF">
        <w:rPr>
          <w:rFonts w:ascii="Calibri" w:eastAsia="宋体" w:hAnsi="Calibri" w:cs="宋体"/>
          <w:kern w:val="0"/>
          <w:szCs w:val="21"/>
        </w:rPr>
        <w:t>as</w:t>
      </w:r>
      <w:r w:rsidRPr="004858DA">
        <w:rPr>
          <w:rFonts w:ascii="Calibri" w:eastAsia="宋体" w:hAnsi="Calibri" w:cs="宋体"/>
          <w:kern w:val="0"/>
          <w:szCs w:val="21"/>
        </w:rPr>
        <w:t xml:space="preserve"> to first</w:t>
      </w:r>
      <w:r w:rsidR="00DD7EEF">
        <w:rPr>
          <w:rFonts w:ascii="Calibri" w:eastAsia="宋体" w:hAnsi="Calibri" w:cs="宋体"/>
          <w:kern w:val="0"/>
          <w:szCs w:val="21"/>
        </w:rPr>
        <w:t xml:space="preserve">, </w:t>
      </w:r>
      <w:r w:rsidRPr="004858DA">
        <w:rPr>
          <w:rFonts w:ascii="Calibri" w:eastAsia="宋体" w:hAnsi="Calibri" w:cs="宋体"/>
          <w:kern w:val="0"/>
          <w:szCs w:val="21"/>
        </w:rPr>
        <w:t>design a reasonable model to describe the relationship between players. Secondly, generate a team rating system based on exploring player-player relationships. In the evaluation section, there are two images of the r-squared based on different real data. The first one is based on the average Elo rating and the average level of the players as the real data. The other one takes the results of another rating system and normalizes them and compares them with our ratings as real data. It was found that some of the 14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the moment, so there is a risk of inaccuracy. There are also some role players whose details were not available when the player information was 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32E2DD95" w14:textId="1EB68296" w:rsidR="0038222B" w:rsidRDefault="0038222B" w:rsidP="0038222B">
      <w:pPr>
        <w:pStyle w:val="2"/>
      </w:pPr>
      <w:r>
        <w:t>Limitation</w:t>
      </w:r>
    </w:p>
    <w:p w14:paraId="5ABC8856" w14:textId="0DCFA527" w:rsidR="0038222B" w:rsidRDefault="0038222B" w:rsidP="0038222B">
      <w:pPr>
        <w:pStyle w:val="a6"/>
        <w:numPr>
          <w:ilvl w:val="0"/>
          <w:numId w:val="14"/>
        </w:numPr>
        <w:ind w:firstLineChars="0"/>
      </w:pPr>
      <w:r>
        <w:t xml:space="preserve">Higher </w:t>
      </w:r>
      <w:proofErr w:type="spellStart"/>
      <w:r>
        <w:t>elo</w:t>
      </w:r>
      <w:proofErr w:type="spellEnd"/>
      <w:r>
        <w:t xml:space="preserve"> might not win</w:t>
      </w:r>
    </w:p>
    <w:p w14:paraId="71FF7273" w14:textId="0D9FFAFE" w:rsidR="0038222B" w:rsidRDefault="0038222B" w:rsidP="0038222B">
      <w:pPr>
        <w:pStyle w:val="a6"/>
        <w:numPr>
          <w:ilvl w:val="0"/>
          <w:numId w:val="14"/>
        </w:numPr>
        <w:ind w:firstLineChars="0"/>
      </w:pPr>
      <w:r>
        <w:t>Purely based on previous records</w:t>
      </w:r>
    </w:p>
    <w:p w14:paraId="4D6C935A" w14:textId="43DE92E8" w:rsidR="0038222B" w:rsidRDefault="0038222B" w:rsidP="0038222B">
      <w:pPr>
        <w:pStyle w:val="a6"/>
        <w:numPr>
          <w:ilvl w:val="0"/>
          <w:numId w:val="14"/>
        </w:numPr>
        <w:ind w:firstLineChars="0"/>
      </w:pPr>
      <w:r>
        <w:t>Peak</w:t>
      </w:r>
    </w:p>
    <w:p w14:paraId="4CB69A8F" w14:textId="77777777" w:rsidR="0038222B" w:rsidRPr="0038222B" w:rsidRDefault="0038222B" w:rsidP="0038222B">
      <w:pPr>
        <w:pStyle w:val="a6"/>
        <w:numPr>
          <w:ilvl w:val="0"/>
          <w:numId w:val="14"/>
        </w:numPr>
        <w:ind w:firstLineChars="0"/>
      </w:pPr>
    </w:p>
    <w:p w14:paraId="194101B4" w14:textId="6DEB110F" w:rsidR="00B410E1" w:rsidRPr="004858DA" w:rsidRDefault="00B410E1" w:rsidP="00B410E1">
      <w:pPr>
        <w:widowControl/>
        <w:jc w:val="left"/>
        <w:rPr>
          <w:rFonts w:ascii="Calibri" w:eastAsia="宋体" w:hAnsi="Calibri" w:cs="宋体"/>
          <w:kern w:val="0"/>
          <w:szCs w:val="21"/>
        </w:rPr>
      </w:pPr>
    </w:p>
    <w:p w14:paraId="6DFA4EE7" w14:textId="36B1E7D5" w:rsidR="00B410E1" w:rsidRPr="004858DA" w:rsidRDefault="00B410E1" w:rsidP="00B410E1">
      <w:pPr>
        <w:widowControl/>
        <w:jc w:val="left"/>
        <w:rPr>
          <w:rFonts w:ascii="Calibri" w:eastAsia="宋体" w:hAnsi="Calibri" w:cs="宋体"/>
          <w:kern w:val="0"/>
          <w:szCs w:val="21"/>
        </w:rPr>
      </w:pPr>
    </w:p>
    <w:p w14:paraId="57A4B077" w14:textId="2EE8BB0D" w:rsidR="00B410E1" w:rsidRPr="004858DA" w:rsidRDefault="00B410E1" w:rsidP="00FF4CB8">
      <w:pPr>
        <w:pStyle w:val="2"/>
      </w:pPr>
      <w:bookmarkStart w:id="100" w:name="_Toc69055136"/>
      <w:r w:rsidRPr="004858DA">
        <w:t>Future work</w:t>
      </w:r>
      <w:bookmarkEnd w:id="100"/>
    </w:p>
    <w:p w14:paraId="315CA216" w14:textId="68548CD3" w:rsidR="00B410E1" w:rsidRPr="004858DA" w:rsidRDefault="00B410E1" w:rsidP="00B410E1">
      <w:pPr>
        <w:pStyle w:val="a6"/>
        <w:numPr>
          <w:ilvl w:val="0"/>
          <w:numId w:val="11"/>
        </w:numPr>
        <w:ind w:firstLineChars="0"/>
        <w:rPr>
          <w:rFonts w:ascii="Calibri" w:hAnsi="Calibri"/>
          <w:szCs w:val="21"/>
        </w:rPr>
      </w:pPr>
      <w:r w:rsidRPr="004858DA">
        <w:rPr>
          <w:rFonts w:ascii="Calibri" w:hAnsi="Calibri"/>
          <w:szCs w:val="21"/>
        </w:rPr>
        <w:t xml:space="preserve">Expand data </w:t>
      </w:r>
    </w:p>
    <w:p w14:paraId="0EAB56D1" w14:textId="73E96B03" w:rsidR="00B410E1" w:rsidRPr="004858DA" w:rsidRDefault="00B410E1" w:rsidP="00B410E1">
      <w:pPr>
        <w:ind w:left="360"/>
        <w:rPr>
          <w:rFonts w:ascii="Calibri" w:hAnsi="Calibri"/>
          <w:szCs w:val="21"/>
        </w:rPr>
      </w:pPr>
      <w:r w:rsidRPr="004858DA">
        <w:rPr>
          <w:rFonts w:ascii="Calibri" w:hAnsi="Calibri"/>
          <w:szCs w:val="21"/>
        </w:rPr>
        <w:t>It is possible that the final results of this project are not very accurate because the data stored is too small, which only has information on 14 teams and over 140 players. In order to ensure the accuracy of the data, it is necessary to store more data. It is also crucial to devise a method to calculate individual player ability values, as they are currently calculated by player efficiency.</w:t>
      </w:r>
    </w:p>
    <w:p w14:paraId="198D99DE" w14:textId="1F8BD416" w:rsidR="00B410E1" w:rsidRPr="004858DA" w:rsidRDefault="00B410E1" w:rsidP="00B410E1">
      <w:pPr>
        <w:pStyle w:val="a6"/>
        <w:numPr>
          <w:ilvl w:val="0"/>
          <w:numId w:val="11"/>
        </w:numPr>
        <w:ind w:firstLineChars="0"/>
        <w:rPr>
          <w:rFonts w:ascii="Calibri" w:hAnsi="Calibri"/>
          <w:szCs w:val="21"/>
        </w:rPr>
      </w:pPr>
      <w:r w:rsidRPr="004858DA">
        <w:rPr>
          <w:rFonts w:ascii="Calibri" w:hAnsi="Calibri"/>
          <w:szCs w:val="21"/>
        </w:rPr>
        <w:t>Against AI mode</w:t>
      </w:r>
    </w:p>
    <w:p w14:paraId="52540CC2" w14:textId="1E6BA6B8" w:rsidR="00B410E1" w:rsidRPr="004858DA" w:rsidRDefault="00B410E1" w:rsidP="00B410E1">
      <w:pPr>
        <w:ind w:left="360"/>
        <w:rPr>
          <w:rFonts w:ascii="Calibri" w:hAnsi="Calibri"/>
          <w:szCs w:val="21"/>
        </w:rPr>
      </w:pPr>
      <w:r w:rsidRPr="004858DA">
        <w:rPr>
          <w:rFonts w:ascii="Calibri" w:hAnsi="Calibri"/>
          <w:szCs w:val="21"/>
        </w:rPr>
        <w:t xml:space="preserve">For the moment for this project, the mode only supports confrontations between two players, and players will be added to play against Ai later. This </w:t>
      </w:r>
      <w:r w:rsidR="00DD7EEF">
        <w:rPr>
          <w:rFonts w:ascii="Calibri" w:hAnsi="Calibri"/>
          <w:szCs w:val="21"/>
        </w:rPr>
        <w:t>might</w:t>
      </w:r>
      <w:r w:rsidRPr="004858DA">
        <w:rPr>
          <w:rFonts w:ascii="Calibri" w:hAnsi="Calibri"/>
          <w:szCs w:val="21"/>
        </w:rPr>
        <w:t xml:space="preserve"> be done by learning TensorFlow and using </w:t>
      </w:r>
      <w:r w:rsidRPr="004858DA">
        <w:rPr>
          <w:rFonts w:ascii="Calibri" w:hAnsi="Calibri"/>
          <w:szCs w:val="21"/>
        </w:rPr>
        <w:lastRenderedPageBreak/>
        <w:t>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4858DA" w:rsidRDefault="00B410E1" w:rsidP="00B410E1">
      <w:pPr>
        <w:pStyle w:val="a6"/>
        <w:numPr>
          <w:ilvl w:val="0"/>
          <w:numId w:val="11"/>
        </w:numPr>
        <w:ind w:firstLineChars="0"/>
        <w:rPr>
          <w:rFonts w:ascii="Calibri" w:hAnsi="Calibri"/>
          <w:szCs w:val="21"/>
        </w:rPr>
      </w:pPr>
      <w:r w:rsidRPr="004858DA">
        <w:rPr>
          <w:rFonts w:ascii="Calibri" w:hAnsi="Calibri"/>
          <w:szCs w:val="21"/>
        </w:rPr>
        <w:t>Optimize the UI</w:t>
      </w:r>
    </w:p>
    <w:p w14:paraId="67F276BC" w14:textId="3C2216AD" w:rsidR="00B410E1" w:rsidRPr="004858DA" w:rsidRDefault="00B410E1" w:rsidP="00B410E1">
      <w:pPr>
        <w:ind w:left="360"/>
        <w:rPr>
          <w:rFonts w:ascii="Calibri" w:hAnsi="Calibri"/>
          <w:szCs w:val="21"/>
        </w:rPr>
      </w:pPr>
      <w:r w:rsidRPr="004858DA">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1A9AB04D" w14:textId="77777777" w:rsidR="00B410E1" w:rsidRPr="004858DA" w:rsidRDefault="00B410E1" w:rsidP="00B410E1">
      <w:pPr>
        <w:rPr>
          <w:rFonts w:ascii="Calibri" w:hAnsi="Calibri"/>
          <w:szCs w:val="21"/>
        </w:rPr>
      </w:pPr>
    </w:p>
    <w:p w14:paraId="47BF25D8" w14:textId="14860BDB" w:rsidR="00B410E1" w:rsidRPr="004858DA" w:rsidRDefault="00DD7EEF" w:rsidP="00B410E1">
      <w:pPr>
        <w:pStyle w:val="a6"/>
        <w:numPr>
          <w:ilvl w:val="0"/>
          <w:numId w:val="11"/>
        </w:numPr>
        <w:ind w:firstLineChars="0"/>
        <w:rPr>
          <w:rFonts w:ascii="Calibri" w:hAnsi="Calibri"/>
          <w:szCs w:val="21"/>
        </w:rPr>
      </w:pPr>
      <w:r>
        <w:rPr>
          <w:rFonts w:ascii="Calibri" w:hAnsi="Calibri"/>
          <w:szCs w:val="21"/>
        </w:rPr>
        <w:t>Expand the model</w:t>
      </w:r>
    </w:p>
    <w:p w14:paraId="4E8EE1BC" w14:textId="7CA3A497" w:rsidR="00B410E1" w:rsidRDefault="00B410E1" w:rsidP="00805DD8">
      <w:pPr>
        <w:ind w:left="360"/>
        <w:rPr>
          <w:rFonts w:ascii="Calibri" w:hAnsi="Calibri"/>
          <w:szCs w:val="21"/>
        </w:rPr>
      </w:pPr>
      <w:r w:rsidRPr="004858DA">
        <w:rPr>
          <w:rFonts w:ascii="Calibri" w:hAnsi="Calibri"/>
          <w:szCs w:val="21"/>
        </w:rPr>
        <w:t>This project can now give a rating based on the player's choice of player, With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2CEE3B81" w14:textId="4A6D8713" w:rsidR="00C47EC1" w:rsidRDefault="00C47EC1" w:rsidP="00805DD8">
      <w:pPr>
        <w:ind w:left="360"/>
        <w:rPr>
          <w:rFonts w:ascii="Calibri" w:hAnsi="Calibri"/>
          <w:szCs w:val="21"/>
        </w:rPr>
      </w:pPr>
    </w:p>
    <w:p w14:paraId="00E7736F" w14:textId="06001072" w:rsidR="00C47EC1" w:rsidRPr="004858DA" w:rsidRDefault="00C47EC1" w:rsidP="00805DD8">
      <w:pPr>
        <w:ind w:left="360"/>
        <w:rPr>
          <w:rFonts w:ascii="Calibri" w:hAnsi="Calibri"/>
          <w:szCs w:val="21"/>
        </w:rPr>
      </w:pPr>
    </w:p>
    <w:p w14:paraId="162E30AF" w14:textId="12930155" w:rsidR="008B31D6" w:rsidRPr="004858DA" w:rsidRDefault="00B963A9" w:rsidP="005E221B">
      <w:pPr>
        <w:pStyle w:val="1"/>
        <w:jc w:val="left"/>
        <w:rPr>
          <w:rFonts w:ascii="Calibri" w:hAnsi="Calibri"/>
          <w:sz w:val="21"/>
          <w:szCs w:val="21"/>
        </w:rPr>
      </w:pPr>
      <w:bookmarkStart w:id="101" w:name="_Toc69055137"/>
      <w:r w:rsidRPr="004858DA">
        <w:rPr>
          <w:rFonts w:ascii="Calibri" w:hAnsi="Calibri"/>
          <w:sz w:val="21"/>
          <w:szCs w:val="21"/>
        </w:rPr>
        <w:t>9.appendix</w:t>
      </w:r>
      <w:bookmarkEnd w:id="101"/>
    </w:p>
    <w:p w14:paraId="244C1D2A" w14:textId="42B5D5FD" w:rsidR="004858DA" w:rsidRPr="004858DA" w:rsidRDefault="004858DA" w:rsidP="004858DA">
      <w:pPr>
        <w:widowControl/>
        <w:jc w:val="left"/>
        <w:rPr>
          <w:rFonts w:ascii="Calibri" w:eastAsia="宋体" w:hAnsi="Calibri" w:cs="宋体"/>
          <w:kern w:val="0"/>
          <w:szCs w:val="21"/>
        </w:rPr>
      </w:pPr>
      <w:proofErr w:type="spellStart"/>
      <w:r w:rsidRPr="004858DA">
        <w:rPr>
          <w:rFonts w:ascii="Calibri" w:eastAsia="宋体" w:hAnsi="Calibri" w:cs="Arial"/>
          <w:color w:val="000000"/>
          <w:kern w:val="0"/>
          <w:szCs w:val="21"/>
          <w:shd w:val="clear" w:color="auto" w:fill="FFFFFF"/>
        </w:rPr>
        <w:t>ProBasketballTalk</w:t>
      </w:r>
      <w:proofErr w:type="spellEnd"/>
      <w:r w:rsidRPr="004858DA">
        <w:rPr>
          <w:rFonts w:ascii="Calibri" w:eastAsia="宋体" w:hAnsi="Calibri" w:cs="Arial"/>
          <w:color w:val="000000"/>
          <w:kern w:val="0"/>
          <w:szCs w:val="21"/>
          <w:shd w:val="clear" w:color="auto" w:fill="FFFFFF"/>
        </w:rPr>
        <w:t xml:space="preserve"> | NBC Sports. 2021. </w:t>
      </w:r>
      <w:r w:rsidRPr="004858DA">
        <w:rPr>
          <w:rFonts w:ascii="Calibri" w:eastAsia="宋体" w:hAnsi="Calibri" w:cs="Arial"/>
          <w:i/>
          <w:iCs/>
          <w:color w:val="000000"/>
          <w:kern w:val="0"/>
          <w:szCs w:val="21"/>
        </w:rPr>
        <w:t>Daryl Morey says 3-pointers worth too much: 'It skews the game'</w:t>
      </w:r>
      <w:r w:rsidRPr="004858DA">
        <w:rPr>
          <w:rFonts w:ascii="Calibri" w:eastAsia="宋体" w:hAnsi="Calibri" w:cs="Arial"/>
          <w:color w:val="000000"/>
          <w:kern w:val="0"/>
          <w:szCs w:val="21"/>
          <w:shd w:val="clear" w:color="auto" w:fill="FFFFFF"/>
        </w:rPr>
        <w:t xml:space="preserve">. [online] Available at: &lt;https://nba.nbcsports.com/2021/04/06/daryl-morey-says-3-pointers-worth-too-much-it-skews-the-game/&gt; </w:t>
      </w:r>
    </w:p>
    <w:p w14:paraId="2CA6D79F" w14:textId="2577C022" w:rsidR="003E546B" w:rsidRPr="004858DA" w:rsidRDefault="003E546B" w:rsidP="005E221B">
      <w:pPr>
        <w:jc w:val="left"/>
        <w:rPr>
          <w:rFonts w:ascii="Calibri" w:hAnsi="Calibri"/>
          <w:szCs w:val="21"/>
        </w:rPr>
      </w:pPr>
    </w:p>
    <w:p w14:paraId="11EF9854" w14:textId="566BC03E" w:rsidR="004858DA" w:rsidRPr="004858DA" w:rsidRDefault="004858DA" w:rsidP="004858DA">
      <w:pPr>
        <w:widowControl/>
        <w:jc w:val="left"/>
        <w:rPr>
          <w:rFonts w:ascii="Calibri" w:eastAsia="宋体" w:hAnsi="Calibri" w:cs="宋体"/>
          <w:kern w:val="0"/>
          <w:szCs w:val="21"/>
        </w:rPr>
      </w:pPr>
      <w:r w:rsidRPr="004858DA">
        <w:rPr>
          <w:rFonts w:ascii="Calibri" w:eastAsia="宋体" w:hAnsi="Calibri" w:cs="Arial"/>
          <w:color w:val="000000"/>
          <w:kern w:val="0"/>
          <w:szCs w:val="21"/>
          <w:shd w:val="clear" w:color="auto" w:fill="FFFFFF"/>
        </w:rPr>
        <w:t>Harrington, W., 2021. </w:t>
      </w:r>
      <w:r w:rsidRPr="004858DA">
        <w:rPr>
          <w:rFonts w:ascii="Calibri" w:eastAsia="宋体" w:hAnsi="Calibri" w:cs="Arial"/>
          <w:i/>
          <w:iCs/>
          <w:color w:val="000000"/>
          <w:kern w:val="0"/>
          <w:szCs w:val="21"/>
        </w:rPr>
        <w:t>What team chemistry really means — The Basketball Movement</w:t>
      </w:r>
      <w:r w:rsidRPr="004858DA">
        <w:rPr>
          <w:rFonts w:ascii="Calibri" w:eastAsia="宋体" w:hAnsi="Calibri" w:cs="Arial"/>
          <w:color w:val="000000"/>
          <w:kern w:val="0"/>
          <w:szCs w:val="21"/>
          <w:shd w:val="clear" w:color="auto" w:fill="FFFFFF"/>
        </w:rPr>
        <w:t xml:space="preserve">. [online] The Basketball Movement. Available at: &lt;https://thebasketballmovement.com/blog/2019/4/27/what-team-chemistry-means&gt; </w:t>
      </w:r>
    </w:p>
    <w:p w14:paraId="32A5D527" w14:textId="77777777" w:rsidR="004858DA" w:rsidRPr="004858DA" w:rsidRDefault="004858DA" w:rsidP="004858DA">
      <w:pPr>
        <w:widowControl/>
        <w:jc w:val="left"/>
        <w:rPr>
          <w:rFonts w:ascii="Calibri" w:hAnsi="Calibri"/>
          <w:szCs w:val="21"/>
        </w:rPr>
      </w:pPr>
    </w:p>
    <w:p w14:paraId="75296976" w14:textId="2CEC9A55" w:rsidR="004858DA" w:rsidRPr="004858DA" w:rsidRDefault="004858DA" w:rsidP="004858DA">
      <w:pPr>
        <w:widowControl/>
        <w:jc w:val="left"/>
        <w:rPr>
          <w:rFonts w:ascii="Calibri" w:eastAsia="宋体" w:hAnsi="Calibri" w:cs="宋体"/>
          <w:kern w:val="0"/>
          <w:szCs w:val="21"/>
        </w:rPr>
      </w:pPr>
      <w:r w:rsidRPr="004858DA">
        <w:rPr>
          <w:rFonts w:ascii="Calibri" w:eastAsia="宋体" w:hAnsi="Calibri" w:cs="Arial"/>
          <w:color w:val="000000"/>
          <w:kern w:val="0"/>
          <w:szCs w:val="21"/>
          <w:shd w:val="clear" w:color="auto" w:fill="FFFFFF"/>
        </w:rPr>
        <w:t>FiveThirtyEight. 2021. </w:t>
      </w:r>
      <w:r w:rsidRPr="004858DA">
        <w:rPr>
          <w:rFonts w:ascii="Calibri" w:eastAsia="宋体" w:hAnsi="Calibri" w:cs="Arial"/>
          <w:i/>
          <w:iCs/>
          <w:color w:val="000000"/>
          <w:kern w:val="0"/>
          <w:szCs w:val="21"/>
        </w:rPr>
        <w:t>The Complete History Of The NBA</w:t>
      </w:r>
      <w:r w:rsidRPr="004858DA">
        <w:rPr>
          <w:rFonts w:ascii="Calibri" w:eastAsia="宋体" w:hAnsi="Calibri" w:cs="Arial"/>
          <w:color w:val="000000"/>
          <w:kern w:val="0"/>
          <w:szCs w:val="21"/>
          <w:shd w:val="clear" w:color="auto" w:fill="FFFFFF"/>
        </w:rPr>
        <w:t xml:space="preserve">. [online] Available at: &lt;https://projects.fivethirtyeight.com/complete-history-of-the-nba/#lakers&gt; </w:t>
      </w:r>
    </w:p>
    <w:p w14:paraId="1277B605" w14:textId="158E9711" w:rsidR="004858DA" w:rsidRPr="004858DA" w:rsidRDefault="004858DA" w:rsidP="005E221B">
      <w:pPr>
        <w:jc w:val="left"/>
        <w:rPr>
          <w:rFonts w:ascii="Calibri" w:hAnsi="Calibri"/>
          <w:szCs w:val="21"/>
        </w:rPr>
      </w:pPr>
    </w:p>
    <w:p w14:paraId="0D3E2CF5" w14:textId="7FFC8ED1" w:rsidR="004858DA" w:rsidRPr="004858DA" w:rsidRDefault="004858DA" w:rsidP="004858DA">
      <w:pPr>
        <w:widowControl/>
        <w:jc w:val="left"/>
        <w:rPr>
          <w:rFonts w:ascii="Calibri" w:eastAsia="宋体" w:hAnsi="Calibri" w:cs="宋体"/>
          <w:kern w:val="0"/>
          <w:szCs w:val="21"/>
        </w:rPr>
      </w:pPr>
      <w:r w:rsidRPr="004858DA">
        <w:rPr>
          <w:rFonts w:ascii="Calibri" w:eastAsia="宋体" w:hAnsi="Calibri" w:cs="Arial"/>
          <w:color w:val="000000"/>
          <w:kern w:val="0"/>
          <w:szCs w:val="21"/>
          <w:shd w:val="clear" w:color="auto" w:fill="FFFFFF"/>
        </w:rPr>
        <w:t>livescience.com. 2021. </w:t>
      </w:r>
      <w:r w:rsidRPr="004858DA">
        <w:rPr>
          <w:rFonts w:ascii="Calibri" w:eastAsia="宋体" w:hAnsi="Calibri" w:cs="Arial"/>
          <w:i/>
          <w:iCs/>
          <w:color w:val="000000"/>
          <w:kern w:val="0"/>
          <w:szCs w:val="21"/>
        </w:rPr>
        <w:t>What Is the Fibonacci Sequence?</w:t>
      </w:r>
      <w:r w:rsidRPr="004858DA">
        <w:rPr>
          <w:rFonts w:ascii="Calibri" w:eastAsia="宋体" w:hAnsi="Calibri" w:cs="Arial"/>
          <w:color w:val="000000"/>
          <w:kern w:val="0"/>
          <w:szCs w:val="21"/>
          <w:shd w:val="clear" w:color="auto" w:fill="FFFFFF"/>
        </w:rPr>
        <w:t xml:space="preserve">. [online] Available at: &lt;https://www.livescience.com/37470-fibonacci-sequence.html&gt; </w:t>
      </w:r>
    </w:p>
    <w:p w14:paraId="1A4611F6" w14:textId="0E1D4F40" w:rsidR="004858DA" w:rsidRPr="004858DA" w:rsidRDefault="004858DA" w:rsidP="005E221B">
      <w:pPr>
        <w:jc w:val="left"/>
        <w:rPr>
          <w:rFonts w:ascii="Calibri" w:hAnsi="Calibri"/>
          <w:szCs w:val="21"/>
        </w:rPr>
      </w:pPr>
    </w:p>
    <w:p w14:paraId="2CB7A4FE" w14:textId="7174E779" w:rsidR="004858DA" w:rsidRDefault="004858DA" w:rsidP="004858DA">
      <w:pPr>
        <w:widowControl/>
        <w:jc w:val="left"/>
        <w:rPr>
          <w:rFonts w:ascii="Calibri" w:eastAsia="宋体" w:hAnsi="Calibri" w:cs="宋体"/>
          <w:kern w:val="0"/>
          <w:szCs w:val="21"/>
        </w:rPr>
      </w:pPr>
      <w:r w:rsidRPr="004858DA">
        <w:rPr>
          <w:rFonts w:ascii="Calibri" w:eastAsia="宋体" w:hAnsi="Calibri" w:cs="Arial"/>
          <w:color w:val="000000"/>
          <w:kern w:val="0"/>
          <w:szCs w:val="21"/>
          <w:shd w:val="clear" w:color="auto" w:fill="FFFFFF"/>
        </w:rPr>
        <w:t>Koroleva, L., 2018. </w:t>
      </w:r>
      <w:proofErr w:type="spellStart"/>
      <w:r w:rsidRPr="004858DA">
        <w:rPr>
          <w:rFonts w:ascii="Calibri" w:eastAsia="宋体" w:hAnsi="Calibri" w:cs="Arial"/>
          <w:i/>
          <w:iCs/>
          <w:color w:val="000000"/>
          <w:kern w:val="0"/>
          <w:szCs w:val="21"/>
        </w:rPr>
        <w:t>Memoization</w:t>
      </w:r>
      <w:proofErr w:type="spellEnd"/>
      <w:r w:rsidRPr="004858DA">
        <w:rPr>
          <w:rFonts w:ascii="Calibri" w:eastAsia="宋体" w:hAnsi="Calibri" w:cs="Arial"/>
          <w:i/>
          <w:iCs/>
          <w:color w:val="000000"/>
          <w:kern w:val="0"/>
          <w:szCs w:val="21"/>
        </w:rPr>
        <w:t>. Improving Recursive Solution for Fibonacci Sequence Problem.</w:t>
      </w:r>
      <w:r w:rsidRPr="004858DA">
        <w:rPr>
          <w:rFonts w:ascii="Calibri" w:eastAsia="宋体" w:hAnsi="Calibri" w:cs="Arial"/>
          <w:color w:val="000000"/>
          <w:kern w:val="0"/>
          <w:szCs w:val="21"/>
          <w:shd w:val="clear" w:color="auto" w:fill="FFFFFF"/>
        </w:rPr>
        <w:t>. [online] Medium. Available at: &lt;https://medium.com/@nothingisfunny/memoization-improving-recursive-solution-for-fibonacci-sequence-problem-c02dab7a74e5&gt; [Accessed 11 April 2021].</w:t>
      </w:r>
    </w:p>
    <w:p w14:paraId="2CE10C7D" w14:textId="77777777" w:rsidR="00FF4CB8" w:rsidRPr="004858DA" w:rsidRDefault="00FF4CB8" w:rsidP="004858DA">
      <w:pPr>
        <w:widowControl/>
        <w:jc w:val="left"/>
        <w:rPr>
          <w:rFonts w:ascii="Calibri" w:eastAsia="宋体" w:hAnsi="Calibri" w:cs="宋体"/>
          <w:kern w:val="0"/>
          <w:szCs w:val="21"/>
        </w:rPr>
      </w:pPr>
    </w:p>
    <w:p w14:paraId="631E49A0" w14:textId="04AF023B" w:rsidR="004858DA" w:rsidRPr="00FF4CB8" w:rsidRDefault="004858DA" w:rsidP="00FF4CB8">
      <w:pPr>
        <w:jc w:val="left"/>
        <w:rPr>
          <w:rFonts w:ascii="Calibri" w:hAnsi="Calibri"/>
          <w:szCs w:val="21"/>
        </w:rPr>
      </w:pPr>
      <w:r w:rsidRPr="00FF4CB8">
        <w:rPr>
          <w:rFonts w:ascii="Calibri" w:hAnsi="Calibri"/>
          <w:szCs w:val="21"/>
        </w:rPr>
        <w:t>Basketball-Reference.com. n.d. Calculating PER | Basketball-Reference.Com. [online] Available at: https://www.basketball-reference.com/about/per.html [Accessed 7 November 2020].</w:t>
      </w:r>
    </w:p>
    <w:p w14:paraId="68BEAF2E" w14:textId="7A96BA0F" w:rsidR="004858DA" w:rsidRPr="00FF4CB8" w:rsidRDefault="004858DA" w:rsidP="00FF4CB8">
      <w:pPr>
        <w:pStyle w:val="ae"/>
        <w:rPr>
          <w:rFonts w:ascii="Calibri" w:hAnsi="Calibri"/>
          <w:sz w:val="21"/>
          <w:szCs w:val="21"/>
        </w:rPr>
      </w:pPr>
      <w:r w:rsidRPr="004858DA">
        <w:rPr>
          <w:rFonts w:ascii="Calibri" w:hAnsi="Calibri"/>
          <w:sz w:val="21"/>
          <w:szCs w:val="21"/>
        </w:rPr>
        <w:lastRenderedPageBreak/>
        <w:t xml:space="preserve">Fein, Z., 2009. Cracking The Code: How To Calculate Hollinger's PER Without All The Mess. [online] Bleacher Report. Available at: https://bleacherreport.com/articles/113144- cracking-the-code-how-to-calculate-hollingers-per-without-all-the-mess [Accessed 10 November 2020] </w:t>
      </w:r>
    </w:p>
    <w:p w14:paraId="3AD836BA" w14:textId="048DCA57" w:rsidR="004858DA" w:rsidRPr="00FF4CB8" w:rsidRDefault="004858DA" w:rsidP="00FF4CB8">
      <w:pPr>
        <w:widowControl/>
        <w:jc w:val="left"/>
        <w:rPr>
          <w:rFonts w:ascii="Calibri" w:eastAsia="宋体" w:hAnsi="Calibri" w:cs="宋体"/>
          <w:kern w:val="0"/>
          <w:szCs w:val="21"/>
        </w:rPr>
      </w:pPr>
      <w:r w:rsidRPr="00FF4CB8">
        <w:rPr>
          <w:rFonts w:ascii="Calibri" w:eastAsia="宋体" w:hAnsi="Calibri" w:cs="Arial"/>
          <w:color w:val="000000"/>
          <w:kern w:val="0"/>
          <w:szCs w:val="21"/>
          <w:shd w:val="clear" w:color="auto" w:fill="FFFFFF"/>
        </w:rPr>
        <w:t>Geeks for Geeks. 2021. </w:t>
      </w:r>
      <w:r w:rsidRPr="00FF4CB8">
        <w:rPr>
          <w:rFonts w:ascii="Calibri" w:eastAsia="宋体" w:hAnsi="Calibri" w:cs="Arial"/>
          <w:i/>
          <w:iCs/>
          <w:color w:val="000000"/>
          <w:kern w:val="0"/>
          <w:szCs w:val="21"/>
        </w:rPr>
        <w:t xml:space="preserve">Python </w:t>
      </w:r>
      <w:proofErr w:type="spellStart"/>
      <w:r w:rsidRPr="00FF4CB8">
        <w:rPr>
          <w:rFonts w:ascii="Calibri" w:eastAsia="宋体" w:hAnsi="Calibri" w:cs="Arial"/>
          <w:i/>
          <w:iCs/>
          <w:color w:val="000000"/>
          <w:kern w:val="0"/>
          <w:szCs w:val="21"/>
        </w:rPr>
        <w:t>Tkinter</w:t>
      </w:r>
      <w:proofErr w:type="spellEnd"/>
      <w:r w:rsidRPr="00FF4CB8">
        <w:rPr>
          <w:rFonts w:ascii="Calibri" w:eastAsia="宋体" w:hAnsi="Calibri" w:cs="Arial"/>
          <w:i/>
          <w:iCs/>
          <w:color w:val="000000"/>
          <w:kern w:val="0"/>
          <w:szCs w:val="21"/>
        </w:rPr>
        <w:t xml:space="preserve"> Tutorial - </w:t>
      </w:r>
      <w:proofErr w:type="spellStart"/>
      <w:r w:rsidRPr="00FF4CB8">
        <w:rPr>
          <w:rFonts w:ascii="Calibri" w:eastAsia="宋体" w:hAnsi="Calibri" w:cs="Arial"/>
          <w:i/>
          <w:iCs/>
          <w:color w:val="000000"/>
          <w:kern w:val="0"/>
          <w:szCs w:val="21"/>
        </w:rPr>
        <w:t>GeeksforGeeks</w:t>
      </w:r>
      <w:proofErr w:type="spellEnd"/>
      <w:r w:rsidRPr="00FF4CB8">
        <w:rPr>
          <w:rFonts w:ascii="Calibri" w:eastAsia="宋体" w:hAnsi="Calibri" w:cs="Arial"/>
          <w:color w:val="000000"/>
          <w:kern w:val="0"/>
          <w:szCs w:val="21"/>
          <w:shd w:val="clear" w:color="auto" w:fill="FFFFFF"/>
        </w:rPr>
        <w:t>. [online] Available at: &lt;https://www.geeksforgeeks.org/python-tkinter-tutorial/#:~:text=Tkinter%20is%20the%20most%20commonly%20used%20library%20for,applications%20with%20Tkinter%20becomes%20the%20fastest%20and%20easiest.&gt; [Accessed 11 April 2021].</w:t>
      </w:r>
    </w:p>
    <w:p w14:paraId="3BA5890B" w14:textId="77777777" w:rsidR="004858DA" w:rsidRPr="004858DA" w:rsidRDefault="004858DA" w:rsidP="004858DA">
      <w:pPr>
        <w:pStyle w:val="a6"/>
        <w:rPr>
          <w:rFonts w:ascii="Calibri" w:eastAsia="宋体" w:hAnsi="Calibri" w:cs="宋体"/>
          <w:kern w:val="0"/>
          <w:szCs w:val="21"/>
        </w:rPr>
      </w:pPr>
    </w:p>
    <w:p w14:paraId="2DEAF5D2" w14:textId="369710E9" w:rsidR="004858DA" w:rsidRPr="00FF4CB8" w:rsidRDefault="004858DA" w:rsidP="00FF4CB8">
      <w:pPr>
        <w:widowControl/>
        <w:jc w:val="left"/>
        <w:rPr>
          <w:rFonts w:ascii="Calibri" w:eastAsia="宋体" w:hAnsi="Calibri" w:cs="宋体"/>
          <w:kern w:val="0"/>
          <w:szCs w:val="21"/>
        </w:rPr>
      </w:pPr>
      <w:proofErr w:type="spellStart"/>
      <w:r w:rsidRPr="00FF4CB8">
        <w:rPr>
          <w:rFonts w:ascii="Calibri" w:eastAsia="宋体" w:hAnsi="Calibri" w:cs="Arial"/>
          <w:color w:val="000000"/>
          <w:kern w:val="0"/>
          <w:szCs w:val="21"/>
          <w:shd w:val="clear" w:color="auto" w:fill="FFFFFF"/>
        </w:rPr>
        <w:t>OpenGenus</w:t>
      </w:r>
      <w:proofErr w:type="spellEnd"/>
      <w:r w:rsidRPr="00FF4CB8">
        <w:rPr>
          <w:rFonts w:ascii="Calibri" w:eastAsia="宋体" w:hAnsi="Calibri" w:cs="Arial"/>
          <w:color w:val="000000"/>
          <w:kern w:val="0"/>
          <w:szCs w:val="21"/>
          <w:shd w:val="clear" w:color="auto" w:fill="FFFFFF"/>
        </w:rPr>
        <w:t xml:space="preserve"> IQ: Learn Computer Science. 2021. </w:t>
      </w:r>
      <w:r w:rsidRPr="00FF4CB8">
        <w:rPr>
          <w:rFonts w:ascii="Calibri" w:eastAsia="宋体" w:hAnsi="Calibri" w:cs="Arial"/>
          <w:i/>
          <w:iCs/>
          <w:color w:val="000000"/>
          <w:kern w:val="0"/>
          <w:szCs w:val="21"/>
        </w:rPr>
        <w:t>Graph Representation: Adjacency Matrix and Adjacency List</w:t>
      </w:r>
      <w:r w:rsidRPr="00FF4CB8">
        <w:rPr>
          <w:rFonts w:ascii="Calibri" w:eastAsia="宋体" w:hAnsi="Calibri" w:cs="Arial"/>
          <w:color w:val="000000"/>
          <w:kern w:val="0"/>
          <w:szCs w:val="21"/>
          <w:shd w:val="clear" w:color="auto" w:fill="FFFFFF"/>
        </w:rPr>
        <w:t>. [online] Available at: &lt;https://iq.opengenus.org/graph-representation-adjacency-matrix-adjacency-list/&gt; [Accessed 11 April 2021].</w:t>
      </w:r>
    </w:p>
    <w:p w14:paraId="69B21306" w14:textId="3AE0E7AA" w:rsidR="004858DA" w:rsidRPr="004858DA" w:rsidRDefault="004858DA" w:rsidP="00FF4CB8">
      <w:pPr>
        <w:pStyle w:val="ae"/>
        <w:rPr>
          <w:rFonts w:ascii="Calibri" w:hAnsi="Calibri"/>
          <w:sz w:val="21"/>
          <w:szCs w:val="21"/>
        </w:rPr>
      </w:pPr>
      <w:r w:rsidRPr="004858DA">
        <w:rPr>
          <w:rFonts w:ascii="Calibri" w:hAnsi="Calibri"/>
          <w:sz w:val="21"/>
          <w:szCs w:val="21"/>
        </w:rPr>
        <w:t xml:space="preserve">BCS The Chartered Institute for IT, “BCS Code of Conduct,” 5 June 2019. [Online].Available: https://www.bcs.org/membership/become-a-member/bcs-code-of- conduct/. [Accessed 1 November 2020]. </w:t>
      </w:r>
    </w:p>
    <w:p w14:paraId="24D117E1" w14:textId="77777777" w:rsidR="004858DA" w:rsidRPr="00FF4CB8" w:rsidRDefault="004858DA" w:rsidP="00FF4CB8">
      <w:pPr>
        <w:widowControl/>
        <w:jc w:val="left"/>
        <w:rPr>
          <w:rFonts w:ascii="Calibri" w:eastAsia="宋体" w:hAnsi="Calibri" w:cs="宋体"/>
          <w:kern w:val="0"/>
          <w:szCs w:val="21"/>
        </w:rPr>
      </w:pPr>
      <w:r w:rsidRPr="00FF4CB8">
        <w:rPr>
          <w:rFonts w:ascii="Calibri" w:hAnsi="Calibri"/>
          <w:szCs w:val="21"/>
        </w:rPr>
        <w:t xml:space="preserve">School of Engineering and Informatics, The University of Sussex, “Information for Students,” 2020. [Online]. Available: http://www.sussex.ac.uk/ei/internal/forstudents/informatics/undergraduate/finalyearprojects/i </w:t>
      </w:r>
      <w:proofErr w:type="spellStart"/>
      <w:r w:rsidRPr="00FF4CB8">
        <w:rPr>
          <w:rFonts w:ascii="Calibri" w:hAnsi="Calibri"/>
          <w:szCs w:val="21"/>
        </w:rPr>
        <w:t>nformationforstudents</w:t>
      </w:r>
      <w:proofErr w:type="spellEnd"/>
      <w:r w:rsidRPr="00FF4CB8">
        <w:rPr>
          <w:rFonts w:ascii="Calibri" w:hAnsi="Calibri"/>
          <w:szCs w:val="21"/>
        </w:rPr>
        <w:t xml:space="preserve">. [Accessed 2 November 2020]. </w:t>
      </w:r>
    </w:p>
    <w:p w14:paraId="0EEE5403" w14:textId="77777777" w:rsidR="004858DA" w:rsidRPr="004858DA" w:rsidRDefault="004858DA" w:rsidP="004858DA">
      <w:pPr>
        <w:jc w:val="left"/>
        <w:rPr>
          <w:rFonts w:ascii="Calibri" w:hAnsi="Calibri"/>
          <w:szCs w:val="21"/>
        </w:rPr>
      </w:pPr>
    </w:p>
    <w:sectPr w:rsidR="004858DA" w:rsidRPr="004858DA"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Warrick Roseboom" w:date="2021-04-15T16:04:00Z" w:initials="WR">
    <w:p w14:paraId="10E28EB2" w14:textId="490CF0A0" w:rsidR="00081E65" w:rsidRDefault="00081E65">
      <w:pPr>
        <w:pStyle w:val="aa"/>
      </w:pPr>
      <w:r>
        <w:rPr>
          <w:rStyle w:val="a9"/>
        </w:rPr>
        <w:annotationRef/>
      </w:r>
      <w:r>
        <w:t>Citation?</w:t>
      </w:r>
    </w:p>
  </w:comment>
  <w:comment w:id="17" w:author="Warrick Roseboom" w:date="2021-04-15T16:17:00Z" w:initials="WR">
    <w:p w14:paraId="2C576EA5" w14:textId="6BED7BA4" w:rsidR="00081E65" w:rsidRDefault="00081E65">
      <w:pPr>
        <w:pStyle w:val="aa"/>
      </w:pPr>
      <w:r>
        <w:rPr>
          <w:rStyle w:val="a9"/>
        </w:rPr>
        <w:annotationRef/>
      </w:r>
      <w:r>
        <w:t>Are there existing basketball (or other professional sport) top-trumps games where you might select a set of cards and compare who is the winner? In the intro you mention fantasy leagues – the scoring system of a fantasy league is relevant as a comparison point to your work and so you should include details about these kinds of games and how they work too.</w:t>
      </w:r>
    </w:p>
  </w:comment>
  <w:comment w:id="31" w:author="Warrick Roseboom" w:date="2021-04-15T16:12:00Z" w:initials="WR">
    <w:p w14:paraId="49B2ACE8" w14:textId="6A17D4C5" w:rsidR="00081E65" w:rsidRDefault="00081E65">
      <w:pPr>
        <w:pStyle w:val="aa"/>
      </w:pPr>
      <w:r>
        <w:rPr>
          <w:rStyle w:val="a9"/>
        </w:rPr>
        <w:annotationRef/>
      </w:r>
      <w:r>
        <w:t>Citation?</w:t>
      </w:r>
    </w:p>
  </w:comment>
  <w:comment w:id="32" w:author="Warrick Roseboom" w:date="2021-04-15T16:08:00Z" w:initials="WR">
    <w:p w14:paraId="1C96CA52" w14:textId="1037E922" w:rsidR="00081E65" w:rsidRDefault="00081E65">
      <w:pPr>
        <w:pStyle w:val="aa"/>
      </w:pPr>
      <w:r>
        <w:rPr>
          <w:rStyle w:val="a9"/>
        </w:rPr>
        <w:annotationRef/>
      </w:r>
      <w:r>
        <w:t>Team or player? Be sure to specify which context you are referring to in a given case.</w:t>
      </w:r>
    </w:p>
  </w:comment>
  <w:comment w:id="33" w:author="Warrick Roseboom" w:date="2021-04-15T16:09:00Z" w:initials="WR">
    <w:p w14:paraId="1871AD45" w14:textId="664FA319" w:rsidR="00081E65" w:rsidRDefault="00081E65">
      <w:pPr>
        <w:pStyle w:val="aa"/>
      </w:pPr>
      <w:r>
        <w:rPr>
          <w:rStyle w:val="a9"/>
        </w:rPr>
        <w:annotationRef/>
      </w:r>
      <w:r>
        <w:t>So again be clear. In the intro you mention the game you are building, so quickly reading here the reader wouldn’t be sure whether you are referring to your game or a single game in the league.</w:t>
      </w:r>
    </w:p>
  </w:comment>
  <w:comment w:id="42" w:author="Warrick Roseboom" w:date="2021-04-15T16:10:00Z" w:initials="WR">
    <w:p w14:paraId="75DE213A" w14:textId="450E3D34" w:rsidR="00081E65" w:rsidRDefault="00081E65">
      <w:pPr>
        <w:pStyle w:val="aa"/>
      </w:pPr>
      <w:r>
        <w:rPr>
          <w:rStyle w:val="a9"/>
        </w:rPr>
        <w:annotationRef/>
      </w:r>
      <w:r>
        <w:t>Make sure to provide enough detail in the figure caption that the reader can fully understand the content.</w:t>
      </w:r>
    </w:p>
  </w:comment>
  <w:comment w:id="49" w:author="Warrick Roseboom" w:date="2021-04-15T16:11:00Z" w:initials="WR">
    <w:p w14:paraId="4E4ED4C6" w14:textId="336B3E3D" w:rsidR="00081E65" w:rsidRDefault="00081E65">
      <w:pPr>
        <w:pStyle w:val="aa"/>
      </w:pPr>
      <w:r>
        <w:rPr>
          <w:rStyle w:val="a9"/>
        </w:rPr>
        <w:annotationRef/>
      </w:r>
      <w:r>
        <w:t>Again, in figure captions make sure to give enough detail that the reader can understand the purpose of the figure being included.</w:t>
      </w:r>
    </w:p>
  </w:comment>
  <w:comment w:id="51" w:author="Warrick Roseboom" w:date="2021-04-15T16:15:00Z" w:initials="WR">
    <w:p w14:paraId="5953A066" w14:textId="6B17689D" w:rsidR="00081E65" w:rsidRDefault="00081E65">
      <w:pPr>
        <w:pStyle w:val="aa"/>
      </w:pPr>
      <w:r>
        <w:rPr>
          <w:rStyle w:val="a9"/>
        </w:rPr>
        <w:annotationRef/>
      </w:r>
      <w:r>
        <w:t>People who know about PER might understand. But need more detail for a general reader to understand why this statement might be true.</w:t>
      </w:r>
    </w:p>
  </w:comment>
  <w:comment w:id="60" w:author="Warrick Roseboom" w:date="2021-04-15T16:19:00Z" w:initials="WR">
    <w:p w14:paraId="43FAAAD8" w14:textId="12C3D50B" w:rsidR="00081E65" w:rsidRDefault="00081E65">
      <w:pPr>
        <w:pStyle w:val="aa"/>
      </w:pPr>
      <w:r>
        <w:rPr>
          <w:rStyle w:val="a9"/>
        </w:rPr>
        <w:annotationRef/>
      </w:r>
      <w:r>
        <w:t>You haven’t mentioned what data you are using and where it came from? To model, surely you would need some input and some ground truth to map to, but the report hasn’t made clear what these are.</w:t>
      </w:r>
    </w:p>
  </w:comment>
  <w:comment w:id="61" w:author="Warrick Roseboom" w:date="2021-04-15T16:19:00Z" w:initials="WR">
    <w:p w14:paraId="172D775B" w14:textId="6CE90F3E" w:rsidR="00081E65" w:rsidRDefault="00081E65">
      <w:pPr>
        <w:pStyle w:val="aa"/>
      </w:pPr>
      <w:r>
        <w:rPr>
          <w:rStyle w:val="a9"/>
        </w:rPr>
        <w:annotationRef/>
      </w:r>
      <w:r>
        <w:t xml:space="preserve">How was team chemistry calculated? This isn’t made clear yet. Need to explain to the reader in understandable terms precisely how “chemistry” is generated. </w:t>
      </w:r>
    </w:p>
  </w:comment>
  <w:comment w:id="62" w:author="Warrick Roseboom" w:date="2021-04-15T16:41:00Z" w:initials="WR">
    <w:p w14:paraId="33919401" w14:textId="522115F1" w:rsidR="00081E65" w:rsidRDefault="00081E65">
      <w:pPr>
        <w:pStyle w:val="aa"/>
      </w:pPr>
      <w:r>
        <w:rPr>
          <w:rStyle w:val="a9"/>
        </w:rPr>
        <w:annotationRef/>
      </w:r>
      <w:r>
        <w:t>Maybe it is your intention to be vague here, but since the previous type of relationship isn’t really specified with any detail about how it is calculated, it makes it difficult to understand the difference here – the reader can only learn that it is different, but not precisely how</w:t>
      </w:r>
    </w:p>
  </w:comment>
  <w:comment w:id="64" w:author="Warrick Roseboom" w:date="2021-04-15T16:42:00Z" w:initials="WR">
    <w:p w14:paraId="1FFA19D7" w14:textId="6201A138" w:rsidR="00081E65" w:rsidRDefault="00081E65">
      <w:pPr>
        <w:pStyle w:val="aa"/>
      </w:pPr>
      <w:r>
        <w:rPr>
          <w:rStyle w:val="a9"/>
        </w:rPr>
        <w:annotationRef/>
      </w:r>
      <w:r>
        <w:t>Ok, this is a good detail. I think you need to give some expansion to explain that something like this is your plan already in the introduction – explain the rationale there and then when you present the pieces of the work the reader already has a broad understanding of what’s going to be done.</w:t>
      </w:r>
    </w:p>
  </w:comment>
  <w:comment w:id="65" w:author="Warrick Roseboom" w:date="2021-04-15T16:44:00Z" w:initials="WR">
    <w:p w14:paraId="3C2AD857" w14:textId="40808B65" w:rsidR="00081E65" w:rsidRDefault="00081E65">
      <w:pPr>
        <w:pStyle w:val="aa"/>
      </w:pPr>
      <w:r>
        <w:rPr>
          <w:rStyle w:val="a9"/>
        </w:rPr>
        <w:annotationRef/>
      </w:r>
      <w:r>
        <w:t>And this is based on ELO? PER?</w:t>
      </w:r>
    </w:p>
  </w:comment>
  <w:comment w:id="67" w:author="Warrick Roseboom" w:date="2021-04-15T16:51:00Z" w:initials="WR">
    <w:p w14:paraId="3DAB1BB5" w14:textId="710E5E5B" w:rsidR="00081E65" w:rsidRDefault="00081E65">
      <w:pPr>
        <w:pStyle w:val="aa"/>
      </w:pPr>
      <w:r>
        <w:rPr>
          <w:rStyle w:val="a9"/>
        </w:rPr>
        <w:annotationRef/>
      </w:r>
      <w:r>
        <w:t>Statements like this make it clear that there should be more detailed comparison of ELO versus alternatives to justify why you chose to do it this way.</w:t>
      </w:r>
    </w:p>
  </w:comment>
  <w:comment w:id="68" w:author="Warrick Roseboom" w:date="2021-04-15T16:52:00Z" w:initials="WR">
    <w:p w14:paraId="36DE9AB8" w14:textId="4A7B497F" w:rsidR="00081E65" w:rsidRDefault="00081E65">
      <w:pPr>
        <w:pStyle w:val="aa"/>
      </w:pPr>
      <w:r>
        <w:rPr>
          <w:rStyle w:val="a9"/>
        </w:rPr>
        <w:annotationRef/>
      </w:r>
      <w:r>
        <w:t>Minor thing in this case, but always make sure to include axis labels on figures.</w:t>
      </w:r>
    </w:p>
  </w:comment>
  <w:comment w:id="69" w:author="Warrick Roseboom" w:date="2021-04-15T16:53:00Z" w:initials="WR">
    <w:p w14:paraId="1C9A2B5C" w14:textId="03328224" w:rsidR="00081E65" w:rsidRDefault="00081E65">
      <w:pPr>
        <w:pStyle w:val="aa"/>
      </w:pPr>
      <w:r>
        <w:rPr>
          <w:rStyle w:val="a9"/>
        </w:rPr>
        <w:annotationRef/>
      </w:r>
      <w:r>
        <w:t>Where did this data come from? And what does it look like? What problems are there? It seems like it isn’t so many teams, so is it a reasonable representation of performance or is this only some strange subsample of teams?</w:t>
      </w:r>
    </w:p>
  </w:comment>
  <w:comment w:id="70" w:author="Warrick Roseboom" w:date="2021-04-15T16:55:00Z" w:initials="WR">
    <w:p w14:paraId="004E1E52" w14:textId="782DADFF" w:rsidR="00081E65" w:rsidRDefault="00081E65">
      <w:pPr>
        <w:pStyle w:val="aa"/>
      </w:pPr>
      <w:r>
        <w:rPr>
          <w:rStyle w:val="a9"/>
        </w:rPr>
        <w:annotationRef/>
      </w:r>
      <w:r>
        <w:t xml:space="preserve">Again, make sure to have axis labels. And again, where did this data come from? </w:t>
      </w:r>
      <w:proofErr w:type="spellStart"/>
      <w:r>
        <w:t>etc</w:t>
      </w:r>
      <w:proofErr w:type="spellEnd"/>
    </w:p>
  </w:comment>
  <w:comment w:id="71" w:author="Warrick Roseboom" w:date="2021-04-15T16:58:00Z" w:initials="WR">
    <w:p w14:paraId="4A242F12" w14:textId="646697B2" w:rsidR="00081E65" w:rsidRDefault="00081E65">
      <w:pPr>
        <w:pStyle w:val="aa"/>
      </w:pPr>
      <w:r>
        <w:rPr>
          <w:rStyle w:val="a9"/>
        </w:rPr>
        <w:annotationRef/>
      </w:r>
      <w:r>
        <w:t>Be sure to explain your formulas in words so that readers can understand the process</w:t>
      </w:r>
    </w:p>
  </w:comment>
  <w:comment w:id="72" w:author="Warrick Roseboom" w:date="2021-04-15T16:56:00Z" w:initials="WR">
    <w:p w14:paraId="699C436F" w14:textId="5D2A44DA" w:rsidR="00081E65" w:rsidRDefault="00081E65">
      <w:pPr>
        <w:pStyle w:val="aa"/>
      </w:pPr>
      <w:r>
        <w:rPr>
          <w:rStyle w:val="a9"/>
        </w:rPr>
        <w:annotationRef/>
      </w:r>
      <w:r>
        <w:t xml:space="preserve">Above you say </w:t>
      </w:r>
      <w:proofErr w:type="spellStart"/>
      <w:r>
        <w:t>elo</w:t>
      </w:r>
      <w:proofErr w:type="spellEnd"/>
      <w:r>
        <w:t xml:space="preserve"> follows logistic?</w:t>
      </w:r>
    </w:p>
  </w:comment>
  <w:comment w:id="77" w:author="Warrick Roseboom" w:date="2021-04-15T17:00:00Z" w:initials="WR">
    <w:p w14:paraId="1EA2145D" w14:textId="1A97F11F" w:rsidR="00081E65" w:rsidRDefault="00081E65">
      <w:pPr>
        <w:pStyle w:val="aa"/>
      </w:pPr>
      <w:r>
        <w:rPr>
          <w:rStyle w:val="a9"/>
        </w:rPr>
        <w:annotationRef/>
      </w:r>
      <w:r>
        <w:t>An individual rating.</w:t>
      </w:r>
    </w:p>
  </w:comment>
  <w:comment w:id="80" w:author="Warrick Roseboom" w:date="2021-04-15T17:03:00Z" w:initials="WR">
    <w:p w14:paraId="1F2AC371" w14:textId="614459C0" w:rsidR="00081E65" w:rsidRDefault="00081E65">
      <w:pPr>
        <w:pStyle w:val="aa"/>
      </w:pPr>
      <w:r>
        <w:rPr>
          <w:rStyle w:val="a9"/>
        </w:rPr>
        <w:annotationRef/>
      </w:r>
      <w:r>
        <w:t>Almost 3 pages spent on just the data structure. I’m not sure that is that important?</w:t>
      </w:r>
    </w:p>
  </w:comment>
  <w:comment w:id="81" w:author="Warrick Roseboom" w:date="2021-04-15T17:02:00Z" w:initials="WR">
    <w:p w14:paraId="6708B3A2" w14:textId="0E2DBA13" w:rsidR="00081E65" w:rsidRDefault="00081E65">
      <w:pPr>
        <w:pStyle w:val="aa"/>
      </w:pPr>
      <w:r>
        <w:rPr>
          <w:rStyle w:val="a9"/>
        </w:rPr>
        <w:annotationRef/>
      </w:r>
      <w:r>
        <w:t>This kind of detail should be presented much earlier because it would help understand the previous sections.</w:t>
      </w:r>
    </w:p>
  </w:comment>
  <w:comment w:id="84" w:author="Warrick Roseboom" w:date="2021-04-15T17:03:00Z" w:initials="WR">
    <w:p w14:paraId="765A00C6" w14:textId="2EA8DCC8" w:rsidR="00081E65" w:rsidRDefault="00081E65">
      <w:pPr>
        <w:pStyle w:val="aa"/>
      </w:pPr>
      <w:r>
        <w:rPr>
          <w:rStyle w:val="a9"/>
        </w:rPr>
        <w:annotationRef/>
      </w:r>
      <w:r>
        <w:t>Again, make sure to explain in words the contents of formula</w:t>
      </w:r>
    </w:p>
  </w:comment>
  <w:comment w:id="85" w:author="Warrick Roseboom" w:date="2021-04-15T16:13:00Z" w:initials="WR">
    <w:p w14:paraId="50F49161" w14:textId="77777777" w:rsidR="001F567B" w:rsidRDefault="001F567B" w:rsidP="001F567B">
      <w:pPr>
        <w:pStyle w:val="aa"/>
      </w:pPr>
      <w:r>
        <w:rPr>
          <w:rStyle w:val="a9"/>
        </w:rPr>
        <w:annotationRef/>
      </w:r>
      <w:r>
        <w:t>Not clear what the relation of this section is to the overall report. Make sure to make clear the justification. The reader needs to be able to follow. Right now you just jump from ELO to Fibonacci with no relation.</w:t>
      </w:r>
    </w:p>
  </w:comment>
  <w:comment w:id="86" w:author="Warrick Roseboom" w:date="2021-04-15T16:14:00Z" w:initials="WR">
    <w:p w14:paraId="517A1A91" w14:textId="77777777" w:rsidR="001F567B" w:rsidRDefault="001F567B" w:rsidP="001F567B">
      <w:pPr>
        <w:pStyle w:val="aa"/>
      </w:pPr>
      <w:r>
        <w:rPr>
          <w:rStyle w:val="a9"/>
        </w:rPr>
        <w:annotationRef/>
      </w:r>
      <w:r>
        <w:t>This is relevant, but probably better presented separately from the analytics based components. That is – present the basketball analytics related sections altogether in a sequence, and then have information such as this and the above section that are more related to implementation presented together.</w:t>
      </w:r>
    </w:p>
  </w:comment>
  <w:comment w:id="94" w:author="Warrick Roseboom" w:date="2021-04-15T17:05:00Z" w:initials="WR">
    <w:p w14:paraId="12BB2F4D" w14:textId="52B239F5" w:rsidR="00081E65" w:rsidRDefault="00081E65">
      <w:pPr>
        <w:pStyle w:val="aa"/>
      </w:pPr>
      <w:r>
        <w:rPr>
          <w:rStyle w:val="a9"/>
        </w:rPr>
        <w:annotationRef/>
      </w:r>
      <w:r>
        <w:t>What real and what calculated data? What are these things and where did they come from?</w:t>
      </w:r>
    </w:p>
  </w:comment>
  <w:comment w:id="95" w:author="Warrick Roseboom" w:date="2021-04-15T17:06:00Z" w:initials="WR">
    <w:p w14:paraId="1A664E3D" w14:textId="6C862724" w:rsidR="00081E65" w:rsidRDefault="00081E65">
      <w:pPr>
        <w:pStyle w:val="aa"/>
      </w:pPr>
      <w:r>
        <w:rPr>
          <w:rStyle w:val="a9"/>
        </w:rPr>
        <w:annotationRef/>
      </w:r>
      <w:r>
        <w:t>How was 2k rating obtained? This is the first time it is mentioned at all. A general reader might not know what 2k is at all.</w:t>
      </w:r>
    </w:p>
  </w:comment>
  <w:comment w:id="96" w:author="Warrick Roseboom" w:date="2021-04-15T17:06:00Z" w:initials="WR">
    <w:p w14:paraId="26CEC37B" w14:textId="2CF9628B" w:rsidR="00081E65" w:rsidRDefault="00081E65">
      <w:pPr>
        <w:pStyle w:val="aa"/>
      </w:pPr>
      <w:r>
        <w:rPr>
          <w:rStyle w:val="a9"/>
        </w:rPr>
        <w:annotationRef/>
      </w:r>
      <w:r>
        <w:t>I don’t understand what is in this chart? The y-axis goes above 100 but max r^2 is 1.</w:t>
      </w:r>
    </w:p>
  </w:comment>
  <w:comment w:id="97" w:author="Warrick Roseboom" w:date="2021-04-15T17:08:00Z" w:initials="WR">
    <w:p w14:paraId="0CF696BB" w14:textId="65498C67" w:rsidR="00081E65" w:rsidRDefault="00081E65">
      <w:pPr>
        <w:pStyle w:val="aa"/>
      </w:pPr>
      <w:r>
        <w:rPr>
          <w:rStyle w:val="a9"/>
        </w:rPr>
        <w:annotationRef/>
      </w:r>
      <w:r>
        <w:t>Completely unclear to me what this sentence means.</w:t>
      </w:r>
    </w:p>
  </w:comment>
  <w:comment w:id="99" w:author="Warrick Roseboom" w:date="2021-04-15T17:09:00Z" w:initials="WR">
    <w:p w14:paraId="0265242A" w14:textId="51B5F70E" w:rsidR="00081E65" w:rsidRDefault="00081E65">
      <w:pPr>
        <w:pStyle w:val="aa"/>
      </w:pPr>
      <w:r>
        <w:rPr>
          <w:rStyle w:val="a9"/>
        </w:rPr>
        <w:annotationRef/>
      </w:r>
      <w:r>
        <w:t>There is some consideration throughout the report, but it’s worth making an explicit “Limitations” section here where you explain precisely the limitations of your approach and compare with other existing ratings systems. This would also be a place to present some discussion of the relationship between your final version developed and existing fantasy games or top trumps games that use sports as the basis, as mentioned in the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E28EB2" w15:done="0"/>
  <w15:commentEx w15:paraId="2C576EA5" w15:done="0"/>
  <w15:commentEx w15:paraId="49B2ACE8" w15:done="0"/>
  <w15:commentEx w15:paraId="1C96CA52" w15:done="0"/>
  <w15:commentEx w15:paraId="1871AD45" w15:done="0"/>
  <w15:commentEx w15:paraId="75DE213A" w15:done="0"/>
  <w15:commentEx w15:paraId="4E4ED4C6" w15:done="0"/>
  <w15:commentEx w15:paraId="5953A066" w15:done="0"/>
  <w15:commentEx w15:paraId="43FAAAD8" w15:done="0"/>
  <w15:commentEx w15:paraId="172D775B" w15:done="0"/>
  <w15:commentEx w15:paraId="33919401" w15:done="0"/>
  <w15:commentEx w15:paraId="1FFA19D7" w15:done="0"/>
  <w15:commentEx w15:paraId="3C2AD857" w15:done="0"/>
  <w15:commentEx w15:paraId="3DAB1BB5" w15:done="0"/>
  <w15:commentEx w15:paraId="36DE9AB8" w15:done="0"/>
  <w15:commentEx w15:paraId="1C9A2B5C" w15:done="0"/>
  <w15:commentEx w15:paraId="004E1E52" w15:done="0"/>
  <w15:commentEx w15:paraId="4A242F12" w15:done="0"/>
  <w15:commentEx w15:paraId="699C436F" w15:done="0"/>
  <w15:commentEx w15:paraId="1EA2145D" w15:done="0"/>
  <w15:commentEx w15:paraId="1F2AC371" w15:done="0"/>
  <w15:commentEx w15:paraId="6708B3A2" w15:done="0"/>
  <w15:commentEx w15:paraId="765A00C6" w15:done="0"/>
  <w15:commentEx w15:paraId="50F49161" w15:done="0"/>
  <w15:commentEx w15:paraId="517A1A91" w15:done="0"/>
  <w15:commentEx w15:paraId="12BB2F4D" w15:done="0"/>
  <w15:commentEx w15:paraId="1A664E3D" w15:done="0"/>
  <w15:commentEx w15:paraId="26CEC37B" w15:done="0"/>
  <w15:commentEx w15:paraId="0CF696BB" w15:done="0"/>
  <w15:commentEx w15:paraId="026524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E282" w16cex:dateUtc="2021-04-15T15:04:00Z"/>
  <w16cex:commentExtensible w16cex:durableId="2422E2A6" w16cex:dateUtc="2021-04-15T15:04:00Z"/>
  <w16cex:commentExtensible w16cex:durableId="2422E2EB" w16cex:dateUtc="2021-04-15T15:06:00Z"/>
  <w16cex:commentExtensible w16cex:durableId="2422E57E" w16cex:dateUtc="2021-04-15T15:17:00Z"/>
  <w16cex:commentExtensible w16cex:durableId="2422E463" w16cex:dateUtc="2021-04-15T15:12:00Z"/>
  <w16cex:commentExtensible w16cex:durableId="2422E38D" w16cex:dateUtc="2021-04-15T15:08:00Z"/>
  <w16cex:commentExtensible w16cex:durableId="2422E3C5" w16cex:dateUtc="2021-04-15T15:09:00Z"/>
  <w16cex:commentExtensible w16cex:durableId="2422E401" w16cex:dateUtc="2021-04-15T15:10:00Z"/>
  <w16cex:commentExtensible w16cex:durableId="2422E43E" w16cex:dateUtc="2021-04-15T15:11:00Z"/>
  <w16cex:commentExtensible w16cex:durableId="2422E494" w16cex:dateUtc="2021-04-15T15:13:00Z"/>
  <w16cex:commentExtensible w16cex:durableId="2422E4C9" w16cex:dateUtc="2021-04-15T15:14:00Z"/>
  <w16cex:commentExtensible w16cex:durableId="2422E51E" w16cex:dateUtc="2021-04-15T15:15:00Z"/>
  <w16cex:commentExtensible w16cex:durableId="2422E62F" w16cex:dateUtc="2021-04-15T15:19:00Z"/>
  <w16cex:commentExtensible w16cex:durableId="2422E60A" w16cex:dateUtc="2021-04-15T15:19:00Z"/>
  <w16cex:commentExtensible w16cex:durableId="2422EB2F" w16cex:dateUtc="2021-04-15T15:41:00Z"/>
  <w16cex:commentExtensible w16cex:durableId="2422EB85" w16cex:dateUtc="2021-04-15T15:42:00Z"/>
  <w16cex:commentExtensible w16cex:durableId="2422EBFE" w16cex:dateUtc="2021-04-15T15:44:00Z"/>
  <w16cex:commentExtensible w16cex:durableId="2422EDA0" w16cex:dateUtc="2021-04-15T15:51:00Z"/>
  <w16cex:commentExtensible w16cex:durableId="2422EDD8" w16cex:dateUtc="2021-04-15T15:52:00Z"/>
  <w16cex:commentExtensible w16cex:durableId="2422EE21" w16cex:dateUtc="2021-04-15T15:53:00Z"/>
  <w16cex:commentExtensible w16cex:durableId="2422EDFD" w16cex:dateUtc="2021-04-15T15:53:00Z"/>
  <w16cex:commentExtensible w16cex:durableId="2422EE7C" w16cex:dateUtc="2021-04-15T15:55:00Z"/>
  <w16cex:commentExtensible w16cex:durableId="2422EF2B" w16cex:dateUtc="2021-04-15T15:58:00Z"/>
  <w16cex:commentExtensible w16cex:durableId="2422EECF" w16cex:dateUtc="2021-04-15T15:56:00Z"/>
  <w16cex:commentExtensible w16cex:durableId="2422EFB3" w16cex:dateUtc="2021-04-15T16:00:00Z"/>
  <w16cex:commentExtensible w16cex:durableId="2422F066" w16cex:dateUtc="2021-04-15T16:03:00Z"/>
  <w16cex:commentExtensible w16cex:durableId="2422F00B" w16cex:dateUtc="2021-04-15T16:02:00Z"/>
  <w16cex:commentExtensible w16cex:durableId="2422F052" w16cex:dateUtc="2021-04-15T16:03:00Z"/>
  <w16cex:commentExtensible w16cex:durableId="24240F44" w16cex:dateUtc="2021-04-15T15:13:00Z"/>
  <w16cex:commentExtensible w16cex:durableId="24240F43" w16cex:dateUtc="2021-04-15T15:14:00Z"/>
  <w16cex:commentExtensible w16cex:durableId="2422F0F1" w16cex:dateUtc="2021-04-15T16:05:00Z"/>
  <w16cex:commentExtensible w16cex:durableId="2422F110" w16cex:dateUtc="2021-04-15T16:06:00Z"/>
  <w16cex:commentExtensible w16cex:durableId="2422F133" w16cex:dateUtc="2021-04-15T16:06:00Z"/>
  <w16cex:commentExtensible w16cex:durableId="2422F173" w16cex:dateUtc="2021-04-15T16:08:00Z"/>
  <w16cex:commentExtensible w16cex:durableId="2422F1B8" w16cex:dateUtc="2021-04-15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E28EB2" w16cid:durableId="2422E282"/>
  <w16cid:commentId w16cid:paraId="2C576EA5" w16cid:durableId="2422E57E"/>
  <w16cid:commentId w16cid:paraId="49B2ACE8" w16cid:durableId="2422E463"/>
  <w16cid:commentId w16cid:paraId="1C96CA52" w16cid:durableId="2422E38D"/>
  <w16cid:commentId w16cid:paraId="1871AD45" w16cid:durableId="2422E3C5"/>
  <w16cid:commentId w16cid:paraId="75DE213A" w16cid:durableId="2422E401"/>
  <w16cid:commentId w16cid:paraId="4E4ED4C6" w16cid:durableId="2422E43E"/>
  <w16cid:commentId w16cid:paraId="5953A066" w16cid:durableId="2422E51E"/>
  <w16cid:commentId w16cid:paraId="43FAAAD8" w16cid:durableId="2422E62F"/>
  <w16cid:commentId w16cid:paraId="172D775B" w16cid:durableId="2422E60A"/>
  <w16cid:commentId w16cid:paraId="33919401" w16cid:durableId="2422EB2F"/>
  <w16cid:commentId w16cid:paraId="1FFA19D7" w16cid:durableId="2422EB85"/>
  <w16cid:commentId w16cid:paraId="3C2AD857" w16cid:durableId="2422EBFE"/>
  <w16cid:commentId w16cid:paraId="3DAB1BB5" w16cid:durableId="2422EDA0"/>
  <w16cid:commentId w16cid:paraId="36DE9AB8" w16cid:durableId="2422EDD8"/>
  <w16cid:commentId w16cid:paraId="1C9A2B5C" w16cid:durableId="2422EE21"/>
  <w16cid:commentId w16cid:paraId="004E1E52" w16cid:durableId="2422EE7C"/>
  <w16cid:commentId w16cid:paraId="4A242F12" w16cid:durableId="2422EF2B"/>
  <w16cid:commentId w16cid:paraId="699C436F" w16cid:durableId="2422EECF"/>
  <w16cid:commentId w16cid:paraId="1EA2145D" w16cid:durableId="2422EFB3"/>
  <w16cid:commentId w16cid:paraId="1F2AC371" w16cid:durableId="2422F066"/>
  <w16cid:commentId w16cid:paraId="6708B3A2" w16cid:durableId="2422F00B"/>
  <w16cid:commentId w16cid:paraId="765A00C6" w16cid:durableId="2422F052"/>
  <w16cid:commentId w16cid:paraId="50F49161" w16cid:durableId="24240F44"/>
  <w16cid:commentId w16cid:paraId="517A1A91" w16cid:durableId="24240F43"/>
  <w16cid:commentId w16cid:paraId="12BB2F4D" w16cid:durableId="2422F0F1"/>
  <w16cid:commentId w16cid:paraId="1A664E3D" w16cid:durableId="2422F110"/>
  <w16cid:commentId w16cid:paraId="26CEC37B" w16cid:durableId="2422F133"/>
  <w16cid:commentId w16cid:paraId="0CF696BB" w16cid:durableId="2422F173"/>
  <w16cid:commentId w16cid:paraId="0265242A" w16cid:durableId="2422F1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C4522" w14:textId="77777777" w:rsidR="007729FF" w:rsidRDefault="007729FF" w:rsidP="00805DD8">
      <w:r>
        <w:separator/>
      </w:r>
    </w:p>
  </w:endnote>
  <w:endnote w:type="continuationSeparator" w:id="0">
    <w:p w14:paraId="4AED1C43" w14:textId="77777777" w:rsidR="007729FF" w:rsidRDefault="007729FF"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7CD7C" w14:textId="77777777" w:rsidR="007729FF" w:rsidRDefault="007729FF" w:rsidP="00805DD8">
      <w:r>
        <w:separator/>
      </w:r>
    </w:p>
  </w:footnote>
  <w:footnote w:type="continuationSeparator" w:id="0">
    <w:p w14:paraId="62C04F1A" w14:textId="77777777" w:rsidR="007729FF" w:rsidRDefault="007729FF"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6"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646A7985"/>
    <w:multiLevelType w:val="hybridMultilevel"/>
    <w:tmpl w:val="5A780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6"/>
  </w:num>
  <w:num w:numId="3">
    <w:abstractNumId w:val="2"/>
  </w:num>
  <w:num w:numId="4">
    <w:abstractNumId w:val="4"/>
  </w:num>
  <w:num w:numId="5">
    <w:abstractNumId w:val="10"/>
  </w:num>
  <w:num w:numId="6">
    <w:abstractNumId w:val="8"/>
  </w:num>
  <w:num w:numId="7">
    <w:abstractNumId w:val="7"/>
  </w:num>
  <w:num w:numId="8">
    <w:abstractNumId w:val="13"/>
  </w:num>
  <w:num w:numId="9">
    <w:abstractNumId w:val="11"/>
  </w:num>
  <w:num w:numId="10">
    <w:abstractNumId w:val="5"/>
  </w:num>
  <w:num w:numId="11">
    <w:abstractNumId w:val="3"/>
  </w:num>
  <w:num w:numId="12">
    <w:abstractNumId w:val="0"/>
  </w:num>
  <w:num w:numId="13">
    <w:abstractNumId w:val="1"/>
  </w:num>
  <w:num w:numId="1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lin Zhu">
    <w15:presenceInfo w15:providerId="AD" w15:userId="S::bz69@sussex.ac.uk::fc55237e-3cf9-4a36-b852-e4d7cc8de2cf"/>
  </w15:person>
  <w15:person w15:author="Warrick Roseboom">
    <w15:presenceInfo w15:providerId="AD" w15:userId="S::wjr22@sussex.ac.uk::c9d4569e-2bf7-4910-ba7f-2c411414dd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rQUAQtB1LSwAAAA="/>
  </w:docVars>
  <w:rsids>
    <w:rsidRoot w:val="000F1B12"/>
    <w:rsid w:val="000076B9"/>
    <w:rsid w:val="00014BFB"/>
    <w:rsid w:val="00022041"/>
    <w:rsid w:val="00036BCE"/>
    <w:rsid w:val="00065ABD"/>
    <w:rsid w:val="00075FB7"/>
    <w:rsid w:val="00081E65"/>
    <w:rsid w:val="00092669"/>
    <w:rsid w:val="000A0266"/>
    <w:rsid w:val="000B159C"/>
    <w:rsid w:val="000B46C7"/>
    <w:rsid w:val="000B7DF8"/>
    <w:rsid w:val="000C1744"/>
    <w:rsid w:val="000D60B4"/>
    <w:rsid w:val="000E39C9"/>
    <w:rsid w:val="000F1B12"/>
    <w:rsid w:val="000F6FE7"/>
    <w:rsid w:val="001200C1"/>
    <w:rsid w:val="00125F99"/>
    <w:rsid w:val="00161EDE"/>
    <w:rsid w:val="00186FE2"/>
    <w:rsid w:val="00191110"/>
    <w:rsid w:val="00191F51"/>
    <w:rsid w:val="001A0275"/>
    <w:rsid w:val="001D3401"/>
    <w:rsid w:val="001F567B"/>
    <w:rsid w:val="00213385"/>
    <w:rsid w:val="00216E61"/>
    <w:rsid w:val="00240356"/>
    <w:rsid w:val="00264292"/>
    <w:rsid w:val="002653DD"/>
    <w:rsid w:val="0027148E"/>
    <w:rsid w:val="00274553"/>
    <w:rsid w:val="00291FE6"/>
    <w:rsid w:val="002B4063"/>
    <w:rsid w:val="002E4F86"/>
    <w:rsid w:val="002E6058"/>
    <w:rsid w:val="002F7B19"/>
    <w:rsid w:val="003145FB"/>
    <w:rsid w:val="00320329"/>
    <w:rsid w:val="0035237B"/>
    <w:rsid w:val="00355B88"/>
    <w:rsid w:val="0038222B"/>
    <w:rsid w:val="00383618"/>
    <w:rsid w:val="00391210"/>
    <w:rsid w:val="003B1E50"/>
    <w:rsid w:val="003E546B"/>
    <w:rsid w:val="004007B9"/>
    <w:rsid w:val="00403C30"/>
    <w:rsid w:val="00433AC4"/>
    <w:rsid w:val="00445C1B"/>
    <w:rsid w:val="004715DE"/>
    <w:rsid w:val="004858DA"/>
    <w:rsid w:val="004875CC"/>
    <w:rsid w:val="004939BD"/>
    <w:rsid w:val="004D0012"/>
    <w:rsid w:val="004E1A2A"/>
    <w:rsid w:val="00512140"/>
    <w:rsid w:val="005209FF"/>
    <w:rsid w:val="00521F64"/>
    <w:rsid w:val="005324F2"/>
    <w:rsid w:val="00544677"/>
    <w:rsid w:val="005471D0"/>
    <w:rsid w:val="00547726"/>
    <w:rsid w:val="005558CA"/>
    <w:rsid w:val="0055723F"/>
    <w:rsid w:val="005662C0"/>
    <w:rsid w:val="00574C04"/>
    <w:rsid w:val="005B4997"/>
    <w:rsid w:val="005D5F7A"/>
    <w:rsid w:val="005E221B"/>
    <w:rsid w:val="005E5AED"/>
    <w:rsid w:val="005F391F"/>
    <w:rsid w:val="00620FF9"/>
    <w:rsid w:val="00651BD5"/>
    <w:rsid w:val="00654EC8"/>
    <w:rsid w:val="006725A5"/>
    <w:rsid w:val="006908C0"/>
    <w:rsid w:val="006930A3"/>
    <w:rsid w:val="006A254B"/>
    <w:rsid w:val="006E2FB5"/>
    <w:rsid w:val="0070466D"/>
    <w:rsid w:val="0072450C"/>
    <w:rsid w:val="007379D5"/>
    <w:rsid w:val="00740144"/>
    <w:rsid w:val="007402AD"/>
    <w:rsid w:val="007654F5"/>
    <w:rsid w:val="007729FF"/>
    <w:rsid w:val="00773EEA"/>
    <w:rsid w:val="00784BA1"/>
    <w:rsid w:val="00792799"/>
    <w:rsid w:val="007F0F86"/>
    <w:rsid w:val="00805DD8"/>
    <w:rsid w:val="00821F12"/>
    <w:rsid w:val="00831B74"/>
    <w:rsid w:val="008608A0"/>
    <w:rsid w:val="00867133"/>
    <w:rsid w:val="008700E7"/>
    <w:rsid w:val="0089418D"/>
    <w:rsid w:val="008B31D6"/>
    <w:rsid w:val="008B406C"/>
    <w:rsid w:val="008D4DD2"/>
    <w:rsid w:val="008E2C9D"/>
    <w:rsid w:val="008F156B"/>
    <w:rsid w:val="008F3B8E"/>
    <w:rsid w:val="008F4AD3"/>
    <w:rsid w:val="00912BE0"/>
    <w:rsid w:val="00916807"/>
    <w:rsid w:val="0092601A"/>
    <w:rsid w:val="009322E0"/>
    <w:rsid w:val="0095579E"/>
    <w:rsid w:val="009733C7"/>
    <w:rsid w:val="0098106B"/>
    <w:rsid w:val="009B7203"/>
    <w:rsid w:val="009C7D07"/>
    <w:rsid w:val="009F67B1"/>
    <w:rsid w:val="00A01428"/>
    <w:rsid w:val="00A13F45"/>
    <w:rsid w:val="00A350D7"/>
    <w:rsid w:val="00A35934"/>
    <w:rsid w:val="00A35CEF"/>
    <w:rsid w:val="00A47622"/>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40B28"/>
    <w:rsid w:val="00B410E1"/>
    <w:rsid w:val="00B530F9"/>
    <w:rsid w:val="00B55AC3"/>
    <w:rsid w:val="00B6564E"/>
    <w:rsid w:val="00B7691F"/>
    <w:rsid w:val="00B77164"/>
    <w:rsid w:val="00B77E40"/>
    <w:rsid w:val="00B963A9"/>
    <w:rsid w:val="00BB3706"/>
    <w:rsid w:val="00BC6761"/>
    <w:rsid w:val="00BD4DA1"/>
    <w:rsid w:val="00BF46D9"/>
    <w:rsid w:val="00C165AA"/>
    <w:rsid w:val="00C26B68"/>
    <w:rsid w:val="00C33E53"/>
    <w:rsid w:val="00C47EC1"/>
    <w:rsid w:val="00C55206"/>
    <w:rsid w:val="00C77DDE"/>
    <w:rsid w:val="00C80C9C"/>
    <w:rsid w:val="00C91B24"/>
    <w:rsid w:val="00CA03B4"/>
    <w:rsid w:val="00CC4286"/>
    <w:rsid w:val="00CE0792"/>
    <w:rsid w:val="00D07185"/>
    <w:rsid w:val="00D20BF5"/>
    <w:rsid w:val="00D3196D"/>
    <w:rsid w:val="00D465FF"/>
    <w:rsid w:val="00D5135F"/>
    <w:rsid w:val="00D67F4B"/>
    <w:rsid w:val="00D72BF6"/>
    <w:rsid w:val="00D86677"/>
    <w:rsid w:val="00DA6612"/>
    <w:rsid w:val="00DC3D1B"/>
    <w:rsid w:val="00DD7EEF"/>
    <w:rsid w:val="00DE45D3"/>
    <w:rsid w:val="00DF108D"/>
    <w:rsid w:val="00DF2C8F"/>
    <w:rsid w:val="00E062FF"/>
    <w:rsid w:val="00E105CD"/>
    <w:rsid w:val="00E24656"/>
    <w:rsid w:val="00E81F6B"/>
    <w:rsid w:val="00E866F9"/>
    <w:rsid w:val="00EB697B"/>
    <w:rsid w:val="00EC7068"/>
    <w:rsid w:val="00EE4B31"/>
    <w:rsid w:val="00EE7210"/>
    <w:rsid w:val="00F13B77"/>
    <w:rsid w:val="00F2635F"/>
    <w:rsid w:val="00F9747D"/>
    <w:rsid w:val="00F97729"/>
    <w:rsid w:val="00FA236A"/>
    <w:rsid w:val="00FB10C7"/>
    <w:rsid w:val="00FD651A"/>
    <w:rsid w:val="00FE3010"/>
    <w:rsid w:val="00FE493C"/>
    <w:rsid w:val="00FE6053"/>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 w:type="paragraph" w:styleId="af0">
    <w:name w:val="header"/>
    <w:basedOn w:val="a"/>
    <w:link w:val="af1"/>
    <w:uiPriority w:val="99"/>
    <w:unhideWhenUsed/>
    <w:rsid w:val="00805DD8"/>
    <w:pPr>
      <w:tabs>
        <w:tab w:val="center" w:pos="4513"/>
        <w:tab w:val="right" w:pos="9026"/>
      </w:tabs>
    </w:pPr>
  </w:style>
  <w:style w:type="character" w:customStyle="1" w:styleId="af1">
    <w:name w:val="页眉 字符"/>
    <w:basedOn w:val="a0"/>
    <w:link w:val="af0"/>
    <w:uiPriority w:val="99"/>
    <w:rsid w:val="00805DD8"/>
  </w:style>
  <w:style w:type="paragraph" w:styleId="af2">
    <w:name w:val="footer"/>
    <w:basedOn w:val="a"/>
    <w:link w:val="af3"/>
    <w:uiPriority w:val="99"/>
    <w:unhideWhenUsed/>
    <w:rsid w:val="00805DD8"/>
    <w:pPr>
      <w:tabs>
        <w:tab w:val="center" w:pos="4513"/>
        <w:tab w:val="right" w:pos="9026"/>
      </w:tabs>
    </w:pPr>
  </w:style>
  <w:style w:type="character" w:customStyle="1" w:styleId="af3">
    <w:name w:val="页脚 字符"/>
    <w:basedOn w:val="a0"/>
    <w:link w:val="af2"/>
    <w:uiPriority w:val="99"/>
    <w:rsid w:val="00805DD8"/>
  </w:style>
  <w:style w:type="paragraph" w:styleId="af4">
    <w:name w:val="footnote text"/>
    <w:basedOn w:val="a"/>
    <w:link w:val="af5"/>
    <w:uiPriority w:val="99"/>
    <w:semiHidden/>
    <w:unhideWhenUsed/>
    <w:rsid w:val="00805DD8"/>
    <w:rPr>
      <w:sz w:val="20"/>
      <w:szCs w:val="20"/>
    </w:rPr>
  </w:style>
  <w:style w:type="character" w:customStyle="1" w:styleId="af5">
    <w:name w:val="脚注文本 字符"/>
    <w:basedOn w:val="a0"/>
    <w:link w:val="af4"/>
    <w:uiPriority w:val="99"/>
    <w:semiHidden/>
    <w:rsid w:val="00805DD8"/>
    <w:rPr>
      <w:sz w:val="20"/>
      <w:szCs w:val="20"/>
    </w:rPr>
  </w:style>
  <w:style w:type="character" w:styleId="af6">
    <w:name w:val="footnote reference"/>
    <w:basedOn w:val="a0"/>
    <w:uiPriority w:val="99"/>
    <w:semiHidden/>
    <w:unhideWhenUsed/>
    <w:rsid w:val="00805DD8"/>
    <w:rPr>
      <w:vertAlign w:val="superscript"/>
    </w:rPr>
  </w:style>
  <w:style w:type="paragraph" w:styleId="af7">
    <w:name w:val="Bibliography"/>
    <w:basedOn w:val="a"/>
    <w:next w:val="a"/>
    <w:uiPriority w:val="37"/>
    <w:unhideWhenUsed/>
    <w:rsid w:val="00805DD8"/>
  </w:style>
  <w:style w:type="paragraph" w:styleId="af8">
    <w:name w:val="Revision"/>
    <w:hidden/>
    <w:uiPriority w:val="99"/>
    <w:semiHidden/>
    <w:rsid w:val="00A35934"/>
  </w:style>
  <w:style w:type="character" w:customStyle="1" w:styleId="mjx-char">
    <w:name w:val="mjx-char"/>
    <w:basedOn w:val="a0"/>
    <w:rsid w:val="00DA6612"/>
  </w:style>
  <w:style w:type="character" w:customStyle="1" w:styleId="mjxassistivemathml">
    <w:name w:val="mjx_assistive_mathml"/>
    <w:basedOn w:val="a0"/>
    <w:rsid w:val="00DA6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8.png"/><Relationship Id="rId21" Type="http://schemas.openxmlformats.org/officeDocument/2006/relationships/image" Target="media/image11.jp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package" Target="embeddings/Microsoft_Excel____.xlsx"/><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microsoft.com/office/2018/08/relationships/commentsExtensible" Target="commentsExtensi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sad</b:Tag>
    <b:SourceType>InternetSite</b:SourceType>
    <b:Guid>{29BECF09-7F47-4AA6-9216-1D6F8C298D3C}</b:Guid>
    <b:Author>
      <b:Author>
        <b:NameList>
          <b:Person>
            <b:Last>sadasd</b:Last>
          </b:Person>
        </b:NameList>
      </b:Author>
    </b:Author>
    <b:RefOrder>1</b:RefOrder>
  </b:Source>
</b:Sources>
</file>

<file path=customXml/itemProps1.xml><?xml version="1.0" encoding="utf-8"?>
<ds:datastoreItem xmlns:ds="http://schemas.openxmlformats.org/officeDocument/2006/customXml" ds:itemID="{4E921A40-B1D7-7549-A45B-FED99F29E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35</Pages>
  <Words>7451</Words>
  <Characters>42473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49825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37</cp:revision>
  <dcterms:created xsi:type="dcterms:W3CDTF">2021-04-15T14:25:00Z</dcterms:created>
  <dcterms:modified xsi:type="dcterms:W3CDTF">2021-04-24T20:35:00Z</dcterms:modified>
</cp:coreProperties>
</file>