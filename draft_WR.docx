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E4325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E4325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E4325C">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E4325C">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p w14:paraId="471206DF" w14:textId="5899C7B0" w:rsidR="00B963A9" w:rsidRPr="00211D8D" w:rsidRDefault="008B31D6" w:rsidP="005E221B">
      <w:pPr>
        <w:jc w:val="left"/>
        <w:rPr>
          <w:rFonts w:ascii="Calibri" w:hAnsi="Calibri"/>
          <w:szCs w:val="21"/>
        </w:rPr>
      </w:pPr>
      <w:r w:rsidRPr="00211D8D">
        <w:rPr>
          <w:rFonts w:ascii="Calibri" w:hAnsi="Calibri"/>
          <w:szCs w:val="21"/>
        </w:rPr>
        <w:lastRenderedPageBreak/>
        <w:t>Table of conte</w:t>
      </w:r>
      <w:r w:rsidR="00445C1B" w:rsidRPr="00211D8D">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63F50930" w14:textId="114DB861" w:rsidR="006D596C" w:rsidRPr="00211D8D" w:rsidRDefault="00B963A9">
          <w:pPr>
            <w:pStyle w:val="TOC1"/>
            <w:tabs>
              <w:tab w:val="right" w:leader="dot" w:pos="9016"/>
            </w:tabs>
            <w:rPr>
              <w:rFonts w:ascii="Calibri" w:hAnsi="Calibri"/>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0802499" w:history="1">
            <w:r w:rsidR="006D596C" w:rsidRPr="00211D8D">
              <w:rPr>
                <w:rStyle w:val="a5"/>
                <w:rFonts w:ascii="Calibri" w:hAnsi="Calibri"/>
                <w:noProof/>
              </w:rPr>
              <w:t>1 introduction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_Toc70802499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w:t>
            </w:r>
            <w:r w:rsidR="006D596C" w:rsidRPr="00211D8D">
              <w:rPr>
                <w:rFonts w:ascii="Calibri" w:hAnsi="Calibri"/>
                <w:noProof/>
                <w:webHidden/>
              </w:rPr>
              <w:fldChar w:fldCharType="end"/>
            </w:r>
          </w:hyperlink>
        </w:p>
        <w:p w14:paraId="4A6E634F" w14:textId="12DFB567" w:rsidR="006D596C" w:rsidRPr="00211D8D" w:rsidRDefault="00E4325C">
          <w:pPr>
            <w:pStyle w:val="TOC1"/>
            <w:tabs>
              <w:tab w:val="right" w:leader="dot" w:pos="9016"/>
            </w:tabs>
            <w:rPr>
              <w:rFonts w:ascii="Calibri" w:hAnsi="Calibri"/>
              <w:noProof/>
              <w:szCs w:val="24"/>
            </w:rPr>
          </w:pPr>
          <w:hyperlink w:anchor="_Toc70802500" w:history="1">
            <w:r w:rsidR="006D596C" w:rsidRPr="00211D8D">
              <w:rPr>
                <w:rStyle w:val="a5"/>
                <w:rFonts w:ascii="Calibri" w:hAnsi="Calibri"/>
                <w:noProof/>
              </w:rPr>
              <w:t>2.background research</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07E4A49F" w14:textId="71685F7E" w:rsidR="006D596C" w:rsidRPr="00211D8D" w:rsidRDefault="00E4325C">
          <w:pPr>
            <w:pStyle w:val="TOC2"/>
            <w:tabs>
              <w:tab w:val="right" w:leader="dot" w:pos="9016"/>
            </w:tabs>
            <w:rPr>
              <w:rFonts w:ascii="Calibri" w:hAnsi="Calibri"/>
              <w:noProof/>
              <w:szCs w:val="24"/>
            </w:rPr>
          </w:pPr>
          <w:hyperlink w:anchor="_Toc70802501" w:history="1">
            <w:r w:rsidR="006D596C" w:rsidRPr="00211D8D">
              <w:rPr>
                <w:rStyle w:val="a5"/>
                <w:rFonts w:ascii="Calibri" w:hAnsi="Calibri"/>
                <w:noProof/>
              </w:rPr>
              <w:t>Top Trumps: NBA All Stars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698C0FD9" w14:textId="5170FA01" w:rsidR="006D596C" w:rsidRPr="00211D8D" w:rsidRDefault="00E4325C">
          <w:pPr>
            <w:pStyle w:val="TOC2"/>
            <w:tabs>
              <w:tab w:val="right" w:leader="dot" w:pos="9016"/>
            </w:tabs>
            <w:rPr>
              <w:rFonts w:ascii="Calibri" w:hAnsi="Calibri"/>
              <w:noProof/>
              <w:szCs w:val="24"/>
            </w:rPr>
          </w:pPr>
          <w:hyperlink w:anchor="_Toc70802502" w:history="1">
            <w:r w:rsidR="006D596C" w:rsidRPr="00211D8D">
              <w:rPr>
                <w:rStyle w:val="a5"/>
                <w:rFonts w:ascii="Calibri" w:hAnsi="Calibri"/>
                <w:noProof/>
              </w:rPr>
              <w:t>Fantasy basketball league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3D48D87D" w14:textId="64E0B464" w:rsidR="006D596C" w:rsidRPr="00211D8D" w:rsidRDefault="00E4325C">
          <w:pPr>
            <w:pStyle w:val="TOC3"/>
            <w:tabs>
              <w:tab w:val="right" w:leader="dot" w:pos="9016"/>
            </w:tabs>
            <w:rPr>
              <w:rFonts w:ascii="Calibri" w:hAnsi="Calibri"/>
              <w:noProof/>
              <w:szCs w:val="24"/>
            </w:rPr>
          </w:pPr>
          <w:hyperlink w:anchor="_Toc70802503" w:history="1">
            <w:r w:rsidR="006D596C" w:rsidRPr="00211D8D">
              <w:rPr>
                <w:rStyle w:val="a5"/>
                <w:rFonts w:ascii="Calibri" w:hAnsi="Calibri"/>
                <w:noProof/>
              </w:rPr>
              <w:t>NBA Fantasy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2EA61964" w14:textId="2387834C" w:rsidR="006D596C" w:rsidRPr="00211D8D" w:rsidRDefault="00E4325C">
          <w:pPr>
            <w:pStyle w:val="TOC3"/>
            <w:tabs>
              <w:tab w:val="right" w:leader="dot" w:pos="9016"/>
            </w:tabs>
            <w:rPr>
              <w:rFonts w:ascii="Calibri" w:hAnsi="Calibri"/>
              <w:noProof/>
              <w:szCs w:val="24"/>
            </w:rPr>
          </w:pPr>
          <w:hyperlink w:anchor="_Toc70802504" w:history="1">
            <w:r w:rsidR="006D596C" w:rsidRPr="00211D8D">
              <w:rPr>
                <w:rStyle w:val="a5"/>
                <w:rFonts w:ascii="Calibri" w:hAnsi="Calibri"/>
                <w:noProof/>
              </w:rPr>
              <w:t>Yahoo Fantasy basketball</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3528CCF9" w14:textId="4B2F8A1D" w:rsidR="006D596C" w:rsidRPr="00211D8D" w:rsidRDefault="00E4325C">
          <w:pPr>
            <w:pStyle w:val="TOC2"/>
            <w:tabs>
              <w:tab w:val="right" w:leader="dot" w:pos="9016"/>
            </w:tabs>
            <w:rPr>
              <w:rFonts w:ascii="Calibri" w:hAnsi="Calibri"/>
              <w:noProof/>
              <w:szCs w:val="24"/>
            </w:rPr>
          </w:pPr>
          <w:hyperlink w:anchor="_Toc70802505" w:history="1">
            <w:r w:rsidR="006D596C" w:rsidRPr="00211D8D">
              <w:rPr>
                <w:rStyle w:val="a5"/>
                <w:rFonts w:ascii="Calibri" w:hAnsi="Calibri"/>
                <w:noProof/>
              </w:rPr>
              <w:t>The team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794C3668" w14:textId="4392704D" w:rsidR="006D596C" w:rsidRPr="00211D8D" w:rsidRDefault="00E4325C">
          <w:pPr>
            <w:pStyle w:val="TOC2"/>
            <w:tabs>
              <w:tab w:val="right" w:leader="dot" w:pos="9016"/>
            </w:tabs>
            <w:rPr>
              <w:rFonts w:ascii="Calibri" w:hAnsi="Calibri"/>
              <w:noProof/>
              <w:szCs w:val="24"/>
            </w:rPr>
          </w:pPr>
          <w:hyperlink w:anchor="_Toc70802506" w:history="1">
            <w:r w:rsidR="006D596C" w:rsidRPr="00211D8D">
              <w:rPr>
                <w:rStyle w:val="a5"/>
                <w:rFonts w:ascii="Calibri" w:hAnsi="Calibri"/>
                <w:noProof/>
                <w:bdr w:val="none" w:sz="0" w:space="0" w:color="auto" w:frame="1"/>
                <w:shd w:val="clear" w:color="auto" w:fill="FFFFFF"/>
              </w:rPr>
              <w:t>The formula of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7</w:t>
            </w:r>
            <w:r w:rsidR="006D596C" w:rsidRPr="00211D8D">
              <w:rPr>
                <w:rFonts w:ascii="Calibri" w:hAnsi="Calibri"/>
                <w:noProof/>
                <w:webHidden/>
              </w:rPr>
              <w:fldChar w:fldCharType="end"/>
            </w:r>
          </w:hyperlink>
        </w:p>
        <w:p w14:paraId="7BD03EB2" w14:textId="7893D6C0" w:rsidR="006D596C" w:rsidRPr="00211D8D" w:rsidRDefault="00E4325C">
          <w:pPr>
            <w:pStyle w:val="TOC2"/>
            <w:tabs>
              <w:tab w:val="right" w:leader="dot" w:pos="9016"/>
            </w:tabs>
            <w:rPr>
              <w:rFonts w:ascii="Calibri" w:hAnsi="Calibri"/>
              <w:noProof/>
              <w:szCs w:val="24"/>
            </w:rPr>
          </w:pPr>
          <w:hyperlink w:anchor="_Toc70802507" w:history="1">
            <w:r w:rsidR="006D596C" w:rsidRPr="00211D8D">
              <w:rPr>
                <w:rStyle w:val="a5"/>
                <w:rFonts w:ascii="Calibri" w:hAnsi="Calibri"/>
                <w:noProof/>
              </w:rPr>
              <w:t>Per(Player Efficiency Rating)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8</w:t>
            </w:r>
            <w:r w:rsidR="006D596C" w:rsidRPr="00211D8D">
              <w:rPr>
                <w:rFonts w:ascii="Calibri" w:hAnsi="Calibri"/>
                <w:noProof/>
                <w:webHidden/>
              </w:rPr>
              <w:fldChar w:fldCharType="end"/>
            </w:r>
          </w:hyperlink>
        </w:p>
        <w:p w14:paraId="7F0229DF" w14:textId="258A42FD" w:rsidR="006D596C" w:rsidRPr="00211D8D" w:rsidRDefault="00E4325C">
          <w:pPr>
            <w:pStyle w:val="TOC2"/>
            <w:tabs>
              <w:tab w:val="right" w:leader="dot" w:pos="9016"/>
            </w:tabs>
            <w:rPr>
              <w:rFonts w:ascii="Calibri" w:hAnsi="Calibri"/>
              <w:noProof/>
              <w:szCs w:val="24"/>
            </w:rPr>
          </w:pPr>
          <w:hyperlink w:anchor="_Toc70802508" w:history="1">
            <w:r w:rsidR="006D596C" w:rsidRPr="00211D8D">
              <w:rPr>
                <w:rStyle w:val="a5"/>
                <w:rFonts w:ascii="Calibri" w:hAnsi="Calibri"/>
                <w:noProof/>
              </w:rPr>
              <w:t>Data Selection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9</w:t>
            </w:r>
            <w:r w:rsidR="006D596C" w:rsidRPr="00211D8D">
              <w:rPr>
                <w:rFonts w:ascii="Calibri" w:hAnsi="Calibri"/>
                <w:noProof/>
                <w:webHidden/>
              </w:rPr>
              <w:fldChar w:fldCharType="end"/>
            </w:r>
          </w:hyperlink>
        </w:p>
        <w:p w14:paraId="110D4FEB" w14:textId="524D3E22" w:rsidR="006D596C" w:rsidRPr="00211D8D" w:rsidRDefault="00E4325C">
          <w:pPr>
            <w:pStyle w:val="TOC1"/>
            <w:tabs>
              <w:tab w:val="right" w:leader="dot" w:pos="9016"/>
            </w:tabs>
            <w:rPr>
              <w:rFonts w:ascii="Calibri" w:hAnsi="Calibri"/>
              <w:noProof/>
              <w:szCs w:val="24"/>
            </w:rPr>
          </w:pPr>
          <w:hyperlink w:anchor="_Toc70802509" w:history="1">
            <w:r w:rsidR="006D596C" w:rsidRPr="00211D8D">
              <w:rPr>
                <w:rStyle w:val="a5"/>
                <w:rFonts w:ascii="Calibri" w:hAnsi="Calibri"/>
                <w:noProof/>
              </w:rPr>
              <w:t>3.professional considerations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10</w:t>
            </w:r>
            <w:r w:rsidR="006D596C" w:rsidRPr="00211D8D">
              <w:rPr>
                <w:rFonts w:ascii="Calibri" w:hAnsi="Calibri"/>
                <w:noProof/>
                <w:webHidden/>
              </w:rPr>
              <w:fldChar w:fldCharType="end"/>
            </w:r>
          </w:hyperlink>
        </w:p>
        <w:p w14:paraId="46BFA03F" w14:textId="577CBF45" w:rsidR="006D596C" w:rsidRPr="00211D8D" w:rsidRDefault="00E4325C">
          <w:pPr>
            <w:pStyle w:val="TOC1"/>
            <w:tabs>
              <w:tab w:val="right" w:leader="dot" w:pos="9016"/>
            </w:tabs>
            <w:rPr>
              <w:rFonts w:ascii="Calibri" w:hAnsi="Calibri"/>
              <w:noProof/>
              <w:szCs w:val="24"/>
            </w:rPr>
          </w:pPr>
          <w:hyperlink w:anchor="_Toc70802510" w:history="1">
            <w:r w:rsidR="006D596C" w:rsidRPr="00211D8D">
              <w:rPr>
                <w:rStyle w:val="a5"/>
                <w:rFonts w:ascii="Calibri" w:hAnsi="Calibri"/>
                <w:noProof/>
              </w:rPr>
              <w:t>4.requirement analysis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40735B5E" w14:textId="0628ED76" w:rsidR="006D596C" w:rsidRPr="00211D8D" w:rsidRDefault="00E4325C">
          <w:pPr>
            <w:pStyle w:val="TOC2"/>
            <w:tabs>
              <w:tab w:val="right" w:leader="dot" w:pos="9016"/>
            </w:tabs>
            <w:rPr>
              <w:rFonts w:ascii="Calibri" w:hAnsi="Calibri"/>
              <w:noProof/>
              <w:szCs w:val="24"/>
            </w:rPr>
          </w:pPr>
          <w:hyperlink w:anchor="_Toc70802511" w:history="1">
            <w:r w:rsidR="006D596C" w:rsidRPr="00211D8D">
              <w:rPr>
                <w:rStyle w:val="a5"/>
                <w:rFonts w:ascii="Calibri" w:hAnsi="Calibri"/>
                <w:noProof/>
              </w:rPr>
              <w:t>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2484EDC2" w14:textId="66E214A1" w:rsidR="006D596C" w:rsidRPr="00211D8D" w:rsidRDefault="00E4325C">
          <w:pPr>
            <w:pStyle w:val="TOC2"/>
            <w:tabs>
              <w:tab w:val="right" w:leader="dot" w:pos="9016"/>
            </w:tabs>
            <w:rPr>
              <w:rFonts w:ascii="Calibri" w:hAnsi="Calibri"/>
              <w:noProof/>
              <w:szCs w:val="24"/>
            </w:rPr>
          </w:pPr>
          <w:hyperlink w:anchor="_Toc70802512" w:history="1">
            <w:r w:rsidR="006D596C" w:rsidRPr="00211D8D">
              <w:rPr>
                <w:rStyle w:val="a5"/>
                <w:rFonts w:ascii="Calibri" w:hAnsi="Calibri"/>
                <w:noProof/>
              </w:rPr>
              <w:t>Non-functional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1AA1DF54" w14:textId="767EB8F7" w:rsidR="006D596C" w:rsidRPr="00211D8D" w:rsidRDefault="00E4325C">
          <w:pPr>
            <w:pStyle w:val="TOC1"/>
            <w:tabs>
              <w:tab w:val="right" w:leader="dot" w:pos="9016"/>
            </w:tabs>
            <w:rPr>
              <w:rFonts w:ascii="Calibri" w:hAnsi="Calibri"/>
              <w:noProof/>
              <w:szCs w:val="24"/>
            </w:rPr>
          </w:pPr>
          <w:hyperlink w:anchor="_Toc70802513" w:history="1">
            <w:r w:rsidR="006D596C" w:rsidRPr="00211D8D">
              <w:rPr>
                <w:rStyle w:val="a5"/>
                <w:rFonts w:ascii="Calibri" w:hAnsi="Calibri"/>
                <w:noProof/>
              </w:rPr>
              <w:t>5.system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4F0167AA" w14:textId="3F0F957D" w:rsidR="006D596C" w:rsidRPr="00211D8D" w:rsidRDefault="00E4325C">
          <w:pPr>
            <w:pStyle w:val="TOC2"/>
            <w:tabs>
              <w:tab w:val="right" w:leader="dot" w:pos="9016"/>
            </w:tabs>
            <w:rPr>
              <w:rFonts w:ascii="Calibri" w:hAnsi="Calibri"/>
              <w:noProof/>
              <w:szCs w:val="24"/>
            </w:rPr>
          </w:pPr>
          <w:hyperlink w:anchor="_Toc70802514" w:history="1">
            <w:r w:rsidR="006D596C" w:rsidRPr="00211D8D">
              <w:rPr>
                <w:rStyle w:val="a5"/>
                <w:rFonts w:ascii="Calibri" w:hAnsi="Calibri"/>
                <w:noProof/>
              </w:rPr>
              <w:t>5.1 learning objectives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03F2CFE9" w14:textId="4EEF9765" w:rsidR="006D596C" w:rsidRPr="00211D8D" w:rsidRDefault="00E4325C">
          <w:pPr>
            <w:pStyle w:val="TOC3"/>
            <w:tabs>
              <w:tab w:val="right" w:leader="dot" w:pos="9016"/>
            </w:tabs>
            <w:rPr>
              <w:rFonts w:ascii="Calibri" w:hAnsi="Calibri"/>
              <w:noProof/>
              <w:szCs w:val="24"/>
            </w:rPr>
          </w:pPr>
          <w:hyperlink w:anchor="_Toc70802515" w:history="1">
            <w:r w:rsidR="006D596C" w:rsidRPr="00211D8D">
              <w:rPr>
                <w:rStyle w:val="a5"/>
                <w:rFonts w:ascii="Calibri" w:hAnsi="Calibri"/>
                <w:noProof/>
              </w:rPr>
              <w:t>Modules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151EC762" w14:textId="361AE4CC" w:rsidR="006D596C" w:rsidRPr="00211D8D" w:rsidRDefault="00E4325C">
          <w:pPr>
            <w:pStyle w:val="TOC3"/>
            <w:tabs>
              <w:tab w:val="right" w:leader="dot" w:pos="9016"/>
            </w:tabs>
            <w:rPr>
              <w:rFonts w:ascii="Calibri" w:hAnsi="Calibri"/>
              <w:noProof/>
              <w:szCs w:val="24"/>
            </w:rPr>
          </w:pPr>
          <w:hyperlink w:anchor="_Toc70802516" w:history="1">
            <w:r w:rsidR="006D596C" w:rsidRPr="00211D8D">
              <w:rPr>
                <w:rStyle w:val="a5"/>
                <w:rFonts w:ascii="Calibri" w:hAnsi="Calibri"/>
                <w:noProof/>
              </w:rPr>
              <w:t>Modelling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14</w:t>
            </w:r>
            <w:r w:rsidR="006D596C" w:rsidRPr="00211D8D">
              <w:rPr>
                <w:rFonts w:ascii="Calibri" w:hAnsi="Calibri"/>
                <w:noProof/>
                <w:webHidden/>
              </w:rPr>
              <w:fldChar w:fldCharType="end"/>
            </w:r>
          </w:hyperlink>
        </w:p>
        <w:p w14:paraId="58D3B4BF" w14:textId="03AD37A7" w:rsidR="006D596C" w:rsidRPr="00211D8D" w:rsidRDefault="00E4325C">
          <w:pPr>
            <w:pStyle w:val="TOC3"/>
            <w:tabs>
              <w:tab w:val="right" w:leader="dot" w:pos="9016"/>
            </w:tabs>
            <w:rPr>
              <w:rFonts w:ascii="Calibri" w:hAnsi="Calibri"/>
              <w:noProof/>
              <w:szCs w:val="24"/>
            </w:rPr>
          </w:pPr>
          <w:hyperlink w:anchor="_Toc70802517" w:history="1">
            <w:r w:rsidR="006D596C" w:rsidRPr="00211D8D">
              <w:rPr>
                <w:rStyle w:val="a5"/>
                <w:rFonts w:ascii="Calibri" w:hAnsi="Calibri"/>
                <w:noProof/>
              </w:rPr>
              <w:t>The function to calculate the strength of groups of players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4CC9DB6D" w14:textId="39439EC1" w:rsidR="006D596C" w:rsidRPr="00211D8D" w:rsidRDefault="00E4325C">
          <w:pPr>
            <w:pStyle w:val="TOC3"/>
            <w:tabs>
              <w:tab w:val="right" w:leader="dot" w:pos="9016"/>
            </w:tabs>
            <w:rPr>
              <w:rFonts w:ascii="Calibri" w:hAnsi="Calibri"/>
              <w:noProof/>
              <w:szCs w:val="24"/>
            </w:rPr>
          </w:pPr>
          <w:hyperlink w:anchor="_Toc70802518" w:history="1">
            <w:r w:rsidR="006D596C" w:rsidRPr="00211D8D">
              <w:rPr>
                <w:rStyle w:val="a5"/>
                <w:rFonts w:ascii="Calibri" w:hAnsi="Calibri"/>
                <w:noProof/>
              </w:rPr>
              <w:t>The function to calculate the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76F3CED8" w14:textId="0F6359D7" w:rsidR="006D596C" w:rsidRPr="00211D8D" w:rsidRDefault="00E4325C">
          <w:pPr>
            <w:pStyle w:val="TOC3"/>
            <w:tabs>
              <w:tab w:val="right" w:leader="dot" w:pos="9016"/>
            </w:tabs>
            <w:rPr>
              <w:rFonts w:ascii="Calibri" w:hAnsi="Calibri"/>
              <w:noProof/>
              <w:szCs w:val="24"/>
            </w:rPr>
          </w:pPr>
          <w:hyperlink w:anchor="_Toc70802519" w:history="1">
            <w:r w:rsidR="006D596C" w:rsidRPr="00211D8D">
              <w:rPr>
                <w:rStyle w:val="a5"/>
                <w:rFonts w:ascii="Calibri" w:hAnsi="Calibri"/>
                <w:noProof/>
              </w:rPr>
              <w:t>Data memo function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0253240B" w14:textId="235E65CE" w:rsidR="006D596C" w:rsidRPr="00211D8D" w:rsidRDefault="00E4325C">
          <w:pPr>
            <w:pStyle w:val="TOC3"/>
            <w:tabs>
              <w:tab w:val="right" w:leader="dot" w:pos="9016"/>
            </w:tabs>
            <w:rPr>
              <w:rFonts w:ascii="Calibri" w:hAnsi="Calibri"/>
              <w:noProof/>
              <w:szCs w:val="24"/>
            </w:rPr>
          </w:pPr>
          <w:hyperlink w:anchor="_Toc70802520" w:history="1">
            <w:r w:rsidR="006D596C" w:rsidRPr="00211D8D">
              <w:rPr>
                <w:rStyle w:val="a5"/>
                <w:rFonts w:ascii="Calibri" w:hAnsi="Calibri"/>
                <w:noProof/>
              </w:rPr>
              <w:t>Tkinter library (Geeks, 2021)</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4A9A58F1" w14:textId="73D5F1E0" w:rsidR="006D596C" w:rsidRPr="00211D8D" w:rsidRDefault="00E4325C">
          <w:pPr>
            <w:pStyle w:val="TOC3"/>
            <w:tabs>
              <w:tab w:val="right" w:leader="dot" w:pos="9016"/>
            </w:tabs>
            <w:rPr>
              <w:rFonts w:ascii="Calibri" w:hAnsi="Calibri"/>
              <w:noProof/>
              <w:szCs w:val="24"/>
            </w:rPr>
          </w:pPr>
          <w:hyperlink w:anchor="_Toc70802521" w:history="1">
            <w:r w:rsidR="006D596C" w:rsidRPr="00211D8D">
              <w:rPr>
                <w:rStyle w:val="a5"/>
                <w:rFonts w:ascii="Calibri" w:hAnsi="Calibri"/>
                <w:noProof/>
              </w:rPr>
              <w:t>UI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19</w:t>
            </w:r>
            <w:r w:rsidR="006D596C" w:rsidRPr="00211D8D">
              <w:rPr>
                <w:rFonts w:ascii="Calibri" w:hAnsi="Calibri"/>
                <w:noProof/>
                <w:webHidden/>
              </w:rPr>
              <w:fldChar w:fldCharType="end"/>
            </w:r>
          </w:hyperlink>
        </w:p>
        <w:p w14:paraId="1E52F012" w14:textId="600AD21F" w:rsidR="006D596C" w:rsidRPr="00211D8D" w:rsidRDefault="00E4325C">
          <w:pPr>
            <w:pStyle w:val="TOC3"/>
            <w:tabs>
              <w:tab w:val="right" w:leader="dot" w:pos="9016"/>
            </w:tabs>
            <w:rPr>
              <w:rFonts w:ascii="Calibri" w:hAnsi="Calibri"/>
              <w:noProof/>
              <w:szCs w:val="24"/>
            </w:rPr>
          </w:pPr>
          <w:hyperlink w:anchor="_Toc70802522" w:history="1">
            <w:r w:rsidR="006D596C" w:rsidRPr="00211D8D">
              <w:rPr>
                <w:rStyle w:val="a5"/>
                <w:rFonts w:ascii="Calibri" w:hAnsi="Calibri"/>
                <w:noProof/>
              </w:rPr>
              <w:t>Game mode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6ED096D6" w14:textId="7587AAF2" w:rsidR="006D596C" w:rsidRPr="00211D8D" w:rsidRDefault="00E4325C">
          <w:pPr>
            <w:pStyle w:val="TOC3"/>
            <w:tabs>
              <w:tab w:val="right" w:leader="dot" w:pos="9016"/>
            </w:tabs>
            <w:rPr>
              <w:rFonts w:ascii="Calibri" w:hAnsi="Calibri"/>
              <w:noProof/>
              <w:szCs w:val="24"/>
            </w:rPr>
          </w:pPr>
          <w:hyperlink w:anchor="_Toc70802523" w:history="1">
            <w:r w:rsidR="006D596C" w:rsidRPr="00211D8D">
              <w:rPr>
                <w:rStyle w:val="a5"/>
                <w:rFonts w:ascii="Calibri" w:hAnsi="Calibri"/>
                <w:noProof/>
              </w:rPr>
              <w:t>Game rule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533787B4" w14:textId="08561C38" w:rsidR="006D596C" w:rsidRPr="00211D8D" w:rsidRDefault="00E4325C">
          <w:pPr>
            <w:pStyle w:val="TOC1"/>
            <w:tabs>
              <w:tab w:val="right" w:leader="dot" w:pos="9016"/>
            </w:tabs>
            <w:rPr>
              <w:rFonts w:ascii="Calibri" w:hAnsi="Calibri"/>
              <w:noProof/>
              <w:szCs w:val="24"/>
            </w:rPr>
          </w:pPr>
          <w:hyperlink w:anchor="_Toc70802524" w:history="1">
            <w:r w:rsidR="006D596C" w:rsidRPr="00211D8D">
              <w:rPr>
                <w:rStyle w:val="a5"/>
                <w:rFonts w:ascii="Calibri" w:hAnsi="Calibri"/>
                <w:noProof/>
              </w:rPr>
              <w:t>6.implementation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145DD6E4" w14:textId="6C9C05C2" w:rsidR="006D596C" w:rsidRPr="00211D8D" w:rsidRDefault="00E4325C">
          <w:pPr>
            <w:pStyle w:val="TOC2"/>
            <w:tabs>
              <w:tab w:val="right" w:leader="dot" w:pos="9016"/>
            </w:tabs>
            <w:rPr>
              <w:rFonts w:ascii="Calibri" w:hAnsi="Calibri"/>
              <w:noProof/>
              <w:szCs w:val="24"/>
            </w:rPr>
          </w:pPr>
          <w:hyperlink w:anchor="_Toc70802525" w:history="1">
            <w:r w:rsidR="006D596C" w:rsidRPr="00211D8D">
              <w:rPr>
                <w:rStyle w:val="a5"/>
                <w:rFonts w:ascii="Calibri" w:hAnsi="Calibri"/>
                <w:noProof/>
              </w:rPr>
              <w:t>Explore the suitable model for data structure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6F099BC7" w14:textId="5F8D1C02" w:rsidR="006D596C" w:rsidRPr="00211D8D" w:rsidRDefault="00E4325C">
          <w:pPr>
            <w:pStyle w:val="TOC3"/>
            <w:tabs>
              <w:tab w:val="right" w:leader="dot" w:pos="9016"/>
            </w:tabs>
            <w:rPr>
              <w:rFonts w:ascii="Calibri" w:hAnsi="Calibri"/>
              <w:noProof/>
              <w:szCs w:val="24"/>
            </w:rPr>
          </w:pPr>
          <w:hyperlink w:anchor="_Toc70802526" w:history="1">
            <w:r w:rsidR="006D596C" w:rsidRPr="00211D8D">
              <w:rPr>
                <w:rStyle w:val="a5"/>
                <w:rFonts w:ascii="Calibri" w:hAnsi="Calibri"/>
                <w:noProof/>
              </w:rPr>
              <w:t>The rating implement method change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25</w:t>
            </w:r>
            <w:r w:rsidR="006D596C" w:rsidRPr="00211D8D">
              <w:rPr>
                <w:rFonts w:ascii="Calibri" w:hAnsi="Calibri"/>
                <w:noProof/>
                <w:webHidden/>
              </w:rPr>
              <w:fldChar w:fldCharType="end"/>
            </w:r>
          </w:hyperlink>
        </w:p>
        <w:p w14:paraId="5EAA0EE9" w14:textId="4CDA1AA4" w:rsidR="006D596C" w:rsidRPr="00211D8D" w:rsidRDefault="00E4325C">
          <w:pPr>
            <w:pStyle w:val="TOC2"/>
            <w:tabs>
              <w:tab w:val="right" w:leader="dot" w:pos="9016"/>
            </w:tabs>
            <w:rPr>
              <w:rFonts w:ascii="Calibri" w:hAnsi="Calibri"/>
              <w:noProof/>
              <w:szCs w:val="24"/>
            </w:rPr>
          </w:pPr>
          <w:hyperlink w:anchor="_Toc70802527" w:history="1">
            <w:r w:rsidR="006D596C" w:rsidRPr="00211D8D">
              <w:rPr>
                <w:rStyle w:val="a5"/>
                <w:rFonts w:ascii="Calibri" w:hAnsi="Calibri"/>
                <w:noProof/>
              </w:rPr>
              <w:t>Fibonacci sequence</w:t>
            </w:r>
            <w:r w:rsidR="006D596C" w:rsidRPr="00211D8D">
              <w:rPr>
                <w:rStyle w:val="a5"/>
                <w:rFonts w:ascii="Calibri" w:hAnsi="Calibri"/>
                <w:noProof/>
                <w:kern w:val="44"/>
              </w:rPr>
              <w:t xml:space="preserve"> [4] (Ghose, 2019)</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26</w:t>
            </w:r>
            <w:r w:rsidR="006D596C" w:rsidRPr="00211D8D">
              <w:rPr>
                <w:rFonts w:ascii="Calibri" w:hAnsi="Calibri"/>
                <w:noProof/>
                <w:webHidden/>
              </w:rPr>
              <w:fldChar w:fldCharType="end"/>
            </w:r>
          </w:hyperlink>
        </w:p>
        <w:p w14:paraId="3D0AF6F5" w14:textId="492EC707" w:rsidR="006D596C" w:rsidRPr="00211D8D" w:rsidRDefault="00E4325C">
          <w:pPr>
            <w:pStyle w:val="TOC2"/>
            <w:tabs>
              <w:tab w:val="right" w:leader="dot" w:pos="9016"/>
            </w:tabs>
            <w:rPr>
              <w:rFonts w:ascii="Calibri" w:hAnsi="Calibri"/>
              <w:noProof/>
              <w:szCs w:val="24"/>
            </w:rPr>
          </w:pPr>
          <w:hyperlink w:anchor="_Toc70802528" w:history="1">
            <w:r w:rsidR="006D596C" w:rsidRPr="00211D8D">
              <w:rPr>
                <w:rStyle w:val="a5"/>
                <w:rFonts w:ascii="Calibri" w:hAnsi="Calibri"/>
                <w:noProof/>
              </w:rPr>
              <w:t>Memoization [5] (Koroleva, 2018)</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27</w:t>
            </w:r>
            <w:r w:rsidR="006D596C" w:rsidRPr="00211D8D">
              <w:rPr>
                <w:rFonts w:ascii="Calibri" w:hAnsi="Calibri"/>
                <w:noProof/>
                <w:webHidden/>
              </w:rPr>
              <w:fldChar w:fldCharType="end"/>
            </w:r>
          </w:hyperlink>
        </w:p>
        <w:p w14:paraId="68B0E793" w14:textId="5E67EE90" w:rsidR="006D596C" w:rsidRPr="00211D8D" w:rsidRDefault="00E4325C">
          <w:pPr>
            <w:pStyle w:val="TOC3"/>
            <w:tabs>
              <w:tab w:val="right" w:leader="dot" w:pos="9016"/>
            </w:tabs>
            <w:rPr>
              <w:rFonts w:ascii="Calibri" w:hAnsi="Calibri"/>
              <w:noProof/>
              <w:szCs w:val="24"/>
            </w:rPr>
          </w:pPr>
          <w:hyperlink w:anchor="_Toc70802529" w:history="1">
            <w:r w:rsidR="006D596C" w:rsidRPr="00211D8D">
              <w:rPr>
                <w:rStyle w:val="a5"/>
                <w:rFonts w:ascii="Calibri" w:hAnsi="Calibri"/>
                <w:noProof/>
              </w:rPr>
              <w:t>Implementation in simple robot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65B0D2AF" w14:textId="00EEB7E0" w:rsidR="006D596C" w:rsidRPr="00211D8D" w:rsidRDefault="00E4325C">
          <w:pPr>
            <w:pStyle w:val="TOC3"/>
            <w:tabs>
              <w:tab w:val="right" w:leader="dot" w:pos="9016"/>
            </w:tabs>
            <w:rPr>
              <w:rFonts w:ascii="Calibri" w:hAnsi="Calibri"/>
              <w:noProof/>
              <w:szCs w:val="24"/>
            </w:rPr>
          </w:pPr>
          <w:hyperlink w:anchor="_Toc70802530" w:history="1">
            <w:r w:rsidR="006D596C" w:rsidRPr="00211D8D">
              <w:rPr>
                <w:rStyle w:val="a5"/>
                <w:rFonts w:ascii="Calibri" w:hAnsi="Calibri"/>
                <w:noProof/>
              </w:rPr>
              <w:t>Implementation issue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4B8F6D13" w14:textId="2E91D6C4" w:rsidR="006D596C" w:rsidRPr="00211D8D" w:rsidRDefault="00E4325C">
          <w:pPr>
            <w:pStyle w:val="TOC1"/>
            <w:tabs>
              <w:tab w:val="right" w:leader="dot" w:pos="9016"/>
            </w:tabs>
            <w:rPr>
              <w:rFonts w:ascii="Calibri" w:hAnsi="Calibri"/>
              <w:noProof/>
              <w:szCs w:val="24"/>
            </w:rPr>
          </w:pPr>
          <w:hyperlink w:anchor="_Toc70802531" w:history="1">
            <w:r w:rsidR="006D596C" w:rsidRPr="00211D8D">
              <w:rPr>
                <w:rStyle w:val="a5"/>
                <w:rFonts w:ascii="Calibri" w:hAnsi="Calibri"/>
                <w:noProof/>
              </w:rPr>
              <w:t>7.testing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58584226" w14:textId="323B879A" w:rsidR="006D596C" w:rsidRPr="00211D8D" w:rsidRDefault="00E4325C">
          <w:pPr>
            <w:pStyle w:val="TOC2"/>
            <w:tabs>
              <w:tab w:val="right" w:leader="dot" w:pos="9016"/>
            </w:tabs>
            <w:rPr>
              <w:rFonts w:ascii="Calibri" w:hAnsi="Calibri"/>
              <w:noProof/>
              <w:szCs w:val="24"/>
            </w:rPr>
          </w:pPr>
          <w:hyperlink w:anchor="_Toc70802532" w:history="1">
            <w:r w:rsidR="006D596C" w:rsidRPr="00211D8D">
              <w:rPr>
                <w:rStyle w:val="a5"/>
                <w:rFonts w:ascii="Calibri" w:hAnsi="Calibri"/>
                <w:noProof/>
              </w:rPr>
              <w:t>Unit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4CEE9A40" w14:textId="291541D2" w:rsidR="006D596C" w:rsidRPr="00211D8D" w:rsidRDefault="00E4325C">
          <w:pPr>
            <w:pStyle w:val="TOC2"/>
            <w:tabs>
              <w:tab w:val="right" w:leader="dot" w:pos="9016"/>
            </w:tabs>
            <w:rPr>
              <w:rFonts w:ascii="Calibri" w:hAnsi="Calibri"/>
              <w:noProof/>
              <w:szCs w:val="24"/>
            </w:rPr>
          </w:pPr>
          <w:hyperlink w:anchor="_Toc70802533" w:history="1">
            <w:r w:rsidR="006D596C" w:rsidRPr="00211D8D">
              <w:rPr>
                <w:rStyle w:val="a5"/>
                <w:rFonts w:ascii="Calibri" w:hAnsi="Calibri"/>
                <w:noProof/>
              </w:rPr>
              <w:t>Integration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78A0590C" w14:textId="297140A1" w:rsidR="006D596C" w:rsidRPr="00211D8D" w:rsidRDefault="00E4325C">
          <w:pPr>
            <w:pStyle w:val="TOC2"/>
            <w:tabs>
              <w:tab w:val="right" w:leader="dot" w:pos="9016"/>
            </w:tabs>
            <w:rPr>
              <w:rFonts w:ascii="Calibri" w:hAnsi="Calibri"/>
              <w:noProof/>
              <w:szCs w:val="24"/>
            </w:rPr>
          </w:pPr>
          <w:hyperlink w:anchor="_Toc70802534" w:history="1">
            <w:r w:rsidR="006D596C" w:rsidRPr="00211D8D">
              <w:rPr>
                <w:rStyle w:val="a5"/>
                <w:rFonts w:ascii="Calibri" w:hAnsi="Calibri"/>
                <w:noProof/>
              </w:rPr>
              <w:t>System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3A850C5C" w14:textId="7D20B04F" w:rsidR="006D596C" w:rsidRPr="00211D8D" w:rsidRDefault="00E4325C">
          <w:pPr>
            <w:pStyle w:val="TOC1"/>
            <w:tabs>
              <w:tab w:val="right" w:leader="dot" w:pos="9016"/>
            </w:tabs>
            <w:rPr>
              <w:rFonts w:ascii="Calibri" w:hAnsi="Calibri"/>
              <w:noProof/>
              <w:szCs w:val="24"/>
            </w:rPr>
          </w:pPr>
          <w:hyperlink w:anchor="_Toc70802535" w:history="1">
            <w:r w:rsidR="006D596C" w:rsidRPr="00211D8D">
              <w:rPr>
                <w:rStyle w:val="a5"/>
                <w:rFonts w:ascii="Calibri" w:hAnsi="Calibri"/>
                <w:noProof/>
              </w:rPr>
              <w:t>7.evaluation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33</w:t>
            </w:r>
            <w:r w:rsidR="006D596C" w:rsidRPr="00211D8D">
              <w:rPr>
                <w:rFonts w:ascii="Calibri" w:hAnsi="Calibri"/>
                <w:noProof/>
                <w:webHidden/>
              </w:rPr>
              <w:fldChar w:fldCharType="end"/>
            </w:r>
          </w:hyperlink>
        </w:p>
        <w:p w14:paraId="1D37E796" w14:textId="1DE0C1F5" w:rsidR="006D596C" w:rsidRPr="00211D8D" w:rsidRDefault="00E4325C">
          <w:pPr>
            <w:pStyle w:val="TOC1"/>
            <w:tabs>
              <w:tab w:val="right" w:leader="dot" w:pos="9016"/>
            </w:tabs>
            <w:rPr>
              <w:rFonts w:ascii="Calibri" w:hAnsi="Calibri"/>
              <w:noProof/>
              <w:szCs w:val="24"/>
            </w:rPr>
          </w:pPr>
          <w:hyperlink w:anchor="_Toc70802536" w:history="1">
            <w:r w:rsidR="006D596C" w:rsidRPr="00211D8D">
              <w:rPr>
                <w:rStyle w:val="a5"/>
                <w:rFonts w:ascii="Calibri" w:hAnsi="Calibri"/>
                <w:noProof/>
              </w:rPr>
              <w:t>8.conclusion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04BC27E2" w14:textId="3CE4E142" w:rsidR="006D596C" w:rsidRPr="00211D8D" w:rsidRDefault="00E4325C">
          <w:pPr>
            <w:pStyle w:val="TOC2"/>
            <w:tabs>
              <w:tab w:val="right" w:leader="dot" w:pos="9016"/>
            </w:tabs>
            <w:rPr>
              <w:rFonts w:ascii="Calibri" w:hAnsi="Calibri"/>
              <w:noProof/>
              <w:szCs w:val="24"/>
            </w:rPr>
          </w:pPr>
          <w:hyperlink w:anchor="_Toc70802537" w:history="1">
            <w:r w:rsidR="006D596C" w:rsidRPr="00211D8D">
              <w:rPr>
                <w:rStyle w:val="a5"/>
                <w:rFonts w:ascii="Calibri" w:hAnsi="Calibri"/>
                <w:noProof/>
              </w:rPr>
              <w:t>Limitation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4152BA08" w14:textId="36E77043" w:rsidR="006D596C" w:rsidRPr="00211D8D" w:rsidRDefault="00E4325C">
          <w:pPr>
            <w:pStyle w:val="TOC2"/>
            <w:tabs>
              <w:tab w:val="right" w:leader="dot" w:pos="9016"/>
            </w:tabs>
            <w:rPr>
              <w:rFonts w:ascii="Calibri" w:hAnsi="Calibri"/>
              <w:noProof/>
              <w:szCs w:val="24"/>
            </w:rPr>
          </w:pPr>
          <w:hyperlink w:anchor="_Toc70802538" w:history="1">
            <w:r w:rsidR="006D596C" w:rsidRPr="00211D8D">
              <w:rPr>
                <w:rStyle w:val="a5"/>
                <w:rFonts w:ascii="Calibri" w:hAnsi="Calibri"/>
                <w:noProof/>
              </w:rPr>
              <w:t>Compare with existing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1DB78FD6" w14:textId="2DEDA85E" w:rsidR="006D596C" w:rsidRPr="00211D8D" w:rsidRDefault="00E4325C">
          <w:pPr>
            <w:pStyle w:val="TOC2"/>
            <w:tabs>
              <w:tab w:val="right" w:leader="dot" w:pos="9016"/>
            </w:tabs>
            <w:rPr>
              <w:rFonts w:ascii="Calibri" w:hAnsi="Calibri"/>
              <w:noProof/>
              <w:szCs w:val="24"/>
            </w:rPr>
          </w:pPr>
          <w:hyperlink w:anchor="_Toc70802539" w:history="1">
            <w:r w:rsidR="006D596C" w:rsidRPr="00211D8D">
              <w:rPr>
                <w:rStyle w:val="a5"/>
                <w:rFonts w:ascii="Calibri" w:hAnsi="Calibri"/>
                <w:noProof/>
              </w:rPr>
              <w:t>Future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2615D0CC" w14:textId="1444D7CC" w:rsidR="006D596C" w:rsidRPr="00211D8D" w:rsidRDefault="00E4325C">
          <w:pPr>
            <w:pStyle w:val="TOC1"/>
            <w:tabs>
              <w:tab w:val="right" w:leader="dot" w:pos="9016"/>
            </w:tabs>
            <w:rPr>
              <w:rFonts w:ascii="Calibri" w:hAnsi="Calibri"/>
              <w:noProof/>
              <w:szCs w:val="24"/>
            </w:rPr>
          </w:pPr>
          <w:hyperlink w:anchor="_Toc70802540" w:history="1">
            <w:r w:rsidR="006D596C" w:rsidRPr="00211D8D">
              <w:rPr>
                <w:rStyle w:val="a5"/>
                <w:rFonts w:ascii="Calibri" w:hAnsi="Calibri"/>
                <w:noProof/>
              </w:rPr>
              <w:t>9.appendix</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2DF7E399" w14:textId="49F76E79" w:rsidR="006D596C" w:rsidRPr="00211D8D" w:rsidRDefault="00E4325C">
          <w:pPr>
            <w:pStyle w:val="TOC1"/>
            <w:tabs>
              <w:tab w:val="right" w:leader="dot" w:pos="9016"/>
            </w:tabs>
            <w:rPr>
              <w:rFonts w:ascii="Calibri" w:hAnsi="Calibri"/>
              <w:noProof/>
              <w:szCs w:val="24"/>
            </w:rPr>
          </w:pPr>
          <w:hyperlink w:anchor="_Toc70802541" w:history="1">
            <w:r w:rsidR="006D596C" w:rsidRPr="00211D8D">
              <w:rPr>
                <w:rStyle w:val="a5"/>
                <w:rFonts w:ascii="Calibri" w:hAnsi="Calibri"/>
                <w:noProof/>
                <w:lang w:val="zh-CN"/>
              </w:rPr>
              <w:t>引用作品</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6FAB9B3A" w14:textId="0BC6C80B"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211D8D" w:rsidRDefault="008B31D6" w:rsidP="00201F02">
      <w:pPr>
        <w:pStyle w:val="1"/>
      </w:pPr>
      <w:bookmarkStart w:id="0" w:name="_Toc70802499"/>
      <w:r w:rsidRPr="00211D8D">
        <w:t>1 introduction</w:t>
      </w:r>
      <w:bookmarkEnd w:id="0"/>
    </w:p>
    <w:p w14:paraId="5710868A" w14:textId="6E52DBED"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0B1B8A" w:rsidRPr="000B1B8A">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ins w:id="1" w:author="Bolin Zhu" w:date="2021-04-24T16:28:00Z">
        <w:r w:rsidR="00DA6612" w:rsidRPr="00211D8D">
          <w:rPr>
            <w:rFonts w:ascii="Calibri" w:hAnsi="Calibri"/>
            <w:szCs w:val="21"/>
          </w:rPr>
          <w:t>In the meantime, "fantasy leagues" have been created, the</w:t>
        </w:r>
      </w:ins>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4B21AB13"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ins w:id="2" w:author="Bolin Zhu" w:date="2021-04-23T23:34:00Z"/>
          <w:rFonts w:ascii="Calibri" w:hAnsi="Calibri"/>
          <w:szCs w:val="21"/>
        </w:rPr>
      </w:pPr>
      <w:r w:rsidRPr="00211D8D">
        <w:rPr>
          <w:rFonts w:ascii="Calibri" w:hAnsi="Calibri"/>
          <w:szCs w:val="21"/>
        </w:rPr>
        <w:t xml:space="preserve">Most teams have great surface strengths, but when they don't produce results, </w:t>
      </w:r>
      <w:ins w:id="3" w:author="Bolin Zhu" w:date="2021-04-23T23:31:00Z">
        <w:r w:rsidR="00A35934" w:rsidRPr="00211D8D">
          <w:rPr>
            <w:rFonts w:ascii="Calibri" w:hAnsi="Calibri"/>
            <w:szCs w:val="21"/>
          </w:rPr>
          <w:t>they will use the team chemistry as an e</w:t>
        </w:r>
      </w:ins>
      <w:ins w:id="4" w:author="Bolin Zhu" w:date="2021-04-23T23:32:00Z">
        <w:r w:rsidR="00A35934" w:rsidRPr="00211D8D">
          <w:rPr>
            <w:rFonts w:ascii="Calibri" w:hAnsi="Calibri"/>
            <w:szCs w:val="21"/>
          </w:rPr>
          <w:t>xcuse.</w:t>
        </w:r>
      </w:ins>
      <w:ins w:id="5" w:author="Bolin Zhu" w:date="2021-04-23T23:33:00Z">
        <w:r w:rsidR="00A35934" w:rsidRPr="00211D8D">
          <w:rPr>
            <w:rFonts w:ascii="Calibri" w:hAnsi="Calibri"/>
            <w:szCs w:val="21"/>
          </w:rPr>
          <w:t xml:space="preserve"> But it is hard to explain the team chemistry and ho</w:t>
        </w:r>
      </w:ins>
      <w:ins w:id="6" w:author="Bolin Zhu" w:date="2021-04-23T23:34:00Z">
        <w:r w:rsidR="00A35934" w:rsidRPr="00211D8D">
          <w:rPr>
            <w:rFonts w:ascii="Calibri" w:hAnsi="Calibri"/>
            <w:szCs w:val="21"/>
          </w:rPr>
          <w:t>w it works.</w:t>
        </w:r>
        <w:r w:rsidR="00A35934" w:rsidRPr="00211D8D">
          <w:rPr>
            <w:rFonts w:ascii="Calibri" w:hAnsi="Calibri"/>
          </w:rPr>
          <w:t xml:space="preserve"> </w:t>
        </w:r>
      </w:ins>
    </w:p>
    <w:p w14:paraId="4B018BF4" w14:textId="2105C6A7" w:rsidR="003145FB" w:rsidRPr="00211D8D" w:rsidRDefault="00A35934" w:rsidP="00A35934">
      <w:pPr>
        <w:jc w:val="left"/>
        <w:rPr>
          <w:rFonts w:ascii="Calibri" w:hAnsi="Calibri"/>
          <w:szCs w:val="21"/>
        </w:rPr>
      </w:pPr>
      <w:ins w:id="7" w:author="Bolin Zhu" w:date="2021-04-23T23:34:00Z">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(Pina, 2020)</w:t>
          </w:r>
          <w:r w:rsidR="002237A2" w:rsidRPr="00211D8D">
            <w:rPr>
              <w:rFonts w:ascii="Calibri" w:hAnsi="Calibri"/>
              <w:szCs w:val="21"/>
            </w:rPr>
            <w:fldChar w:fldCharType="end"/>
          </w:r>
        </w:sdtContent>
      </w:sdt>
      <w:ins w:id="8" w:author="Bolin Zhu" w:date="2021-04-23T23:34:00Z">
        <w:r w:rsidRPr="00211D8D">
          <w:rPr>
            <w:rFonts w:ascii="Calibri" w:hAnsi="Calibri"/>
            <w:szCs w:val="21"/>
          </w:rPr>
          <w:t xml:space="preserve">. In </w:t>
        </w:r>
        <w:proofErr w:type="spellStart"/>
        <w:r w:rsidRPr="00211D8D">
          <w:rPr>
            <w:rFonts w:ascii="Calibri" w:hAnsi="Calibri"/>
            <w:szCs w:val="21"/>
          </w:rPr>
          <w:t>details,</w:t>
        </w:r>
      </w:ins>
      <w:r w:rsidR="003145FB" w:rsidRPr="00211D8D">
        <w:rPr>
          <w:rFonts w:ascii="Calibri" w:hAnsi="Calibri"/>
          <w:szCs w:val="21"/>
        </w:rPr>
        <w:t>It</w:t>
      </w:r>
      <w:proofErr w:type="spellEnd"/>
      <w:r w:rsidR="003145FB" w:rsidRPr="00211D8D">
        <w:rPr>
          <w:rFonts w:ascii="Calibri" w:hAnsi="Calibri"/>
          <w:szCs w:val="21"/>
        </w:rPr>
        <w:t xml:space="preserve">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523112BB" w:rsidR="000D60B4" w:rsidRPr="00211D8D" w:rsidRDefault="00805DD8" w:rsidP="00201F02">
      <w:pPr>
        <w:ind w:left="105" w:hangingChars="50" w:hanging="105"/>
        <w:jc w:val="left"/>
        <w:rPr>
          <w:rFonts w:ascii="Calibri" w:hAnsi="Calibri"/>
          <w:szCs w:val="21"/>
        </w:rPr>
      </w:pPr>
      <w:r w:rsidRPr="00211D8D">
        <w:rPr>
          <w:rFonts w:ascii="Calibri" w:hAnsi="Calibri"/>
          <w:szCs w:val="21"/>
        </w:rPr>
        <w:lastRenderedPageBreak/>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5684E85A"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184B9D6C" w:rsidR="0098106B" w:rsidRPr="00211D8D" w:rsidRDefault="0098106B" w:rsidP="00FF4CB8">
      <w:pPr>
        <w:pStyle w:val="1"/>
        <w:rPr>
          <w:rFonts w:ascii="Calibri" w:hAnsi="Calibri"/>
        </w:rPr>
      </w:pPr>
      <w:bookmarkStart w:id="9" w:name="_Toc70802500"/>
      <w:r w:rsidRPr="00211D8D">
        <w:rPr>
          <w:rFonts w:ascii="Calibri" w:hAnsi="Calibri"/>
        </w:rPr>
        <w:lastRenderedPageBreak/>
        <w:t xml:space="preserve">2.background </w:t>
      </w:r>
      <w:commentRangeStart w:id="10"/>
      <w:r w:rsidRPr="00211D8D">
        <w:rPr>
          <w:rFonts w:ascii="Calibri" w:hAnsi="Calibri"/>
        </w:rPr>
        <w:t>research</w:t>
      </w:r>
      <w:commentRangeEnd w:id="10"/>
      <w:r w:rsidR="004715DE" w:rsidRPr="00211D8D">
        <w:rPr>
          <w:rStyle w:val="a9"/>
          <w:rFonts w:ascii="Calibri" w:hAnsi="Calibri"/>
          <w:b w:val="0"/>
          <w:bCs w:val="0"/>
          <w:kern w:val="2"/>
        </w:rPr>
        <w:commentReference w:id="10"/>
      </w:r>
      <w:bookmarkEnd w:id="9"/>
    </w:p>
    <w:p w14:paraId="27E3063D" w14:textId="3520B285" w:rsidR="00E7747B" w:rsidRPr="00211D8D" w:rsidRDefault="00E7747B" w:rsidP="00E7747B">
      <w:pPr>
        <w:pStyle w:val="2"/>
        <w:rPr>
          <w:rFonts w:ascii="Calibri" w:hAnsi="Calibri"/>
        </w:rPr>
      </w:pPr>
      <w:bookmarkStart w:id="11" w:name="_Toc70802501"/>
      <w:r w:rsidRPr="00211D8D">
        <w:rPr>
          <w:rFonts w:ascii="Calibri" w:hAnsi="Calibri"/>
        </w:rPr>
        <w:t>Top Trumps: NBA All Stars</w:t>
      </w:r>
      <w:bookmarkEnd w:id="11"/>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ins w:id="12" w:author="Bolin Zhu" w:date="2021-04-24T16:31:00Z"/>
          <w:rFonts w:ascii="Calibri" w:hAnsi="Calibri"/>
        </w:rPr>
      </w:pPr>
      <w:bookmarkStart w:id="13" w:name="_Toc70802502"/>
      <w:ins w:id="14" w:author="Bolin Zhu" w:date="2021-04-24T16:31:00Z">
        <w:r w:rsidRPr="00211D8D">
          <w:rPr>
            <w:rFonts w:ascii="Calibri" w:hAnsi="Calibri"/>
          </w:rPr>
          <w:t>Fantasy basketball league</w:t>
        </w:r>
        <w:bookmarkEnd w:id="13"/>
      </w:ins>
    </w:p>
    <w:p w14:paraId="2D755D21" w14:textId="1CB951A0" w:rsidR="00DA6612" w:rsidRPr="00211D8D" w:rsidRDefault="00DA6612" w:rsidP="00DA6612">
      <w:pPr>
        <w:rPr>
          <w:ins w:id="15" w:author="Bolin Zhu" w:date="2021-04-24T17:57:00Z"/>
          <w:rFonts w:ascii="Calibri" w:hAnsi="Calibri"/>
        </w:rPr>
      </w:pPr>
      <w:ins w:id="16" w:author="Bolin Zhu" w:date="2021-04-24T17:29:00Z">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211D8D" w:rsidRDefault="00DA6612" w:rsidP="00DA6612">
      <w:pPr>
        <w:rPr>
          <w:ins w:id="17" w:author="Bolin Zhu" w:date="2021-04-24T17:57:00Z"/>
          <w:rFonts w:ascii="Calibri" w:hAnsi="Calibri"/>
        </w:rPr>
      </w:pPr>
    </w:p>
    <w:p w14:paraId="3702677B" w14:textId="28FA5E7D" w:rsidR="00DA6612" w:rsidRPr="00211D8D" w:rsidRDefault="00DA6612" w:rsidP="00DA6612">
      <w:pPr>
        <w:pStyle w:val="3"/>
        <w:rPr>
          <w:rFonts w:ascii="Calibri" w:hAnsi="Calibri"/>
        </w:rPr>
      </w:pPr>
      <w:bookmarkStart w:id="18" w:name="_Toc70802503"/>
      <w:ins w:id="19" w:author="Bolin Zhu" w:date="2021-04-24T17:57:00Z">
        <w:r w:rsidRPr="00211D8D">
          <w:rPr>
            <w:rFonts w:ascii="Calibri" w:hAnsi="Calibri"/>
          </w:rPr>
          <w:lastRenderedPageBreak/>
          <w:t>NBA Fantasy</w:t>
        </w:r>
      </w:ins>
      <w:bookmarkEnd w:id="18"/>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ins w:id="20" w:author="Bolin Zhu" w:date="2021-04-24T17:57:00Z"/>
          <w:rFonts w:ascii="Calibri" w:hAnsi="Calibri"/>
        </w:rPr>
      </w:pPr>
      <w:r w:rsidRPr="00211D8D">
        <w:rPr>
          <w:rFonts w:ascii="Calibri" w:hAnsi="Calibri"/>
        </w:rPr>
        <w:t>Turnovers: -1 points</w:t>
      </w:r>
    </w:p>
    <w:p w14:paraId="7877D82A" w14:textId="330AC8F7" w:rsidR="00DA6612" w:rsidRPr="00211D8D" w:rsidRDefault="00DA6612" w:rsidP="00201F02">
      <w:pPr>
        <w:pStyle w:val="3"/>
        <w:rPr>
          <w:ins w:id="21" w:author="Bolin Zhu" w:date="2021-04-24T17:29:00Z"/>
          <w:rFonts w:ascii="Calibri" w:hAnsi="Calibri"/>
        </w:rPr>
      </w:pPr>
      <w:bookmarkStart w:id="22" w:name="_Toc70802504"/>
      <w:ins w:id="23" w:author="Bolin Zhu" w:date="2021-04-24T17:57:00Z">
        <w:r w:rsidRPr="00211D8D">
          <w:rPr>
            <w:rFonts w:ascii="Calibri" w:hAnsi="Calibri"/>
          </w:rPr>
          <w:t>Yahoo Fant</w:t>
        </w:r>
      </w:ins>
      <w:ins w:id="24" w:author="Bolin Zhu" w:date="2021-04-24T17:58:00Z">
        <w:r w:rsidRPr="00211D8D">
          <w:rPr>
            <w:rFonts w:ascii="Calibri" w:hAnsi="Calibri"/>
          </w:rPr>
          <w:t>asy basketball</w:t>
        </w:r>
      </w:ins>
      <w:bookmarkEnd w:id="22"/>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25" w:name="_Toc70802505"/>
      <w:r w:rsidRPr="00211D8D">
        <w:rPr>
          <w:rFonts w:ascii="Calibri" w:hAnsi="Calibri"/>
        </w:rPr>
        <w:t>The team Elo rating system</w:t>
      </w:r>
      <w:bookmarkEnd w:id="25"/>
    </w:p>
    <w:p w14:paraId="38006AB3" w14:textId="347054F6" w:rsidR="00B243D7" w:rsidRPr="00211D8D" w:rsidRDefault="00B243D7" w:rsidP="005E221B">
      <w:pPr>
        <w:jc w:val="left"/>
        <w:rPr>
          <w:ins w:id="26" w:author="Bolin Zhu" w:date="2021-04-24T17:46:00Z"/>
          <w:rFonts w:ascii="Calibri" w:hAnsi="Calibri"/>
          <w:szCs w:val="21"/>
        </w:rPr>
      </w:pPr>
      <w:commentRangeStart w:id="27"/>
      <w:r w:rsidRPr="00211D8D">
        <w:rPr>
          <w:rFonts w:ascii="Calibri" w:hAnsi="Calibri"/>
          <w:szCs w:val="21"/>
        </w:rPr>
        <w:t xml:space="preserve">Elo </w:t>
      </w:r>
      <w:commentRangeEnd w:id="27"/>
      <w:r w:rsidR="00A96E7F" w:rsidRPr="00211D8D">
        <w:rPr>
          <w:rStyle w:val="a9"/>
          <w:rFonts w:ascii="Calibri" w:hAnsi="Calibri"/>
        </w:rPr>
        <w:commentReference w:id="27"/>
      </w:r>
      <w:r w:rsidRPr="00211D8D">
        <w:rPr>
          <w:rFonts w:ascii="Calibri" w:hAnsi="Calibri"/>
          <w:szCs w:val="21"/>
        </w:rPr>
        <w:t xml:space="preserve">is a simple measure of </w:t>
      </w:r>
      <w:commentRangeStart w:id="28"/>
      <w:r w:rsidRPr="00211D8D">
        <w:rPr>
          <w:rFonts w:ascii="Calibri" w:hAnsi="Calibri"/>
          <w:szCs w:val="21"/>
        </w:rPr>
        <w:t xml:space="preserve">strength </w:t>
      </w:r>
      <w:commentRangeEnd w:id="28"/>
      <w:r w:rsidR="005209FF" w:rsidRPr="00211D8D">
        <w:rPr>
          <w:rStyle w:val="a9"/>
          <w:rFonts w:ascii="Calibri" w:hAnsi="Calibri"/>
        </w:rPr>
        <w:commentReference w:id="28"/>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commentRangeStart w:id="29"/>
      <w:r w:rsidRPr="00211D8D">
        <w:rPr>
          <w:rFonts w:ascii="Calibri" w:hAnsi="Calibri"/>
          <w:szCs w:val="21"/>
        </w:rPr>
        <w:t>game</w:t>
      </w:r>
      <w:commentRangeEnd w:id="29"/>
      <w:r w:rsidR="005558CA" w:rsidRPr="00211D8D">
        <w:rPr>
          <w:rStyle w:val="a9"/>
          <w:rFonts w:ascii="Calibri" w:hAnsi="Calibri"/>
        </w:rPr>
        <w:commentReference w:id="29"/>
      </w:r>
      <w:r w:rsidRPr="00211D8D">
        <w:rPr>
          <w:rFonts w:ascii="Calibri" w:hAnsi="Calibri"/>
          <w:szCs w:val="21"/>
        </w:rPr>
        <w:t>.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30" w:name="_Toc70802506"/>
      <w:r w:rsidRPr="00211D8D">
        <w:rPr>
          <w:rFonts w:ascii="Calibri" w:hAnsi="Calibri"/>
          <w:bdr w:val="none" w:sz="0" w:space="0" w:color="auto" w:frame="1"/>
          <w:shd w:val="clear" w:color="auto" w:fill="FFFFFF"/>
        </w:rPr>
        <w:t>The formula of Elo rating system</w:t>
      </w:r>
      <w:bookmarkEnd w:id="30"/>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ins w:id="31" w:author="Bolin Zhu" w:date="2021-04-24T17:47:00Z"/>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16ECCDCA"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ins w:id="32" w:author="Bolin Zhu" w:date="2021-04-24T17:55:00Z">
        <w:r w:rsidR="00DA6612" w:rsidRPr="00211D8D">
          <w:rPr>
            <w:rFonts w:ascii="Calibri" w:hAnsi="Calibri"/>
            <w:szCs w:val="21"/>
          </w:rPr>
          <w:t>this</w:t>
        </w:r>
      </w:ins>
      <w:r w:rsidRPr="00211D8D">
        <w:rPr>
          <w:rFonts w:ascii="Calibri" w:hAnsi="Calibri"/>
          <w:szCs w:val="21"/>
        </w:rPr>
        <w:t xml:space="preserve"> graph</w:t>
      </w:r>
      <w:ins w:id="33" w:author="Bolin Zhu" w:date="2021-04-24T17:55:00Z">
        <w:r w:rsidR="00DA6612" w:rsidRPr="00211D8D">
          <w:rPr>
            <w:rFonts w:ascii="Calibri" w:hAnsi="Calibri"/>
            <w:szCs w:val="21"/>
          </w:rPr>
          <w:t xml:space="preserve"> is</w:t>
        </w:r>
      </w:ins>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ins w:id="34" w:author="Bolin Zhu" w:date="2021-04-24T17:55:00Z">
        <w:r w:rsidR="00DA6612" w:rsidRPr="00211D8D">
          <w:rPr>
            <w:rFonts w:ascii="Calibri" w:hAnsi="Calibri"/>
            <w:szCs w:val="21"/>
          </w:rPr>
          <w:t xml:space="preserve"> from 1950 to now</w:t>
        </w:r>
      </w:ins>
      <w:r w:rsidR="00DA6612" w:rsidRPr="00211D8D">
        <w:rPr>
          <w:rFonts w:ascii="Calibri" w:hAnsi="Calibri"/>
          <w:szCs w:val="21"/>
        </w:rPr>
        <w:t xml:space="preserve">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 xml:space="preserve">sigmoid function </w:t>
      </w:r>
      <w:commentRangeStart w:id="35"/>
      <w:r w:rsidRPr="00211D8D">
        <w:rPr>
          <w:rFonts w:ascii="Calibri" w:hAnsi="Calibri"/>
          <w:b/>
          <w:bCs/>
          <w:kern w:val="44"/>
          <w:szCs w:val="21"/>
        </w:rPr>
        <w:t>di</w:t>
      </w:r>
      <w:r w:rsidR="00DD7EEF" w:rsidRPr="00211D8D">
        <w:rPr>
          <w:rFonts w:ascii="Calibri" w:hAnsi="Calibri"/>
          <w:b/>
          <w:bCs/>
          <w:kern w:val="44"/>
          <w:szCs w:val="21"/>
        </w:rPr>
        <w:t>a</w:t>
      </w:r>
      <w:r w:rsidRPr="00211D8D">
        <w:rPr>
          <w:rFonts w:ascii="Calibri" w:hAnsi="Calibri"/>
          <w:b/>
          <w:bCs/>
          <w:kern w:val="44"/>
          <w:szCs w:val="21"/>
        </w:rPr>
        <w:t>gram</w:t>
      </w:r>
      <w:commentRangeEnd w:id="35"/>
      <w:r w:rsidR="008E2C9D" w:rsidRPr="00211D8D">
        <w:rPr>
          <w:rStyle w:val="a9"/>
          <w:rFonts w:ascii="Calibri" w:hAnsi="Calibri"/>
        </w:rPr>
        <w:commentReference w:id="35"/>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36" w:name="_Toc70802507"/>
      <w:r w:rsidRPr="00211D8D">
        <w:rPr>
          <w:rFonts w:ascii="Calibri" w:hAnsi="Calibri"/>
        </w:rPr>
        <w:t>Per(Player Efficiency Rating)</w:t>
      </w:r>
      <w:bookmarkEnd w:id="36"/>
    </w:p>
    <w:p w14:paraId="57900383" w14:textId="77F90F0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0B1B8A" w:rsidRPr="000B1B8A">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宋体" w:hAnsi="Calibri" w:cs="宋体"/>
          <w:kern w:val="0"/>
          <w:szCs w:val="21"/>
        </w:rPr>
        <w:t>But it is irrational to create the team due to the PER , w</w:t>
      </w:r>
      <w:commentRangeStart w:id="37"/>
      <w:r w:rsidRPr="00211D8D">
        <w:rPr>
          <w:rFonts w:ascii="Calibri" w:eastAsia="宋体" w:hAnsi="Calibri" w:cs="宋体"/>
          <w:kern w:val="0"/>
          <w:szCs w:val="21"/>
        </w:rPr>
        <w:t>e cannot just choose five players who are in the top PER List</w:t>
      </w:r>
      <w:commentRangeEnd w:id="37"/>
      <w:r w:rsidR="001D3401" w:rsidRPr="00211D8D">
        <w:rPr>
          <w:rStyle w:val="a9"/>
          <w:rFonts w:ascii="Calibri" w:hAnsi="Calibri"/>
        </w:rPr>
        <w:commentReference w:id="37"/>
      </w:r>
      <w:r w:rsidRPr="00211D8D">
        <w:rPr>
          <w:rFonts w:ascii="Calibri" w:eastAsia="宋体" w:hAnsi="Calibri" w:cs="宋体"/>
          <w:kern w:val="0"/>
          <w:szCs w:val="21"/>
        </w:rPr>
        <w:t xml:space="preserve">.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part.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5E96BE99" w14:textId="1FBFB9DE" w:rsidR="0098106B" w:rsidRPr="00211D8D" w:rsidRDefault="0098106B" w:rsidP="00E7747B">
      <w:pPr>
        <w:pStyle w:val="1"/>
        <w:rPr>
          <w:rFonts w:ascii="Calibri" w:hAnsi="Calibri"/>
        </w:rPr>
      </w:pPr>
      <w:bookmarkStart w:id="38" w:name="_Toc70802509"/>
      <w:r w:rsidRPr="00211D8D">
        <w:rPr>
          <w:rFonts w:ascii="Calibri" w:hAnsi="Calibri"/>
        </w:rPr>
        <w:t>3.professional considerations</w:t>
      </w:r>
      <w:bookmarkEnd w:id="38"/>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2DB3E2E"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0B1B8A">
            <w:rPr>
              <w:rFonts w:ascii="Calibri" w:hAnsi="Calibri"/>
              <w:noProof/>
              <w:sz w:val="21"/>
              <w:szCs w:val="21"/>
            </w:rPr>
            <w:t xml:space="preserve"> </w:t>
          </w:r>
          <w:r w:rsidR="000B1B8A" w:rsidRPr="000B1B8A">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2FEDFDC1"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I will show my biggest respect of all of the feedbacks from the user, rather than ignoring these. </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202D45D2"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0B1B8A">
            <w:rPr>
              <w:rFonts w:ascii="Calibri" w:hAnsi="Calibri"/>
              <w:noProof/>
              <w:sz w:val="21"/>
              <w:szCs w:val="21"/>
            </w:rPr>
            <w:t xml:space="preserve"> </w:t>
          </w:r>
          <w:r w:rsidR="000B1B8A" w:rsidRPr="000B1B8A">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r w:rsidRPr="00211D8D">
        <w:rPr>
          <w:rFonts w:ascii="Calibri" w:hAnsi="Calibri"/>
          <w:sz w:val="21"/>
          <w:szCs w:val="21"/>
        </w:rPr>
        <w:t>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1"/>
      </w:pPr>
      <w:bookmarkStart w:id="39" w:name="_Toc70802510"/>
      <w:r w:rsidRPr="00211D8D">
        <w:lastRenderedPageBreak/>
        <w:t>4.requirement analysis</w:t>
      </w:r>
      <w:bookmarkEnd w:id="39"/>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40" w:name="_Toc70802511"/>
      <w:r w:rsidRPr="00211D8D">
        <w:rPr>
          <w:rFonts w:ascii="Calibri" w:hAnsi="Calibri"/>
        </w:rPr>
        <w:t>Functional requirements</w:t>
      </w:r>
      <w:bookmarkEnd w:id="40"/>
    </w:p>
    <w:p w14:paraId="0F9F3AB4" w14:textId="023968B9" w:rsidR="008D4DD2" w:rsidRPr="00211D8D" w:rsidRDefault="008D4DD2" w:rsidP="005E221B">
      <w:pPr>
        <w:jc w:val="left"/>
        <w:rPr>
          <w:rFonts w:ascii="Calibri" w:hAnsi="Calibri"/>
          <w:szCs w:val="21"/>
        </w:rPr>
      </w:pPr>
      <w:r w:rsidRPr="00211D8D">
        <w:rPr>
          <w:rFonts w:ascii="Calibri" w:hAnsi="Calibri"/>
          <w:szCs w:val="21"/>
        </w:rPr>
        <w:t>Here are the List for Functional requirements:</w:t>
      </w:r>
    </w:p>
    <w:p w14:paraId="6F733714" w14:textId="37452A8F" w:rsidR="008D4DD2" w:rsidRPr="00211D8D" w:rsidRDefault="008D4DD2" w:rsidP="005E221B">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B29536A" w14:textId="58879BB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user will be able to input their team name </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4272FCCF" w14:textId="01A6514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the team fairly</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41" w:name="_Toc70802512"/>
      <w:r w:rsidRPr="00211D8D">
        <w:rPr>
          <w:rFonts w:ascii="Calibri" w:hAnsi="Calibri"/>
        </w:rPr>
        <w:t>Non-functional requirements</w:t>
      </w:r>
      <w:bookmarkEnd w:id="41"/>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3A05067A" w14:textId="2E55717D"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1"/>
        <w:rPr>
          <w:rFonts w:ascii="Calibri" w:hAnsi="Calibri"/>
        </w:rPr>
      </w:pPr>
      <w:bookmarkStart w:id="42" w:name="_Toc70802513"/>
      <w:r w:rsidRPr="00211D8D">
        <w:rPr>
          <w:rFonts w:ascii="Calibri" w:hAnsi="Calibri"/>
        </w:rPr>
        <w:lastRenderedPageBreak/>
        <w:t>5.system design</w:t>
      </w:r>
      <w:bookmarkEnd w:id="42"/>
    </w:p>
    <w:p w14:paraId="6CF087C3" w14:textId="1EFBBA69" w:rsidR="000A0266" w:rsidRPr="00211D8D" w:rsidRDefault="00A47622" w:rsidP="00FF4CB8">
      <w:pPr>
        <w:pStyle w:val="2"/>
        <w:rPr>
          <w:rFonts w:ascii="Calibri" w:hAnsi="Calibri"/>
        </w:rPr>
      </w:pPr>
      <w:bookmarkStart w:id="43" w:name="_Toc70802514"/>
      <w:r w:rsidRPr="00211D8D">
        <w:rPr>
          <w:rFonts w:ascii="Calibri" w:hAnsi="Calibri"/>
        </w:rPr>
        <w:t>5.1 learning objectives</w:t>
      </w:r>
      <w:bookmarkEnd w:id="43"/>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44" w:name="_Toc70802515"/>
      <w:r w:rsidRPr="00211D8D">
        <w:rPr>
          <w:rFonts w:ascii="Calibri" w:hAnsi="Calibri"/>
        </w:rPr>
        <w:t>Modules</w:t>
      </w:r>
      <w:bookmarkEnd w:id="44"/>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1F0186">
      <w:pPr>
        <w:pStyle w:val="2"/>
        <w:rPr>
          <w:rFonts w:ascii="Calibri" w:hAnsi="Calibri"/>
        </w:rPr>
      </w:pPr>
      <w:bookmarkStart w:id="45" w:name="_Toc70802508"/>
      <w:r w:rsidRPr="00211D8D">
        <w:rPr>
          <w:rFonts w:ascii="Calibri" w:hAnsi="Calibri"/>
        </w:rPr>
        <w:t>Data Selection</w:t>
      </w:r>
      <w:bookmarkEnd w:id="45"/>
    </w:p>
    <w:p w14:paraId="132AB0A8" w14:textId="4656315E"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2k rating.</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3"/>
        <w:rPr>
          <w:rFonts w:ascii="Calibri" w:hAnsi="Calibri"/>
        </w:rPr>
      </w:pPr>
      <w:bookmarkStart w:id="46" w:name="_Toc70802516"/>
      <w:r w:rsidRPr="00211D8D">
        <w:rPr>
          <w:rFonts w:ascii="Calibri" w:hAnsi="Calibri"/>
        </w:rPr>
        <w:t xml:space="preserve">Modelling team </w:t>
      </w:r>
      <w:commentRangeStart w:id="47"/>
      <w:r w:rsidRPr="00211D8D">
        <w:rPr>
          <w:rFonts w:ascii="Calibri" w:hAnsi="Calibri"/>
        </w:rPr>
        <w:t>chemistry</w:t>
      </w:r>
      <w:commentRangeEnd w:id="47"/>
      <w:r w:rsidR="001200C1" w:rsidRPr="00211D8D">
        <w:rPr>
          <w:rStyle w:val="a9"/>
          <w:rFonts w:ascii="Calibri" w:hAnsi="Calibri"/>
          <w:b w:val="0"/>
          <w:bCs w:val="0"/>
        </w:rPr>
        <w:commentReference w:id="47"/>
      </w:r>
      <w:bookmarkEnd w:id="46"/>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w:t>
      </w:r>
      <w:commentRangeStart w:id="48"/>
      <w:r w:rsidRPr="00211D8D">
        <w:rPr>
          <w:rFonts w:ascii="Calibri" w:hAnsi="Calibri"/>
          <w:szCs w:val="21"/>
        </w:rPr>
        <w:t xml:space="preserve">line represents the level of chemistry </w:t>
      </w:r>
      <w:commentRangeEnd w:id="48"/>
      <w:r w:rsidR="001200C1" w:rsidRPr="00211D8D">
        <w:rPr>
          <w:rStyle w:val="a9"/>
          <w:rFonts w:ascii="Calibri" w:hAnsi="Calibri"/>
        </w:rPr>
        <w:commentReference w:id="48"/>
      </w:r>
      <w:r w:rsidRPr="00211D8D">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w:t>
      </w:r>
      <w:commentRangeStart w:id="49"/>
      <w:r w:rsidRPr="00211D8D">
        <w:rPr>
          <w:rFonts w:ascii="Calibri" w:hAnsi="Calibri"/>
          <w:szCs w:val="21"/>
        </w:rPr>
        <w:t>associated with this combination in some way</w:t>
      </w:r>
      <w:commentRangeEnd w:id="49"/>
      <w:r w:rsidR="008B406C" w:rsidRPr="00211D8D">
        <w:rPr>
          <w:rStyle w:val="a9"/>
          <w:rFonts w:ascii="Calibri" w:hAnsi="Calibri"/>
        </w:rPr>
        <w:commentReference w:id="49"/>
      </w:r>
      <w:r w:rsidRPr="00211D8D">
        <w:rPr>
          <w:rFonts w:ascii="Calibri" w:hAnsi="Calibri"/>
          <w:szCs w:val="21"/>
        </w:rPr>
        <w:t>,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50" w:name="_Toc70802517"/>
      <w:r w:rsidRPr="00211D8D">
        <w:rPr>
          <w:rFonts w:ascii="Calibri" w:hAnsi="Calibri"/>
        </w:rPr>
        <w:t xml:space="preserve">The function </w:t>
      </w:r>
      <w:r w:rsidR="00DD7EEF" w:rsidRPr="00211D8D">
        <w:rPr>
          <w:rFonts w:ascii="Calibri" w:hAnsi="Calibri"/>
        </w:rPr>
        <w:t>to calculate the strength of groups of players</w:t>
      </w:r>
      <w:bookmarkEnd w:id="50"/>
    </w:p>
    <w:p w14:paraId="23079A2D" w14:textId="14E38BB2" w:rsidR="00291FE6" w:rsidRPr="00211D8D" w:rsidRDefault="00291FE6" w:rsidP="005E221B">
      <w:pPr>
        <w:jc w:val="left"/>
        <w:rPr>
          <w:rFonts w:ascii="Calibri" w:hAnsi="Calibri"/>
          <w:szCs w:val="21"/>
        </w:rPr>
      </w:pPr>
      <w:commentRangeStart w:id="51"/>
      <w:r w:rsidRPr="00211D8D">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51"/>
      <w:r w:rsidR="00022041" w:rsidRPr="00211D8D">
        <w:rPr>
          <w:rStyle w:val="a9"/>
          <w:rFonts w:ascii="Calibri" w:hAnsi="Calibri"/>
        </w:rPr>
        <w:commentReference w:id="51"/>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52"/>
      <w:r w:rsidRPr="00211D8D">
        <w:rPr>
          <w:rFonts w:ascii="Calibri" w:hAnsi="Calibri"/>
          <w:szCs w:val="21"/>
        </w:rPr>
        <w:t xml:space="preserve">strength </w:t>
      </w:r>
      <w:commentRangeEnd w:id="52"/>
      <w:r w:rsidR="009B7203" w:rsidRPr="00211D8D">
        <w:rPr>
          <w:rStyle w:val="a9"/>
          <w:rFonts w:ascii="Calibri" w:hAnsi="Calibri"/>
        </w:rPr>
        <w:commentReference w:id="52"/>
      </w:r>
      <w:ins w:id="53" w:author="Bolin Zhu" w:date="2021-04-30T14:08:00Z">
        <w:r w:rsidR="00452906" w:rsidRPr="00211D8D">
          <w:rPr>
            <w:rFonts w:ascii="Calibri" w:hAnsi="Calibri"/>
            <w:szCs w:val="21"/>
          </w:rPr>
          <w:t>(which is based on the PER rating of players)</w:t>
        </w:r>
      </w:ins>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54" w:name="_Toc7080251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54"/>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w:t>
      </w:r>
      <w:commentRangeStart w:id="55"/>
      <w:r w:rsidRPr="00211D8D">
        <w:rPr>
          <w:rFonts w:ascii="Calibri" w:hAnsi="Calibri"/>
          <w:szCs w:val="21"/>
        </w:rPr>
        <w:t xml:space="preserve">the Elo rating could be a good way to represent the strength of each team. </w:t>
      </w:r>
      <w:ins w:id="56" w:author="Bolin Zhu" w:date="2021-04-30T14:10:00Z">
        <w:r w:rsidR="00452906" w:rsidRPr="00211D8D">
          <w:rPr>
            <w:rFonts w:ascii="Calibri" w:hAnsi="Calibri"/>
            <w:szCs w:val="21"/>
          </w:rPr>
          <w:t xml:space="preserve"> </w:t>
        </w:r>
      </w:ins>
      <w:r w:rsidR="000F6FE7" w:rsidRPr="00211D8D">
        <w:rPr>
          <w:rFonts w:ascii="Calibri" w:hAnsi="Calibri"/>
          <w:szCs w:val="21"/>
        </w:rPr>
        <w:t xml:space="preserve">I </w:t>
      </w:r>
      <w:commentRangeEnd w:id="55"/>
      <w:r w:rsidR="00B77E40" w:rsidRPr="00211D8D">
        <w:rPr>
          <w:rStyle w:val="a9"/>
          <w:rFonts w:ascii="Calibri" w:hAnsi="Calibri"/>
        </w:rPr>
        <w:commentReference w:id="55"/>
      </w:r>
      <w:r w:rsidR="000F6FE7" w:rsidRPr="00211D8D">
        <w:rPr>
          <w:rFonts w:ascii="Calibri" w:hAnsi="Calibri"/>
          <w:szCs w:val="21"/>
        </w:rPr>
        <w:t xml:space="preserve">searched the Elo ratings of the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640DEBC3" w:rsidR="000F6FE7" w:rsidRPr="00211D8D" w:rsidRDefault="000F6FE7" w:rsidP="005E221B">
      <w:pPr>
        <w:jc w:val="left"/>
        <w:rPr>
          <w:rFonts w:ascii="Calibri" w:hAnsi="Calibri"/>
          <w:szCs w:val="21"/>
        </w:rPr>
      </w:pPr>
      <w:commentRangeStart w:id="57"/>
      <w:r w:rsidRPr="00211D8D">
        <w:rPr>
          <w:rFonts w:ascii="Calibri" w:hAnsi="Calibri"/>
          <w:noProof/>
          <w:szCs w:val="21"/>
        </w:rPr>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57"/>
      <w:r w:rsidR="00191110" w:rsidRPr="00211D8D">
        <w:rPr>
          <w:rStyle w:val="a9"/>
          <w:rFonts w:ascii="Calibri" w:hAnsi="Calibri"/>
        </w:rPr>
        <w:commentReference w:id="57"/>
      </w:r>
    </w:p>
    <w:p w14:paraId="051A80BE" w14:textId="5BABCA1B" w:rsidR="000F6FE7" w:rsidRPr="00211D8D" w:rsidRDefault="000F6FE7" w:rsidP="005E221B">
      <w:pPr>
        <w:jc w:val="left"/>
        <w:rPr>
          <w:rFonts w:ascii="Calibri" w:hAnsi="Calibri"/>
          <w:szCs w:val="21"/>
        </w:rPr>
      </w:pPr>
      <w:r w:rsidRPr="00211D8D">
        <w:rPr>
          <w:rFonts w:ascii="Calibri" w:hAnsi="Calibri"/>
          <w:szCs w:val="21"/>
        </w:rPr>
        <w:t>-team Elo histogram</w:t>
      </w:r>
    </w:p>
    <w:p w14:paraId="687551B0" w14:textId="20EF2D23" w:rsidR="000F6FE7" w:rsidRPr="00211D8D" w:rsidRDefault="00452906" w:rsidP="005E221B">
      <w:pPr>
        <w:jc w:val="left"/>
        <w:rPr>
          <w:rFonts w:ascii="Calibri" w:hAnsi="Calibri"/>
          <w:szCs w:val="21"/>
        </w:rPr>
      </w:pPr>
      <w:ins w:id="58" w:author="Bolin Zhu" w:date="2021-04-30T15:44:00Z">
        <w:r w:rsidRPr="00211D8D">
          <w:rPr>
            <w:rFonts w:ascii="Calibri" w:hAnsi="Calibri"/>
            <w:szCs w:val="21"/>
          </w:rPr>
          <w:t xml:space="preserve">As </w:t>
        </w:r>
      </w:ins>
      <w:ins w:id="59" w:author="Bolin Zhu" w:date="2021-04-30T15:45:00Z">
        <w:r w:rsidRPr="00211D8D">
          <w:rPr>
            <w:rFonts w:ascii="Calibri" w:hAnsi="Calibri"/>
            <w:szCs w:val="21"/>
          </w:rPr>
          <w:t>mentioned in the background research part, this project</w:t>
        </w:r>
      </w:ins>
      <w:ins w:id="60" w:author="Bolin Zhu" w:date="2021-04-30T15:46:00Z">
        <w:r w:rsidRPr="00211D8D">
          <w:rPr>
            <w:rFonts w:ascii="Calibri" w:hAnsi="Calibri"/>
            <w:szCs w:val="21"/>
          </w:rPr>
          <w:t xml:space="preserve"> use the highest </w:t>
        </w:r>
      </w:ins>
      <w:ins w:id="61" w:author="Bolin Zhu" w:date="2021-04-30T15:48:00Z">
        <w:r w:rsidRPr="00211D8D">
          <w:rPr>
            <w:rFonts w:ascii="Calibri" w:hAnsi="Calibri"/>
            <w:szCs w:val="21"/>
          </w:rPr>
          <w:t>E</w:t>
        </w:r>
      </w:ins>
      <w:ins w:id="62" w:author="Bolin Zhu" w:date="2021-04-30T15:46:00Z">
        <w:r w:rsidRPr="00211D8D">
          <w:rPr>
            <w:rFonts w:ascii="Calibri" w:hAnsi="Calibri"/>
            <w:szCs w:val="21"/>
          </w:rPr>
          <w:t>lo of the period for the team</w:t>
        </w:r>
      </w:ins>
      <w:ins w:id="63" w:author="Bolin Zhu" w:date="2021-04-30T15:47:00Z">
        <w:r w:rsidRPr="00211D8D">
          <w:rPr>
            <w:rFonts w:ascii="Calibri" w:hAnsi="Calibri"/>
            <w:szCs w:val="21"/>
          </w:rPr>
          <w:t>s</w:t>
        </w:r>
      </w:ins>
      <w:ins w:id="64" w:author="Bolin Zhu" w:date="2021-04-30T15:46:00Z">
        <w:r w:rsidRPr="00211D8D">
          <w:rPr>
            <w:rFonts w:ascii="Calibri" w:hAnsi="Calibri"/>
            <w:szCs w:val="21"/>
          </w:rPr>
          <w:t xml:space="preserve"> </w:t>
        </w:r>
      </w:ins>
      <w:ins w:id="65" w:author="Bolin Zhu" w:date="2021-04-30T15:47:00Z">
        <w:r w:rsidRPr="00211D8D">
          <w:rPr>
            <w:rFonts w:ascii="Calibri" w:hAnsi="Calibri"/>
            <w:szCs w:val="21"/>
          </w:rPr>
          <w:t>which contain the</w:t>
        </w:r>
      </w:ins>
      <w:ins w:id="66" w:author="Bolin Zhu" w:date="2021-04-30T15:46:00Z">
        <w:r w:rsidRPr="00211D8D">
          <w:rPr>
            <w:rFonts w:ascii="Calibri" w:hAnsi="Calibri"/>
            <w:szCs w:val="21"/>
          </w:rPr>
          <w:t xml:space="preserve"> player combination</w:t>
        </w:r>
      </w:ins>
      <w:ins w:id="67" w:author="Bolin Zhu" w:date="2021-04-30T15:47:00Z">
        <w:r w:rsidRPr="00211D8D">
          <w:rPr>
            <w:rFonts w:ascii="Calibri" w:hAnsi="Calibri"/>
            <w:szCs w:val="21"/>
          </w:rPr>
          <w:t>s as the data.</w:t>
        </w:r>
      </w:ins>
      <w:r w:rsidR="000F6FE7" w:rsidRPr="00211D8D">
        <w:rPr>
          <w:rFonts w:ascii="Calibri" w:hAnsi="Calibri"/>
          <w:szCs w:val="21"/>
        </w:rPr>
        <w:t xml:space="preserve"> </w:t>
      </w:r>
      <w:ins w:id="68" w:author="Bolin Zhu" w:date="2021-04-30T15:47:00Z">
        <w:r w:rsidRPr="00211D8D">
          <w:rPr>
            <w:rFonts w:ascii="Calibri" w:hAnsi="Calibri"/>
            <w:szCs w:val="21"/>
          </w:rPr>
          <w:t>As the graph shows,</w:t>
        </w:r>
      </w:ins>
      <w:ins w:id="69" w:author="Bolin Zhu" w:date="2021-04-30T15:48:00Z">
        <w:r w:rsidRPr="00211D8D">
          <w:rPr>
            <w:rFonts w:ascii="Calibri" w:hAnsi="Calibri"/>
            <w:szCs w:val="21"/>
          </w:rPr>
          <w:t xml:space="preserve"> </w:t>
        </w:r>
      </w:ins>
      <w:commentRangeStart w:id="70"/>
      <w:r w:rsidR="000F6FE7" w:rsidRPr="00211D8D">
        <w:rPr>
          <w:rFonts w:ascii="Calibri" w:hAnsi="Calibri"/>
          <w:szCs w:val="21"/>
        </w:rPr>
        <w:t xml:space="preserve">most of the teams have </w:t>
      </w:r>
      <w:commentRangeEnd w:id="70"/>
      <w:r w:rsidR="00191110" w:rsidRPr="00211D8D">
        <w:rPr>
          <w:rStyle w:val="a9"/>
          <w:rFonts w:ascii="Calibri" w:hAnsi="Calibri"/>
        </w:rPr>
        <w:commentReference w:id="70"/>
      </w:r>
      <w:r w:rsidR="000F6FE7" w:rsidRPr="00211D8D">
        <w:rPr>
          <w:rFonts w:ascii="Calibri" w:hAnsi="Calibri"/>
          <w:szCs w:val="21"/>
        </w:rPr>
        <w:t xml:space="preserve">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05AA1E56" w:rsidR="00FE493C" w:rsidRPr="00211D8D" w:rsidRDefault="00FE493C" w:rsidP="005E221B">
      <w:pPr>
        <w:jc w:val="left"/>
        <w:rPr>
          <w:rFonts w:ascii="Calibri" w:hAnsi="Calibri"/>
          <w:szCs w:val="21"/>
        </w:rPr>
      </w:pPr>
      <w:r w:rsidRPr="00211D8D">
        <w:rPr>
          <w:rFonts w:ascii="Calibri" w:hAnsi="Calibri"/>
          <w:noProof/>
          <w:szCs w:val="21"/>
        </w:rPr>
        <w:lastRenderedPageBreak/>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596654B3" w:rsidR="00B14E2B" w:rsidRPr="00211D8D" w:rsidRDefault="00B14E2B" w:rsidP="005E221B">
      <w:pPr>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A636162" w14:textId="5792B75A" w:rsidR="006E2FB5" w:rsidRPr="00211D8D" w:rsidRDefault="006E2FB5" w:rsidP="005E221B">
      <w:pPr>
        <w:jc w:val="left"/>
        <w:rPr>
          <w:rFonts w:ascii="Calibri" w:hAnsi="Calibri"/>
          <w:szCs w:val="21"/>
        </w:rPr>
      </w:pPr>
      <w:commentRangeStart w:id="71"/>
      <w:r w:rsidRPr="00211D8D">
        <w:rPr>
          <w:rFonts w:ascii="Calibri" w:hAnsi="Calibri"/>
          <w:szCs w:val="21"/>
        </w:rPr>
        <w:t>The mean for player rating is 79.188.</w:t>
      </w:r>
      <w:commentRangeEnd w:id="71"/>
      <w:r w:rsidR="00036BCE" w:rsidRPr="00211D8D">
        <w:rPr>
          <w:rStyle w:val="a9"/>
          <w:rFonts w:ascii="Calibri" w:hAnsi="Calibri"/>
        </w:rPr>
        <w:commentReference w:id="71"/>
      </w:r>
    </w:p>
    <w:p w14:paraId="62CE690D" w14:textId="77777777" w:rsidR="00FE493C" w:rsidRPr="00211D8D" w:rsidRDefault="00FE493C" w:rsidP="005E221B">
      <w:pPr>
        <w:jc w:val="left"/>
        <w:rPr>
          <w:rFonts w:ascii="Calibri" w:hAnsi="Calibri"/>
          <w:szCs w:val="21"/>
        </w:rPr>
      </w:pP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ins w:id="72" w:author="Bolin Zhu" w:date="2021-05-02T01:17:00Z">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w:t>
        </w:r>
      </w:ins>
      <w:ins w:id="73" w:author="Bolin Zhu" w:date="2021-05-02T01:18:00Z">
        <w:r w:rsidR="005F0748">
          <w:rPr>
            <w:rFonts w:ascii="Calibri" w:hAnsi="Calibri"/>
            <w:szCs w:val="21"/>
          </w:rPr>
          <w:t>project, the distribution of PER are considered as Normal distribution.</w:t>
        </w:r>
      </w:ins>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201F02" w:rsidRPr="00201F02">
        <w:rPr>
          <w:rFonts w:ascii="Calibri" w:hAnsi="Calibri" w:cs="Arial"/>
          <w:color w:val="000000"/>
          <w:shd w:val="clear" w:color="auto" w:fill="FFFFFF"/>
        </w:rPr>
        <w:t xml:space="preserve"> </w:t>
      </w:r>
      <w:r w:rsidR="00201F02" w:rsidRPr="00201F02">
        <w:rPr>
          <w:rFonts w:ascii="Calibri" w:hAnsi="Calibri" w:cs="Arial"/>
          <w:color w:val="000000"/>
          <w:shd w:val="clear" w:color="auto" w:fill="FFFFFF"/>
        </w:rPr>
        <w:t>like a normal distribution This suggests that we can use the normal distribution to</w:t>
      </w:r>
    </w:p>
    <w:p w14:paraId="0393B5EF" w14:textId="4F0E482E" w:rsidR="005F0748" w:rsidRPr="00201F02" w:rsidRDefault="00201F02" w:rsidP="00201F02">
      <w:pPr>
        <w:widowControl/>
        <w:jc w:val="left"/>
        <w:rPr>
          <w:rFonts w:ascii="Calibri" w:hAnsi="Calibri" w:hint="eastAsia"/>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0B1B8A">
            <w:rPr>
              <w:rFonts w:ascii="Calibri" w:hAnsi="Calibri" w:cs="Arial"/>
              <w:noProof/>
              <w:color w:val="000000"/>
              <w:shd w:val="clear" w:color="auto" w:fill="FFFFFF"/>
            </w:rPr>
            <w:t xml:space="preserve"> </w:t>
          </w:r>
          <w:r w:rsidR="000B1B8A" w:rsidRPr="000B1B8A">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ins w:id="74" w:author="Bolin Zhu" w:date="2021-05-02T01:17:00Z"/>
          <w:rFonts w:ascii="Calibri" w:hAnsi="Calibri" w:hint="eastAsia"/>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 xml:space="preserve">Here is the </w:t>
      </w:r>
      <w:commentRangeStart w:id="75"/>
      <w:r w:rsidRPr="00211D8D">
        <w:rPr>
          <w:rFonts w:ascii="Calibri" w:hAnsi="Calibri"/>
          <w:szCs w:val="21"/>
        </w:rPr>
        <w:t xml:space="preserve">formula to calculate </w:t>
      </w:r>
      <w:commentRangeEnd w:id="75"/>
      <w:r w:rsidR="00AE548C" w:rsidRPr="00211D8D">
        <w:rPr>
          <w:rStyle w:val="a9"/>
          <w:rFonts w:ascii="Calibri" w:hAnsi="Calibri"/>
        </w:rPr>
        <w:commentReference w:id="75"/>
      </w:r>
      <w:r w:rsidRPr="00211D8D">
        <w:rPr>
          <w:rFonts w:ascii="Calibri" w:hAnsi="Calibri"/>
          <w:szCs w:val="21"/>
        </w:rPr>
        <w:t>the team chemistry value:</w:t>
      </w:r>
    </w:p>
    <w:p w14:paraId="285B7796" w14:textId="1C1113C8" w:rsidR="00C76199" w:rsidRDefault="00C76199" w:rsidP="005E221B">
      <w:pPr>
        <w:jc w:val="left"/>
        <w:rPr>
          <w:rFonts w:ascii="Calibri" w:hAnsi="Calibri"/>
          <w:szCs w:val="21"/>
        </w:rPr>
      </w:pPr>
    </w:p>
    <w:p w14:paraId="5630B200" w14:textId="31F2DFDB" w:rsidR="00C76199" w:rsidRDefault="00C76199" w:rsidP="005E221B">
      <w:pPr>
        <w:jc w:val="left"/>
        <w:rPr>
          <w:rFonts w:ascii="Calibri" w:hAnsi="Calibri"/>
          <w:szCs w:val="21"/>
        </w:rPr>
      </w:pPr>
      <w:r>
        <w:rPr>
          <w:rFonts w:ascii="Calibri" w:hAnsi="Calibri"/>
          <w:szCs w:val="21"/>
        </w:rPr>
        <w:t xml:space="preserve">In the first step the normalized team </w:t>
      </w:r>
      <w:proofErr w:type="spellStart"/>
      <w:r>
        <w:rPr>
          <w:rFonts w:ascii="Calibri" w:hAnsi="Calibri"/>
          <w:szCs w:val="21"/>
        </w:rPr>
        <w:t>elo</w:t>
      </w:r>
      <w:proofErr w:type="spellEnd"/>
      <w:r>
        <w:rPr>
          <w:rFonts w:ascii="Calibri" w:hAnsi="Calibri"/>
          <w:szCs w:val="21"/>
        </w:rPr>
        <w:t xml:space="preserve"> is calculated from team </w:t>
      </w:r>
      <w:proofErr w:type="spellStart"/>
      <w:r>
        <w:rPr>
          <w:rFonts w:ascii="Calibri" w:hAnsi="Calibri"/>
          <w:szCs w:val="21"/>
        </w:rPr>
        <w:t>elo</w:t>
      </w:r>
      <w:proofErr w:type="spellEnd"/>
      <w:r>
        <w:rPr>
          <w:rFonts w:ascii="Calibri" w:hAnsi="Calibri"/>
          <w:szCs w:val="21"/>
        </w:rPr>
        <w:t xml:space="preserve"> and player </w:t>
      </w:r>
      <w:proofErr w:type="spellStart"/>
      <w:r>
        <w:rPr>
          <w:rFonts w:ascii="Calibri" w:hAnsi="Calibri"/>
          <w:szCs w:val="21"/>
        </w:rPr>
        <w:t>elos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hint="eastAsia"/>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76" w:name="_Toc70802519"/>
      <w:r w:rsidRPr="00211D8D">
        <w:rPr>
          <w:rFonts w:ascii="Calibri" w:hAnsi="Calibri"/>
        </w:rPr>
        <w:lastRenderedPageBreak/>
        <w:t>Data memo function</w:t>
      </w:r>
      <w:bookmarkEnd w:id="76"/>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4265C786" w:rsidR="00161EDE" w:rsidRPr="00211D8D" w:rsidRDefault="00161EDE" w:rsidP="00FF4CB8">
      <w:pPr>
        <w:pStyle w:val="3"/>
        <w:rPr>
          <w:rFonts w:ascii="Calibri" w:hAnsi="Calibri"/>
        </w:rPr>
      </w:pPr>
      <w:bookmarkStart w:id="77" w:name="_Toc7080252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0B1B8A" w:rsidRPr="000B1B8A">
            <w:rPr>
              <w:rFonts w:ascii="Calibri" w:hAnsi="Calibri"/>
              <w:noProof/>
            </w:rPr>
            <w:t>(Geeks, 2021)</w:t>
          </w:r>
          <w:r w:rsidR="002237A2" w:rsidRPr="00211D8D">
            <w:rPr>
              <w:rFonts w:ascii="Calibri" w:hAnsi="Calibri"/>
            </w:rPr>
            <w:fldChar w:fldCharType="end"/>
          </w:r>
        </w:sdtContent>
      </w:sdt>
      <w:bookmarkEnd w:id="77"/>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p>
    <w:p w14:paraId="0262F6F0" w14:textId="4DD99174" w:rsidR="00D07185" w:rsidRPr="00211D8D" w:rsidRDefault="00D07185" w:rsidP="00FF4CB8">
      <w:pPr>
        <w:pStyle w:val="3"/>
        <w:rPr>
          <w:rFonts w:ascii="Calibri" w:hAnsi="Calibri"/>
        </w:rPr>
      </w:pPr>
      <w:bookmarkStart w:id="78" w:name="_Toc70802521"/>
      <w:r w:rsidRPr="00211D8D">
        <w:rPr>
          <w:rFonts w:ascii="Calibri" w:hAnsi="Calibri"/>
        </w:rPr>
        <w:lastRenderedPageBreak/>
        <w:t>UI design</w:t>
      </w:r>
      <w:bookmarkEnd w:id="78"/>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End page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79" w:name="_Toc70802522"/>
      <w:r w:rsidRPr="00211D8D">
        <w:rPr>
          <w:rFonts w:ascii="Calibri" w:hAnsi="Calibri"/>
        </w:rPr>
        <w:t>Game mode</w:t>
      </w:r>
      <w:bookmarkEnd w:id="79"/>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80" w:name="_Toc70802523"/>
      <w:r w:rsidRPr="00211D8D">
        <w:rPr>
          <w:rFonts w:ascii="Calibri" w:hAnsi="Calibri"/>
        </w:rPr>
        <w:t>Game rule</w:t>
      </w:r>
      <w:bookmarkEnd w:id="80"/>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81"/>
      <w:r w:rsidRPr="00211D8D">
        <w:rPr>
          <w:rFonts w:ascii="Calibri" w:hAnsi="Calibri"/>
          <w:szCs w:val="21"/>
        </w:rPr>
        <w:t>a</w:t>
      </w:r>
      <w:r w:rsidR="00AD7EFC" w:rsidRPr="00211D8D">
        <w:rPr>
          <w:rFonts w:ascii="Calibri" w:hAnsi="Calibri"/>
          <w:szCs w:val="21"/>
        </w:rPr>
        <w:t>n individual</w:t>
      </w:r>
      <w:r w:rsidRPr="00211D8D">
        <w:rPr>
          <w:rFonts w:ascii="Calibri" w:hAnsi="Calibri"/>
          <w:szCs w:val="21"/>
        </w:rPr>
        <w:t xml:space="preserve"> rating </w:t>
      </w:r>
      <w:commentRangeEnd w:id="81"/>
      <w:r w:rsidR="00AF6AE2" w:rsidRPr="00211D8D">
        <w:rPr>
          <w:rStyle w:val="a9"/>
          <w:rFonts w:ascii="Calibri" w:hAnsi="Calibri"/>
        </w:rPr>
        <w:commentReference w:id="81"/>
      </w:r>
      <w:r w:rsidRPr="00211D8D">
        <w:rPr>
          <w:rFonts w:ascii="Calibri" w:hAnsi="Calibri"/>
          <w:szCs w:val="21"/>
        </w:rPr>
        <w:t xml:space="preserve">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82" w:name="_Toc70802524"/>
      <w:r w:rsidRPr="00211D8D">
        <w:rPr>
          <w:rFonts w:ascii="Calibri" w:hAnsi="Calibri"/>
        </w:rPr>
        <w:lastRenderedPageBreak/>
        <w:t>6.implementation</w:t>
      </w:r>
      <w:bookmarkEnd w:id="82"/>
    </w:p>
    <w:p w14:paraId="4B0C0D5F" w14:textId="64C38BFF" w:rsidR="001A0275" w:rsidRPr="00211D8D" w:rsidRDefault="001A0275" w:rsidP="00FF4CB8">
      <w:pPr>
        <w:pStyle w:val="2"/>
        <w:rPr>
          <w:rFonts w:ascii="Calibri" w:hAnsi="Calibri"/>
        </w:rPr>
      </w:pPr>
      <w:bookmarkStart w:id="83" w:name="_Toc70802525"/>
      <w:commentRangeStart w:id="84"/>
      <w:r w:rsidRPr="00211D8D">
        <w:rPr>
          <w:rFonts w:ascii="Calibri" w:hAnsi="Calibri"/>
        </w:rPr>
        <w:t>Explore the suitable model for data structure</w:t>
      </w:r>
      <w:commentRangeEnd w:id="84"/>
      <w:r w:rsidR="00544677" w:rsidRPr="00211D8D">
        <w:rPr>
          <w:rStyle w:val="a9"/>
          <w:rFonts w:ascii="Calibri" w:eastAsiaTheme="minorEastAsia" w:hAnsi="Calibri" w:cstheme="minorBidi"/>
          <w:b w:val="0"/>
          <w:bCs w:val="0"/>
        </w:rPr>
        <w:commentReference w:id="84"/>
      </w:r>
      <w:bookmarkEnd w:id="83"/>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w:t>
      </w:r>
      <w:commentRangeStart w:id="85"/>
      <w:r w:rsidRPr="00211D8D">
        <w:rPr>
          <w:rFonts w:ascii="Calibri" w:hAnsi="Calibri"/>
        </w:rPr>
        <w:t>). Based on the background research, I selected 14 famous combinations and compiled their team and teammate data for this project</w:t>
      </w:r>
      <w:commentRangeEnd w:id="85"/>
      <w:r w:rsidR="00773EEA" w:rsidRPr="00211D8D">
        <w:rPr>
          <w:rStyle w:val="a9"/>
          <w:rFonts w:ascii="Calibri" w:hAnsi="Calibri"/>
        </w:rPr>
        <w:commentReference w:id="85"/>
      </w:r>
      <w:r w:rsidRPr="00211D8D">
        <w:rPr>
          <w:rFonts w:ascii="Calibri" w:hAnsi="Calibri"/>
        </w:rPr>
        <w: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86" w:name="_Toc70802526"/>
      <w:r w:rsidRPr="00211D8D">
        <w:rPr>
          <w:rFonts w:ascii="Calibri" w:hAnsi="Calibri"/>
        </w:rPr>
        <w:t>The rating implement method change</w:t>
      </w:r>
      <w:bookmarkEnd w:id="86"/>
      <w:r w:rsidRPr="00211D8D">
        <w:rPr>
          <w:rFonts w:ascii="Calibri" w:hAnsi="Calibri"/>
        </w:rPr>
        <w:t xml:space="preserve"> </w:t>
      </w:r>
    </w:p>
    <w:p w14:paraId="530367B1" w14:textId="2572F0F7"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w:t>
      </w:r>
      <w:del w:id="87" w:author="Warrick Roseboom" w:date="2021-04-15T17:03:00Z">
        <w:r w:rsidRPr="00211D8D" w:rsidDel="00BB3706">
          <w:rPr>
            <w:rFonts w:ascii="Calibri" w:hAnsi="Calibri"/>
            <w:szCs w:val="21"/>
          </w:rPr>
          <w:delText>. However, during the run, it was found that the program took a long time to run using pure recursion</w:delText>
        </w:r>
      </w:del>
      <w:r w:rsidRPr="00211D8D">
        <w:rPr>
          <w:rFonts w:ascii="Calibri" w:hAnsi="Calibri"/>
          <w:szCs w:val="21"/>
        </w:rPr>
        <w:t>,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commentRangeStart w:id="88"/>
      <w:r w:rsidRPr="00211D8D">
        <w:rPr>
          <w:rFonts w:ascii="Calibri" w:hAnsi="Calibri"/>
          <w:szCs w:val="21"/>
        </w:rPr>
        <w:t>Here is the function of Strength method.</w:t>
      </w:r>
      <w:commentRangeEnd w:id="88"/>
      <w:r w:rsidR="00544677" w:rsidRPr="00211D8D">
        <w:rPr>
          <w:rStyle w:val="a9"/>
          <w:rFonts w:ascii="Calibri" w:hAnsi="Calibri"/>
        </w:rPr>
        <w:commentReference w:id="88"/>
      </w:r>
    </w:p>
    <w:p w14:paraId="2BCCD862" w14:textId="705B1681" w:rsidR="00201F02" w:rsidRPr="00211D8D" w:rsidRDefault="00201F02" w:rsidP="00065ABD">
      <w:pPr>
        <w:rPr>
          <w:rFonts w:ascii="Calibri" w:hAnsi="Calibri" w:hint="eastAsia"/>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52A5A5B0" w:rsidR="001F567B" w:rsidRPr="00211D8D" w:rsidRDefault="001F567B" w:rsidP="001F567B">
      <w:pPr>
        <w:pStyle w:val="2"/>
        <w:rPr>
          <w:rFonts w:ascii="Calibri" w:hAnsi="Calibri"/>
          <w:kern w:val="44"/>
        </w:rPr>
      </w:pPr>
      <w:bookmarkStart w:id="89" w:name="_Toc70802527"/>
      <w:r w:rsidRPr="00211D8D">
        <w:rPr>
          <w:rFonts w:ascii="Calibri" w:hAnsi="Calibri"/>
        </w:rPr>
        <w:t>Fibonacci sequence</w:t>
      </w:r>
      <w:r w:rsidRPr="00211D8D">
        <w:rPr>
          <w:rFonts w:ascii="Calibri" w:hAnsi="Calibri"/>
          <w:kern w:val="44"/>
        </w:rPr>
        <w:t xml:space="preserve"> [</w:t>
      </w:r>
      <w:commentRangeStart w:id="90"/>
      <w:r w:rsidRPr="00211D8D">
        <w:rPr>
          <w:rFonts w:ascii="Calibri" w:hAnsi="Calibri"/>
          <w:kern w:val="44"/>
        </w:rPr>
        <w:t>4</w:t>
      </w:r>
      <w:commentRangeEnd w:id="90"/>
      <w:r w:rsidRPr="00211D8D">
        <w:rPr>
          <w:rStyle w:val="a9"/>
          <w:rFonts w:ascii="Calibri" w:eastAsiaTheme="minorEastAsia" w:hAnsi="Calibri" w:cstheme="minorBidi"/>
          <w:b w:val="0"/>
          <w:bCs w:val="0"/>
        </w:rPr>
        <w:commentReference w:id="90"/>
      </w:r>
      <w:r w:rsidRPr="00211D8D">
        <w:rPr>
          <w:rFonts w:ascii="Calibri" w:hAnsi="Calibri"/>
          <w:kern w:val="44"/>
        </w:rPr>
        <w:t>]</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0B1B8A" w:rsidRPr="000B1B8A">
            <w:rPr>
              <w:rFonts w:ascii="Calibri" w:hAnsi="Calibri"/>
              <w:noProof/>
              <w:kern w:val="44"/>
            </w:rPr>
            <w:t>(Ghose, 2019)</w:t>
          </w:r>
          <w:r w:rsidR="002237A2" w:rsidRPr="00211D8D">
            <w:rPr>
              <w:rFonts w:ascii="Calibri" w:hAnsi="Calibri"/>
              <w:kern w:val="44"/>
            </w:rPr>
            <w:fldChar w:fldCharType="end"/>
          </w:r>
        </w:sdtContent>
      </w:sdt>
      <w:bookmarkEnd w:id="89"/>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6F3E8638" w:rsidR="001F567B" w:rsidRPr="00211D8D" w:rsidRDefault="001F567B" w:rsidP="001F567B">
      <w:pPr>
        <w:pStyle w:val="2"/>
        <w:rPr>
          <w:rFonts w:ascii="Calibri" w:hAnsi="Calibri"/>
        </w:rPr>
      </w:pPr>
      <w:bookmarkStart w:id="91" w:name="_Toc70802528"/>
      <w:proofErr w:type="spellStart"/>
      <w:r w:rsidRPr="00211D8D">
        <w:rPr>
          <w:rFonts w:ascii="Calibri" w:hAnsi="Calibri"/>
        </w:rPr>
        <w:t>Memoization</w:t>
      </w:r>
      <w:proofErr w:type="spellEnd"/>
      <w:r w:rsidRPr="00211D8D">
        <w:rPr>
          <w:rFonts w:ascii="Calibri" w:hAnsi="Calibri"/>
        </w:rPr>
        <w:t xml:space="preserve"> [</w:t>
      </w:r>
      <w:commentRangeStart w:id="92"/>
      <w:r w:rsidRPr="00211D8D">
        <w:rPr>
          <w:rFonts w:ascii="Calibri" w:hAnsi="Calibri"/>
        </w:rPr>
        <w:t>5</w:t>
      </w:r>
      <w:commentRangeEnd w:id="92"/>
      <w:r w:rsidRPr="00211D8D">
        <w:rPr>
          <w:rStyle w:val="a9"/>
          <w:rFonts w:ascii="Calibri" w:eastAsiaTheme="minorEastAsia" w:hAnsi="Calibri" w:cstheme="minorBidi"/>
          <w:b w:val="0"/>
          <w:bCs w:val="0"/>
        </w:rPr>
        <w:commentReference w:id="92"/>
      </w:r>
      <w:r w:rsidRPr="00211D8D">
        <w:rPr>
          <w:rFonts w:ascii="Calibri" w:hAnsi="Calibri"/>
        </w:rPr>
        <w:t>]</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0B1B8A">
            <w:rPr>
              <w:rFonts w:ascii="Calibri" w:hAnsi="Calibri"/>
              <w:noProof/>
            </w:rPr>
            <w:t xml:space="preserve"> </w:t>
          </w:r>
          <w:r w:rsidR="000B1B8A" w:rsidRPr="000B1B8A">
            <w:rPr>
              <w:rFonts w:ascii="Calibri" w:hAnsi="Calibri"/>
              <w:noProof/>
            </w:rPr>
            <w:t>(Koroleva, 2018)</w:t>
          </w:r>
          <w:r w:rsidR="002237A2" w:rsidRPr="00211D8D">
            <w:rPr>
              <w:rFonts w:ascii="Calibri" w:hAnsi="Calibri"/>
            </w:rPr>
            <w:fldChar w:fldCharType="end"/>
          </w:r>
        </w:sdtContent>
      </w:sdt>
      <w:bookmarkEnd w:id="91"/>
    </w:p>
    <w:p w14:paraId="467E53B4" w14:textId="3E1501F4" w:rsidR="00F50444" w:rsidRPr="00211D8D" w:rsidRDefault="001F567B" w:rsidP="00F50444">
      <w:pPr>
        <w:widowControl/>
        <w:jc w:val="left"/>
        <w:rPr>
          <w:ins w:id="93" w:author="Bolin Zhu" w:date="2021-04-30T16:18:00Z"/>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del w:id="94" w:author="Bolin Zhu" w:date="2021-04-30T16:19:00Z">
        <w:r w:rsidRPr="00211D8D" w:rsidDel="00F50444">
          <w:rPr>
            <w:rFonts w:ascii="Calibri" w:hAnsi="Calibri"/>
            <w:b/>
            <w:bCs/>
            <w:kern w:val="44"/>
            <w:szCs w:val="21"/>
          </w:rPr>
          <w:delText>optimisation</w:delText>
        </w:r>
      </w:del>
      <w:ins w:id="95" w:author="Bolin Zhu" w:date="2021-04-30T16:19:00Z">
        <w:r w:rsidR="00F50444" w:rsidRPr="00211D8D">
          <w:rPr>
            <w:rFonts w:ascii="Calibri" w:hAnsi="Calibri"/>
            <w:b/>
            <w:bCs/>
            <w:kern w:val="44"/>
            <w:szCs w:val="21"/>
          </w:rPr>
          <w:t>optimization</w:t>
        </w:r>
      </w:ins>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del w:id="96" w:author="Bolin Zhu" w:date="2021-04-30T16:18:00Z">
        <w:r w:rsidRPr="00211D8D" w:rsidDel="00F50444">
          <w:rPr>
            <w:rFonts w:ascii="Calibri" w:hAnsi="Calibri"/>
            <w:b/>
            <w:bCs/>
            <w:noProof/>
            <w:kern w:val="44"/>
            <w:szCs w:val="21"/>
          </w:rPr>
          <w:delText xml:space="preserve"> </w:delText>
        </w:r>
      </w:del>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show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ins w:id="97" w:author="Bolin Zhu" w:date="2021-04-30T16:33:00Z"/>
          <w:rFonts w:ascii="Calibri" w:hAnsi="Calibri"/>
          <w:b/>
          <w:bCs/>
        </w:rPr>
      </w:pPr>
    </w:p>
    <w:p w14:paraId="5C5EE551" w14:textId="6117131E" w:rsidR="00C72249" w:rsidRPr="00211D8D" w:rsidRDefault="00C72249" w:rsidP="00C72249">
      <w:pPr>
        <w:pStyle w:val="3"/>
        <w:rPr>
          <w:ins w:id="98" w:author="Bolin Zhu" w:date="2021-04-30T16:33:00Z"/>
          <w:rFonts w:ascii="Calibri" w:hAnsi="Calibri"/>
          <w:noProof/>
        </w:rPr>
      </w:pPr>
      <w:bookmarkStart w:id="99" w:name="_Toc70802529"/>
      <w:ins w:id="100" w:author="Bolin Zhu" w:date="2021-04-30T16:33:00Z">
        <w:r w:rsidRPr="00211D8D">
          <w:rPr>
            <w:rFonts w:ascii="Calibri" w:hAnsi="Calibri"/>
            <w:noProof/>
          </w:rPr>
          <w:t xml:space="preserve">Implementation in simple </w:t>
        </w:r>
      </w:ins>
      <w:ins w:id="101" w:author="Bolin Zhu" w:date="2021-04-30T16:41:00Z">
        <w:r w:rsidRPr="00211D8D">
          <w:rPr>
            <w:rFonts w:ascii="Calibri" w:hAnsi="Calibri"/>
            <w:noProof/>
          </w:rPr>
          <w:t>robot</w:t>
        </w:r>
      </w:ins>
      <w:bookmarkEnd w:id="99"/>
    </w:p>
    <w:p w14:paraId="3F90347C" w14:textId="5490BDC3" w:rsidR="00C72249" w:rsidRPr="00211D8D" w:rsidRDefault="00C72249" w:rsidP="00C72249">
      <w:pPr>
        <w:rPr>
          <w:ins w:id="102" w:author="Bolin Zhu" w:date="2021-04-30T16:33:00Z"/>
          <w:rFonts w:ascii="Calibri" w:hAnsi="Calibri"/>
        </w:rPr>
      </w:pPr>
      <w:ins w:id="103" w:author="Bolin Zhu" w:date="2021-04-30T16:33:00Z">
        <w:r w:rsidRPr="00211D8D">
          <w:rPr>
            <w:rFonts w:ascii="Calibri" w:hAnsi="Calibri"/>
          </w:rPr>
          <w:t>In this project, there are two modes are considered which the player could choose to against with a player, and player could choose to against with the computer choice</w:t>
        </w:r>
      </w:ins>
      <w:ins w:id="104" w:author="Bolin Zhu" w:date="2021-04-30T16:50:00Z">
        <w:r w:rsidRPr="00211D8D">
          <w:rPr>
            <w:rFonts w:ascii="Calibri" w:hAnsi="Calibri"/>
          </w:rPr>
          <w:t>. However, In this project, the robot has not been set up to be very complex, due to time constraints.</w:t>
        </w:r>
      </w:ins>
      <w:ins w:id="105" w:author="Bolin Zhu" w:date="2021-04-30T20:09:00Z">
        <w:r w:rsidR="00FE6B9C" w:rsidRPr="00211D8D">
          <w:rPr>
            <w:rFonts w:ascii="Calibri" w:hAnsi="Calibri"/>
          </w:rPr>
          <w:t xml:space="preserve"> To ensure the cost AI </w:t>
        </w:r>
      </w:ins>
      <w:ins w:id="106" w:author="Bolin Zhu" w:date="2021-04-30T20:10:00Z">
        <w:r w:rsidR="00FE6B9C" w:rsidRPr="00211D8D">
          <w:rPr>
            <w:rFonts w:ascii="Calibri" w:hAnsi="Calibri"/>
          </w:rPr>
          <w:t>will not more than 19 points</w:t>
        </w:r>
      </w:ins>
      <w:ins w:id="107" w:author="Bolin Zhu" w:date="2021-04-30T20:08:00Z">
        <w:r w:rsidR="00FE6B9C" w:rsidRPr="00211D8D">
          <w:rPr>
            <w:rFonts w:ascii="Calibri" w:hAnsi="Calibri"/>
          </w:rPr>
          <w:t xml:space="preserve"> </w:t>
        </w:r>
      </w:ins>
      <w:ins w:id="108" w:author="Bolin Zhu" w:date="2021-04-30T20:10:00Z">
        <w:r w:rsidR="00FE6B9C" w:rsidRPr="00211D8D">
          <w:rPr>
            <w:rFonts w:ascii="Calibri" w:hAnsi="Calibri"/>
          </w:rPr>
          <w:t>t</w:t>
        </w:r>
      </w:ins>
      <w:ins w:id="109" w:author="Bolin Zhu" w:date="2021-04-30T20:08:00Z">
        <w:r w:rsidR="00FE6B9C" w:rsidRPr="00211D8D">
          <w:rPr>
            <w:rFonts w:ascii="Calibri" w:hAnsi="Calibri"/>
          </w:rPr>
          <w:t>he setting of AI choose the player is that the AI player will only choose the baske</w:t>
        </w:r>
      </w:ins>
      <w:ins w:id="110" w:author="Bolin Zhu" w:date="2021-04-30T20:09:00Z">
        <w:r w:rsidR="00FE6B9C" w:rsidRPr="00211D8D">
          <w:rPr>
            <w:rFonts w:ascii="Calibri" w:hAnsi="Calibri"/>
          </w:rPr>
          <w:t xml:space="preserve">tball player from T3 which means the player in that level will cost 3 points. </w:t>
        </w:r>
      </w:ins>
      <w:ins w:id="111" w:author="Bolin Zhu" w:date="2021-04-30T20:10:00Z">
        <w:r w:rsidR="00FE6B9C" w:rsidRPr="00211D8D">
          <w:rPr>
            <w:rFonts w:ascii="Calibri" w:hAnsi="Calibri"/>
          </w:rPr>
          <w:t>So in this level the AI player</w:t>
        </w:r>
      </w:ins>
      <w:ins w:id="112" w:author="Bolin Zhu" w:date="2021-04-30T20:11:00Z">
        <w:r w:rsidR="00FE6B9C" w:rsidRPr="00211D8D">
          <w:rPr>
            <w:rFonts w:ascii="Calibri" w:hAnsi="Calibri"/>
          </w:rPr>
          <w:t xml:space="preserve"> will not be very strong. But this mode could help the player to get know more about how will the rating be and </w:t>
        </w:r>
      </w:ins>
      <w:ins w:id="113" w:author="Bolin Zhu" w:date="2021-04-30T20:12:00Z">
        <w:r w:rsidR="00FE6B9C" w:rsidRPr="00211D8D">
          <w:rPr>
            <w:rFonts w:ascii="Calibri" w:hAnsi="Calibri"/>
          </w:rPr>
          <w:t>the whole process of playing this game.</w:t>
        </w:r>
      </w:ins>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114" w:name="_Toc70802530"/>
      <w:r w:rsidRPr="00211D8D">
        <w:rPr>
          <w:rFonts w:ascii="Calibri" w:hAnsi="Calibri"/>
        </w:rPr>
        <w:t>Implementation issue</w:t>
      </w:r>
      <w:bookmarkEnd w:id="114"/>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 xml:space="preserve">the data was not comprehensive enough and that it would be very difficult to add more information manually. </w:t>
      </w:r>
      <w:del w:id="115" w:author="Warrick Roseboom" w:date="2021-04-15T17:04:00Z">
        <w:r w:rsidRPr="00211D8D" w:rsidDel="000B46C7">
          <w:rPr>
            <w:rFonts w:ascii="Calibri" w:hAnsi="Calibri"/>
            <w:szCs w:val="21"/>
          </w:rPr>
          <w:delText xml:space="preserve">This revealed that the data was not comprehensive enough and more information had to be added manually. </w:delText>
        </w:r>
      </w:del>
      <w:r w:rsidRPr="00211D8D">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1"/>
        <w:rPr>
          <w:rFonts w:ascii="Calibri" w:hAnsi="Calibri"/>
        </w:rPr>
      </w:pPr>
      <w:bookmarkStart w:id="116" w:name="_Toc70802531"/>
      <w:r w:rsidRPr="00211D8D">
        <w:rPr>
          <w:rFonts w:ascii="Calibri" w:hAnsi="Calibri"/>
        </w:rPr>
        <w:lastRenderedPageBreak/>
        <w:t>7.testing</w:t>
      </w:r>
      <w:bookmarkEnd w:id="116"/>
    </w:p>
    <w:p w14:paraId="60882BA2" w14:textId="10285242" w:rsidR="000E39C9" w:rsidRPr="00211D8D" w:rsidRDefault="000E39C9" w:rsidP="00FF4CB8">
      <w:pPr>
        <w:pStyle w:val="2"/>
        <w:rPr>
          <w:rFonts w:ascii="Calibri" w:hAnsi="Calibri"/>
        </w:rPr>
      </w:pPr>
      <w:bookmarkStart w:id="117" w:name="_Toc70802532"/>
      <w:r w:rsidRPr="00211D8D">
        <w:rPr>
          <w:rFonts w:ascii="Calibri" w:hAnsi="Calibri"/>
        </w:rPr>
        <w:t>Unit test</w:t>
      </w:r>
      <w:bookmarkEnd w:id="117"/>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118" w:name="_Toc70802533"/>
      <w:r w:rsidRPr="00211D8D">
        <w:rPr>
          <w:rFonts w:ascii="Calibri" w:hAnsi="Calibri"/>
        </w:rPr>
        <w:lastRenderedPageBreak/>
        <w:t>Integration test</w:t>
      </w:r>
      <w:bookmarkEnd w:id="118"/>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119" w:name="_Toc70802534"/>
      <w:r w:rsidRPr="00211D8D">
        <w:rPr>
          <w:rFonts w:ascii="Calibri" w:hAnsi="Calibri"/>
        </w:rPr>
        <w:t>System test</w:t>
      </w:r>
      <w:bookmarkEnd w:id="119"/>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team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The team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38C41B5B" w:rsidR="009F67B1" w:rsidRPr="00211D8D" w:rsidRDefault="00B963A9" w:rsidP="00FF4CB8">
      <w:pPr>
        <w:pStyle w:val="1"/>
        <w:rPr>
          <w:rFonts w:ascii="Calibri" w:hAnsi="Calibri"/>
        </w:rPr>
      </w:pPr>
      <w:bookmarkStart w:id="120" w:name="_Toc70802535"/>
      <w:r w:rsidRPr="00211D8D">
        <w:rPr>
          <w:rFonts w:ascii="Calibri" w:hAnsi="Calibri"/>
        </w:rPr>
        <w:lastRenderedPageBreak/>
        <w:t>7.evaluation</w:t>
      </w:r>
      <w:bookmarkEnd w:id="12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E4325C"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2" o:title=""/>
          </v:shape>
          <o:OLEObject Type="Embed" ProgID="Excel.Sheet.12" ShapeID="_x0000_i1025" DrawAspect="Content" ObjectID="_1681575736"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464DDE38"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The horizontal and vertical rows show the </w:t>
      </w:r>
      <w:r w:rsidR="00AD7EFC" w:rsidRPr="00211D8D">
        <w:rPr>
          <w:rFonts w:ascii="Calibri" w:hAnsi="Calibri"/>
          <w:szCs w:val="21"/>
        </w:rPr>
        <w:t xml:space="preserve">true team </w:t>
      </w:r>
      <w:proofErr w:type="spellStart"/>
      <w:r w:rsidR="00AD7EFC" w:rsidRPr="00211D8D">
        <w:rPr>
          <w:rFonts w:ascii="Calibri" w:hAnsi="Calibri"/>
          <w:szCs w:val="21"/>
        </w:rPr>
        <w:t>elo</w:t>
      </w:r>
      <w:proofErr w:type="spellEnd"/>
      <w:r w:rsidR="00AD7EFC" w:rsidRPr="00211D8D">
        <w:rPr>
          <w:rFonts w:ascii="Calibri" w:hAnsi="Calibri"/>
          <w:szCs w:val="21"/>
        </w:rPr>
        <w:t xml:space="preserve"> and the predicted </w:t>
      </w:r>
      <w:ins w:id="121" w:author="Bolin Zhu" w:date="2021-04-30T16:21:00Z">
        <w:r w:rsidR="00F50444" w:rsidRPr="00211D8D">
          <w:rPr>
            <w:rFonts w:ascii="Calibri" w:hAnsi="Calibri"/>
            <w:szCs w:val="21"/>
          </w:rPr>
          <w:t>E</w:t>
        </w:r>
      </w:ins>
      <w:r w:rsidR="00AD7EFC" w:rsidRPr="00211D8D">
        <w:rPr>
          <w:rFonts w:ascii="Calibri" w:hAnsi="Calibri"/>
          <w:szCs w:val="21"/>
        </w:rPr>
        <w:t xml:space="preserve">lo </w:t>
      </w:r>
      <w:commentRangeStart w:id="122"/>
      <w:r w:rsidRPr="00211D8D">
        <w:rPr>
          <w:rFonts w:ascii="Calibri" w:hAnsi="Calibri"/>
          <w:szCs w:val="21"/>
        </w:rPr>
        <w:t xml:space="preserve"> </w:t>
      </w:r>
      <w:commentRangeEnd w:id="122"/>
      <w:r w:rsidR="000B46C7" w:rsidRPr="00211D8D">
        <w:rPr>
          <w:rStyle w:val="a9"/>
          <w:rFonts w:ascii="Calibri" w:hAnsi="Calibri"/>
        </w:rPr>
        <w:commentReference w:id="122"/>
      </w:r>
      <w:ins w:id="123" w:author="Bolin Zhu" w:date="2021-05-01T02:03:00Z">
        <w:r w:rsidR="005E504C" w:rsidRPr="00211D8D">
          <w:rPr>
            <w:rFonts w:ascii="Calibri" w:hAnsi="Calibri"/>
            <w:szCs w:val="21"/>
          </w:rPr>
          <w:t xml:space="preserve">the </w:t>
        </w:r>
      </w:ins>
      <w:ins w:id="124" w:author="Bolin Zhu" w:date="2021-05-01T02:04:00Z">
        <w:r w:rsidR="005E504C" w:rsidRPr="00211D8D">
          <w:rPr>
            <w:rFonts w:ascii="Calibri" w:hAnsi="Calibri"/>
            <w:szCs w:val="21"/>
          </w:rPr>
          <w:t xml:space="preserve">calculate data is the team </w:t>
        </w:r>
      </w:ins>
      <w:r w:rsidRPr="00211D8D">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211D8D" w:rsidRDefault="009F67B1" w:rsidP="005E221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211D8D">
        <w:rPr>
          <w:rFonts w:ascii="Calibri" w:hAnsi="Calibri"/>
          <w:b/>
          <w:bCs/>
          <w:kern w:val="44"/>
          <w:szCs w:val="21"/>
        </w:rPr>
        <w:t xml:space="preserve">      </w:t>
      </w:r>
      <w:r w:rsidRPr="00211D8D">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211D8D" w:rsidRDefault="00D07185" w:rsidP="005E221B">
      <w:pPr>
        <w:ind w:left="840" w:firstLine="420"/>
        <w:jc w:val="left"/>
        <w:rPr>
          <w:rFonts w:ascii="Calibri" w:hAnsi="Calibri"/>
          <w:szCs w:val="21"/>
        </w:rPr>
      </w:pPr>
      <w:r w:rsidRPr="00211D8D">
        <w:rPr>
          <w:rFonts w:ascii="Calibri" w:hAnsi="Calibri"/>
          <w:szCs w:val="21"/>
        </w:rPr>
        <w:t xml:space="preserve">-True value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-calculate value</w:t>
      </w:r>
    </w:p>
    <w:p w14:paraId="35A6CC0F" w14:textId="7CD5DCF3" w:rsidR="009F67B1" w:rsidRPr="00211D8D" w:rsidRDefault="009F67B1" w:rsidP="005E221B">
      <w:pPr>
        <w:jc w:val="left"/>
        <w:rPr>
          <w:rFonts w:ascii="Calibri" w:hAnsi="Calibri"/>
          <w:szCs w:val="21"/>
        </w:rPr>
      </w:pPr>
    </w:p>
    <w:p w14:paraId="5E2732CA" w14:textId="7652C7A4"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rating from 2krating website</w:t>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1DDE0365" w:rsidR="000B159C"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211D8D" w:rsidRDefault="00D0718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9733C7" w:rsidRPr="00211D8D">
        <w:rPr>
          <w:rFonts w:ascii="Calibri" w:hAnsi="Calibri"/>
          <w:szCs w:val="21"/>
        </w:rPr>
        <w:t>Figure 7</w:t>
      </w:r>
    </w:p>
    <w:p w14:paraId="74B47815" w14:textId="1FD847FC" w:rsidR="009733C7" w:rsidRPr="00211D8D" w:rsidRDefault="000B159C" w:rsidP="005E221B">
      <w:pPr>
        <w:jc w:val="left"/>
        <w:rPr>
          <w:rFonts w:ascii="Calibri" w:hAnsi="Calibri"/>
          <w:szCs w:val="21"/>
        </w:rPr>
      </w:pPr>
      <w:r w:rsidRPr="00211D8D">
        <w:rPr>
          <w:rFonts w:ascii="Calibri" w:hAnsi="Calibri"/>
          <w:szCs w:val="21"/>
        </w:rPr>
        <w:t>Four different results are shown in figure 7, the true value is set for each team Elo rating divide by the ratio(average Elo/average Player rating),</w:t>
      </w:r>
      <w:r w:rsidR="004D0012" w:rsidRPr="00211D8D">
        <w:rPr>
          <w:rFonts w:ascii="Calibri" w:hAnsi="Calibri"/>
          <w:szCs w:val="21"/>
        </w:rPr>
        <w:t xml:space="preserve">and the </w:t>
      </w:r>
      <w:commentRangeStart w:id="125"/>
      <w:r w:rsidR="004D0012" w:rsidRPr="00211D8D">
        <w:rPr>
          <w:rFonts w:ascii="Calibri" w:hAnsi="Calibri"/>
          <w:szCs w:val="21"/>
        </w:rPr>
        <w:t xml:space="preserve">2k rating </w:t>
      </w:r>
      <w:commentRangeEnd w:id="125"/>
      <w:r w:rsidR="000B46C7" w:rsidRPr="00211D8D">
        <w:rPr>
          <w:rStyle w:val="a9"/>
          <w:rFonts w:ascii="Calibri" w:hAnsi="Calibri"/>
        </w:rPr>
        <w:commentReference w:id="125"/>
      </w:r>
      <w:r w:rsidR="004D0012" w:rsidRPr="00211D8D">
        <w:rPr>
          <w:rFonts w:ascii="Calibri" w:hAnsi="Calibri"/>
          <w:szCs w:val="21"/>
        </w:rPr>
        <w:t>is that the rating record from the other rating system ,according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77777777" w:rsidR="009733C7" w:rsidRPr="00211D8D" w:rsidRDefault="009733C7" w:rsidP="005E221B">
      <w:pPr>
        <w:jc w:val="left"/>
        <w:rPr>
          <w:rFonts w:ascii="Calibri" w:hAnsi="Calibri"/>
          <w:szCs w:val="21"/>
        </w:rPr>
      </w:pPr>
    </w:p>
    <w:p w14:paraId="74443A19" w14:textId="7DCDF27A" w:rsidR="009F67B1" w:rsidRPr="00211D8D" w:rsidRDefault="009F67B1" w:rsidP="005E221B">
      <w:pPr>
        <w:widowControl/>
        <w:jc w:val="left"/>
        <w:rPr>
          <w:rFonts w:ascii="Calibri" w:hAnsi="Calibri"/>
          <w:b/>
          <w:bCs/>
          <w:kern w:val="44"/>
          <w:szCs w:val="21"/>
        </w:rPr>
      </w:pPr>
      <w:commentRangeStart w:id="126"/>
      <w:r w:rsidRPr="00211D8D">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26"/>
      <w:r w:rsidR="003B1E50" w:rsidRPr="00211D8D">
        <w:rPr>
          <w:rStyle w:val="a9"/>
          <w:rFonts w:ascii="Calibri" w:hAnsi="Calibri"/>
        </w:rPr>
        <w:commentReference w:id="126"/>
      </w:r>
    </w:p>
    <w:p w14:paraId="60DC4002" w14:textId="1A992854" w:rsidR="008F3B8E" w:rsidRPr="00211D8D" w:rsidRDefault="00D07185" w:rsidP="005E221B">
      <w:pPr>
        <w:jc w:val="left"/>
        <w:rPr>
          <w:rFonts w:ascii="Calibri" w:hAnsi="Calibri"/>
          <w:szCs w:val="21"/>
        </w:rPr>
      </w:pPr>
      <w:r w:rsidRPr="00211D8D">
        <w:rPr>
          <w:rFonts w:ascii="Calibri" w:hAnsi="Calibri"/>
          <w:szCs w:val="21"/>
        </w:rPr>
        <w:t>-r square value bar chart</w:t>
      </w:r>
    </w:p>
    <w:p w14:paraId="67D56401" w14:textId="77777777" w:rsidR="00B410E1" w:rsidRPr="00211D8D" w:rsidRDefault="009733C7" w:rsidP="005E221B">
      <w:pPr>
        <w:jc w:val="left"/>
        <w:rPr>
          <w:rFonts w:ascii="Calibri" w:hAnsi="Calibri"/>
          <w:szCs w:val="21"/>
        </w:rPr>
      </w:pPr>
      <w:r w:rsidRPr="00211D8D">
        <w:rPr>
          <w:rFonts w:ascii="Calibri" w:hAnsi="Calibri"/>
          <w:szCs w:val="21"/>
        </w:rPr>
        <w:t>The r square value is used to calculate the accuracy of our project, as the graph shown if the value of r square is very low that means the result is more accurate.</w:t>
      </w:r>
      <w:r w:rsidR="000B159C" w:rsidRPr="00211D8D">
        <w:rPr>
          <w:rFonts w:ascii="Calibri" w:hAnsi="Calibri"/>
          <w:szCs w:val="21"/>
        </w:rPr>
        <w:t xml:space="preserve"> However, the data of our result is </w:t>
      </w:r>
      <w:proofErr w:type="spellStart"/>
      <w:r w:rsidR="000B159C" w:rsidRPr="00211D8D">
        <w:rPr>
          <w:rFonts w:ascii="Calibri" w:hAnsi="Calibri"/>
          <w:szCs w:val="21"/>
        </w:rPr>
        <w:t>to</w:t>
      </w:r>
      <w:proofErr w:type="spellEnd"/>
      <w:r w:rsidR="000B159C" w:rsidRPr="00211D8D">
        <w:rPr>
          <w:rFonts w:ascii="Calibri" w:hAnsi="Calibri"/>
          <w:szCs w:val="21"/>
        </w:rPr>
        <w:t xml:space="preserve"> close to the true data, so I assume that maybe there cause a overfitting </w:t>
      </w:r>
      <w:r w:rsidR="004D0012" w:rsidRPr="00211D8D">
        <w:rPr>
          <w:rFonts w:ascii="Calibri" w:hAnsi="Calibri"/>
          <w:szCs w:val="21"/>
        </w:rPr>
        <w:t>condition</w:t>
      </w:r>
      <w:r w:rsidR="000B159C" w:rsidRPr="00211D8D">
        <w:rPr>
          <w:rFonts w:ascii="Calibri" w:hAnsi="Calibri"/>
          <w:szCs w:val="21"/>
        </w:rPr>
        <w:t>.</w:t>
      </w:r>
      <w:r w:rsidR="00B410E1" w:rsidRPr="00211D8D">
        <w:rPr>
          <w:rFonts w:ascii="Calibri" w:hAnsi="Calibri"/>
          <w:szCs w:val="21"/>
        </w:rPr>
        <w:t xml:space="preserve"> In order to check whether is it overfitting the 2krating value are set to the true value, and this is the diagram show below:</w:t>
      </w:r>
    </w:p>
    <w:p w14:paraId="6B9A962F" w14:textId="13E86C56" w:rsidR="008F3B8E" w:rsidRPr="00211D8D" w:rsidRDefault="00B410E1" w:rsidP="005E221B">
      <w:pPr>
        <w:jc w:val="left"/>
        <w:rPr>
          <w:rFonts w:ascii="Calibri" w:hAnsi="Calibri"/>
          <w:szCs w:val="21"/>
        </w:rPr>
      </w:pPr>
      <w:r w:rsidRPr="00211D8D">
        <w:rPr>
          <w:rFonts w:ascii="Calibri" w:hAnsi="Calibri"/>
          <w:szCs w:val="21"/>
        </w:rPr>
        <w:t xml:space="preserve"> </w:t>
      </w:r>
      <w:r w:rsidRPr="00211D8D">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211D8D" w:rsidRDefault="00B410E1"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-the R square value graph base on 2krating</w:t>
      </w:r>
    </w:p>
    <w:p w14:paraId="2C2861A3" w14:textId="149675C8" w:rsidR="000B159C" w:rsidRPr="00211D8D" w:rsidRDefault="00B410E1" w:rsidP="005E221B">
      <w:pPr>
        <w:jc w:val="left"/>
        <w:rPr>
          <w:rFonts w:ascii="Calibri" w:hAnsi="Calibri"/>
          <w:szCs w:val="21"/>
        </w:rPr>
      </w:pPr>
      <w:commentRangeStart w:id="127"/>
      <w:r w:rsidRPr="00211D8D">
        <w:rPr>
          <w:rFonts w:ascii="Calibri" w:hAnsi="Calibri"/>
          <w:szCs w:val="21"/>
        </w:rPr>
        <w:t xml:space="preserve">The graph indicate that, our result’s </w:t>
      </w:r>
      <w:r w:rsidR="0026255C">
        <w:rPr>
          <w:rFonts w:ascii="Calibri" w:hAnsi="Calibri"/>
          <w:szCs w:val="21"/>
        </w:rPr>
        <w:t xml:space="preserve">error </w:t>
      </w:r>
      <w:r w:rsidRPr="00211D8D">
        <w:rPr>
          <w:rFonts w:ascii="Calibri" w:hAnsi="Calibri"/>
          <w:szCs w:val="21"/>
        </w:rPr>
        <w:t>is a little bit higher than the average data.</w:t>
      </w:r>
      <w:commentRangeEnd w:id="127"/>
      <w:r w:rsidR="002F7B19" w:rsidRPr="00211D8D">
        <w:rPr>
          <w:rStyle w:val="a9"/>
          <w:rFonts w:ascii="Calibri" w:hAnsi="Calibri"/>
        </w:rPr>
        <w:commentReference w:id="127"/>
      </w:r>
    </w:p>
    <w:p w14:paraId="56F1273C" w14:textId="7CD71C61" w:rsidR="000B159C" w:rsidRPr="00211D8D" w:rsidRDefault="000B159C" w:rsidP="005E221B">
      <w:pPr>
        <w:jc w:val="left"/>
        <w:rPr>
          <w:rFonts w:ascii="Calibri" w:hAnsi="Calibri"/>
          <w:szCs w:val="21"/>
        </w:rPr>
      </w:pPr>
    </w:p>
    <w:p w14:paraId="19A4B069" w14:textId="5E106DB5" w:rsidR="000B159C" w:rsidRPr="00211D8D" w:rsidRDefault="000B159C" w:rsidP="005E221B">
      <w:pPr>
        <w:jc w:val="left"/>
        <w:rPr>
          <w:rFonts w:ascii="Calibri" w:hAnsi="Calibri"/>
          <w:szCs w:val="21"/>
        </w:rPr>
      </w:pPr>
    </w:p>
    <w:p w14:paraId="374D901F" w14:textId="359EC729" w:rsidR="000B159C" w:rsidRPr="00211D8D" w:rsidRDefault="000B159C" w:rsidP="005E221B">
      <w:pPr>
        <w:jc w:val="left"/>
        <w:rPr>
          <w:rFonts w:ascii="Calibri" w:hAnsi="Calibri"/>
          <w:szCs w:val="21"/>
        </w:rPr>
      </w:pPr>
    </w:p>
    <w:p w14:paraId="65D90DB9" w14:textId="77777777" w:rsidR="008F3B8E" w:rsidRPr="00211D8D" w:rsidRDefault="008F3B8E" w:rsidP="005E221B">
      <w:pPr>
        <w:widowControl/>
        <w:jc w:val="left"/>
        <w:rPr>
          <w:rFonts w:ascii="Calibri" w:hAnsi="Calibri"/>
          <w:b/>
          <w:bCs/>
          <w:kern w:val="44"/>
          <w:szCs w:val="21"/>
        </w:rPr>
      </w:pPr>
    </w:p>
    <w:p w14:paraId="6A18BFD5" w14:textId="7E026D39" w:rsidR="00B963A9" w:rsidRPr="00211D8D" w:rsidRDefault="00B963A9" w:rsidP="00FF4CB8">
      <w:pPr>
        <w:pStyle w:val="1"/>
        <w:rPr>
          <w:rFonts w:ascii="Calibri" w:hAnsi="Calibri"/>
        </w:rPr>
      </w:pPr>
      <w:bookmarkStart w:id="128" w:name="_Toc70802536"/>
      <w:r w:rsidRPr="00211D8D">
        <w:rPr>
          <w:rFonts w:ascii="Calibri" w:hAnsi="Calibri"/>
        </w:rPr>
        <w:lastRenderedPageBreak/>
        <w:t>8.</w:t>
      </w:r>
      <w:commentRangeStart w:id="129"/>
      <w:r w:rsidRPr="00211D8D">
        <w:rPr>
          <w:rFonts w:ascii="Calibri" w:hAnsi="Calibri"/>
        </w:rPr>
        <w:t>conclusion</w:t>
      </w:r>
      <w:commentRangeEnd w:id="129"/>
      <w:r w:rsidR="00C55206" w:rsidRPr="00211D8D">
        <w:rPr>
          <w:rStyle w:val="a9"/>
          <w:rFonts w:ascii="Calibri" w:hAnsi="Calibri"/>
          <w:b w:val="0"/>
          <w:bCs w:val="0"/>
          <w:kern w:val="2"/>
        </w:rPr>
        <w:commentReference w:id="129"/>
      </w:r>
      <w:bookmarkEnd w:id="128"/>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r w:rsidRPr="00211D8D">
        <w:rPr>
          <w:rFonts w:ascii="Calibri" w:hAnsi="Calibri"/>
        </w:rPr>
        <w:t>Compare with existing work</w:t>
      </w:r>
    </w:p>
    <w:p w14:paraId="1733F340" w14:textId="3F07A8F4" w:rsidR="00211D8D" w:rsidRPr="00201F02" w:rsidRDefault="00211D8D" w:rsidP="00211D8D">
      <w:pPr>
        <w:pStyle w:val="3"/>
        <w:rPr>
          <w:ins w:id="130" w:author="Bolin Zhu" w:date="2021-04-30T20:14:00Z"/>
          <w:rFonts w:ascii="Calibri" w:hAnsi="Calibri"/>
          <w:sz w:val="30"/>
          <w:szCs w:val="30"/>
        </w:rPr>
      </w:pPr>
      <w:bookmarkStart w:id="131" w:name="_Toc70802537"/>
      <w:r w:rsidRPr="00201F02">
        <w:rPr>
          <w:rFonts w:ascii="Calibri" w:hAnsi="Calibri"/>
          <w:sz w:val="30"/>
          <w:szCs w:val="30"/>
        </w:rPr>
        <w:t>Limitation</w:t>
      </w:r>
      <w:bookmarkEnd w:id="131"/>
    </w:p>
    <w:p w14:paraId="18EC02B0" w14:textId="7C25610D" w:rsidR="00FE6B9C" w:rsidRPr="00211D8D" w:rsidRDefault="00FE6B9C" w:rsidP="00211D8D">
      <w:pPr>
        <w:pStyle w:val="a6"/>
        <w:numPr>
          <w:ilvl w:val="0"/>
          <w:numId w:val="17"/>
        </w:numPr>
        <w:ind w:firstLineChars="0"/>
        <w:rPr>
          <w:ins w:id="132" w:author="Bolin Zhu" w:date="2021-04-30T20:14:00Z"/>
          <w:rFonts w:ascii="Calibri" w:hAnsi="Calibri"/>
        </w:rPr>
      </w:pPr>
      <w:ins w:id="133" w:author="Bolin Zhu" w:date="2021-04-30T20:14:00Z">
        <w:r w:rsidRPr="00211D8D">
          <w:rPr>
            <w:rFonts w:ascii="Calibri" w:hAnsi="Calibri"/>
          </w:rPr>
          <w:t xml:space="preserve">The </w:t>
        </w:r>
      </w:ins>
      <w:ins w:id="134" w:author="Bolin Zhu" w:date="2021-04-30T20:17:00Z">
        <w:r w:rsidRPr="00211D8D">
          <w:rPr>
            <w:rFonts w:ascii="Calibri" w:hAnsi="Calibri"/>
          </w:rPr>
          <w:t xml:space="preserve">Player PER </w:t>
        </w:r>
      </w:ins>
      <w:ins w:id="135" w:author="Bolin Zhu" w:date="2021-04-30T20:14:00Z">
        <w:r w:rsidRPr="00211D8D">
          <w:rPr>
            <w:rFonts w:ascii="Calibri" w:hAnsi="Calibri"/>
          </w:rPr>
          <w:t xml:space="preserve">data may still not </w:t>
        </w:r>
      </w:ins>
      <w:r w:rsidR="0026255C">
        <w:rPr>
          <w:rFonts w:ascii="Calibri" w:hAnsi="Calibri"/>
        </w:rPr>
        <w:t xml:space="preserve">be </w:t>
      </w:r>
      <w:ins w:id="136" w:author="Bolin Zhu" w:date="2021-04-30T20:14:00Z">
        <w:r w:rsidRPr="00211D8D">
          <w:rPr>
            <w:rFonts w:ascii="Calibri" w:hAnsi="Calibri"/>
          </w:rPr>
          <w:t>accurate</w:t>
        </w:r>
      </w:ins>
    </w:p>
    <w:p w14:paraId="7CCFEDCD" w14:textId="2553E7B3" w:rsidR="00FE6B9C" w:rsidRPr="00211D8D" w:rsidRDefault="005E504C" w:rsidP="00211D8D">
      <w:pPr>
        <w:ind w:left="720"/>
        <w:rPr>
          <w:rFonts w:ascii="Calibri" w:hAnsi="Calibri"/>
        </w:rPr>
      </w:pPr>
      <w:ins w:id="137" w:author="Bolin Zhu" w:date="2021-05-01T01:57:00Z">
        <w:r w:rsidRPr="00211D8D">
          <w:rPr>
            <w:rFonts w:ascii="Calibri" w:hAnsi="Calibri"/>
          </w:rPr>
          <w:t>Th</w:t>
        </w:r>
      </w:ins>
      <w:ins w:id="138" w:author="Bolin Zhu" w:date="2021-05-01T01:58:00Z">
        <w:r w:rsidRPr="00211D8D">
          <w:rPr>
            <w:rFonts w:ascii="Calibri" w:hAnsi="Calibri"/>
          </w:rPr>
          <w:t>e PER could represent the player efficiency during the game</w:t>
        </w:r>
      </w:ins>
      <w:ins w:id="139" w:author="Bolin Zhu" w:date="2021-05-01T01:59:00Z">
        <w:r w:rsidRPr="00211D8D">
          <w:rPr>
            <w:rFonts w:ascii="Calibri" w:hAnsi="Calibri"/>
          </w:rPr>
          <w:t>.</w:t>
        </w:r>
      </w:ins>
      <w:ins w:id="140" w:author="Bolin Zhu" w:date="2021-05-01T01:58:00Z">
        <w:r w:rsidRPr="00211D8D">
          <w:rPr>
            <w:rFonts w:ascii="Calibri" w:hAnsi="Calibri"/>
          </w:rPr>
          <w:t xml:space="preserve"> </w:t>
        </w:r>
      </w:ins>
      <w:ins w:id="141" w:author="Bolin Zhu" w:date="2021-05-01T01:59:00Z">
        <w:r w:rsidRPr="00211D8D">
          <w:rPr>
            <w:rFonts w:ascii="Calibri" w:hAnsi="Calibri"/>
          </w:rPr>
          <w:t>H</w:t>
        </w:r>
      </w:ins>
      <w:ins w:id="142" w:author="Bolin Zhu" w:date="2021-05-01T01:58:00Z">
        <w:r w:rsidRPr="00211D8D">
          <w:rPr>
            <w:rFonts w:ascii="Calibri" w:hAnsi="Calibri"/>
          </w:rPr>
          <w:t xml:space="preserve">owever, </w:t>
        </w:r>
      </w:ins>
      <w:ins w:id="143" w:author="Bolin Zhu" w:date="2021-05-01T01:59:00Z">
        <w:r w:rsidRPr="00211D8D">
          <w:rPr>
            <w:rFonts w:ascii="Calibri" w:hAnsi="Calibri"/>
          </w:rPr>
          <w:t>It will i</w:t>
        </w:r>
      </w:ins>
      <w:ins w:id="144" w:author="Bolin Zhu" w:date="2021-05-01T02:00:00Z">
        <w:r w:rsidRPr="00211D8D">
          <w:rPr>
            <w:rFonts w:ascii="Calibri" w:hAnsi="Calibri"/>
          </w:rPr>
          <w:t>nfluenced by the number of game</w:t>
        </w:r>
      </w:ins>
      <w:r w:rsidR="0026255C">
        <w:rPr>
          <w:rFonts w:ascii="Calibri" w:hAnsi="Calibri"/>
        </w:rPr>
        <w:t xml:space="preserve">s the player has </w:t>
      </w:r>
      <w:ins w:id="145" w:author="Bolin Zhu" w:date="2021-05-01T02:00:00Z">
        <w:r w:rsidRPr="00211D8D">
          <w:rPr>
            <w:rFonts w:ascii="Calibri" w:hAnsi="Calibri"/>
          </w:rPr>
          <w:t>play</w:t>
        </w:r>
      </w:ins>
      <w:r w:rsidR="0026255C">
        <w:rPr>
          <w:rFonts w:ascii="Calibri" w:hAnsi="Calibri"/>
        </w:rPr>
        <w:t>ed</w:t>
      </w:r>
      <w:ins w:id="146" w:author="Bolin Zhu" w:date="2021-05-01T02:00:00Z">
        <w:r w:rsidRPr="00211D8D">
          <w:rPr>
            <w:rFonts w:ascii="Calibri" w:hAnsi="Calibri"/>
          </w:rPr>
          <w:t xml:space="preserve">. </w:t>
        </w:r>
      </w:ins>
      <w:ins w:id="147" w:author="Bolin Zhu" w:date="2021-05-01T01:58:00Z">
        <w:r w:rsidRPr="00211D8D">
          <w:rPr>
            <w:rFonts w:ascii="Calibri" w:hAnsi="Calibri"/>
          </w:rPr>
          <w:t>In the data there are</w:t>
        </w:r>
      </w:ins>
      <w:ins w:id="148" w:author="Bolin Zhu" w:date="2021-05-01T01:59:00Z">
        <w:r w:rsidRPr="00211D8D">
          <w:rPr>
            <w:rFonts w:ascii="Calibri" w:hAnsi="Calibri"/>
          </w:rPr>
          <w:t xml:space="preserve"> some teams which have a few player</w:t>
        </w:r>
      </w:ins>
      <w:r w:rsidR="0026255C">
        <w:rPr>
          <w:rFonts w:ascii="Calibri" w:hAnsi="Calibri"/>
        </w:rPr>
        <w:t>s</w:t>
      </w:r>
      <w:ins w:id="149" w:author="Bolin Zhu" w:date="2021-05-01T01:59:00Z">
        <w:r w:rsidRPr="00211D8D">
          <w:rPr>
            <w:rFonts w:ascii="Calibri" w:hAnsi="Calibri"/>
          </w:rPr>
          <w:t xml:space="preserve"> who have a high PER due to the lack of </w:t>
        </w:r>
      </w:ins>
      <w:r w:rsidR="0026255C">
        <w:rPr>
          <w:rFonts w:ascii="Calibri" w:hAnsi="Calibri"/>
        </w:rPr>
        <w:t>games played. This is a source of inaccuracy.</w:t>
      </w:r>
    </w:p>
    <w:p w14:paraId="4D6C935A" w14:textId="7FE6C809" w:rsidR="0038222B" w:rsidRPr="00211D8D" w:rsidRDefault="00FE6B9C" w:rsidP="00211D8D">
      <w:pPr>
        <w:pStyle w:val="a6"/>
        <w:numPr>
          <w:ilvl w:val="0"/>
          <w:numId w:val="17"/>
        </w:numPr>
        <w:ind w:firstLineChars="0"/>
        <w:rPr>
          <w:rFonts w:ascii="Calibri" w:hAnsi="Calibri"/>
        </w:rPr>
      </w:pPr>
      <w:ins w:id="150" w:author="Bolin Zhu" w:date="2021-04-30T20:17:00Z">
        <w:r w:rsidRPr="00211D8D">
          <w:rPr>
            <w:rFonts w:ascii="Calibri" w:hAnsi="Calibri"/>
          </w:rPr>
          <w:t>Th</w:t>
        </w:r>
      </w:ins>
      <w:ins w:id="151" w:author="Bolin Zhu" w:date="2021-04-30T20:18:00Z">
        <w:r w:rsidRPr="00211D8D">
          <w:rPr>
            <w:rFonts w:ascii="Calibri" w:hAnsi="Calibri"/>
          </w:rPr>
          <w:t xml:space="preserve">e team Elo rating may not </w:t>
        </w:r>
      </w:ins>
      <w:r w:rsidR="0026255C">
        <w:rPr>
          <w:rFonts w:ascii="Calibri" w:hAnsi="Calibri"/>
        </w:rPr>
        <w:t xml:space="preserve">be </w:t>
      </w:r>
      <w:ins w:id="152" w:author="Bolin Zhu" w:date="2021-04-30T20:18:00Z">
        <w:r w:rsidRPr="00211D8D">
          <w:rPr>
            <w:rFonts w:ascii="Calibri" w:hAnsi="Calibri"/>
          </w:rPr>
          <w:t>accurate</w:t>
        </w:r>
      </w:ins>
    </w:p>
    <w:p w14:paraId="2F758985" w14:textId="203945C9" w:rsidR="00211D8D" w:rsidRPr="000136CF" w:rsidRDefault="005E504C" w:rsidP="00211D8D">
      <w:pPr>
        <w:pStyle w:val="a6"/>
        <w:ind w:left="720" w:firstLineChars="0" w:firstLine="0"/>
        <w:rPr>
          <w:rFonts w:ascii="Calibri" w:hAnsi="Calibri"/>
        </w:rPr>
      </w:pPr>
      <w:ins w:id="153" w:author="Bolin Zhu" w:date="2021-05-01T02:01:00Z">
        <w:r w:rsidRPr="00211D8D">
          <w:rPr>
            <w:rFonts w:ascii="Calibri" w:hAnsi="Calibri"/>
          </w:rPr>
          <w:t>In the background se</w:t>
        </w:r>
      </w:ins>
      <w:r w:rsidR="0026255C">
        <w:rPr>
          <w:rFonts w:ascii="Calibri" w:hAnsi="Calibri"/>
        </w:rPr>
        <w:t>ct</w:t>
      </w:r>
      <w:ins w:id="154" w:author="Bolin Zhu" w:date="2021-05-01T02:01:00Z">
        <w:r w:rsidRPr="00211D8D">
          <w:rPr>
            <w:rFonts w:ascii="Calibri" w:hAnsi="Calibri"/>
          </w:rPr>
          <w:t xml:space="preserve">ion, the Team Elo </w:t>
        </w:r>
      </w:ins>
      <w:r w:rsidR="0026255C">
        <w:rPr>
          <w:rFonts w:ascii="Calibri" w:hAnsi="Calibri"/>
        </w:rPr>
        <w:t>is</w:t>
      </w:r>
      <w:ins w:id="155" w:author="Bolin Zhu" w:date="2021-05-01T02:01:00Z">
        <w:r w:rsidRPr="00211D8D">
          <w:rPr>
            <w:rFonts w:ascii="Calibri" w:hAnsi="Calibri"/>
          </w:rPr>
          <w:t xml:space="preserve"> introduced as one of the </w:t>
        </w:r>
      </w:ins>
      <w:r w:rsidR="0026255C">
        <w:rPr>
          <w:rFonts w:ascii="Calibri" w:hAnsi="Calibri"/>
        </w:rPr>
        <w:t xml:space="preserve">main </w:t>
      </w:r>
      <w:ins w:id="156" w:author="Bolin Zhu" w:date="2021-05-01T02:01:00Z">
        <w:r w:rsidRPr="00211D8D">
          <w:rPr>
            <w:rFonts w:ascii="Calibri" w:hAnsi="Calibri"/>
          </w:rPr>
          <w:t xml:space="preserve">data, but the team Elo </w:t>
        </w:r>
      </w:ins>
      <w:ins w:id="157" w:author="Bolin Zhu" w:date="2021-05-01T02:02:00Z">
        <w:r w:rsidRPr="00211D8D">
          <w:rPr>
            <w:rFonts w:ascii="Calibri" w:hAnsi="Calibri"/>
          </w:rPr>
          <w:t>could change depend</w:t>
        </w:r>
      </w:ins>
      <w:r w:rsidR="0026255C">
        <w:rPr>
          <w:rFonts w:ascii="Calibri" w:hAnsi="Calibri"/>
        </w:rPr>
        <w:t>ing</w:t>
      </w:r>
      <w:ins w:id="158" w:author="Bolin Zhu" w:date="2021-05-01T02:02:00Z">
        <w:r w:rsidRPr="00211D8D">
          <w:rPr>
            <w:rFonts w:ascii="Calibri" w:hAnsi="Calibri"/>
          </w:rPr>
          <w:t xml:space="preserve"> on the daily competition</w:t>
        </w:r>
      </w:ins>
      <w:r w:rsidR="0026255C">
        <w:rPr>
          <w:rFonts w:ascii="Calibri" w:hAnsi="Calibri"/>
        </w:rPr>
        <w:t>. T</w:t>
      </w:r>
      <w:ins w:id="159" w:author="Bolin Zhu" w:date="2021-05-01T02:02:00Z">
        <w:r w:rsidRPr="00211D8D">
          <w:rPr>
            <w:rFonts w:ascii="Calibri" w:hAnsi="Calibri"/>
          </w:rPr>
          <w:t xml:space="preserve">he project chose the peak of </w:t>
        </w:r>
      </w:ins>
      <w:ins w:id="160" w:author="Bolin Zhu" w:date="2021-05-01T02:03:00Z">
        <w:r w:rsidRPr="00211D8D">
          <w:rPr>
            <w:rFonts w:ascii="Calibri" w:hAnsi="Calibri"/>
          </w:rPr>
          <w:t xml:space="preserve">Team Elo, this may cause the data </w:t>
        </w:r>
      </w:ins>
      <w:r w:rsidR="0026255C">
        <w:rPr>
          <w:rFonts w:ascii="Calibri" w:hAnsi="Calibri"/>
        </w:rPr>
        <w:t xml:space="preserve">to </w:t>
      </w:r>
      <w:ins w:id="161" w:author="Bolin Zhu" w:date="2021-05-01T02:03:00Z">
        <w:r w:rsidRPr="00211D8D">
          <w:rPr>
            <w:rFonts w:ascii="Calibri" w:hAnsi="Calibri"/>
          </w:rPr>
          <w:t xml:space="preserve">not </w:t>
        </w:r>
      </w:ins>
      <w:r w:rsidR="0026255C">
        <w:rPr>
          <w:rFonts w:ascii="Calibri" w:hAnsi="Calibri"/>
        </w:rPr>
        <w:t xml:space="preserve">be </w:t>
      </w:r>
      <w:ins w:id="162" w:author="Bolin Zhu" w:date="2021-05-01T02:03:00Z">
        <w:r w:rsidRPr="00211D8D">
          <w:rPr>
            <w:rFonts w:ascii="Calibri" w:hAnsi="Calibri"/>
          </w:rPr>
          <w:t>accurate as well</w:t>
        </w:r>
      </w:ins>
    </w:p>
    <w:p w14:paraId="46398BD8" w14:textId="158B5E9A" w:rsidR="00211D8D" w:rsidRPr="00211D8D" w:rsidRDefault="00211D8D" w:rsidP="00211D8D">
      <w:pPr>
        <w:pStyle w:val="a6"/>
        <w:numPr>
          <w:ilvl w:val="0"/>
          <w:numId w:val="17"/>
        </w:numPr>
        <w:ind w:firstLineChars="0"/>
        <w:rPr>
          <w:ins w:id="163" w:author="Bolin Zhu" w:date="2021-04-30T20:12:00Z"/>
          <w:rFonts w:ascii="Calibri" w:hAnsi="Calibri"/>
        </w:rPr>
      </w:pPr>
      <w:ins w:id="164" w:author="Bolin Zhu" w:date="2021-05-02T00:44:00Z">
        <w:r w:rsidRPr="00211D8D">
          <w:rPr>
            <w:rFonts w:ascii="Calibri" w:hAnsi="Calibri"/>
          </w:rPr>
          <w:t>P</w:t>
        </w:r>
      </w:ins>
      <w:ins w:id="165" w:author="Bolin Zhu" w:date="2021-04-30T20:28:00Z">
        <w:r w:rsidRPr="00211D8D">
          <w:rPr>
            <w:rFonts w:ascii="Calibri" w:hAnsi="Calibri"/>
          </w:rPr>
          <w:t>urely based on previous records</w:t>
        </w:r>
      </w:ins>
    </w:p>
    <w:p w14:paraId="28B6B25D" w14:textId="1C8E67F3" w:rsidR="00211D8D" w:rsidRPr="00211D8D" w:rsidRDefault="00211D8D" w:rsidP="00211D8D">
      <w:pPr>
        <w:pStyle w:val="a6"/>
        <w:ind w:left="720" w:firstLineChars="0" w:firstLine="0"/>
        <w:rPr>
          <w:ins w:id="166" w:author="Bolin Zhu" w:date="2021-05-02T00:57:00Z"/>
          <w:rFonts w:ascii="Calibri" w:hAnsi="Calibri"/>
        </w:rPr>
      </w:pPr>
      <w:ins w:id="167" w:author="Bolin Zhu" w:date="2021-04-30T20:12:00Z">
        <w:r w:rsidRPr="00211D8D">
          <w:rPr>
            <w:rFonts w:ascii="Calibri" w:hAnsi="Calibri"/>
          </w:rPr>
          <w:t xml:space="preserve">As mentioned </w:t>
        </w:r>
      </w:ins>
      <w:ins w:id="168" w:author="Bolin Zhu" w:date="2021-04-30T20:13:00Z">
        <w:r w:rsidRPr="00211D8D">
          <w:rPr>
            <w:rFonts w:ascii="Calibri" w:hAnsi="Calibri"/>
          </w:rPr>
          <w:t>in the background research</w:t>
        </w:r>
      </w:ins>
      <w:r w:rsidR="0026255C">
        <w:rPr>
          <w:rFonts w:ascii="Calibri" w:hAnsi="Calibri"/>
        </w:rPr>
        <w:t xml:space="preserve"> section</w:t>
      </w:r>
      <w:ins w:id="169" w:author="Bolin Zhu" w:date="2021-04-30T20:13:00Z">
        <w:r w:rsidRPr="00211D8D">
          <w:rPr>
            <w:rFonts w:ascii="Calibri" w:hAnsi="Calibri"/>
          </w:rPr>
          <w:t xml:space="preserve">, all of the data are based on the </w:t>
        </w:r>
      </w:ins>
      <w:r w:rsidR="0026255C">
        <w:rPr>
          <w:rFonts w:ascii="Calibri" w:hAnsi="Calibri"/>
        </w:rPr>
        <w:t xml:space="preserve">historical </w:t>
      </w:r>
      <w:ins w:id="170" w:author="Bolin Zhu" w:date="2021-04-30T20:13:00Z">
        <w:r w:rsidRPr="00211D8D">
          <w:rPr>
            <w:rFonts w:ascii="Calibri" w:hAnsi="Calibri"/>
          </w:rPr>
          <w:t>record</w:t>
        </w:r>
      </w:ins>
      <w:r w:rsidR="0026255C">
        <w:rPr>
          <w:rFonts w:ascii="Calibri" w:hAnsi="Calibri"/>
        </w:rPr>
        <w:t>s from the website, s</w:t>
      </w:r>
      <w:ins w:id="171" w:author="Bolin Zhu" w:date="2021-04-30T20:16:00Z">
        <w:r w:rsidRPr="00211D8D">
          <w:rPr>
            <w:rFonts w:ascii="Calibri" w:hAnsi="Calibri"/>
          </w:rPr>
          <w:t xml:space="preserve">o the player </w:t>
        </w:r>
      </w:ins>
      <w:ins w:id="172" w:author="Bolin Zhu" w:date="2021-04-30T20:17:00Z">
        <w:r w:rsidRPr="00211D8D">
          <w:rPr>
            <w:rFonts w:ascii="Calibri" w:hAnsi="Calibri"/>
          </w:rPr>
          <w:t>performance</w:t>
        </w:r>
      </w:ins>
      <w:r w:rsidR="0026255C">
        <w:rPr>
          <w:rFonts w:ascii="Calibri" w:hAnsi="Calibri"/>
        </w:rPr>
        <w:t xml:space="preserve"> is never up to date</w:t>
      </w:r>
      <w:ins w:id="173" w:author="Bolin Zhu" w:date="2021-05-01T02:01:00Z">
        <w:r w:rsidRPr="00211D8D">
          <w:rPr>
            <w:rFonts w:ascii="Calibri" w:hAnsi="Calibri"/>
          </w:rPr>
          <w:t>.</w:t>
        </w:r>
      </w:ins>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ins w:id="174" w:author="Bolin Zhu" w:date="2021-05-02T00:57:00Z"/>
          <w:rFonts w:ascii="Calibri" w:hAnsi="Calibri"/>
        </w:rPr>
      </w:pPr>
      <w:ins w:id="175" w:author="Bolin Zhu" w:date="2021-05-02T00:57:00Z">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ins>
    </w:p>
    <w:p w14:paraId="5ACD2240" w14:textId="0AA7DF66" w:rsidR="00211D8D" w:rsidRPr="00211D8D" w:rsidRDefault="00211D8D" w:rsidP="00211D8D">
      <w:pPr>
        <w:rPr>
          <w:ins w:id="176" w:author="Bolin Zhu" w:date="2021-05-02T00:57:00Z"/>
          <w:rFonts w:ascii="Calibri" w:hAnsi="Calibri"/>
        </w:rPr>
      </w:pPr>
    </w:p>
    <w:p w14:paraId="6531FFFA" w14:textId="7EAE61ED" w:rsidR="00211D8D" w:rsidRPr="00211D8D" w:rsidRDefault="00211D8D" w:rsidP="00211D8D">
      <w:pPr>
        <w:pStyle w:val="3"/>
        <w:rPr>
          <w:ins w:id="177" w:author="Bolin Zhu" w:date="2021-05-02T00:58:00Z"/>
          <w:rFonts w:ascii="Calibri" w:hAnsi="Calibri"/>
        </w:rPr>
      </w:pPr>
      <w:ins w:id="178" w:author="Bolin Zhu" w:date="2021-05-02T00:58:00Z">
        <w:r w:rsidRPr="00211D8D">
          <w:rPr>
            <w:rFonts w:ascii="Calibri" w:hAnsi="Calibri"/>
          </w:rPr>
          <w:t>Pros</w:t>
        </w:r>
      </w:ins>
    </w:p>
    <w:p w14:paraId="02EFC4FA" w14:textId="05F517D8" w:rsidR="00211D8D" w:rsidRPr="00211D8D" w:rsidRDefault="00211D8D" w:rsidP="00211D8D">
      <w:pPr>
        <w:rPr>
          <w:rFonts w:ascii="Calibri" w:hAnsi="Calibri"/>
        </w:rPr>
      </w:pPr>
      <w:ins w:id="179" w:author="Bolin Zhu" w:date="2021-05-02T01:06:00Z">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ins>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180" w:name="_Toc70802539"/>
      <w:r w:rsidRPr="00211D8D">
        <w:rPr>
          <w:rFonts w:ascii="Calibri" w:hAnsi="Calibri"/>
        </w:rPr>
        <w:t>Future work</w:t>
      </w:r>
      <w:bookmarkEnd w:id="180"/>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1A9AB04D" w14:textId="4F9AD64C" w:rsidR="00B410E1" w:rsidRPr="00211D8D" w:rsidRDefault="00B410E1" w:rsidP="00211D8D">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7CA3A497" w:rsidR="00B410E1" w:rsidRPr="00211D8D"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2A20041F" w:rsidR="002237A2" w:rsidRPr="00211D8D" w:rsidRDefault="00B963A9" w:rsidP="00E834C4">
      <w:pPr>
        <w:pStyle w:val="1"/>
        <w:tabs>
          <w:tab w:val="left" w:pos="5664"/>
        </w:tabs>
        <w:rPr>
          <w:rFonts w:ascii="Calibri" w:hAnsi="Calibri"/>
        </w:rPr>
      </w:pPr>
      <w:bookmarkStart w:id="181" w:name="_Toc70802540"/>
      <w:r w:rsidRPr="00211D8D">
        <w:rPr>
          <w:rFonts w:ascii="Calibri" w:hAnsi="Calibri"/>
        </w:rPr>
        <w:t>9.appendix</w:t>
      </w:r>
      <w:bookmarkEnd w:id="181"/>
      <w:r w:rsidR="00E834C4" w:rsidRPr="00211D8D">
        <w:rPr>
          <w:rFonts w:ascii="Calibri" w:hAnsi="Calibri"/>
        </w:rPr>
        <w:tab/>
      </w:r>
    </w:p>
    <w:bookmarkStart w:id="182" w:name="_Toc70802541"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bookmarkEnd w:id="182" w:displacedByCustomXml="prev"/>
        <w:p w14:paraId="75654273" w14:textId="6AB3A0C6" w:rsidR="002237A2" w:rsidRPr="00211D8D" w:rsidRDefault="006D596C">
          <w:pPr>
            <w:pStyle w:val="1"/>
            <w:rPr>
              <w:rFonts w:ascii="Calibri" w:hAnsi="Calibri"/>
            </w:rPr>
          </w:pPr>
          <w:r w:rsidRPr="00211D8D">
            <w:rPr>
              <w:rFonts w:ascii="Calibri" w:hAnsi="Calibri"/>
            </w:rPr>
            <w:t>Reference</w:t>
          </w:r>
        </w:p>
        <w:p w14:paraId="1BD53AF2" w14:textId="77777777" w:rsidR="000B1B8A" w:rsidRDefault="002237A2" w:rsidP="000B1B8A">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0B1B8A">
            <w:rPr>
              <w:noProof/>
            </w:rPr>
            <w:t xml:space="preserve">BCS the Chartered for IT, 2019. </w:t>
          </w:r>
          <w:r w:rsidR="000B1B8A">
            <w:rPr>
              <w:i/>
              <w:iCs/>
              <w:noProof/>
            </w:rPr>
            <w:t xml:space="preserve">BCS COde of Conduct. </w:t>
          </w:r>
          <w:r w:rsidR="000B1B8A">
            <w:rPr>
              <w:noProof/>
            </w:rPr>
            <w:t xml:space="preserve">[Online] </w:t>
          </w:r>
          <w:r w:rsidR="000B1B8A">
            <w:rPr>
              <w:noProof/>
            </w:rPr>
            <w:br/>
            <w:t xml:space="preserve">Available at: </w:t>
          </w:r>
          <w:r w:rsidR="000B1B8A">
            <w:rPr>
              <w:noProof/>
              <w:u w:val="single"/>
            </w:rPr>
            <w:t>https://www.bcs.org</w:t>
          </w:r>
          <w:r w:rsidR="000B1B8A">
            <w:rPr>
              <w:noProof/>
            </w:rPr>
            <w:br/>
            <w:t>[Accessed 1 11 2020].</w:t>
          </w:r>
        </w:p>
        <w:p w14:paraId="5E431873" w14:textId="77777777" w:rsidR="000B1B8A" w:rsidRDefault="000B1B8A" w:rsidP="000B1B8A">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F0DD901" w14:textId="77777777" w:rsidR="000B1B8A" w:rsidRDefault="000B1B8A" w:rsidP="000B1B8A">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614AE469" w14:textId="77777777" w:rsidR="000B1B8A" w:rsidRDefault="000B1B8A" w:rsidP="000B1B8A">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11298350" w14:textId="77777777" w:rsidR="000B1B8A" w:rsidRDefault="000B1B8A" w:rsidP="000B1B8A">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009F4E83" w14:textId="77777777" w:rsidR="000B1B8A" w:rsidRDefault="000B1B8A" w:rsidP="000B1B8A">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7A939EC6" w14:textId="77777777" w:rsidR="000B1B8A" w:rsidRDefault="000B1B8A" w:rsidP="000B1B8A">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0C3F1210" w14:textId="77777777" w:rsidR="000B1B8A" w:rsidRDefault="000B1B8A" w:rsidP="000B1B8A">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6AA49FB0" w14:textId="77777777" w:rsidR="000B1B8A" w:rsidRDefault="000B1B8A" w:rsidP="000B1B8A">
          <w:pPr>
            <w:pStyle w:val="af7"/>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488F25C3" w14:textId="77777777" w:rsidR="000B1B8A" w:rsidRDefault="000B1B8A" w:rsidP="000B1B8A">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r>
          <w:r>
            <w:rPr>
              <w:noProof/>
            </w:rPr>
            <w:lastRenderedPageBreak/>
            <w:t>[Accessed 12 2020].</w:t>
          </w:r>
        </w:p>
        <w:p w14:paraId="36A88939" w14:textId="77777777" w:rsidR="000B1B8A" w:rsidRDefault="000B1B8A" w:rsidP="000B1B8A">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7AA5324F" w14:textId="77777777" w:rsidR="000B1B8A" w:rsidRDefault="000B1B8A" w:rsidP="000B1B8A">
          <w:pPr>
            <w:pStyle w:val="af7"/>
            <w:rPr>
              <w:noProof/>
            </w:rPr>
          </w:pPr>
          <w:r>
            <w:rPr>
              <w:noProof/>
            </w:rPr>
            <w:t xml:space="preserve">Unknow,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016EB3D2" w14:textId="400912F9" w:rsidR="000B1B8A" w:rsidRPr="000B1B8A" w:rsidRDefault="000B1B8A" w:rsidP="000B1B8A">
          <w:pPr>
            <w:pStyle w:val="af7"/>
            <w:rPr>
              <w:rFonts w:hint="eastAsia"/>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0B1B8A">
          <w:pPr>
            <w:rPr>
              <w:rFonts w:ascii="Calibri" w:hAnsi="Calibri"/>
            </w:rPr>
          </w:pPr>
          <w:r w:rsidRPr="00211D8D">
            <w:rPr>
              <w:rFonts w:ascii="Calibri" w:hAnsi="Calibri"/>
              <w:b/>
              <w:bCs/>
            </w:rPr>
            <w:fldChar w:fldCharType="end"/>
          </w:r>
        </w:p>
      </w:sdtContent>
    </w:sdt>
    <w:p w14:paraId="0EEE5403" w14:textId="62F59E1F" w:rsidR="004858DA" w:rsidRDefault="009E60AA" w:rsidP="009E60AA">
      <w:pPr>
        <w:pStyle w:val="2"/>
      </w:pPr>
      <w:r>
        <w:rPr>
          <w:rFonts w:hint="eastAsia"/>
        </w:rPr>
        <w:t>D</w:t>
      </w:r>
      <w:r>
        <w:t>ata Source</w:t>
      </w:r>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41" w:history="1">
        <w:r w:rsidRPr="00BE3738">
          <w:rPr>
            <w:rStyle w:val="a5"/>
          </w:rPr>
          <w:t>https://www.2kratings.com</w:t>
        </w:r>
      </w:hyperlink>
    </w:p>
    <w:p w14:paraId="4C24AF03" w14:textId="4992F422" w:rsidR="009E60AA" w:rsidRDefault="009E60AA" w:rsidP="009E60AA">
      <w:r>
        <w:t>Player PER Available at:</w:t>
      </w:r>
      <w:r w:rsidRPr="009E60AA">
        <w:t xml:space="preserve"> </w:t>
      </w:r>
      <w:hyperlink r:id="rId42" w:history="1">
        <w:r w:rsidRPr="00BE3738">
          <w:rPr>
            <w:rStyle w:val="a5"/>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宋体" w:hint="eastAsia"/>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Greg </w:t>
            </w:r>
            <w:proofErr w:type="spellStart"/>
            <w:r w:rsidRPr="009E60AA">
              <w:rPr>
                <w:rFonts w:ascii="DengXian" w:eastAsia="DengXian" w:hAnsi="DengXian" w:cs="宋体" w:hint="eastAsia"/>
                <w:color w:val="000000"/>
                <w:kern w:val="0"/>
                <w:sz w:val="24"/>
                <w:szCs w:val="24"/>
              </w:rPr>
              <w:t>Ostertag</w:t>
            </w:r>
            <w:proofErr w:type="spellEnd"/>
            <w:r w:rsidRPr="009E60AA">
              <w:rPr>
                <w:rFonts w:ascii="DengXian" w:eastAsia="DengXian" w:hAnsi="DengXian" w:cs="宋体" w:hint="eastAsia"/>
                <w:color w:val="000000"/>
                <w:kern w:val="0"/>
                <w:sz w:val="24"/>
                <w:szCs w:val="24"/>
              </w:rPr>
              <w:t>\ostergr01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Antoine </w:t>
            </w:r>
            <w:proofErr w:type="spellStart"/>
            <w:r w:rsidRPr="009E60AA">
              <w:rPr>
                <w:rFonts w:ascii="DengXian" w:eastAsia="DengXian" w:hAnsi="DengXian" w:cs="宋体" w:hint="eastAsia"/>
                <w:color w:val="000000"/>
                <w:kern w:val="0"/>
                <w:sz w:val="24"/>
                <w:szCs w:val="24"/>
              </w:rPr>
              <w:t>Carr</w:t>
            </w:r>
            <w:proofErr w:type="spellEnd"/>
            <w:r w:rsidRPr="009E60AA">
              <w:rPr>
                <w:rFonts w:ascii="DengXian" w:eastAsia="DengXian" w:hAnsi="DengXian" w:cs="宋体"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John </w:t>
            </w:r>
            <w:proofErr w:type="spellStart"/>
            <w:r w:rsidRPr="009E60AA">
              <w:rPr>
                <w:rFonts w:ascii="DengXian" w:eastAsia="DengXian" w:hAnsi="DengXian" w:cs="宋体" w:hint="eastAsia"/>
                <w:color w:val="000000"/>
                <w:kern w:val="0"/>
                <w:sz w:val="24"/>
                <w:szCs w:val="24"/>
              </w:rPr>
              <w:t>Tresvant</w:t>
            </w:r>
            <w:proofErr w:type="spellEnd"/>
            <w:r w:rsidRPr="009E60AA">
              <w:rPr>
                <w:rFonts w:ascii="DengXian" w:eastAsia="DengXian" w:hAnsi="DengXian" w:cs="宋体" w:hint="eastAsia"/>
                <w:color w:val="000000"/>
                <w:kern w:val="0"/>
                <w:sz w:val="24"/>
                <w:szCs w:val="24"/>
              </w:rPr>
              <w: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Earnie</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Killum</w:t>
            </w:r>
            <w:proofErr w:type="spellEnd"/>
            <w:r w:rsidRPr="009E60AA">
              <w:rPr>
                <w:rFonts w:ascii="DengXian" w:eastAsia="DengXian" w:hAnsi="DengXian" w:cs="宋体" w:hint="eastAsia"/>
                <w:color w:val="000000"/>
                <w:kern w:val="0"/>
                <w:sz w:val="24"/>
                <w:szCs w:val="24"/>
              </w:rPr>
              <w:t>\killuea01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Manu Ginó</w:t>
            </w:r>
            <w:proofErr w:type="spellStart"/>
            <w:r w:rsidRPr="009E60AA">
              <w:rPr>
                <w:rFonts w:ascii="DengXian" w:eastAsia="DengXian" w:hAnsi="DengXian" w:cs="宋体" w:hint="eastAsia"/>
                <w:color w:val="000000"/>
                <w:kern w:val="0"/>
                <w:sz w:val="24"/>
                <w:szCs w:val="24"/>
              </w:rPr>
              <w:t>bili</w:t>
            </w:r>
            <w:proofErr w:type="spellEnd"/>
            <w:r w:rsidRPr="009E60AA">
              <w:rPr>
                <w:rFonts w:ascii="DengXian" w:eastAsia="DengXian" w:hAnsi="DengXian" w:cs="宋体"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Rasho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Beno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Udrih</w:t>
            </w:r>
            <w:proofErr w:type="spellEnd"/>
            <w:r w:rsidRPr="009E60AA">
              <w:rPr>
                <w:rFonts w:ascii="DengXian" w:eastAsia="DengXian" w:hAnsi="DengXian" w:cs="宋体" w:hint="eastAsia"/>
                <w:color w:val="000000"/>
                <w:kern w:val="0"/>
                <w:sz w:val="24"/>
                <w:szCs w:val="24"/>
              </w:rPr>
              <w:t>\udrihbe01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Tony </w:t>
            </w:r>
            <w:proofErr w:type="spellStart"/>
            <w:r w:rsidRPr="009E60AA">
              <w:rPr>
                <w:rFonts w:ascii="DengXian" w:eastAsia="DengXian" w:hAnsi="DengXian" w:cs="宋体" w:hint="eastAsia"/>
                <w:color w:val="000000"/>
                <w:kern w:val="0"/>
                <w:sz w:val="24"/>
                <w:szCs w:val="24"/>
              </w:rPr>
              <w:t>Massenburg</w:t>
            </w:r>
            <w:proofErr w:type="spellEnd"/>
            <w:r w:rsidRPr="009E60AA">
              <w:rPr>
                <w:rFonts w:ascii="DengXian" w:eastAsia="DengXian" w:hAnsi="DengXian" w:cs="宋体" w:hint="eastAsia"/>
                <w:color w:val="000000"/>
                <w:kern w:val="0"/>
                <w:sz w:val="24"/>
                <w:szCs w:val="24"/>
              </w:rPr>
              <w:t>\masseto01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Andre </w:t>
            </w:r>
            <w:proofErr w:type="spellStart"/>
            <w:r w:rsidRPr="009E60AA">
              <w:rPr>
                <w:rFonts w:ascii="DengXian" w:eastAsia="DengXian" w:hAnsi="DengXian" w:cs="宋体" w:hint="eastAsia"/>
                <w:color w:val="000000"/>
                <w:kern w:val="0"/>
                <w:sz w:val="24"/>
                <w:szCs w:val="24"/>
              </w:rPr>
              <w:t>Iguodala</w:t>
            </w:r>
            <w:proofErr w:type="spellEnd"/>
            <w:r w:rsidRPr="009E60AA">
              <w:rPr>
                <w:rFonts w:ascii="DengXian" w:eastAsia="DengXian" w:hAnsi="DengXian" w:cs="宋体" w:hint="eastAsia"/>
                <w:color w:val="000000"/>
                <w:kern w:val="0"/>
                <w:sz w:val="24"/>
                <w:szCs w:val="24"/>
              </w:rPr>
              <w:t>\iguodan01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Udonis</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Haslem</w:t>
            </w:r>
            <w:proofErr w:type="spellEnd"/>
            <w:r w:rsidRPr="009E60AA">
              <w:rPr>
                <w:rFonts w:ascii="DengXian" w:eastAsia="DengXian" w:hAnsi="DengXian" w:cs="宋体" w:hint="eastAsia"/>
                <w:color w:val="000000"/>
                <w:kern w:val="0"/>
                <w:sz w:val="24"/>
                <w:szCs w:val="24"/>
              </w:rPr>
              <w:t>\hasleud01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Jarvis </w:t>
            </w:r>
            <w:proofErr w:type="spellStart"/>
            <w:r w:rsidRPr="009E60AA">
              <w:rPr>
                <w:rFonts w:ascii="DengXian" w:eastAsia="DengXian" w:hAnsi="DengXian" w:cs="宋体" w:hint="eastAsia"/>
                <w:color w:val="000000"/>
                <w:kern w:val="0"/>
                <w:sz w:val="24"/>
                <w:szCs w:val="24"/>
              </w:rPr>
              <w:t>Varnado</w:t>
            </w:r>
            <w:proofErr w:type="spellEnd"/>
            <w:r w:rsidRPr="009E60AA">
              <w:rPr>
                <w:rFonts w:ascii="DengXian" w:eastAsia="DengXian" w:hAnsi="DengXian" w:cs="宋体" w:hint="eastAsia"/>
                <w:color w:val="000000"/>
                <w:kern w:val="0"/>
                <w:sz w:val="24"/>
                <w:szCs w:val="24"/>
              </w:rPr>
              <w:t>\varnaja01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Josh </w:t>
            </w:r>
            <w:proofErr w:type="spellStart"/>
            <w:r w:rsidRPr="009E60AA">
              <w:rPr>
                <w:rFonts w:ascii="DengXian" w:eastAsia="DengXian" w:hAnsi="DengXian" w:cs="宋体" w:hint="eastAsia"/>
                <w:color w:val="000000"/>
                <w:kern w:val="0"/>
                <w:sz w:val="24"/>
                <w:szCs w:val="24"/>
              </w:rPr>
              <w:t>Harrellson</w:t>
            </w:r>
            <w:proofErr w:type="spellEnd"/>
            <w:r w:rsidRPr="009E60AA">
              <w:rPr>
                <w:rFonts w:ascii="DengXian" w:eastAsia="DengXian" w:hAnsi="DengXian" w:cs="宋体" w:hint="eastAsia"/>
                <w:color w:val="000000"/>
                <w:kern w:val="0"/>
                <w:sz w:val="24"/>
                <w:szCs w:val="24"/>
              </w:rPr>
              <w:t>\harrejo01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Toni </w:t>
            </w:r>
            <w:proofErr w:type="spellStart"/>
            <w:r w:rsidRPr="009E60AA">
              <w:rPr>
                <w:rFonts w:ascii="DengXian" w:eastAsia="DengXian" w:hAnsi="DengXian" w:cs="宋体"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宋体"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Bill </w:t>
            </w:r>
            <w:proofErr w:type="spellStart"/>
            <w:r w:rsidRPr="009E60AA">
              <w:rPr>
                <w:rFonts w:ascii="DengXian" w:eastAsia="DengXian" w:hAnsi="DengXian" w:cs="宋体" w:hint="eastAsia"/>
                <w:color w:val="000000"/>
                <w:kern w:val="0"/>
                <w:sz w:val="24"/>
                <w:szCs w:val="24"/>
              </w:rPr>
              <w:t>Wennington</w:t>
            </w:r>
            <w:proofErr w:type="spellEnd"/>
            <w:r w:rsidRPr="009E60AA">
              <w:rPr>
                <w:rFonts w:ascii="DengXian" w:eastAsia="DengXian" w:hAnsi="DengXian" w:cs="宋体" w:hint="eastAsia"/>
                <w:color w:val="000000"/>
                <w:kern w:val="0"/>
                <w:sz w:val="24"/>
                <w:szCs w:val="24"/>
              </w:rPr>
              <w:t>\wennibi01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Jud </w:t>
            </w:r>
            <w:proofErr w:type="spellStart"/>
            <w:r w:rsidRPr="009E60AA">
              <w:rPr>
                <w:rFonts w:ascii="DengXian" w:eastAsia="DengXian" w:hAnsi="DengXian" w:cs="宋体" w:hint="eastAsia"/>
                <w:color w:val="000000"/>
                <w:kern w:val="0"/>
                <w:sz w:val="24"/>
                <w:szCs w:val="24"/>
              </w:rPr>
              <w:t>Buechler</w:t>
            </w:r>
            <w:proofErr w:type="spellEnd"/>
            <w:r w:rsidRPr="009E60AA">
              <w:rPr>
                <w:rFonts w:ascii="DengXian" w:eastAsia="DengXian" w:hAnsi="DengXian" w:cs="宋体" w:hint="eastAsia"/>
                <w:color w:val="000000"/>
                <w:kern w:val="0"/>
                <w:sz w:val="24"/>
                <w:szCs w:val="24"/>
              </w:rPr>
              <w:t>\buechju01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John </w:t>
            </w:r>
            <w:proofErr w:type="spellStart"/>
            <w:r w:rsidRPr="009E60AA">
              <w:rPr>
                <w:rFonts w:ascii="DengXian" w:eastAsia="DengXian" w:hAnsi="DengXian" w:cs="宋体" w:hint="eastAsia"/>
                <w:color w:val="000000"/>
                <w:kern w:val="0"/>
                <w:sz w:val="24"/>
                <w:szCs w:val="24"/>
              </w:rPr>
              <w:t>Salley</w:t>
            </w:r>
            <w:proofErr w:type="spellEnd"/>
            <w:r w:rsidRPr="009E60AA">
              <w:rPr>
                <w:rFonts w:ascii="DengXian" w:eastAsia="DengXian" w:hAnsi="DengXian" w:cs="宋体" w:hint="eastAsia"/>
                <w:color w:val="000000"/>
                <w:kern w:val="0"/>
                <w:sz w:val="24"/>
                <w:szCs w:val="24"/>
              </w:rPr>
              <w:t>\sallejo01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Mike </w:t>
            </w:r>
            <w:proofErr w:type="spellStart"/>
            <w:r w:rsidRPr="009E60AA">
              <w:rPr>
                <w:rFonts w:ascii="DengXian" w:eastAsia="DengXian" w:hAnsi="DengXian" w:cs="宋体" w:hint="eastAsia"/>
                <w:color w:val="000000"/>
                <w:kern w:val="0"/>
                <w:sz w:val="24"/>
                <w:szCs w:val="24"/>
              </w:rPr>
              <w:t>Penberthy</w:t>
            </w:r>
            <w:proofErr w:type="spellEnd"/>
            <w:r w:rsidRPr="009E60AA">
              <w:rPr>
                <w:rFonts w:ascii="DengXian" w:eastAsia="DengXian" w:hAnsi="DengXian" w:cs="宋体" w:hint="eastAsia"/>
                <w:color w:val="000000"/>
                <w:kern w:val="0"/>
                <w:sz w:val="24"/>
                <w:szCs w:val="24"/>
              </w:rPr>
              <w:t>\penbemi01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Devean</w:t>
            </w:r>
            <w:proofErr w:type="spellEnd"/>
            <w:r w:rsidRPr="009E60AA">
              <w:rPr>
                <w:rFonts w:ascii="DengXian" w:eastAsia="DengXian" w:hAnsi="DengXian" w:cs="宋体" w:hint="eastAsia"/>
                <w:color w:val="000000"/>
                <w:kern w:val="0"/>
                <w:sz w:val="24"/>
                <w:szCs w:val="24"/>
              </w:rPr>
              <w:t xml:space="preserve">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Tyronn</w:t>
            </w:r>
            <w:proofErr w:type="spellEnd"/>
            <w:r w:rsidRPr="009E60AA">
              <w:rPr>
                <w:rFonts w:ascii="DengXian" w:eastAsia="DengXian" w:hAnsi="DengXian" w:cs="宋体" w:hint="eastAsia"/>
                <w:color w:val="000000"/>
                <w:kern w:val="0"/>
                <w:sz w:val="24"/>
                <w:szCs w:val="24"/>
              </w:rPr>
              <w:t xml:space="preserve">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Stanislav </w:t>
            </w:r>
            <w:proofErr w:type="spellStart"/>
            <w:r w:rsidRPr="009E60AA">
              <w:rPr>
                <w:rFonts w:ascii="DengXian" w:eastAsia="DengXian" w:hAnsi="DengXian" w:cs="宋体" w:hint="eastAsia"/>
                <w:color w:val="000000"/>
                <w:kern w:val="0"/>
                <w:sz w:val="24"/>
                <w:szCs w:val="24"/>
              </w:rPr>
              <w:t>Medvedenko</w:t>
            </w:r>
            <w:proofErr w:type="spellEnd"/>
            <w:r w:rsidRPr="009E60AA">
              <w:rPr>
                <w:rFonts w:ascii="DengXian" w:eastAsia="DengXian" w:hAnsi="DengXian" w:cs="宋体" w:hint="eastAsia"/>
                <w:color w:val="000000"/>
                <w:kern w:val="0"/>
                <w:sz w:val="24"/>
                <w:szCs w:val="24"/>
              </w:rPr>
              <w:t>\medvest01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Leon </w:t>
            </w:r>
            <w:proofErr w:type="spellStart"/>
            <w:r w:rsidRPr="009E60AA">
              <w:rPr>
                <w:rFonts w:ascii="DengXian" w:eastAsia="DengXian" w:hAnsi="DengXian" w:cs="宋体" w:hint="eastAsia"/>
                <w:color w:val="000000"/>
                <w:kern w:val="0"/>
                <w:sz w:val="24"/>
                <w:szCs w:val="24"/>
              </w:rPr>
              <w:t>Powe</w:t>
            </w:r>
            <w:proofErr w:type="spellEnd"/>
            <w:r w:rsidRPr="009E60AA">
              <w:rPr>
                <w:rFonts w:ascii="DengXian" w:eastAsia="DengXian" w:hAnsi="DengXian" w:cs="宋体" w:hint="eastAsia"/>
                <w:color w:val="000000"/>
                <w:kern w:val="0"/>
                <w:sz w:val="24"/>
                <w:szCs w:val="24"/>
              </w:rPr>
              <w:t>\powele01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Brian </w:t>
            </w:r>
            <w:proofErr w:type="spellStart"/>
            <w:r w:rsidRPr="009E60AA">
              <w:rPr>
                <w:rFonts w:ascii="DengXian" w:eastAsia="DengXian" w:hAnsi="DengXian" w:cs="宋体" w:hint="eastAsia"/>
                <w:color w:val="000000"/>
                <w:kern w:val="0"/>
                <w:sz w:val="24"/>
                <w:szCs w:val="24"/>
              </w:rPr>
              <w:t>Scalabrine</w:t>
            </w:r>
            <w:proofErr w:type="spellEnd"/>
            <w:r w:rsidRPr="009E60AA">
              <w:rPr>
                <w:rFonts w:ascii="DengXian" w:eastAsia="DengXian" w:hAnsi="DengXian" w:cs="宋体" w:hint="eastAsia"/>
                <w:color w:val="000000"/>
                <w:kern w:val="0"/>
                <w:sz w:val="24"/>
                <w:szCs w:val="24"/>
              </w:rPr>
              <w:t>\scalabr01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Sam </w:t>
            </w:r>
            <w:proofErr w:type="spellStart"/>
            <w:r w:rsidRPr="009E60AA">
              <w:rPr>
                <w:rFonts w:ascii="DengXian" w:eastAsia="DengXian" w:hAnsi="DengXian" w:cs="宋体" w:hint="eastAsia"/>
                <w:color w:val="000000"/>
                <w:kern w:val="0"/>
                <w:sz w:val="24"/>
                <w:szCs w:val="24"/>
              </w:rPr>
              <w:t>Cassell</w:t>
            </w:r>
            <w:proofErr w:type="spellEnd"/>
            <w:r w:rsidRPr="009E60AA">
              <w:rPr>
                <w:rFonts w:ascii="DengXian" w:eastAsia="DengXian" w:hAnsi="DengXian" w:cs="宋体" w:hint="eastAsia"/>
                <w:color w:val="000000"/>
                <w:kern w:val="0"/>
                <w:sz w:val="24"/>
                <w:szCs w:val="24"/>
              </w:rPr>
              <w:t>\cassesa01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Frank </w:t>
            </w:r>
            <w:proofErr w:type="spellStart"/>
            <w:r w:rsidRPr="009E60AA">
              <w:rPr>
                <w:rFonts w:ascii="DengXian" w:eastAsia="DengXian" w:hAnsi="DengXian" w:cs="宋体" w:hint="eastAsia"/>
                <w:color w:val="000000"/>
                <w:kern w:val="0"/>
                <w:sz w:val="24"/>
                <w:szCs w:val="24"/>
              </w:rPr>
              <w:t>Brickowski</w:t>
            </w:r>
            <w:proofErr w:type="spellEnd"/>
            <w:r w:rsidRPr="009E60AA">
              <w:rPr>
                <w:rFonts w:ascii="DengXian" w:eastAsia="DengXian" w:hAnsi="DengXian" w:cs="宋体" w:hint="eastAsia"/>
                <w:color w:val="000000"/>
                <w:kern w:val="0"/>
                <w:sz w:val="24"/>
                <w:szCs w:val="24"/>
              </w:rPr>
              <w:t>\brickfr01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Jerry </w:t>
            </w:r>
            <w:proofErr w:type="spellStart"/>
            <w:r w:rsidRPr="009E60AA">
              <w:rPr>
                <w:rFonts w:ascii="DengXian" w:eastAsia="DengXian" w:hAnsi="DengXian" w:cs="宋体" w:hint="eastAsia"/>
                <w:color w:val="000000"/>
                <w:kern w:val="0"/>
                <w:sz w:val="24"/>
                <w:szCs w:val="24"/>
              </w:rPr>
              <w:t>Sichting</w:t>
            </w:r>
            <w:proofErr w:type="spellEnd"/>
            <w:r w:rsidRPr="009E60AA">
              <w:rPr>
                <w:rFonts w:ascii="DengXian" w:eastAsia="DengXian" w:hAnsi="DengXian" w:cs="宋体" w:hint="eastAsia"/>
                <w:color w:val="000000"/>
                <w:kern w:val="0"/>
                <w:sz w:val="24"/>
                <w:szCs w:val="24"/>
              </w:rPr>
              <w:t>\sichtje01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Scott </w:t>
            </w:r>
            <w:proofErr w:type="spellStart"/>
            <w:r w:rsidRPr="009E60AA">
              <w:rPr>
                <w:rFonts w:ascii="DengXian" w:eastAsia="DengXian" w:hAnsi="DengXian" w:cs="宋体" w:hint="eastAsia"/>
                <w:color w:val="000000"/>
                <w:kern w:val="0"/>
                <w:sz w:val="24"/>
                <w:szCs w:val="24"/>
              </w:rPr>
              <w:t>Wedman</w:t>
            </w:r>
            <w:proofErr w:type="spellEnd"/>
            <w:r w:rsidRPr="009E60AA">
              <w:rPr>
                <w:rFonts w:ascii="DengXian" w:eastAsia="DengXian" w:hAnsi="DengXian" w:cs="宋体" w:hint="eastAsia"/>
                <w:color w:val="000000"/>
                <w:kern w:val="0"/>
                <w:sz w:val="24"/>
                <w:szCs w:val="24"/>
              </w:rPr>
              <w:t>\wedmasc01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David </w:t>
            </w:r>
            <w:proofErr w:type="spellStart"/>
            <w:r w:rsidRPr="009E60AA">
              <w:rPr>
                <w:rFonts w:ascii="DengXian" w:eastAsia="DengXian" w:hAnsi="DengXian" w:cs="宋体" w:hint="eastAsia"/>
                <w:color w:val="000000"/>
                <w:kern w:val="0"/>
                <w:sz w:val="24"/>
                <w:szCs w:val="24"/>
              </w:rPr>
              <w:t>Thirdkill</w:t>
            </w:r>
            <w:proofErr w:type="spellEnd"/>
            <w:r w:rsidRPr="009E60AA">
              <w:rPr>
                <w:rFonts w:ascii="DengXian" w:eastAsia="DengXian" w:hAnsi="DengXian" w:cs="宋体" w:hint="eastAsia"/>
                <w:color w:val="000000"/>
                <w:kern w:val="0"/>
                <w:sz w:val="24"/>
                <w:szCs w:val="24"/>
              </w:rPr>
              <w:t>\thirdda01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Rafer</w:t>
            </w:r>
            <w:proofErr w:type="spellEnd"/>
            <w:r w:rsidRPr="009E60AA">
              <w:rPr>
                <w:rFonts w:ascii="DengXian" w:eastAsia="DengXian" w:hAnsi="DengXian" w:cs="宋体" w:hint="eastAsia"/>
                <w:color w:val="000000"/>
                <w:kern w:val="0"/>
                <w:sz w:val="24"/>
                <w:szCs w:val="24"/>
              </w:rPr>
              <w:t xml:space="preserve">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Dikembe</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Mutombo</w:t>
            </w:r>
            <w:proofErr w:type="spellEnd"/>
            <w:r w:rsidRPr="009E60AA">
              <w:rPr>
                <w:rFonts w:ascii="DengXian" w:eastAsia="DengXian" w:hAnsi="DengXian" w:cs="宋体" w:hint="eastAsia"/>
                <w:color w:val="000000"/>
                <w:kern w:val="0"/>
                <w:sz w:val="24"/>
                <w:szCs w:val="24"/>
              </w:rPr>
              <w:t>\mutomdi01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Bonzi</w:t>
            </w:r>
            <w:proofErr w:type="spellEnd"/>
            <w:r w:rsidRPr="009E60AA">
              <w:rPr>
                <w:rFonts w:ascii="DengXian" w:eastAsia="DengXian" w:hAnsi="DengXian" w:cs="宋体" w:hint="eastAsia"/>
                <w:color w:val="000000"/>
                <w:kern w:val="0"/>
                <w:sz w:val="24"/>
                <w:szCs w:val="24"/>
              </w:rPr>
              <w:t xml:space="preserve">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Vassilis</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Spanoulis</w:t>
            </w:r>
            <w:proofErr w:type="spellEnd"/>
            <w:r w:rsidRPr="009E60AA">
              <w:rPr>
                <w:rFonts w:ascii="DengXian" w:eastAsia="DengXian" w:hAnsi="DengXian" w:cs="宋体" w:hint="eastAsia"/>
                <w:color w:val="000000"/>
                <w:kern w:val="0"/>
                <w:sz w:val="24"/>
                <w:szCs w:val="24"/>
              </w:rPr>
              <w:t>\spanova01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Jake </w:t>
            </w:r>
            <w:proofErr w:type="spellStart"/>
            <w:r w:rsidRPr="009E60AA">
              <w:rPr>
                <w:rFonts w:ascii="DengXian" w:eastAsia="DengXian" w:hAnsi="DengXian" w:cs="宋体" w:hint="eastAsia"/>
                <w:color w:val="000000"/>
                <w:kern w:val="0"/>
                <w:sz w:val="24"/>
                <w:szCs w:val="24"/>
              </w:rPr>
              <w:t>Tsakalidis</w:t>
            </w:r>
            <w:proofErr w:type="spellEnd"/>
            <w:r w:rsidRPr="009E60AA">
              <w:rPr>
                <w:rFonts w:ascii="DengXian" w:eastAsia="DengXian" w:hAnsi="DengXian" w:cs="宋体" w:hint="eastAsia"/>
                <w:color w:val="000000"/>
                <w:kern w:val="0"/>
                <w:sz w:val="24"/>
                <w:szCs w:val="24"/>
              </w:rPr>
              <w:t>\tsakaja01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Kurt </w:t>
            </w:r>
            <w:proofErr w:type="spellStart"/>
            <w:r w:rsidRPr="009E60AA">
              <w:rPr>
                <w:rFonts w:ascii="DengXian" w:eastAsia="DengXian" w:hAnsi="DengXian" w:cs="宋体" w:hint="eastAsia"/>
                <w:color w:val="000000"/>
                <w:kern w:val="0"/>
                <w:sz w:val="24"/>
                <w:szCs w:val="24"/>
              </w:rPr>
              <w:t>Rambis</w:t>
            </w:r>
            <w:proofErr w:type="spellEnd"/>
            <w:r w:rsidRPr="009E60AA">
              <w:rPr>
                <w:rFonts w:ascii="DengXian" w:eastAsia="DengXian" w:hAnsi="DengXian" w:cs="宋体" w:hint="eastAsia"/>
                <w:color w:val="000000"/>
                <w:kern w:val="0"/>
                <w:sz w:val="24"/>
                <w:szCs w:val="24"/>
              </w:rPr>
              <w:t>\rambiku01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Frank </w:t>
            </w:r>
            <w:proofErr w:type="spellStart"/>
            <w:r w:rsidRPr="009E60AA">
              <w:rPr>
                <w:rFonts w:ascii="DengXian" w:eastAsia="DengXian" w:hAnsi="DengXian" w:cs="宋体" w:hint="eastAsia"/>
                <w:color w:val="000000"/>
                <w:kern w:val="0"/>
                <w:sz w:val="24"/>
                <w:szCs w:val="24"/>
              </w:rPr>
              <w:t>Brickowski</w:t>
            </w:r>
            <w:proofErr w:type="spellEnd"/>
            <w:r w:rsidRPr="009E60AA">
              <w:rPr>
                <w:rFonts w:ascii="DengXian" w:eastAsia="DengXian" w:hAnsi="DengXian" w:cs="宋体" w:hint="eastAsia"/>
                <w:color w:val="000000"/>
                <w:kern w:val="0"/>
                <w:sz w:val="24"/>
                <w:szCs w:val="24"/>
              </w:rPr>
              <w:t>\brickfr01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Mike </w:t>
            </w:r>
            <w:proofErr w:type="spellStart"/>
            <w:r w:rsidRPr="009E60AA">
              <w:rPr>
                <w:rFonts w:ascii="DengXian" w:eastAsia="DengXian" w:hAnsi="DengXian" w:cs="宋体" w:hint="eastAsia"/>
                <w:color w:val="000000"/>
                <w:kern w:val="0"/>
                <w:sz w:val="24"/>
                <w:szCs w:val="24"/>
              </w:rPr>
              <w:t>Smrek</w:t>
            </w:r>
            <w:proofErr w:type="spellEnd"/>
            <w:r w:rsidRPr="009E60AA">
              <w:rPr>
                <w:rFonts w:ascii="DengXian" w:eastAsia="DengXian" w:hAnsi="DengXian" w:cs="宋体" w:hint="eastAsia"/>
                <w:color w:val="000000"/>
                <w:kern w:val="0"/>
                <w:sz w:val="24"/>
                <w:szCs w:val="24"/>
              </w:rPr>
              <w:t>\smrekmi01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Amar'e</w:t>
            </w:r>
            <w:proofErr w:type="spellEnd"/>
            <w:r w:rsidRPr="009E60AA">
              <w:rPr>
                <w:rFonts w:ascii="DengXian" w:eastAsia="DengXian" w:hAnsi="DengXian" w:cs="宋体" w:hint="eastAsia"/>
                <w:color w:val="000000"/>
                <w:kern w:val="0"/>
                <w:sz w:val="24"/>
                <w:szCs w:val="24"/>
              </w:rPr>
              <w:t xml:space="preserv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Jake </w:t>
            </w:r>
            <w:proofErr w:type="spellStart"/>
            <w:r w:rsidRPr="009E60AA">
              <w:rPr>
                <w:rFonts w:ascii="DengXian" w:eastAsia="DengXian" w:hAnsi="DengXian" w:cs="宋体" w:hint="eastAsia"/>
                <w:color w:val="000000"/>
                <w:kern w:val="0"/>
                <w:sz w:val="24"/>
                <w:szCs w:val="24"/>
              </w:rPr>
              <w:t>Voskuhl</w:t>
            </w:r>
            <w:proofErr w:type="spellEnd"/>
            <w:r w:rsidRPr="009E60AA">
              <w:rPr>
                <w:rFonts w:ascii="DengXian" w:eastAsia="DengXian" w:hAnsi="DengXian" w:cs="宋体" w:hint="eastAsia"/>
                <w:color w:val="000000"/>
                <w:kern w:val="0"/>
                <w:sz w:val="24"/>
                <w:szCs w:val="24"/>
              </w:rPr>
              <w:t>\voskuja01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Maciej</w:t>
            </w:r>
            <w:proofErr w:type="spellEnd"/>
            <w:r w:rsidRPr="009E60AA">
              <w:rPr>
                <w:rFonts w:ascii="DengXian" w:eastAsia="DengXian" w:hAnsi="DengXian" w:cs="宋体" w:hint="eastAsia"/>
                <w:color w:val="000000"/>
                <w:kern w:val="0"/>
                <w:sz w:val="24"/>
                <w:szCs w:val="24"/>
              </w:rPr>
              <w:t xml:space="preserve">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Jackson </w:t>
            </w:r>
            <w:proofErr w:type="spellStart"/>
            <w:r w:rsidRPr="009E60AA">
              <w:rPr>
                <w:rFonts w:ascii="DengXian" w:eastAsia="DengXian" w:hAnsi="DengXian" w:cs="宋体" w:hint="eastAsia"/>
                <w:color w:val="000000"/>
                <w:kern w:val="0"/>
                <w:sz w:val="24"/>
                <w:szCs w:val="24"/>
              </w:rPr>
              <w:t>Vroman</w:t>
            </w:r>
            <w:proofErr w:type="spellEnd"/>
            <w:r w:rsidRPr="009E60AA">
              <w:rPr>
                <w:rFonts w:ascii="DengXian" w:eastAsia="DengXian" w:hAnsi="DengXian" w:cs="宋体" w:hint="eastAsia"/>
                <w:color w:val="000000"/>
                <w:kern w:val="0"/>
                <w:sz w:val="24"/>
                <w:szCs w:val="24"/>
              </w:rPr>
              <w:t>\vromaja01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Smush</w:t>
            </w:r>
            <w:proofErr w:type="spellEnd"/>
            <w:r w:rsidRPr="009E60AA">
              <w:rPr>
                <w:rFonts w:ascii="DengXian" w:eastAsia="DengXian" w:hAnsi="DengXian" w:cs="宋体" w:hint="eastAsia"/>
                <w:color w:val="000000"/>
                <w:kern w:val="0"/>
                <w:sz w:val="24"/>
                <w:szCs w:val="24"/>
              </w:rPr>
              <w:t xml:space="preserve">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Marcus </w:t>
            </w:r>
            <w:proofErr w:type="spellStart"/>
            <w:r w:rsidRPr="009E60AA">
              <w:rPr>
                <w:rFonts w:ascii="DengXian" w:eastAsia="DengXian" w:hAnsi="DengXian" w:cs="宋体" w:hint="eastAsia"/>
                <w:color w:val="000000"/>
                <w:kern w:val="0"/>
                <w:sz w:val="24"/>
                <w:szCs w:val="24"/>
              </w:rPr>
              <w:t>Camby</w:t>
            </w:r>
            <w:proofErr w:type="spellEnd"/>
            <w:r w:rsidRPr="009E60AA">
              <w:rPr>
                <w:rFonts w:ascii="DengXian" w:eastAsia="DengXian" w:hAnsi="DengXian" w:cs="宋体" w:hint="eastAsia"/>
                <w:color w:val="000000"/>
                <w:kern w:val="0"/>
                <w:sz w:val="24"/>
                <w:szCs w:val="24"/>
              </w:rPr>
              <w:t>\cambyma01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Linas</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Kleiza</w:t>
            </w:r>
            <w:proofErr w:type="spellEnd"/>
            <w:r w:rsidRPr="009E60AA">
              <w:rPr>
                <w:rFonts w:ascii="DengXian" w:eastAsia="DengXian" w:hAnsi="DengXian" w:cs="宋体" w:hint="eastAsia"/>
                <w:color w:val="000000"/>
                <w:kern w:val="0"/>
                <w:sz w:val="24"/>
                <w:szCs w:val="24"/>
              </w:rPr>
              <w:t>\kleizli01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Eduardo Ná</w:t>
            </w:r>
            <w:proofErr w:type="spellStart"/>
            <w:r w:rsidRPr="009E60AA">
              <w:rPr>
                <w:rFonts w:ascii="DengXian" w:eastAsia="DengXian" w:hAnsi="DengXian" w:cs="宋体" w:hint="eastAsia"/>
                <w:color w:val="000000"/>
                <w:kern w:val="0"/>
                <w:sz w:val="24"/>
                <w:szCs w:val="24"/>
              </w:rPr>
              <w:t>jera</w:t>
            </w:r>
            <w:proofErr w:type="spellEnd"/>
            <w:r w:rsidRPr="009E60AA">
              <w:rPr>
                <w:rFonts w:ascii="DengXian" w:eastAsia="DengXian" w:hAnsi="DengXian" w:cs="宋体"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Yakhouba</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Diawara</w:t>
            </w:r>
            <w:proofErr w:type="spellEnd"/>
            <w:r w:rsidRPr="009E60AA">
              <w:rPr>
                <w:rFonts w:ascii="DengXian" w:eastAsia="DengXian" w:hAnsi="DengXian" w:cs="宋体" w:hint="eastAsia"/>
                <w:color w:val="000000"/>
                <w:kern w:val="0"/>
                <w:sz w:val="24"/>
                <w:szCs w:val="24"/>
              </w:rPr>
              <w:t>\diawaya01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Nen</w:t>
            </w:r>
            <w:proofErr w:type="spellEnd"/>
            <w:r w:rsidRPr="009E60AA">
              <w:rPr>
                <w:rFonts w:ascii="DengXian" w:eastAsia="DengXian" w:hAnsi="DengXian" w:cs="宋体" w:hint="eastAsia"/>
                <w:color w:val="000000"/>
                <w:kern w:val="0"/>
                <w:sz w:val="24"/>
                <w:szCs w:val="24"/>
              </w:rPr>
              <w:t xml:space="preserve">ê </w:t>
            </w:r>
            <w:proofErr w:type="spellStart"/>
            <w:r w:rsidRPr="009E60AA">
              <w:rPr>
                <w:rFonts w:ascii="DengXian" w:eastAsia="DengXian" w:hAnsi="DengXian" w:cs="宋体" w:hint="eastAsia"/>
                <w:color w:val="000000"/>
                <w:kern w:val="0"/>
                <w:sz w:val="24"/>
                <w:szCs w:val="24"/>
              </w:rPr>
              <w:t>Hil</w:t>
            </w:r>
            <w:proofErr w:type="spellEnd"/>
            <w:r w:rsidRPr="009E60AA">
              <w:rPr>
                <w:rFonts w:ascii="DengXian" w:eastAsia="DengXian" w:hAnsi="DengXian" w:cs="宋体" w:hint="eastAsia"/>
                <w:color w:val="000000"/>
                <w:kern w:val="0"/>
                <w:sz w:val="24"/>
                <w:szCs w:val="24"/>
              </w:rPr>
              <w:t>á</w:t>
            </w:r>
            <w:proofErr w:type="spellStart"/>
            <w:r w:rsidRPr="009E60AA">
              <w:rPr>
                <w:rFonts w:ascii="DengXian" w:eastAsia="DengXian" w:hAnsi="DengXian" w:cs="宋体" w:hint="eastAsia"/>
                <w:color w:val="000000"/>
                <w:kern w:val="0"/>
                <w:sz w:val="24"/>
                <w:szCs w:val="24"/>
              </w:rPr>
              <w:t>rio</w:t>
            </w:r>
            <w:proofErr w:type="spellEnd"/>
            <w:r w:rsidRPr="009E60AA">
              <w:rPr>
                <w:rFonts w:ascii="DengXian" w:eastAsia="DengXian" w:hAnsi="DengXian" w:cs="宋体"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Taurean</w:t>
            </w:r>
            <w:proofErr w:type="spellEnd"/>
            <w:r w:rsidRPr="009E60AA">
              <w:rPr>
                <w:rFonts w:ascii="DengXian" w:eastAsia="DengXian" w:hAnsi="DengXian" w:cs="宋体"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Mehmet </w:t>
            </w:r>
            <w:proofErr w:type="spellStart"/>
            <w:r w:rsidRPr="009E60AA">
              <w:rPr>
                <w:rFonts w:ascii="DengXian" w:eastAsia="DengXian" w:hAnsi="DengXian" w:cs="宋体" w:hint="eastAsia"/>
                <w:color w:val="000000"/>
                <w:kern w:val="0"/>
                <w:sz w:val="24"/>
                <w:szCs w:val="24"/>
              </w:rPr>
              <w:t>Okur</w:t>
            </w:r>
            <w:proofErr w:type="spellEnd"/>
            <w:r w:rsidRPr="009E60AA">
              <w:rPr>
                <w:rFonts w:ascii="DengXian" w:eastAsia="DengXian" w:hAnsi="DengXian" w:cs="宋体" w:hint="eastAsia"/>
                <w:color w:val="000000"/>
                <w:kern w:val="0"/>
                <w:sz w:val="24"/>
                <w:szCs w:val="24"/>
              </w:rPr>
              <w:t>\okurme01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Bob </w:t>
            </w:r>
            <w:proofErr w:type="spellStart"/>
            <w:r w:rsidRPr="009E60AA">
              <w:rPr>
                <w:rFonts w:ascii="DengXian" w:eastAsia="DengXian" w:hAnsi="DengXian" w:cs="宋体" w:hint="eastAsia"/>
                <w:color w:val="000000"/>
                <w:kern w:val="0"/>
                <w:sz w:val="24"/>
                <w:szCs w:val="24"/>
              </w:rPr>
              <w:t>Sura</w:t>
            </w:r>
            <w:proofErr w:type="spellEnd"/>
            <w:r w:rsidRPr="009E60AA">
              <w:rPr>
                <w:rFonts w:ascii="DengXian" w:eastAsia="DengXian" w:hAnsi="DengXian" w:cs="宋体" w:hint="eastAsia"/>
                <w:color w:val="000000"/>
                <w:kern w:val="0"/>
                <w:sz w:val="24"/>
                <w:szCs w:val="24"/>
              </w:rPr>
              <w:t>\surabo01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Darvin</w:t>
            </w:r>
            <w:proofErr w:type="spellEnd"/>
            <w:r w:rsidRPr="009E60AA">
              <w:rPr>
                <w:rFonts w:ascii="DengXian" w:eastAsia="DengXian" w:hAnsi="DengXian" w:cs="宋体" w:hint="eastAsia"/>
                <w:color w:val="000000"/>
                <w:kern w:val="0"/>
                <w:sz w:val="24"/>
                <w:szCs w:val="24"/>
              </w:rPr>
              <w:t xml:space="preserve">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Ž</w:t>
            </w:r>
            <w:proofErr w:type="spellStart"/>
            <w:r w:rsidRPr="009E60AA">
              <w:rPr>
                <w:rFonts w:ascii="DengXian" w:eastAsia="DengXian" w:hAnsi="DengXian" w:cs="宋体" w:hint="eastAsia"/>
                <w:color w:val="000000"/>
                <w:kern w:val="0"/>
                <w:sz w:val="24"/>
                <w:szCs w:val="24"/>
              </w:rPr>
              <w:t>eljko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a</w:t>
            </w:r>
            <w:proofErr w:type="spellEnd"/>
            <w:r w:rsidRPr="009E60AA">
              <w:rPr>
                <w:rFonts w:ascii="DengXian" w:eastAsia="DengXian" w:hAnsi="DengXian" w:cs="宋体"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Darko </w:t>
            </w:r>
            <w:proofErr w:type="spellStart"/>
            <w:r w:rsidRPr="009E60AA">
              <w:rPr>
                <w:rFonts w:ascii="DengXian" w:eastAsia="DengXian" w:hAnsi="DengXian" w:cs="宋体"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Sasha </w:t>
            </w:r>
            <w:proofErr w:type="spellStart"/>
            <w:r w:rsidRPr="009E60AA">
              <w:rPr>
                <w:rFonts w:ascii="DengXian" w:eastAsia="DengXian" w:hAnsi="DengXian" w:cs="宋体" w:hint="eastAsia"/>
                <w:color w:val="000000"/>
                <w:kern w:val="0"/>
                <w:sz w:val="24"/>
                <w:szCs w:val="24"/>
              </w:rPr>
              <w:t>Kaun</w:t>
            </w:r>
            <w:proofErr w:type="spellEnd"/>
            <w:r w:rsidRPr="009E60AA">
              <w:rPr>
                <w:rFonts w:ascii="DengXian" w:eastAsia="DengXian" w:hAnsi="DengXian" w:cs="宋体" w:hint="eastAsia"/>
                <w:color w:val="000000"/>
                <w:kern w:val="0"/>
                <w:sz w:val="24"/>
                <w:szCs w:val="24"/>
              </w:rPr>
              <w:t>\kaunsa01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Dahntay</w:t>
            </w:r>
            <w:proofErr w:type="spellEnd"/>
            <w:r w:rsidRPr="009E60AA">
              <w:rPr>
                <w:rFonts w:ascii="DengXian" w:eastAsia="DengXian" w:hAnsi="DengXian" w:cs="宋体" w:hint="eastAsia"/>
                <w:color w:val="000000"/>
                <w:kern w:val="0"/>
                <w:sz w:val="24"/>
                <w:szCs w:val="24"/>
              </w:rPr>
              <w:t xml:space="preserve">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Peja</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Stojakovi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宋体" w:hint="eastAsia"/>
                <w:color w:val="000000"/>
                <w:kern w:val="0"/>
                <w:sz w:val="24"/>
                <w:szCs w:val="24"/>
              </w:rPr>
            </w:pPr>
            <w:proofErr w:type="spellStart"/>
            <w:r w:rsidRPr="009E60AA">
              <w:rPr>
                <w:rFonts w:ascii="DengXian" w:eastAsia="DengXian" w:hAnsi="DengXian" w:cs="宋体" w:hint="eastAsia"/>
                <w:color w:val="000000"/>
                <w:kern w:val="0"/>
                <w:sz w:val="24"/>
                <w:szCs w:val="24"/>
              </w:rPr>
              <w:t>Rodrigue</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Beaubois</w:t>
            </w:r>
            <w:proofErr w:type="spellEnd"/>
            <w:r w:rsidRPr="009E60AA">
              <w:rPr>
                <w:rFonts w:ascii="DengXian" w:eastAsia="DengXian" w:hAnsi="DengXian" w:cs="宋体" w:hint="eastAsia"/>
                <w:color w:val="000000"/>
                <w:kern w:val="0"/>
                <w:sz w:val="24"/>
                <w:szCs w:val="24"/>
              </w:rPr>
              <w:t>\beaubro01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Ian </w:t>
            </w:r>
            <w:proofErr w:type="spellStart"/>
            <w:r w:rsidRPr="009E60AA">
              <w:rPr>
                <w:rFonts w:ascii="DengXian" w:eastAsia="DengXian" w:hAnsi="DengXian" w:cs="宋体" w:hint="eastAsia"/>
                <w:color w:val="000000"/>
                <w:kern w:val="0"/>
                <w:sz w:val="24"/>
                <w:szCs w:val="24"/>
              </w:rPr>
              <w:t>Mahinmi</w:t>
            </w:r>
            <w:proofErr w:type="spellEnd"/>
            <w:r w:rsidRPr="009E60AA">
              <w:rPr>
                <w:rFonts w:ascii="DengXian" w:eastAsia="DengXian" w:hAnsi="DengXian" w:cs="宋体" w:hint="eastAsia"/>
                <w:color w:val="000000"/>
                <w:kern w:val="0"/>
                <w:sz w:val="24"/>
                <w:szCs w:val="24"/>
              </w:rPr>
              <w:t>\mahinia01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r>
    </w:tbl>
    <w:p w14:paraId="6520420A" w14:textId="77777777" w:rsidR="009E60AA" w:rsidRDefault="009E60AA" w:rsidP="009E60AA">
      <w:pPr>
        <w:rPr>
          <w:rFonts w:hint="eastAsia"/>
        </w:rPr>
      </w:pPr>
    </w:p>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lastRenderedPageBreak/>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宋体" w:hint="eastAsia"/>
                <w:color w:val="000000"/>
                <w:kern w:val="0"/>
                <w:sz w:val="24"/>
                <w:szCs w:val="24"/>
              </w:rPr>
            </w:pPr>
            <w:r w:rsidRPr="009E60AA">
              <w:rPr>
                <w:rFonts w:ascii="DengXian" w:eastAsia="DengXian" w:hAnsi="DengXian" w:cs="宋体" w:hint="eastAsia"/>
                <w:color w:val="000000"/>
                <w:kern w:val="0"/>
                <w:sz w:val="24"/>
                <w:szCs w:val="24"/>
              </w:rPr>
              <w:t>1736</w:t>
            </w:r>
          </w:p>
        </w:tc>
      </w:tr>
    </w:tbl>
    <w:p w14:paraId="7446F199" w14:textId="77777777" w:rsidR="009E60AA" w:rsidRPr="009E60AA" w:rsidRDefault="009E60AA" w:rsidP="009E60AA">
      <w:pPr>
        <w:rPr>
          <w:rFonts w:hint="eastAsia"/>
        </w:rPr>
      </w:pPr>
      <w:bookmarkStart w:id="183" w:name="_GoBack"/>
      <w:bookmarkEnd w:id="183"/>
    </w:p>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27" w:author="Warrick Roseboom" w:date="2021-04-15T16:12:00Z" w:initials="WR">
    <w:p w14:paraId="49B2ACE8" w14:textId="6A17D4C5" w:rsidR="00081E65" w:rsidRDefault="00081E65">
      <w:pPr>
        <w:pStyle w:val="aa"/>
      </w:pPr>
      <w:r>
        <w:rPr>
          <w:rStyle w:val="a9"/>
        </w:rPr>
        <w:annotationRef/>
      </w:r>
      <w:r>
        <w:t>Citation?</w:t>
      </w:r>
    </w:p>
  </w:comment>
  <w:comment w:id="28"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29"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35"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37"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47"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48"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49"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51" w:author="Warrick Roseboom" w:date="2021-04-15T16:42:00Z" w:initials="WR">
    <w:p w14:paraId="1FFA19D7" w14:textId="6F142594"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52" w:author="Warrick Roseboom" w:date="2021-04-15T16:44:00Z" w:initials="WR">
    <w:p w14:paraId="3C2AD857" w14:textId="40808B65" w:rsidR="00081E65" w:rsidRDefault="00081E65">
      <w:pPr>
        <w:pStyle w:val="aa"/>
      </w:pPr>
      <w:r>
        <w:rPr>
          <w:rStyle w:val="a9"/>
        </w:rPr>
        <w:annotationRef/>
      </w:r>
      <w:r>
        <w:t>And this is based on ELO? PER?</w:t>
      </w:r>
    </w:p>
  </w:comment>
  <w:comment w:id="55"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57"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70"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71"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75"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81" w:author="Warrick Roseboom" w:date="2021-04-15T17:00:00Z" w:initials="WR">
    <w:p w14:paraId="1EA2145D" w14:textId="1A97F11F" w:rsidR="00081E65" w:rsidRDefault="00081E65">
      <w:pPr>
        <w:pStyle w:val="aa"/>
      </w:pPr>
      <w:r>
        <w:rPr>
          <w:rStyle w:val="a9"/>
        </w:rPr>
        <w:annotationRef/>
      </w:r>
      <w:r>
        <w:t>An individual rating.</w:t>
      </w:r>
    </w:p>
  </w:comment>
  <w:comment w:id="84"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85"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88"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90"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92"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22"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25"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26"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27"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29"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3E" w16cex:dateUtc="2021-04-15T15:11: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C2982" w14:textId="77777777" w:rsidR="00E4325C" w:rsidRDefault="00E4325C" w:rsidP="00805DD8">
      <w:r>
        <w:separator/>
      </w:r>
    </w:p>
  </w:endnote>
  <w:endnote w:type="continuationSeparator" w:id="0">
    <w:p w14:paraId="41BC6CB0" w14:textId="77777777" w:rsidR="00E4325C" w:rsidRDefault="00E4325C"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62198" w14:textId="77777777" w:rsidR="00E4325C" w:rsidRDefault="00E4325C" w:rsidP="00805DD8">
      <w:r>
        <w:separator/>
      </w:r>
    </w:p>
  </w:footnote>
  <w:footnote w:type="continuationSeparator" w:id="0">
    <w:p w14:paraId="4BB0CD2A" w14:textId="77777777" w:rsidR="00E4325C" w:rsidRDefault="00E4325C"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65ABD"/>
    <w:rsid w:val="00075FB7"/>
    <w:rsid w:val="00081E65"/>
    <w:rsid w:val="00084870"/>
    <w:rsid w:val="00092669"/>
    <w:rsid w:val="000A0266"/>
    <w:rsid w:val="000B159C"/>
    <w:rsid w:val="000B1B8A"/>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82AAC"/>
    <w:rsid w:val="005B4997"/>
    <w:rsid w:val="005D5F7A"/>
    <w:rsid w:val="005E221B"/>
    <w:rsid w:val="005E504C"/>
    <w:rsid w:val="005E5AED"/>
    <w:rsid w:val="005F0748"/>
    <w:rsid w:val="005F391F"/>
    <w:rsid w:val="00620FF9"/>
    <w:rsid w:val="00651BD5"/>
    <w:rsid w:val="00654EC8"/>
    <w:rsid w:val="006725A5"/>
    <w:rsid w:val="006908C0"/>
    <w:rsid w:val="006930A3"/>
    <w:rsid w:val="006A254B"/>
    <w:rsid w:val="006D596C"/>
    <w:rsid w:val="006D71FA"/>
    <w:rsid w:val="006E2FB5"/>
    <w:rsid w:val="0070466D"/>
    <w:rsid w:val="0072450C"/>
    <w:rsid w:val="007379D5"/>
    <w:rsid w:val="00740144"/>
    <w:rsid w:val="007402AD"/>
    <w:rsid w:val="007654F5"/>
    <w:rsid w:val="00773EEA"/>
    <w:rsid w:val="00784BA1"/>
    <w:rsid w:val="00792799"/>
    <w:rsid w:val="007F0F86"/>
    <w:rsid w:val="00805DD8"/>
    <w:rsid w:val="00806E13"/>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E60AA"/>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6199"/>
    <w:rsid w:val="00C77DDE"/>
    <w:rsid w:val="00C80C9C"/>
    <w:rsid w:val="00C91B24"/>
    <w:rsid w:val="00CA03B4"/>
    <w:rsid w:val="00CC4286"/>
    <w:rsid w:val="00CE0792"/>
    <w:rsid w:val="00D07185"/>
    <w:rsid w:val="00D20BF5"/>
    <w:rsid w:val="00D3196D"/>
    <w:rsid w:val="00D465FF"/>
    <w:rsid w:val="00D5135F"/>
    <w:rsid w:val="00D67F4B"/>
    <w:rsid w:val="00D70AB9"/>
    <w:rsid w:val="00D72BF6"/>
    <w:rsid w:val="00D86677"/>
    <w:rsid w:val="00D975E1"/>
    <w:rsid w:val="00DA6612"/>
    <w:rsid w:val="00DC3D1B"/>
    <w:rsid w:val="00DD7EEF"/>
    <w:rsid w:val="00DE45D3"/>
    <w:rsid w:val="00DF108D"/>
    <w:rsid w:val="00DF2C8F"/>
    <w:rsid w:val="00E062FF"/>
    <w:rsid w:val="00E105CD"/>
    <w:rsid w:val="00E24656"/>
    <w:rsid w:val="00E4325C"/>
    <w:rsid w:val="00E50D93"/>
    <w:rsid w:val="00E7747B"/>
    <w:rsid w:val="00E81F6B"/>
    <w:rsid w:val="00E834C4"/>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hyperlink" Target="https://www.basketball-referenc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 Id="rId46" Type="http://schemas.microsoft.com/office/2018/08/relationships/commentsExtensible" Target="commentsExtensible.xml"/><Relationship Id="rId20" Type="http://schemas.openxmlformats.org/officeDocument/2006/relationships/image" Target="media/image10.png"/><Relationship Id="rId41" Type="http://schemas.openxmlformats.org/officeDocument/2006/relationships/hyperlink" Target="https://www.2krating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10</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11</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12</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9</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13</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8</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Source>
</b:Sources>
</file>

<file path=customXml/itemProps1.xml><?xml version="1.0" encoding="utf-8"?>
<ds:datastoreItem xmlns:ds="http://schemas.openxmlformats.org/officeDocument/2006/customXml" ds:itemID="{F769FE0C-D55A-4946-939D-A76C759FD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54</Pages>
  <Words>11543</Words>
  <Characters>65796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77185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64</cp:revision>
  <dcterms:created xsi:type="dcterms:W3CDTF">2021-04-15T14:25:00Z</dcterms:created>
  <dcterms:modified xsi:type="dcterms:W3CDTF">2021-05-03T18:34:00Z</dcterms:modified>
</cp:coreProperties>
</file>