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D975E1" w:rsidRDefault="00355B88" w:rsidP="005E221B">
          <w:pPr>
            <w:jc w:val="left"/>
            <w:rPr>
              <w:rFonts w:ascii="Calibri" w:hAnsi="Calibri"/>
              <w:szCs w:val="21"/>
            </w:rPr>
          </w:pPr>
        </w:p>
        <w:p w14:paraId="0BE2825C" w14:textId="241707EE" w:rsidR="000F1B12" w:rsidRPr="00D975E1" w:rsidRDefault="00355B88" w:rsidP="00D975E1">
          <w:pPr>
            <w:widowControl/>
            <w:jc w:val="left"/>
            <w:rPr>
              <w:rFonts w:ascii="Calibri" w:hAnsi="Calibri"/>
              <w:szCs w:val="21"/>
            </w:rPr>
          </w:pPr>
          <w:r w:rsidRPr="00D975E1">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8557DC">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8557DC">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8557DC">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8557DC">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D975E1">
            <w:rPr>
              <w:rFonts w:ascii="Calibri" w:hAnsi="Calibri"/>
              <w:szCs w:val="21"/>
            </w:rPr>
            <w:br w:type="page"/>
          </w:r>
        </w:p>
      </w:sdtContent>
    </w:sdt>
    <w:p w14:paraId="471206DF" w14:textId="5899C7B0" w:rsidR="00B963A9" w:rsidRPr="00D975E1" w:rsidRDefault="008B31D6" w:rsidP="005E221B">
      <w:pPr>
        <w:jc w:val="left"/>
        <w:rPr>
          <w:rFonts w:ascii="Calibri" w:hAnsi="Calibri"/>
          <w:szCs w:val="21"/>
        </w:rPr>
      </w:pPr>
      <w:r w:rsidRPr="00D975E1">
        <w:rPr>
          <w:rFonts w:ascii="Calibri" w:hAnsi="Calibri"/>
          <w:szCs w:val="21"/>
        </w:rPr>
        <w:lastRenderedPageBreak/>
        <w:t>Table of conte</w:t>
      </w:r>
      <w:r w:rsidR="00445C1B" w:rsidRPr="00D975E1">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D975E1" w:rsidRDefault="00445C1B" w:rsidP="005E221B">
          <w:pPr>
            <w:pStyle w:val="TOC"/>
            <w:rPr>
              <w:rFonts w:ascii="Calibri" w:hAnsi="Calibri"/>
              <w:sz w:val="28"/>
              <w:szCs w:val="28"/>
            </w:rPr>
          </w:pPr>
          <w:r w:rsidRPr="00D975E1">
            <w:rPr>
              <w:rFonts w:ascii="Calibri" w:hAnsi="Calibri"/>
              <w:sz w:val="28"/>
              <w:szCs w:val="28"/>
            </w:rPr>
            <w:t>Table of content</w:t>
          </w:r>
        </w:p>
        <w:p w14:paraId="7695A9E4" w14:textId="12216304" w:rsidR="00F80BDB" w:rsidRPr="00D975E1" w:rsidRDefault="00B963A9">
          <w:pPr>
            <w:pStyle w:val="TOC1"/>
            <w:tabs>
              <w:tab w:val="right" w:leader="dot" w:pos="9016"/>
            </w:tabs>
            <w:rPr>
              <w:rFonts w:ascii="Calibri" w:hAnsi="Calibri"/>
              <w:noProof/>
              <w:szCs w:val="24"/>
            </w:rPr>
          </w:pPr>
          <w:r w:rsidRPr="00D975E1">
            <w:rPr>
              <w:rFonts w:ascii="Calibri" w:hAnsi="Calibri"/>
              <w:sz w:val="28"/>
              <w:szCs w:val="28"/>
            </w:rPr>
            <w:fldChar w:fldCharType="begin"/>
          </w:r>
          <w:r w:rsidRPr="00D975E1">
            <w:rPr>
              <w:rFonts w:ascii="Calibri" w:hAnsi="Calibri"/>
              <w:sz w:val="28"/>
              <w:szCs w:val="28"/>
            </w:rPr>
            <w:instrText xml:space="preserve"> TOC \o "1-3" \h \z \u </w:instrText>
          </w:r>
          <w:r w:rsidRPr="00D975E1">
            <w:rPr>
              <w:rFonts w:ascii="Calibri" w:hAnsi="Calibri"/>
              <w:sz w:val="28"/>
              <w:szCs w:val="28"/>
            </w:rPr>
            <w:fldChar w:fldCharType="separate"/>
          </w:r>
          <w:hyperlink w:anchor="_Toc70778215" w:history="1">
            <w:r w:rsidR="00F80BDB" w:rsidRPr="00D975E1">
              <w:rPr>
                <w:rStyle w:val="a5"/>
                <w:rFonts w:ascii="Calibri" w:hAnsi="Calibri"/>
                <w:noProof/>
              </w:rPr>
              <w:t>1 introduction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_Toc70778215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w:t>
            </w:r>
            <w:r w:rsidR="00F80BDB" w:rsidRPr="00D975E1">
              <w:rPr>
                <w:rFonts w:ascii="Calibri" w:hAnsi="Calibri"/>
                <w:noProof/>
                <w:webHidden/>
              </w:rPr>
              <w:fldChar w:fldCharType="end"/>
            </w:r>
          </w:hyperlink>
        </w:p>
        <w:p w14:paraId="66A38C35" w14:textId="4CDCE0B9" w:rsidR="00F80BDB" w:rsidRPr="00D975E1" w:rsidRDefault="008557DC">
          <w:pPr>
            <w:pStyle w:val="TOC1"/>
            <w:tabs>
              <w:tab w:val="right" w:leader="dot" w:pos="9016"/>
            </w:tabs>
            <w:rPr>
              <w:rFonts w:ascii="Calibri" w:hAnsi="Calibri"/>
              <w:noProof/>
              <w:szCs w:val="24"/>
            </w:rPr>
          </w:pPr>
          <w:hyperlink w:anchor="_Toc70778216" w:history="1">
            <w:r w:rsidR="00F80BDB" w:rsidRPr="00D975E1">
              <w:rPr>
                <w:rStyle w:val="a5"/>
                <w:rFonts w:ascii="Calibri" w:hAnsi="Calibri"/>
                <w:noProof/>
              </w:rPr>
              <w:t>2.background research</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_Toc70778216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5</w:t>
            </w:r>
            <w:r w:rsidR="00F80BDB" w:rsidRPr="00D975E1">
              <w:rPr>
                <w:rFonts w:ascii="Calibri" w:hAnsi="Calibri"/>
                <w:noProof/>
                <w:webHidden/>
              </w:rPr>
              <w:fldChar w:fldCharType="end"/>
            </w:r>
          </w:hyperlink>
        </w:p>
        <w:p w14:paraId="2B46BB2D" w14:textId="08E2C894" w:rsidR="00F80BDB" w:rsidRPr="00D975E1" w:rsidRDefault="008557DC">
          <w:pPr>
            <w:pStyle w:val="TOC2"/>
            <w:tabs>
              <w:tab w:val="right" w:leader="dot" w:pos="9016"/>
            </w:tabs>
            <w:rPr>
              <w:rFonts w:ascii="Calibri" w:hAnsi="Calibri"/>
              <w:noProof/>
              <w:szCs w:val="24"/>
            </w:rPr>
          </w:pPr>
          <w:hyperlink w:anchor="_Toc70778217" w:history="1">
            <w:r w:rsidR="00F80BDB" w:rsidRPr="00D975E1">
              <w:rPr>
                <w:rStyle w:val="a5"/>
                <w:rFonts w:ascii="Calibri" w:hAnsi="Calibri"/>
                <w:noProof/>
              </w:rPr>
              <w:t>Top Trumps: NBA All Stars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_Toc70778217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5</w:t>
            </w:r>
            <w:r w:rsidR="00F80BDB" w:rsidRPr="00D975E1">
              <w:rPr>
                <w:rFonts w:ascii="Calibri" w:hAnsi="Calibri"/>
                <w:noProof/>
                <w:webHidden/>
              </w:rPr>
              <w:fldChar w:fldCharType="end"/>
            </w:r>
          </w:hyperlink>
        </w:p>
        <w:p w14:paraId="538772BB" w14:textId="379818C3" w:rsidR="00F80BDB" w:rsidRPr="00D975E1" w:rsidRDefault="008557DC">
          <w:pPr>
            <w:pStyle w:val="TOC2"/>
            <w:tabs>
              <w:tab w:val="right" w:leader="dot" w:pos="9016"/>
            </w:tabs>
            <w:rPr>
              <w:rFonts w:ascii="Calibri" w:hAnsi="Calibri"/>
              <w:noProof/>
              <w:szCs w:val="24"/>
            </w:rPr>
          </w:pPr>
          <w:hyperlink w:anchor="_Toc70778218" w:history="1">
            <w:r w:rsidR="00F80BDB" w:rsidRPr="00D975E1">
              <w:rPr>
                <w:rStyle w:val="a5"/>
                <w:rFonts w:ascii="Calibri" w:hAnsi="Calibri"/>
                <w:noProof/>
              </w:rPr>
              <w:t>Fantasy basketball league</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_Toc70778218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5</w:t>
            </w:r>
            <w:r w:rsidR="00F80BDB" w:rsidRPr="00D975E1">
              <w:rPr>
                <w:rFonts w:ascii="Calibri" w:hAnsi="Calibri"/>
                <w:noProof/>
                <w:webHidden/>
              </w:rPr>
              <w:fldChar w:fldCharType="end"/>
            </w:r>
          </w:hyperlink>
        </w:p>
        <w:p w14:paraId="0E49516B" w14:textId="56A40593" w:rsidR="00F80BDB" w:rsidRPr="00D975E1" w:rsidRDefault="008557DC">
          <w:pPr>
            <w:pStyle w:val="TOC3"/>
            <w:tabs>
              <w:tab w:val="right" w:leader="dot" w:pos="9016"/>
            </w:tabs>
            <w:rPr>
              <w:rFonts w:ascii="Calibri" w:hAnsi="Calibri"/>
              <w:noProof/>
              <w:szCs w:val="24"/>
            </w:rPr>
          </w:pPr>
          <w:hyperlink w:anchor="_Toc70778219" w:history="1">
            <w:r w:rsidR="00F80BDB" w:rsidRPr="00D975E1">
              <w:rPr>
                <w:rStyle w:val="a5"/>
                <w:rFonts w:ascii="Calibri" w:hAnsi="Calibri"/>
                <w:noProof/>
              </w:rPr>
              <w:t>NBA Fantasy</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_Toc70778219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6</w:t>
            </w:r>
            <w:r w:rsidR="00F80BDB" w:rsidRPr="00D975E1">
              <w:rPr>
                <w:rFonts w:ascii="Calibri" w:hAnsi="Calibri"/>
                <w:noProof/>
                <w:webHidden/>
              </w:rPr>
              <w:fldChar w:fldCharType="end"/>
            </w:r>
          </w:hyperlink>
        </w:p>
        <w:p w14:paraId="2DC53569" w14:textId="3160A257" w:rsidR="00F80BDB" w:rsidRPr="00D975E1" w:rsidRDefault="008557DC">
          <w:pPr>
            <w:pStyle w:val="TOC3"/>
            <w:tabs>
              <w:tab w:val="right" w:leader="dot" w:pos="9016"/>
            </w:tabs>
            <w:rPr>
              <w:rFonts w:ascii="Calibri" w:hAnsi="Calibri"/>
              <w:noProof/>
              <w:szCs w:val="24"/>
            </w:rPr>
          </w:pPr>
          <w:hyperlink w:anchor="_Toc70778220" w:history="1">
            <w:r w:rsidR="00F80BDB" w:rsidRPr="00D975E1">
              <w:rPr>
                <w:rStyle w:val="a5"/>
                <w:rFonts w:ascii="Calibri" w:hAnsi="Calibri"/>
                <w:noProof/>
              </w:rPr>
              <w:t>Yahoo Fantasy basketball</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_Toc70778220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6</w:t>
            </w:r>
            <w:r w:rsidR="00F80BDB" w:rsidRPr="00D975E1">
              <w:rPr>
                <w:rFonts w:ascii="Calibri" w:hAnsi="Calibri"/>
                <w:noProof/>
                <w:webHidden/>
              </w:rPr>
              <w:fldChar w:fldCharType="end"/>
            </w:r>
          </w:hyperlink>
        </w:p>
        <w:p w14:paraId="019ED830" w14:textId="33F21F11" w:rsidR="00F80BDB" w:rsidRPr="00D975E1" w:rsidRDefault="008557DC">
          <w:pPr>
            <w:pStyle w:val="TOC2"/>
            <w:tabs>
              <w:tab w:val="right" w:leader="dot" w:pos="9016"/>
            </w:tabs>
            <w:rPr>
              <w:rFonts w:ascii="Calibri" w:hAnsi="Calibri"/>
              <w:noProof/>
              <w:szCs w:val="24"/>
            </w:rPr>
          </w:pPr>
          <w:hyperlink w:anchor="_Toc70778221" w:history="1">
            <w:r w:rsidR="00F80BDB" w:rsidRPr="00D975E1">
              <w:rPr>
                <w:rStyle w:val="a5"/>
                <w:rFonts w:ascii="Calibri" w:hAnsi="Calibri"/>
                <w:noProof/>
              </w:rPr>
              <w:t>The team Elo rating system</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_Toc70778221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6</w:t>
            </w:r>
            <w:r w:rsidR="00F80BDB" w:rsidRPr="00D975E1">
              <w:rPr>
                <w:rFonts w:ascii="Calibri" w:hAnsi="Calibri"/>
                <w:noProof/>
                <w:webHidden/>
              </w:rPr>
              <w:fldChar w:fldCharType="end"/>
            </w:r>
          </w:hyperlink>
        </w:p>
        <w:p w14:paraId="45D85126" w14:textId="6F27FEA6" w:rsidR="00F80BDB" w:rsidRPr="00D975E1" w:rsidRDefault="008557DC">
          <w:pPr>
            <w:pStyle w:val="TOC2"/>
            <w:tabs>
              <w:tab w:val="right" w:leader="dot" w:pos="9016"/>
            </w:tabs>
            <w:rPr>
              <w:rFonts w:ascii="Calibri" w:hAnsi="Calibri"/>
              <w:noProof/>
              <w:szCs w:val="24"/>
            </w:rPr>
          </w:pPr>
          <w:hyperlink w:anchor="_Toc70778222" w:history="1">
            <w:r w:rsidR="00F80BDB" w:rsidRPr="00D975E1">
              <w:rPr>
                <w:rStyle w:val="a5"/>
                <w:rFonts w:ascii="Calibri" w:hAnsi="Calibri"/>
                <w:noProof/>
                <w:bdr w:val="none" w:sz="0" w:space="0" w:color="auto" w:frame="1"/>
                <w:shd w:val="clear" w:color="auto" w:fill="FFFFFF"/>
              </w:rPr>
              <w:t>The formula of Elo rating system</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_Toc70778222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7</w:t>
            </w:r>
            <w:r w:rsidR="00F80BDB" w:rsidRPr="00D975E1">
              <w:rPr>
                <w:rFonts w:ascii="Calibri" w:hAnsi="Calibri"/>
                <w:noProof/>
                <w:webHidden/>
              </w:rPr>
              <w:fldChar w:fldCharType="end"/>
            </w:r>
          </w:hyperlink>
        </w:p>
        <w:p w14:paraId="16AE02FD" w14:textId="02B79594" w:rsidR="00F80BDB" w:rsidRPr="00D975E1" w:rsidRDefault="008557DC">
          <w:pPr>
            <w:pStyle w:val="TOC2"/>
            <w:tabs>
              <w:tab w:val="right" w:leader="dot" w:pos="9016"/>
            </w:tabs>
            <w:rPr>
              <w:rFonts w:ascii="Calibri" w:hAnsi="Calibri"/>
              <w:noProof/>
              <w:szCs w:val="24"/>
            </w:rPr>
          </w:pPr>
          <w:hyperlink w:anchor="_Toc70778223" w:history="1">
            <w:r w:rsidR="00F80BDB" w:rsidRPr="00D975E1">
              <w:rPr>
                <w:rStyle w:val="a5"/>
                <w:rFonts w:ascii="Calibri" w:hAnsi="Calibri"/>
                <w:noProof/>
              </w:rPr>
              <w:t>Per(Player Efficiency Rating)</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_Toc70778223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8</w:t>
            </w:r>
            <w:r w:rsidR="00F80BDB" w:rsidRPr="00D975E1">
              <w:rPr>
                <w:rFonts w:ascii="Calibri" w:hAnsi="Calibri"/>
                <w:noProof/>
                <w:webHidden/>
              </w:rPr>
              <w:fldChar w:fldCharType="end"/>
            </w:r>
          </w:hyperlink>
        </w:p>
        <w:p w14:paraId="2CB55D3B" w14:textId="6297F1DD" w:rsidR="00F80BDB" w:rsidRPr="00D975E1" w:rsidRDefault="008557DC">
          <w:pPr>
            <w:pStyle w:val="TOC2"/>
            <w:tabs>
              <w:tab w:val="right" w:leader="dot" w:pos="9016"/>
            </w:tabs>
            <w:rPr>
              <w:rFonts w:ascii="Calibri" w:hAnsi="Calibri"/>
              <w:noProof/>
              <w:szCs w:val="24"/>
            </w:rPr>
          </w:pPr>
          <w:hyperlink w:anchor="_Toc70778224" w:history="1">
            <w:r w:rsidR="00F80BDB" w:rsidRPr="00D975E1">
              <w:rPr>
                <w:rStyle w:val="a5"/>
                <w:rFonts w:ascii="Calibri" w:hAnsi="Calibri"/>
                <w:noProof/>
              </w:rPr>
              <w:t>Data Selection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_Toc70778224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9</w:t>
            </w:r>
            <w:r w:rsidR="00F80BDB" w:rsidRPr="00D975E1">
              <w:rPr>
                <w:rFonts w:ascii="Calibri" w:hAnsi="Calibri"/>
                <w:noProof/>
                <w:webHidden/>
              </w:rPr>
              <w:fldChar w:fldCharType="end"/>
            </w:r>
          </w:hyperlink>
        </w:p>
        <w:p w14:paraId="44C6788D" w14:textId="37C0AE73" w:rsidR="00F80BDB" w:rsidRPr="00D975E1" w:rsidRDefault="008557DC">
          <w:pPr>
            <w:pStyle w:val="TOC1"/>
            <w:tabs>
              <w:tab w:val="right" w:leader="dot" w:pos="9016"/>
            </w:tabs>
            <w:rPr>
              <w:rFonts w:ascii="Calibri" w:hAnsi="Calibri"/>
              <w:noProof/>
              <w:szCs w:val="24"/>
            </w:rPr>
          </w:pPr>
          <w:hyperlink w:anchor="_Toc70778225" w:history="1">
            <w:r w:rsidR="00F80BDB" w:rsidRPr="00D975E1">
              <w:rPr>
                <w:rStyle w:val="a5"/>
                <w:rFonts w:ascii="Calibri" w:hAnsi="Calibri"/>
                <w:noProof/>
              </w:rPr>
              <w:t>3.professional considerations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_Toc70778225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11</w:t>
            </w:r>
            <w:r w:rsidR="00F80BDB" w:rsidRPr="00D975E1">
              <w:rPr>
                <w:rFonts w:ascii="Calibri" w:hAnsi="Calibri"/>
                <w:noProof/>
                <w:webHidden/>
              </w:rPr>
              <w:fldChar w:fldCharType="end"/>
            </w:r>
          </w:hyperlink>
        </w:p>
        <w:p w14:paraId="0D0B8414" w14:textId="668F7F7C" w:rsidR="00F80BDB" w:rsidRPr="00D975E1" w:rsidRDefault="008557DC">
          <w:pPr>
            <w:pStyle w:val="TOC1"/>
            <w:tabs>
              <w:tab w:val="right" w:leader="dot" w:pos="9016"/>
            </w:tabs>
            <w:rPr>
              <w:rFonts w:ascii="Calibri" w:hAnsi="Calibri"/>
              <w:noProof/>
              <w:szCs w:val="24"/>
            </w:rPr>
          </w:pPr>
          <w:hyperlink w:anchor="_Toc70778226" w:history="1">
            <w:r w:rsidR="00F80BDB" w:rsidRPr="00D975E1">
              <w:rPr>
                <w:rStyle w:val="a5"/>
                <w:rFonts w:ascii="Calibri" w:hAnsi="Calibri"/>
                <w:noProof/>
              </w:rPr>
              <w:t>4.requirement analysis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_Toc70778226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13</w:t>
            </w:r>
            <w:r w:rsidR="00F80BDB" w:rsidRPr="00D975E1">
              <w:rPr>
                <w:rFonts w:ascii="Calibri" w:hAnsi="Calibri"/>
                <w:noProof/>
                <w:webHidden/>
              </w:rPr>
              <w:fldChar w:fldCharType="end"/>
            </w:r>
          </w:hyperlink>
        </w:p>
        <w:p w14:paraId="0DD6B85A" w14:textId="413F1085" w:rsidR="00F80BDB" w:rsidRPr="00D975E1" w:rsidRDefault="008557DC">
          <w:pPr>
            <w:pStyle w:val="TOC2"/>
            <w:tabs>
              <w:tab w:val="right" w:leader="dot" w:pos="9016"/>
            </w:tabs>
            <w:rPr>
              <w:rFonts w:ascii="Calibri" w:hAnsi="Calibri"/>
              <w:noProof/>
              <w:szCs w:val="24"/>
            </w:rPr>
          </w:pPr>
          <w:hyperlink w:anchor="_Toc70778227" w:history="1">
            <w:r w:rsidR="00F80BDB" w:rsidRPr="00D975E1">
              <w:rPr>
                <w:rStyle w:val="a5"/>
                <w:rFonts w:ascii="Calibri" w:hAnsi="Calibri"/>
                <w:noProof/>
              </w:rPr>
              <w:t>Functional requirements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_Toc70778227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13</w:t>
            </w:r>
            <w:r w:rsidR="00F80BDB" w:rsidRPr="00D975E1">
              <w:rPr>
                <w:rFonts w:ascii="Calibri" w:hAnsi="Calibri"/>
                <w:noProof/>
                <w:webHidden/>
              </w:rPr>
              <w:fldChar w:fldCharType="end"/>
            </w:r>
          </w:hyperlink>
        </w:p>
        <w:p w14:paraId="016B1A4F" w14:textId="15745952" w:rsidR="00F80BDB" w:rsidRPr="00D975E1" w:rsidRDefault="008557DC">
          <w:pPr>
            <w:pStyle w:val="TOC2"/>
            <w:tabs>
              <w:tab w:val="right" w:leader="dot" w:pos="9016"/>
            </w:tabs>
            <w:rPr>
              <w:rFonts w:ascii="Calibri" w:hAnsi="Calibri"/>
              <w:noProof/>
              <w:szCs w:val="24"/>
            </w:rPr>
          </w:pPr>
          <w:hyperlink w:anchor="_Toc70778228" w:history="1">
            <w:r w:rsidR="00F80BDB" w:rsidRPr="00D975E1">
              <w:rPr>
                <w:rStyle w:val="a5"/>
                <w:rFonts w:ascii="Calibri" w:hAnsi="Calibri"/>
                <w:noProof/>
              </w:rPr>
              <w:t>Non-functional requirements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_Toc70778228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13</w:t>
            </w:r>
            <w:r w:rsidR="00F80BDB" w:rsidRPr="00D975E1">
              <w:rPr>
                <w:rFonts w:ascii="Calibri" w:hAnsi="Calibri"/>
                <w:noProof/>
                <w:webHidden/>
              </w:rPr>
              <w:fldChar w:fldCharType="end"/>
            </w:r>
          </w:hyperlink>
        </w:p>
        <w:p w14:paraId="04DCF25D" w14:textId="753E7C47" w:rsidR="00F80BDB" w:rsidRPr="00D975E1" w:rsidRDefault="008557DC">
          <w:pPr>
            <w:pStyle w:val="TOC1"/>
            <w:tabs>
              <w:tab w:val="right" w:leader="dot" w:pos="9016"/>
            </w:tabs>
            <w:rPr>
              <w:rFonts w:ascii="Calibri" w:hAnsi="Calibri"/>
              <w:noProof/>
              <w:szCs w:val="24"/>
            </w:rPr>
          </w:pPr>
          <w:hyperlink w:anchor="_Toc70778229" w:history="1">
            <w:r w:rsidR="00F80BDB" w:rsidRPr="00D975E1">
              <w:rPr>
                <w:rStyle w:val="a5"/>
                <w:rFonts w:ascii="Calibri" w:hAnsi="Calibri"/>
                <w:noProof/>
              </w:rPr>
              <w:t>5.system design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_Toc70778229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14</w:t>
            </w:r>
            <w:r w:rsidR="00F80BDB" w:rsidRPr="00D975E1">
              <w:rPr>
                <w:rFonts w:ascii="Calibri" w:hAnsi="Calibri"/>
                <w:noProof/>
                <w:webHidden/>
              </w:rPr>
              <w:fldChar w:fldCharType="end"/>
            </w:r>
          </w:hyperlink>
        </w:p>
        <w:p w14:paraId="2B4A8CF7" w14:textId="44E3B9DA" w:rsidR="00F80BDB" w:rsidRPr="00D975E1" w:rsidRDefault="008557DC">
          <w:pPr>
            <w:pStyle w:val="TOC2"/>
            <w:tabs>
              <w:tab w:val="right" w:leader="dot" w:pos="9016"/>
            </w:tabs>
            <w:rPr>
              <w:rFonts w:ascii="Calibri" w:hAnsi="Calibri"/>
              <w:noProof/>
              <w:szCs w:val="24"/>
            </w:rPr>
          </w:pPr>
          <w:hyperlink w:anchor="_Toc70778230" w:history="1">
            <w:r w:rsidR="00F80BDB" w:rsidRPr="00D975E1">
              <w:rPr>
                <w:rStyle w:val="a5"/>
                <w:rFonts w:ascii="Calibri" w:hAnsi="Calibri"/>
                <w:noProof/>
              </w:rPr>
              <w:t>5.1 learning objectives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_Toc70778230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14</w:t>
            </w:r>
            <w:r w:rsidR="00F80BDB" w:rsidRPr="00D975E1">
              <w:rPr>
                <w:rFonts w:ascii="Calibri" w:hAnsi="Calibri"/>
                <w:noProof/>
                <w:webHidden/>
              </w:rPr>
              <w:fldChar w:fldCharType="end"/>
            </w:r>
          </w:hyperlink>
        </w:p>
        <w:p w14:paraId="660EA106" w14:textId="360A5620" w:rsidR="00F80BDB" w:rsidRPr="00D975E1" w:rsidRDefault="008557DC">
          <w:pPr>
            <w:pStyle w:val="TOC3"/>
            <w:tabs>
              <w:tab w:val="right" w:leader="dot" w:pos="9016"/>
            </w:tabs>
            <w:rPr>
              <w:rFonts w:ascii="Calibri" w:hAnsi="Calibri"/>
              <w:noProof/>
              <w:szCs w:val="24"/>
            </w:rPr>
          </w:pPr>
          <w:hyperlink w:anchor="_Toc70778231" w:history="1">
            <w:r w:rsidR="00F80BDB" w:rsidRPr="00D975E1">
              <w:rPr>
                <w:rStyle w:val="a5"/>
                <w:rFonts w:ascii="Calibri" w:hAnsi="Calibri"/>
                <w:noProof/>
              </w:rPr>
              <w:t>Modules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_Toc70778231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14</w:t>
            </w:r>
            <w:r w:rsidR="00F80BDB" w:rsidRPr="00D975E1">
              <w:rPr>
                <w:rFonts w:ascii="Calibri" w:hAnsi="Calibri"/>
                <w:noProof/>
                <w:webHidden/>
              </w:rPr>
              <w:fldChar w:fldCharType="end"/>
            </w:r>
          </w:hyperlink>
        </w:p>
        <w:p w14:paraId="5A44540F" w14:textId="7B5A7EA4" w:rsidR="00F80BDB" w:rsidRPr="00D975E1" w:rsidRDefault="008557DC">
          <w:pPr>
            <w:pStyle w:val="TOC3"/>
            <w:tabs>
              <w:tab w:val="right" w:leader="dot" w:pos="9016"/>
            </w:tabs>
            <w:rPr>
              <w:rFonts w:ascii="Calibri" w:hAnsi="Calibri"/>
              <w:noProof/>
              <w:szCs w:val="24"/>
            </w:rPr>
          </w:pPr>
          <w:hyperlink w:anchor="_Toc70778232" w:history="1">
            <w:r w:rsidR="00F80BDB" w:rsidRPr="00D975E1">
              <w:rPr>
                <w:rStyle w:val="a5"/>
                <w:rFonts w:ascii="Calibri" w:hAnsi="Calibri"/>
                <w:noProof/>
              </w:rPr>
              <w:t>Modelling team chemistry</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_Toc70778232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15</w:t>
            </w:r>
            <w:r w:rsidR="00F80BDB" w:rsidRPr="00D975E1">
              <w:rPr>
                <w:rFonts w:ascii="Calibri" w:hAnsi="Calibri"/>
                <w:noProof/>
                <w:webHidden/>
              </w:rPr>
              <w:fldChar w:fldCharType="end"/>
            </w:r>
          </w:hyperlink>
        </w:p>
        <w:p w14:paraId="0A59A2C3" w14:textId="37CBD81A" w:rsidR="00F80BDB" w:rsidRPr="00D975E1" w:rsidRDefault="008557DC">
          <w:pPr>
            <w:pStyle w:val="TOC3"/>
            <w:tabs>
              <w:tab w:val="right" w:leader="dot" w:pos="9016"/>
            </w:tabs>
            <w:rPr>
              <w:rFonts w:ascii="Calibri" w:hAnsi="Calibri"/>
              <w:noProof/>
              <w:szCs w:val="24"/>
            </w:rPr>
          </w:pPr>
          <w:hyperlink w:anchor="_Toc70778233" w:history="1">
            <w:r w:rsidR="00F80BDB" w:rsidRPr="00D975E1">
              <w:rPr>
                <w:rStyle w:val="a5"/>
                <w:rFonts w:ascii="Calibri" w:hAnsi="Calibri"/>
                <w:noProof/>
              </w:rPr>
              <w:t>The function to calculate the strength of groups of players</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_Toc70778233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17</w:t>
            </w:r>
            <w:r w:rsidR="00F80BDB" w:rsidRPr="00D975E1">
              <w:rPr>
                <w:rFonts w:ascii="Calibri" w:hAnsi="Calibri"/>
                <w:noProof/>
                <w:webHidden/>
              </w:rPr>
              <w:fldChar w:fldCharType="end"/>
            </w:r>
          </w:hyperlink>
        </w:p>
        <w:p w14:paraId="2BC5C81E" w14:textId="4E4250EF" w:rsidR="00F80BDB" w:rsidRPr="00D975E1" w:rsidRDefault="008557DC">
          <w:pPr>
            <w:pStyle w:val="TOC3"/>
            <w:tabs>
              <w:tab w:val="right" w:leader="dot" w:pos="9016"/>
            </w:tabs>
            <w:rPr>
              <w:rFonts w:ascii="Calibri" w:hAnsi="Calibri"/>
              <w:noProof/>
              <w:szCs w:val="24"/>
            </w:rPr>
          </w:pPr>
          <w:hyperlink w:anchor="_Toc70778234" w:history="1">
            <w:r w:rsidR="00F80BDB" w:rsidRPr="00D975E1">
              <w:rPr>
                <w:rStyle w:val="a5"/>
                <w:rFonts w:ascii="Calibri" w:hAnsi="Calibri"/>
                <w:noProof/>
              </w:rPr>
              <w:t>The function to calculate the team chemistry</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_Toc70778234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17</w:t>
            </w:r>
            <w:r w:rsidR="00F80BDB" w:rsidRPr="00D975E1">
              <w:rPr>
                <w:rFonts w:ascii="Calibri" w:hAnsi="Calibri"/>
                <w:noProof/>
                <w:webHidden/>
              </w:rPr>
              <w:fldChar w:fldCharType="end"/>
            </w:r>
          </w:hyperlink>
        </w:p>
        <w:p w14:paraId="5D9ADFFE" w14:textId="7E418052" w:rsidR="00F80BDB" w:rsidRPr="00D975E1" w:rsidRDefault="008557DC">
          <w:pPr>
            <w:pStyle w:val="TOC3"/>
            <w:tabs>
              <w:tab w:val="right" w:leader="dot" w:pos="9016"/>
            </w:tabs>
            <w:rPr>
              <w:rFonts w:ascii="Calibri" w:hAnsi="Calibri"/>
              <w:noProof/>
              <w:szCs w:val="24"/>
            </w:rPr>
          </w:pPr>
          <w:hyperlink w:anchor="_Toc70778235" w:history="1">
            <w:r w:rsidR="00F80BDB" w:rsidRPr="00D975E1">
              <w:rPr>
                <w:rStyle w:val="a5"/>
                <w:rFonts w:ascii="Calibri" w:hAnsi="Calibri"/>
                <w:noProof/>
              </w:rPr>
              <w:t>Data memo function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_Toc70778235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19</w:t>
            </w:r>
            <w:r w:rsidR="00F80BDB" w:rsidRPr="00D975E1">
              <w:rPr>
                <w:rFonts w:ascii="Calibri" w:hAnsi="Calibri"/>
                <w:noProof/>
                <w:webHidden/>
              </w:rPr>
              <w:fldChar w:fldCharType="end"/>
            </w:r>
          </w:hyperlink>
        </w:p>
        <w:p w14:paraId="198FFCDA" w14:textId="02727D04" w:rsidR="00F80BDB" w:rsidRPr="00D975E1" w:rsidRDefault="008557DC">
          <w:pPr>
            <w:pStyle w:val="TOC3"/>
            <w:tabs>
              <w:tab w:val="right" w:leader="dot" w:pos="9016"/>
            </w:tabs>
            <w:rPr>
              <w:rFonts w:ascii="Calibri" w:hAnsi="Calibri"/>
              <w:noProof/>
              <w:szCs w:val="24"/>
            </w:rPr>
          </w:pPr>
          <w:hyperlink w:anchor="_Toc70778236" w:history="1">
            <w:r w:rsidR="00F80BDB" w:rsidRPr="00D975E1">
              <w:rPr>
                <w:rStyle w:val="a5"/>
                <w:rFonts w:ascii="Calibri" w:hAnsi="Calibri"/>
                <w:noProof/>
              </w:rPr>
              <w:t>Tkinter library [8]</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_Toc70778236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19</w:t>
            </w:r>
            <w:r w:rsidR="00F80BDB" w:rsidRPr="00D975E1">
              <w:rPr>
                <w:rFonts w:ascii="Calibri" w:hAnsi="Calibri"/>
                <w:noProof/>
                <w:webHidden/>
              </w:rPr>
              <w:fldChar w:fldCharType="end"/>
            </w:r>
          </w:hyperlink>
        </w:p>
        <w:p w14:paraId="43E3E80C" w14:textId="7B544ADB" w:rsidR="00F80BDB" w:rsidRPr="00D975E1" w:rsidRDefault="008557DC">
          <w:pPr>
            <w:pStyle w:val="TOC3"/>
            <w:tabs>
              <w:tab w:val="right" w:leader="dot" w:pos="9016"/>
            </w:tabs>
            <w:rPr>
              <w:rFonts w:ascii="Calibri" w:hAnsi="Calibri"/>
              <w:noProof/>
              <w:szCs w:val="24"/>
            </w:rPr>
          </w:pPr>
          <w:hyperlink w:anchor="_Toc70778237" w:history="1">
            <w:r w:rsidR="00F80BDB" w:rsidRPr="00D975E1">
              <w:rPr>
                <w:rStyle w:val="a5"/>
                <w:rFonts w:ascii="Calibri" w:hAnsi="Calibri"/>
                <w:noProof/>
              </w:rPr>
              <w:t>UI design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_Toc70778237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20</w:t>
            </w:r>
            <w:r w:rsidR="00F80BDB" w:rsidRPr="00D975E1">
              <w:rPr>
                <w:rFonts w:ascii="Calibri" w:hAnsi="Calibri"/>
                <w:noProof/>
                <w:webHidden/>
              </w:rPr>
              <w:fldChar w:fldCharType="end"/>
            </w:r>
          </w:hyperlink>
        </w:p>
        <w:p w14:paraId="1949FEAF" w14:textId="59AE2EBA" w:rsidR="00F80BDB" w:rsidRPr="00D975E1" w:rsidRDefault="008557DC">
          <w:pPr>
            <w:pStyle w:val="TOC3"/>
            <w:tabs>
              <w:tab w:val="right" w:leader="dot" w:pos="9016"/>
            </w:tabs>
            <w:rPr>
              <w:rFonts w:ascii="Calibri" w:hAnsi="Calibri"/>
              <w:noProof/>
              <w:szCs w:val="24"/>
            </w:rPr>
          </w:pPr>
          <w:hyperlink w:anchor="_Toc70778238" w:history="1">
            <w:r w:rsidR="00F80BDB" w:rsidRPr="00D975E1">
              <w:rPr>
                <w:rStyle w:val="a5"/>
                <w:rFonts w:ascii="Calibri" w:hAnsi="Calibri"/>
                <w:noProof/>
              </w:rPr>
              <w:t>Game mode</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_Toc70778238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21</w:t>
            </w:r>
            <w:r w:rsidR="00F80BDB" w:rsidRPr="00D975E1">
              <w:rPr>
                <w:rFonts w:ascii="Calibri" w:hAnsi="Calibri"/>
                <w:noProof/>
                <w:webHidden/>
              </w:rPr>
              <w:fldChar w:fldCharType="end"/>
            </w:r>
          </w:hyperlink>
        </w:p>
        <w:p w14:paraId="46BC4FBF" w14:textId="0625568B" w:rsidR="00F80BDB" w:rsidRPr="00D975E1" w:rsidRDefault="008557DC">
          <w:pPr>
            <w:pStyle w:val="TOC3"/>
            <w:tabs>
              <w:tab w:val="right" w:leader="dot" w:pos="9016"/>
            </w:tabs>
            <w:rPr>
              <w:rFonts w:ascii="Calibri" w:hAnsi="Calibri"/>
              <w:noProof/>
              <w:szCs w:val="24"/>
            </w:rPr>
          </w:pPr>
          <w:hyperlink w:anchor="_Toc70778239" w:history="1">
            <w:r w:rsidR="00F80BDB" w:rsidRPr="00D975E1">
              <w:rPr>
                <w:rStyle w:val="a5"/>
                <w:rFonts w:ascii="Calibri" w:hAnsi="Calibri"/>
                <w:noProof/>
              </w:rPr>
              <w:t>Game rule</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_Toc70778239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21</w:t>
            </w:r>
            <w:r w:rsidR="00F80BDB" w:rsidRPr="00D975E1">
              <w:rPr>
                <w:rFonts w:ascii="Calibri" w:hAnsi="Calibri"/>
                <w:noProof/>
                <w:webHidden/>
              </w:rPr>
              <w:fldChar w:fldCharType="end"/>
            </w:r>
          </w:hyperlink>
        </w:p>
        <w:p w14:paraId="414C39DD" w14:textId="3AE70DC5" w:rsidR="00F80BDB" w:rsidRPr="00D975E1" w:rsidRDefault="008557DC">
          <w:pPr>
            <w:pStyle w:val="TOC1"/>
            <w:tabs>
              <w:tab w:val="right" w:leader="dot" w:pos="9016"/>
            </w:tabs>
            <w:rPr>
              <w:rFonts w:ascii="Calibri" w:hAnsi="Calibri"/>
              <w:noProof/>
              <w:szCs w:val="24"/>
            </w:rPr>
          </w:pPr>
          <w:hyperlink w:anchor="_Toc70778240" w:history="1">
            <w:r w:rsidR="00F80BDB" w:rsidRPr="00D975E1">
              <w:rPr>
                <w:rStyle w:val="a5"/>
                <w:rFonts w:ascii="Calibri" w:hAnsi="Calibri"/>
                <w:noProof/>
              </w:rPr>
              <w:t>6.implementation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_Toc70778240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24</w:t>
            </w:r>
            <w:r w:rsidR="00F80BDB" w:rsidRPr="00D975E1">
              <w:rPr>
                <w:rFonts w:ascii="Calibri" w:hAnsi="Calibri"/>
                <w:noProof/>
                <w:webHidden/>
              </w:rPr>
              <w:fldChar w:fldCharType="end"/>
            </w:r>
          </w:hyperlink>
        </w:p>
        <w:p w14:paraId="2454A735" w14:textId="5905611F" w:rsidR="00F80BDB" w:rsidRPr="00D975E1" w:rsidRDefault="008557DC">
          <w:pPr>
            <w:pStyle w:val="TOC2"/>
            <w:tabs>
              <w:tab w:val="right" w:leader="dot" w:pos="9016"/>
            </w:tabs>
            <w:rPr>
              <w:rFonts w:ascii="Calibri" w:hAnsi="Calibri"/>
              <w:noProof/>
              <w:szCs w:val="24"/>
            </w:rPr>
          </w:pPr>
          <w:hyperlink w:anchor="_Toc70778241" w:history="1">
            <w:r w:rsidR="00F80BDB" w:rsidRPr="00D975E1">
              <w:rPr>
                <w:rStyle w:val="a5"/>
                <w:rFonts w:ascii="Calibri" w:hAnsi="Calibri"/>
                <w:noProof/>
              </w:rPr>
              <w:t>Explore the suitable model for data structure</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_Toc70778241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24</w:t>
            </w:r>
            <w:r w:rsidR="00F80BDB" w:rsidRPr="00D975E1">
              <w:rPr>
                <w:rFonts w:ascii="Calibri" w:hAnsi="Calibri"/>
                <w:noProof/>
                <w:webHidden/>
              </w:rPr>
              <w:fldChar w:fldCharType="end"/>
            </w:r>
          </w:hyperlink>
        </w:p>
        <w:p w14:paraId="5E9F6083" w14:textId="50B7E590" w:rsidR="00F80BDB" w:rsidRPr="00D975E1" w:rsidRDefault="008557DC">
          <w:pPr>
            <w:pStyle w:val="TOC3"/>
            <w:tabs>
              <w:tab w:val="right" w:leader="dot" w:pos="9016"/>
            </w:tabs>
            <w:rPr>
              <w:rFonts w:ascii="Calibri" w:hAnsi="Calibri"/>
              <w:noProof/>
              <w:szCs w:val="24"/>
            </w:rPr>
          </w:pPr>
          <w:hyperlink w:anchor="_Toc70778242" w:history="1">
            <w:r w:rsidR="00F80BDB" w:rsidRPr="00D975E1">
              <w:rPr>
                <w:rStyle w:val="a5"/>
                <w:rFonts w:ascii="Calibri" w:hAnsi="Calibri"/>
                <w:noProof/>
              </w:rPr>
              <w:t>The rating implement method change</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_Toc70778242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26</w:t>
            </w:r>
            <w:r w:rsidR="00F80BDB" w:rsidRPr="00D975E1">
              <w:rPr>
                <w:rFonts w:ascii="Calibri" w:hAnsi="Calibri"/>
                <w:noProof/>
                <w:webHidden/>
              </w:rPr>
              <w:fldChar w:fldCharType="end"/>
            </w:r>
          </w:hyperlink>
        </w:p>
        <w:p w14:paraId="23466DA3" w14:textId="66EBD757" w:rsidR="00F80BDB" w:rsidRPr="00D975E1" w:rsidRDefault="008557DC">
          <w:pPr>
            <w:pStyle w:val="TOC2"/>
            <w:tabs>
              <w:tab w:val="right" w:leader="dot" w:pos="9016"/>
            </w:tabs>
            <w:rPr>
              <w:rFonts w:ascii="Calibri" w:hAnsi="Calibri"/>
              <w:noProof/>
              <w:szCs w:val="24"/>
            </w:rPr>
          </w:pPr>
          <w:hyperlink w:anchor="_Toc70778243" w:history="1">
            <w:r w:rsidR="00F80BDB" w:rsidRPr="00D975E1">
              <w:rPr>
                <w:rStyle w:val="a5"/>
                <w:rFonts w:ascii="Calibri" w:hAnsi="Calibri"/>
                <w:noProof/>
              </w:rPr>
              <w:t>Fibonacci sequence</w:t>
            </w:r>
            <w:r w:rsidR="00F80BDB" w:rsidRPr="00D975E1">
              <w:rPr>
                <w:rStyle w:val="a5"/>
                <w:rFonts w:ascii="Calibri" w:hAnsi="Calibri"/>
                <w:noProof/>
                <w:kern w:val="44"/>
              </w:rPr>
              <w:t xml:space="preserve"> [4]</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_Toc70778243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27</w:t>
            </w:r>
            <w:r w:rsidR="00F80BDB" w:rsidRPr="00D975E1">
              <w:rPr>
                <w:rFonts w:ascii="Calibri" w:hAnsi="Calibri"/>
                <w:noProof/>
                <w:webHidden/>
              </w:rPr>
              <w:fldChar w:fldCharType="end"/>
            </w:r>
          </w:hyperlink>
        </w:p>
        <w:p w14:paraId="5FE8DD34" w14:textId="7BEE72E0" w:rsidR="00F80BDB" w:rsidRPr="00D975E1" w:rsidRDefault="008557DC">
          <w:pPr>
            <w:pStyle w:val="TOC2"/>
            <w:tabs>
              <w:tab w:val="right" w:leader="dot" w:pos="9016"/>
            </w:tabs>
            <w:rPr>
              <w:rFonts w:ascii="Calibri" w:hAnsi="Calibri"/>
              <w:noProof/>
              <w:szCs w:val="24"/>
            </w:rPr>
          </w:pPr>
          <w:hyperlink w:anchor="_Toc70778244" w:history="1">
            <w:r w:rsidR="00F80BDB" w:rsidRPr="00D975E1">
              <w:rPr>
                <w:rStyle w:val="a5"/>
                <w:rFonts w:ascii="Calibri" w:hAnsi="Calibri"/>
                <w:noProof/>
              </w:rPr>
              <w:t>Memoization [5]</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_Toc70778244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28</w:t>
            </w:r>
            <w:r w:rsidR="00F80BDB" w:rsidRPr="00D975E1">
              <w:rPr>
                <w:rFonts w:ascii="Calibri" w:hAnsi="Calibri"/>
                <w:noProof/>
                <w:webHidden/>
              </w:rPr>
              <w:fldChar w:fldCharType="end"/>
            </w:r>
          </w:hyperlink>
        </w:p>
        <w:p w14:paraId="037B0FAD" w14:textId="154A7A8A" w:rsidR="00F80BDB" w:rsidRPr="00D975E1" w:rsidRDefault="008557DC">
          <w:pPr>
            <w:pStyle w:val="TOC3"/>
            <w:tabs>
              <w:tab w:val="right" w:leader="dot" w:pos="9016"/>
            </w:tabs>
            <w:rPr>
              <w:rFonts w:ascii="Calibri" w:hAnsi="Calibri"/>
              <w:noProof/>
              <w:szCs w:val="24"/>
            </w:rPr>
          </w:pPr>
          <w:hyperlink w:anchor="_Toc70778245" w:history="1">
            <w:r w:rsidR="00F80BDB" w:rsidRPr="00D975E1">
              <w:rPr>
                <w:rStyle w:val="a5"/>
                <w:rFonts w:ascii="Calibri" w:hAnsi="Calibri"/>
                <w:noProof/>
              </w:rPr>
              <w:t>Implementation in simple robot</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_Toc70778245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30</w:t>
            </w:r>
            <w:r w:rsidR="00F80BDB" w:rsidRPr="00D975E1">
              <w:rPr>
                <w:rFonts w:ascii="Calibri" w:hAnsi="Calibri"/>
                <w:noProof/>
                <w:webHidden/>
              </w:rPr>
              <w:fldChar w:fldCharType="end"/>
            </w:r>
          </w:hyperlink>
        </w:p>
        <w:p w14:paraId="23151606" w14:textId="6D8080F3" w:rsidR="00F80BDB" w:rsidRPr="00D975E1" w:rsidRDefault="008557DC">
          <w:pPr>
            <w:pStyle w:val="TOC3"/>
            <w:tabs>
              <w:tab w:val="right" w:leader="dot" w:pos="9016"/>
            </w:tabs>
            <w:rPr>
              <w:rFonts w:ascii="Calibri" w:hAnsi="Calibri"/>
              <w:noProof/>
              <w:szCs w:val="24"/>
            </w:rPr>
          </w:pPr>
          <w:hyperlink w:anchor="_Toc70778246" w:history="1">
            <w:r w:rsidR="00F80BDB" w:rsidRPr="00D975E1">
              <w:rPr>
                <w:rStyle w:val="a5"/>
                <w:rFonts w:ascii="Calibri" w:hAnsi="Calibri"/>
                <w:noProof/>
              </w:rPr>
              <w:t>Implementation issue</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_Toc70778246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30</w:t>
            </w:r>
            <w:r w:rsidR="00F80BDB" w:rsidRPr="00D975E1">
              <w:rPr>
                <w:rFonts w:ascii="Calibri" w:hAnsi="Calibri"/>
                <w:noProof/>
                <w:webHidden/>
              </w:rPr>
              <w:fldChar w:fldCharType="end"/>
            </w:r>
          </w:hyperlink>
        </w:p>
        <w:p w14:paraId="7AFAA42A" w14:textId="7A47A99E" w:rsidR="00F80BDB" w:rsidRPr="00D975E1" w:rsidRDefault="008557DC">
          <w:pPr>
            <w:pStyle w:val="TOC1"/>
            <w:tabs>
              <w:tab w:val="right" w:leader="dot" w:pos="9016"/>
            </w:tabs>
            <w:rPr>
              <w:rFonts w:ascii="Calibri" w:hAnsi="Calibri"/>
              <w:noProof/>
              <w:szCs w:val="24"/>
            </w:rPr>
          </w:pPr>
          <w:hyperlink w:anchor="_Toc70778247" w:history="1">
            <w:r w:rsidR="00F80BDB" w:rsidRPr="00D975E1">
              <w:rPr>
                <w:rStyle w:val="a5"/>
                <w:rFonts w:ascii="Calibri" w:hAnsi="Calibri"/>
                <w:noProof/>
              </w:rPr>
              <w:t>7.testing</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_Toc70778247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32</w:t>
            </w:r>
            <w:r w:rsidR="00F80BDB" w:rsidRPr="00D975E1">
              <w:rPr>
                <w:rFonts w:ascii="Calibri" w:hAnsi="Calibri"/>
                <w:noProof/>
                <w:webHidden/>
              </w:rPr>
              <w:fldChar w:fldCharType="end"/>
            </w:r>
          </w:hyperlink>
        </w:p>
        <w:p w14:paraId="7C78E41A" w14:textId="67B6D923" w:rsidR="00F80BDB" w:rsidRPr="00D975E1" w:rsidRDefault="008557DC">
          <w:pPr>
            <w:pStyle w:val="TOC2"/>
            <w:tabs>
              <w:tab w:val="right" w:leader="dot" w:pos="9016"/>
            </w:tabs>
            <w:rPr>
              <w:rFonts w:ascii="Calibri" w:hAnsi="Calibri"/>
              <w:noProof/>
              <w:szCs w:val="24"/>
            </w:rPr>
          </w:pPr>
          <w:hyperlink w:anchor="_Toc70778248" w:history="1">
            <w:r w:rsidR="00F80BDB" w:rsidRPr="00D975E1">
              <w:rPr>
                <w:rStyle w:val="a5"/>
                <w:rFonts w:ascii="Calibri" w:hAnsi="Calibri"/>
                <w:noProof/>
              </w:rPr>
              <w:t>Unit test</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_Toc70778248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32</w:t>
            </w:r>
            <w:r w:rsidR="00F80BDB" w:rsidRPr="00D975E1">
              <w:rPr>
                <w:rFonts w:ascii="Calibri" w:hAnsi="Calibri"/>
                <w:noProof/>
                <w:webHidden/>
              </w:rPr>
              <w:fldChar w:fldCharType="end"/>
            </w:r>
          </w:hyperlink>
        </w:p>
        <w:p w14:paraId="44D3BB99" w14:textId="4E206F82" w:rsidR="00F80BDB" w:rsidRPr="00D975E1" w:rsidRDefault="008557DC">
          <w:pPr>
            <w:pStyle w:val="TOC2"/>
            <w:tabs>
              <w:tab w:val="right" w:leader="dot" w:pos="9016"/>
            </w:tabs>
            <w:rPr>
              <w:rFonts w:ascii="Calibri" w:hAnsi="Calibri"/>
              <w:noProof/>
              <w:szCs w:val="24"/>
            </w:rPr>
          </w:pPr>
          <w:hyperlink w:anchor="_Toc70778249" w:history="1">
            <w:r w:rsidR="00F80BDB" w:rsidRPr="00D975E1">
              <w:rPr>
                <w:rStyle w:val="a5"/>
                <w:rFonts w:ascii="Calibri" w:hAnsi="Calibri"/>
                <w:noProof/>
              </w:rPr>
              <w:t>Integration test</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_Toc70778249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33</w:t>
            </w:r>
            <w:r w:rsidR="00F80BDB" w:rsidRPr="00D975E1">
              <w:rPr>
                <w:rFonts w:ascii="Calibri" w:hAnsi="Calibri"/>
                <w:noProof/>
                <w:webHidden/>
              </w:rPr>
              <w:fldChar w:fldCharType="end"/>
            </w:r>
          </w:hyperlink>
        </w:p>
        <w:p w14:paraId="09D0A3B1" w14:textId="7D97C089" w:rsidR="00F80BDB" w:rsidRPr="00D975E1" w:rsidRDefault="008557DC">
          <w:pPr>
            <w:pStyle w:val="TOC2"/>
            <w:tabs>
              <w:tab w:val="right" w:leader="dot" w:pos="9016"/>
            </w:tabs>
            <w:rPr>
              <w:rFonts w:ascii="Calibri" w:hAnsi="Calibri"/>
              <w:noProof/>
              <w:szCs w:val="24"/>
            </w:rPr>
          </w:pPr>
          <w:hyperlink w:anchor="_Toc70778250" w:history="1">
            <w:r w:rsidR="00F80BDB" w:rsidRPr="00D975E1">
              <w:rPr>
                <w:rStyle w:val="a5"/>
                <w:rFonts w:ascii="Calibri" w:hAnsi="Calibri"/>
                <w:noProof/>
              </w:rPr>
              <w:t>System test</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_Toc70778250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33</w:t>
            </w:r>
            <w:r w:rsidR="00F80BDB" w:rsidRPr="00D975E1">
              <w:rPr>
                <w:rFonts w:ascii="Calibri" w:hAnsi="Calibri"/>
                <w:noProof/>
                <w:webHidden/>
              </w:rPr>
              <w:fldChar w:fldCharType="end"/>
            </w:r>
          </w:hyperlink>
        </w:p>
        <w:p w14:paraId="24247F3D" w14:textId="36C85164" w:rsidR="00F80BDB" w:rsidRPr="00D975E1" w:rsidRDefault="008557DC">
          <w:pPr>
            <w:pStyle w:val="TOC1"/>
            <w:tabs>
              <w:tab w:val="right" w:leader="dot" w:pos="9016"/>
            </w:tabs>
            <w:rPr>
              <w:rFonts w:ascii="Calibri" w:hAnsi="Calibri"/>
              <w:noProof/>
              <w:szCs w:val="24"/>
            </w:rPr>
          </w:pPr>
          <w:hyperlink w:anchor="_Toc70778251" w:history="1">
            <w:r w:rsidR="00F80BDB" w:rsidRPr="00D975E1">
              <w:rPr>
                <w:rStyle w:val="a5"/>
                <w:rFonts w:ascii="Calibri" w:hAnsi="Calibri"/>
                <w:noProof/>
              </w:rPr>
              <w:t>7.evaluation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_Toc70778251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34</w:t>
            </w:r>
            <w:r w:rsidR="00F80BDB" w:rsidRPr="00D975E1">
              <w:rPr>
                <w:rFonts w:ascii="Calibri" w:hAnsi="Calibri"/>
                <w:noProof/>
                <w:webHidden/>
              </w:rPr>
              <w:fldChar w:fldCharType="end"/>
            </w:r>
          </w:hyperlink>
        </w:p>
        <w:p w14:paraId="27321B02" w14:textId="429DC3D6" w:rsidR="00F80BDB" w:rsidRPr="00D975E1" w:rsidRDefault="008557DC">
          <w:pPr>
            <w:pStyle w:val="TOC1"/>
            <w:tabs>
              <w:tab w:val="right" w:leader="dot" w:pos="9016"/>
            </w:tabs>
            <w:rPr>
              <w:rFonts w:ascii="Calibri" w:hAnsi="Calibri"/>
              <w:noProof/>
              <w:szCs w:val="24"/>
            </w:rPr>
          </w:pPr>
          <w:hyperlink w:anchor="_Toc70778252" w:history="1">
            <w:r w:rsidR="00F80BDB" w:rsidRPr="00D975E1">
              <w:rPr>
                <w:rStyle w:val="a5"/>
                <w:rFonts w:ascii="Calibri" w:hAnsi="Calibri"/>
                <w:noProof/>
              </w:rPr>
              <w:t>8.conclusion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_Toc70778252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37</w:t>
            </w:r>
            <w:r w:rsidR="00F80BDB" w:rsidRPr="00D975E1">
              <w:rPr>
                <w:rFonts w:ascii="Calibri" w:hAnsi="Calibri"/>
                <w:noProof/>
                <w:webHidden/>
              </w:rPr>
              <w:fldChar w:fldCharType="end"/>
            </w:r>
          </w:hyperlink>
        </w:p>
        <w:p w14:paraId="4842D905" w14:textId="433DAF6B" w:rsidR="00F80BDB" w:rsidRPr="00D975E1" w:rsidRDefault="008557DC">
          <w:pPr>
            <w:pStyle w:val="TOC2"/>
            <w:tabs>
              <w:tab w:val="right" w:leader="dot" w:pos="9016"/>
            </w:tabs>
            <w:rPr>
              <w:rFonts w:ascii="Calibri" w:hAnsi="Calibri"/>
              <w:noProof/>
              <w:szCs w:val="24"/>
            </w:rPr>
          </w:pPr>
          <w:hyperlink w:anchor="_Toc70778253" w:history="1">
            <w:r w:rsidR="00F80BDB" w:rsidRPr="00D975E1">
              <w:rPr>
                <w:rStyle w:val="a5"/>
                <w:rFonts w:ascii="Calibri" w:hAnsi="Calibri"/>
                <w:noProof/>
              </w:rPr>
              <w:t>Limitation</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_Toc70778253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37</w:t>
            </w:r>
            <w:r w:rsidR="00F80BDB" w:rsidRPr="00D975E1">
              <w:rPr>
                <w:rFonts w:ascii="Calibri" w:hAnsi="Calibri"/>
                <w:noProof/>
                <w:webHidden/>
              </w:rPr>
              <w:fldChar w:fldCharType="end"/>
            </w:r>
          </w:hyperlink>
        </w:p>
        <w:p w14:paraId="478C5E9F" w14:textId="6585ADC1" w:rsidR="00F80BDB" w:rsidRPr="00D975E1" w:rsidRDefault="008557DC">
          <w:pPr>
            <w:pStyle w:val="TOC2"/>
            <w:tabs>
              <w:tab w:val="right" w:leader="dot" w:pos="9016"/>
            </w:tabs>
            <w:rPr>
              <w:rFonts w:ascii="Calibri" w:hAnsi="Calibri"/>
              <w:noProof/>
              <w:szCs w:val="24"/>
            </w:rPr>
          </w:pPr>
          <w:hyperlink w:anchor="_Toc70778254" w:history="1">
            <w:r w:rsidR="00F80BDB" w:rsidRPr="00D975E1">
              <w:rPr>
                <w:rStyle w:val="a5"/>
                <w:rFonts w:ascii="Calibri" w:hAnsi="Calibri"/>
                <w:noProof/>
              </w:rPr>
              <w:t>Compare with existing work</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_Toc70778254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38</w:t>
            </w:r>
            <w:r w:rsidR="00F80BDB" w:rsidRPr="00D975E1">
              <w:rPr>
                <w:rFonts w:ascii="Calibri" w:hAnsi="Calibri"/>
                <w:noProof/>
                <w:webHidden/>
              </w:rPr>
              <w:fldChar w:fldCharType="end"/>
            </w:r>
          </w:hyperlink>
        </w:p>
        <w:p w14:paraId="6F16D060" w14:textId="4571B38C" w:rsidR="00F80BDB" w:rsidRPr="00D975E1" w:rsidRDefault="008557DC">
          <w:pPr>
            <w:pStyle w:val="TOC2"/>
            <w:tabs>
              <w:tab w:val="right" w:leader="dot" w:pos="9016"/>
            </w:tabs>
            <w:rPr>
              <w:rFonts w:ascii="Calibri" w:hAnsi="Calibri"/>
              <w:noProof/>
              <w:szCs w:val="24"/>
            </w:rPr>
          </w:pPr>
          <w:hyperlink w:anchor="_Toc70778255" w:history="1">
            <w:r w:rsidR="00F80BDB" w:rsidRPr="00D975E1">
              <w:rPr>
                <w:rStyle w:val="a5"/>
                <w:rFonts w:ascii="Calibri" w:hAnsi="Calibri"/>
                <w:noProof/>
              </w:rPr>
              <w:t>Future work</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_Toc70778255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38</w:t>
            </w:r>
            <w:r w:rsidR="00F80BDB" w:rsidRPr="00D975E1">
              <w:rPr>
                <w:rFonts w:ascii="Calibri" w:hAnsi="Calibri"/>
                <w:noProof/>
                <w:webHidden/>
              </w:rPr>
              <w:fldChar w:fldCharType="end"/>
            </w:r>
          </w:hyperlink>
        </w:p>
        <w:p w14:paraId="5944F22D" w14:textId="18187145" w:rsidR="00F80BDB" w:rsidRPr="00D975E1" w:rsidRDefault="008557DC">
          <w:pPr>
            <w:pStyle w:val="TOC1"/>
            <w:tabs>
              <w:tab w:val="right" w:leader="dot" w:pos="9016"/>
            </w:tabs>
            <w:rPr>
              <w:rFonts w:ascii="Calibri" w:hAnsi="Calibri"/>
              <w:noProof/>
              <w:szCs w:val="24"/>
            </w:rPr>
          </w:pPr>
          <w:hyperlink w:anchor="_Toc70778256" w:history="1">
            <w:r w:rsidR="00F80BDB" w:rsidRPr="00D975E1">
              <w:rPr>
                <w:rStyle w:val="a5"/>
                <w:rFonts w:ascii="Calibri" w:hAnsi="Calibri"/>
                <w:noProof/>
              </w:rPr>
              <w:t>9.appendix</w:t>
            </w:r>
            <w:r w:rsidR="00F80BDB" w:rsidRPr="00D975E1">
              <w:rPr>
                <w:rFonts w:ascii="Calibri" w:hAnsi="Calibri"/>
                <w:noProof/>
                <w:webHidden/>
              </w:rPr>
              <w:tab/>
            </w:r>
            <w:r w:rsidR="00F80BDB" w:rsidRPr="00D975E1">
              <w:rPr>
                <w:rFonts w:ascii="Calibri" w:hAnsi="Calibri"/>
                <w:noProof/>
                <w:webHidden/>
              </w:rPr>
              <w:fldChar w:fldCharType="begin"/>
            </w:r>
            <w:r w:rsidR="00F80BDB" w:rsidRPr="00D975E1">
              <w:rPr>
                <w:rFonts w:ascii="Calibri" w:hAnsi="Calibri"/>
                <w:noProof/>
                <w:webHidden/>
              </w:rPr>
              <w:instrText xml:space="preserve"> PAGEREF _Toc70778256 \h </w:instrText>
            </w:r>
            <w:r w:rsidR="00F80BDB" w:rsidRPr="00D975E1">
              <w:rPr>
                <w:rFonts w:ascii="Calibri" w:hAnsi="Calibri"/>
                <w:noProof/>
                <w:webHidden/>
              </w:rPr>
            </w:r>
            <w:r w:rsidR="00F80BDB" w:rsidRPr="00D975E1">
              <w:rPr>
                <w:rFonts w:ascii="Calibri" w:hAnsi="Calibri"/>
                <w:noProof/>
                <w:webHidden/>
              </w:rPr>
              <w:fldChar w:fldCharType="separate"/>
            </w:r>
            <w:r w:rsidR="00F80BDB" w:rsidRPr="00D975E1">
              <w:rPr>
                <w:rFonts w:ascii="Calibri" w:hAnsi="Calibri"/>
                <w:noProof/>
                <w:webHidden/>
              </w:rPr>
              <w:t>38</w:t>
            </w:r>
            <w:r w:rsidR="00F80BDB" w:rsidRPr="00D975E1">
              <w:rPr>
                <w:rFonts w:ascii="Calibri" w:hAnsi="Calibri"/>
                <w:noProof/>
                <w:webHidden/>
              </w:rPr>
              <w:fldChar w:fldCharType="end"/>
            </w:r>
          </w:hyperlink>
        </w:p>
        <w:p w14:paraId="6FAB9B3A" w14:textId="1359C98C" w:rsidR="00B963A9" w:rsidRPr="00D975E1" w:rsidRDefault="00B963A9" w:rsidP="005E221B">
          <w:pPr>
            <w:jc w:val="left"/>
            <w:rPr>
              <w:rFonts w:ascii="Calibri" w:hAnsi="Calibri"/>
              <w:szCs w:val="21"/>
            </w:rPr>
          </w:pPr>
          <w:r w:rsidRPr="00D975E1">
            <w:rPr>
              <w:rFonts w:ascii="Calibri" w:hAnsi="Calibri"/>
              <w:b/>
              <w:bCs/>
              <w:sz w:val="28"/>
              <w:szCs w:val="28"/>
              <w:lang w:val="zh-CN"/>
            </w:rPr>
            <w:fldChar w:fldCharType="end"/>
          </w:r>
        </w:p>
      </w:sdtContent>
    </w:sdt>
    <w:p w14:paraId="75A06E3D" w14:textId="4A93567D" w:rsidR="00B963A9" w:rsidRPr="00D975E1" w:rsidRDefault="00B963A9" w:rsidP="005E221B">
      <w:pPr>
        <w:widowControl/>
        <w:jc w:val="left"/>
        <w:rPr>
          <w:rFonts w:ascii="Calibri" w:hAnsi="Calibri"/>
          <w:szCs w:val="21"/>
        </w:rPr>
      </w:pPr>
      <w:r w:rsidRPr="00D975E1">
        <w:rPr>
          <w:rFonts w:ascii="Calibri" w:hAnsi="Calibri"/>
          <w:szCs w:val="21"/>
        </w:rPr>
        <w:br w:type="page"/>
      </w:r>
    </w:p>
    <w:p w14:paraId="1169DD84" w14:textId="77777777" w:rsidR="00B963A9" w:rsidRPr="00D975E1" w:rsidRDefault="00B963A9" w:rsidP="005E221B">
      <w:pPr>
        <w:widowControl/>
        <w:jc w:val="left"/>
        <w:rPr>
          <w:rFonts w:ascii="Calibri" w:hAnsi="Calibri"/>
          <w:szCs w:val="21"/>
        </w:rPr>
      </w:pPr>
    </w:p>
    <w:p w14:paraId="43047EB4" w14:textId="4B20B3A4" w:rsidR="0072450C" w:rsidRPr="00D975E1" w:rsidRDefault="008B31D6" w:rsidP="005E221B">
      <w:pPr>
        <w:pStyle w:val="1"/>
        <w:jc w:val="left"/>
        <w:rPr>
          <w:rFonts w:ascii="Calibri" w:hAnsi="Calibri"/>
          <w:sz w:val="21"/>
          <w:szCs w:val="21"/>
        </w:rPr>
      </w:pPr>
      <w:bookmarkStart w:id="0" w:name="_Toc70778215"/>
      <w:r w:rsidRPr="00D975E1">
        <w:rPr>
          <w:rFonts w:ascii="Calibri" w:hAnsi="Calibri"/>
          <w:sz w:val="21"/>
          <w:szCs w:val="21"/>
        </w:rPr>
        <w:t>1 introduction</w:t>
      </w:r>
      <w:bookmarkEnd w:id="0"/>
    </w:p>
    <w:p w14:paraId="5710868A" w14:textId="751412F6" w:rsidR="00075FB7" w:rsidRPr="00D975E1" w:rsidRDefault="00075FB7" w:rsidP="005E221B">
      <w:pPr>
        <w:jc w:val="left"/>
        <w:rPr>
          <w:rFonts w:ascii="Calibri" w:hAnsi="Calibri"/>
          <w:szCs w:val="21"/>
        </w:rPr>
      </w:pPr>
      <w:r w:rsidRPr="00D975E1">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Content>
          <w:r w:rsidR="00D975E1" w:rsidRPr="00D975E1">
            <w:rPr>
              <w:rFonts w:ascii="Calibri" w:hAnsi="Calibri"/>
              <w:szCs w:val="21"/>
            </w:rPr>
            <w:fldChar w:fldCharType="begin"/>
          </w:r>
          <w:r w:rsidR="00D975E1" w:rsidRPr="00D975E1">
            <w:rPr>
              <w:rFonts w:ascii="Calibri" w:hAnsi="Calibri"/>
              <w:szCs w:val="21"/>
            </w:rPr>
            <w:instrText xml:space="preserve"> CITATION Dan21 \l 1033 </w:instrText>
          </w:r>
          <w:r w:rsidR="00D975E1" w:rsidRPr="00D975E1">
            <w:rPr>
              <w:rFonts w:ascii="Calibri" w:hAnsi="Calibri"/>
              <w:szCs w:val="21"/>
            </w:rPr>
            <w:fldChar w:fldCharType="separate"/>
          </w:r>
          <w:r w:rsidR="002237A2" w:rsidRPr="002237A2">
            <w:rPr>
              <w:rFonts w:ascii="Calibri" w:hAnsi="Calibri"/>
              <w:noProof/>
              <w:szCs w:val="21"/>
            </w:rPr>
            <w:t>(Feldman, 2021)</w:t>
          </w:r>
          <w:r w:rsidR="00D975E1" w:rsidRPr="00D975E1">
            <w:rPr>
              <w:rFonts w:ascii="Calibri" w:hAnsi="Calibri"/>
              <w:szCs w:val="21"/>
            </w:rPr>
            <w:fldChar w:fldCharType="end"/>
          </w:r>
        </w:sdtContent>
      </w:sdt>
      <w:r w:rsidRPr="00D975E1">
        <w:rPr>
          <w:rFonts w:ascii="Calibri" w:hAnsi="Calibri"/>
          <w:szCs w:val="21"/>
        </w:rPr>
        <w:t>and "penalty kicks" have gained considerable fame in both fan and AI circles.</w:t>
      </w:r>
      <w:del w:id="1" w:author="Bolin Zhu" w:date="2021-04-24T16:28:00Z">
        <w:r w:rsidRPr="00D975E1" w:rsidDel="00DA6612">
          <w:rPr>
            <w:rFonts w:ascii="Calibri" w:hAnsi="Calibri"/>
            <w:szCs w:val="21"/>
          </w:rPr>
          <w:delText xml:space="preserve"> At the same time, "fantasy leagues"</w:delText>
        </w:r>
      </w:del>
      <w:r w:rsidRPr="00D975E1">
        <w:rPr>
          <w:rFonts w:ascii="Calibri" w:hAnsi="Calibri"/>
          <w:szCs w:val="21"/>
        </w:rPr>
        <w:t xml:space="preserve"> </w:t>
      </w:r>
      <w:ins w:id="2" w:author="Bolin Zhu" w:date="2021-04-24T16:28:00Z">
        <w:r w:rsidR="00DA6612" w:rsidRPr="00D975E1">
          <w:rPr>
            <w:rFonts w:ascii="Calibri" w:hAnsi="Calibri"/>
            <w:szCs w:val="21"/>
          </w:rPr>
          <w:t>In the meantime, "fantasy leagues" have been created</w:t>
        </w:r>
      </w:ins>
      <w:del w:id="3" w:author="Bolin Zhu" w:date="2021-04-24T16:28:00Z">
        <w:r w:rsidRPr="00D975E1" w:rsidDel="00DA6612">
          <w:rPr>
            <w:rFonts w:ascii="Calibri" w:hAnsi="Calibri"/>
            <w:szCs w:val="21"/>
          </w:rPr>
          <w:delText xml:space="preserve">have become very </w:delText>
        </w:r>
        <w:commentRangeStart w:id="4"/>
        <w:r w:rsidRPr="00D975E1" w:rsidDel="00DA6612">
          <w:rPr>
            <w:rFonts w:ascii="Calibri" w:hAnsi="Calibri"/>
            <w:szCs w:val="21"/>
          </w:rPr>
          <w:delText>common</w:delText>
        </w:r>
        <w:commentRangeEnd w:id="4"/>
        <w:r w:rsidR="00DF108D" w:rsidRPr="00D975E1" w:rsidDel="00DA6612">
          <w:rPr>
            <w:rStyle w:val="a9"/>
            <w:rFonts w:ascii="Calibri" w:hAnsi="Calibri"/>
          </w:rPr>
          <w:commentReference w:id="4"/>
        </w:r>
      </w:del>
      <w:ins w:id="5" w:author="Bolin Zhu" w:date="2021-04-24T16:28:00Z">
        <w:r w:rsidR="00DA6612" w:rsidRPr="00D975E1">
          <w:rPr>
            <w:rFonts w:ascii="Calibri" w:hAnsi="Calibri"/>
            <w:szCs w:val="21"/>
          </w:rPr>
          <w:t>, the</w:t>
        </w:r>
      </w:ins>
      <w:del w:id="6" w:author="Bolin Zhu" w:date="2021-04-24T16:28:00Z">
        <w:r w:rsidRPr="00D975E1" w:rsidDel="00DA6612">
          <w:rPr>
            <w:rFonts w:ascii="Calibri" w:hAnsi="Calibri"/>
            <w:szCs w:val="21"/>
          </w:rPr>
          <w:delText>. A</w:delText>
        </w:r>
      </w:del>
      <w:r w:rsidRPr="00D975E1">
        <w:rPr>
          <w:rFonts w:ascii="Calibri" w:hAnsi="Calibri"/>
          <w:szCs w:val="21"/>
        </w:rPr>
        <w:t xml:space="preserve"> fantasy league tournament is a model in which players create their teams as professional basketball managers.</w:t>
      </w:r>
    </w:p>
    <w:p w14:paraId="62FE4D6A" w14:textId="74556249" w:rsidR="00075FB7" w:rsidRPr="00D975E1" w:rsidRDefault="00075FB7" w:rsidP="005E221B">
      <w:pPr>
        <w:jc w:val="left"/>
        <w:rPr>
          <w:rFonts w:ascii="Calibri" w:hAnsi="Calibri"/>
          <w:szCs w:val="21"/>
        </w:rPr>
      </w:pPr>
      <w:r w:rsidRPr="00D975E1">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D975E1">
        <w:rPr>
          <w:rFonts w:ascii="Calibri" w:hAnsi="Calibri"/>
          <w:szCs w:val="21"/>
        </w:rPr>
        <w:t>,</w:t>
      </w:r>
      <w:r w:rsidRPr="00D975E1">
        <w:rPr>
          <w:rFonts w:ascii="Calibri" w:hAnsi="Calibri"/>
          <w:szCs w:val="21"/>
        </w:rPr>
        <w:t xml:space="preserve"> and evaluation of this project.</w:t>
      </w:r>
    </w:p>
    <w:p w14:paraId="600DD6F8" w14:textId="0DFCCE86" w:rsidR="00D3196D" w:rsidRPr="00D975E1" w:rsidRDefault="00D3196D" w:rsidP="005E221B">
      <w:pPr>
        <w:jc w:val="left"/>
        <w:rPr>
          <w:rFonts w:ascii="Calibri" w:hAnsi="Calibri"/>
          <w:szCs w:val="21"/>
        </w:rPr>
      </w:pPr>
    </w:p>
    <w:p w14:paraId="368BA9C5" w14:textId="65B2436A" w:rsidR="00D3196D" w:rsidRPr="00D975E1" w:rsidRDefault="00D3196D" w:rsidP="005E221B">
      <w:pPr>
        <w:jc w:val="left"/>
        <w:rPr>
          <w:rFonts w:ascii="Calibri" w:hAnsi="Calibri"/>
          <w:szCs w:val="21"/>
        </w:rPr>
      </w:pPr>
      <w:r w:rsidRPr="00D975E1">
        <w:rPr>
          <w:rFonts w:ascii="Calibri" w:hAnsi="Calibri"/>
          <w:szCs w:val="21"/>
        </w:rPr>
        <w:t>Team chemistry in NBA</w:t>
      </w:r>
      <w:sdt>
        <w:sdtPr>
          <w:rPr>
            <w:rFonts w:ascii="Calibri" w:hAnsi="Calibri"/>
            <w:szCs w:val="21"/>
          </w:rPr>
          <w:id w:val="-1836439881"/>
          <w:citation/>
        </w:sdtPr>
        <w:sdtContent>
          <w:r w:rsidR="002237A2">
            <w:rPr>
              <w:rFonts w:ascii="Calibri" w:hAnsi="Calibri"/>
              <w:szCs w:val="21"/>
            </w:rPr>
            <w:fldChar w:fldCharType="begin"/>
          </w:r>
          <w:r w:rsidR="002237A2">
            <w:rPr>
              <w:rFonts w:ascii="Calibri" w:hAnsi="Calibri"/>
              <w:szCs w:val="21"/>
            </w:rPr>
            <w:instrText xml:space="preserve"> CITATION unk19 \l 1033 </w:instrText>
          </w:r>
          <w:r w:rsidR="002237A2">
            <w:rPr>
              <w:rFonts w:ascii="Calibri" w:hAnsi="Calibri"/>
              <w:szCs w:val="21"/>
            </w:rPr>
            <w:fldChar w:fldCharType="separate"/>
          </w:r>
          <w:r w:rsidR="002237A2">
            <w:rPr>
              <w:rFonts w:ascii="Calibri" w:hAnsi="Calibri"/>
              <w:noProof/>
              <w:szCs w:val="21"/>
            </w:rPr>
            <w:t xml:space="preserve"> </w:t>
          </w:r>
          <w:r w:rsidR="002237A2" w:rsidRPr="002237A2">
            <w:rPr>
              <w:rFonts w:ascii="Calibri" w:hAnsi="Calibri"/>
              <w:noProof/>
              <w:szCs w:val="21"/>
            </w:rPr>
            <w:t>(Unknow, 2019)</w:t>
          </w:r>
          <w:r w:rsidR="002237A2">
            <w:rPr>
              <w:rFonts w:ascii="Calibri" w:hAnsi="Calibri"/>
              <w:szCs w:val="21"/>
            </w:rPr>
            <w:fldChar w:fldCharType="end"/>
          </w:r>
        </w:sdtContent>
      </w:sdt>
    </w:p>
    <w:p w14:paraId="695B3C2D" w14:textId="1765458A" w:rsidR="00A35934" w:rsidRPr="00D975E1" w:rsidRDefault="00D3196D" w:rsidP="00A35934">
      <w:pPr>
        <w:jc w:val="left"/>
        <w:rPr>
          <w:ins w:id="7" w:author="Bolin Zhu" w:date="2021-04-23T23:34:00Z"/>
          <w:rFonts w:ascii="Calibri" w:hAnsi="Calibri"/>
          <w:szCs w:val="21"/>
        </w:rPr>
      </w:pPr>
      <w:r w:rsidRPr="00D975E1">
        <w:rPr>
          <w:rFonts w:ascii="Calibri" w:hAnsi="Calibri"/>
          <w:szCs w:val="21"/>
        </w:rPr>
        <w:t xml:space="preserve">Most teams have great surface strengths, but when they don't produce results, </w:t>
      </w:r>
      <w:ins w:id="8" w:author="Bolin Zhu" w:date="2021-04-23T23:31:00Z">
        <w:r w:rsidR="00A35934" w:rsidRPr="00D975E1">
          <w:rPr>
            <w:rFonts w:ascii="Calibri" w:hAnsi="Calibri"/>
            <w:szCs w:val="21"/>
          </w:rPr>
          <w:t>they will use the team chemistry as an e</w:t>
        </w:r>
      </w:ins>
      <w:ins w:id="9" w:author="Bolin Zhu" w:date="2021-04-23T23:32:00Z">
        <w:r w:rsidR="00A35934" w:rsidRPr="00D975E1">
          <w:rPr>
            <w:rFonts w:ascii="Calibri" w:hAnsi="Calibri"/>
            <w:szCs w:val="21"/>
          </w:rPr>
          <w:t>xcuse.</w:t>
        </w:r>
      </w:ins>
      <w:ins w:id="10" w:author="Bolin Zhu" w:date="2021-04-23T23:33:00Z">
        <w:r w:rsidR="00A35934" w:rsidRPr="00D975E1">
          <w:rPr>
            <w:rFonts w:ascii="Calibri" w:hAnsi="Calibri"/>
            <w:szCs w:val="21"/>
          </w:rPr>
          <w:t xml:space="preserve"> But it is hard to explain the team chemistry and ho</w:t>
        </w:r>
      </w:ins>
      <w:ins w:id="11" w:author="Bolin Zhu" w:date="2021-04-23T23:34:00Z">
        <w:r w:rsidR="00A35934" w:rsidRPr="00D975E1">
          <w:rPr>
            <w:rFonts w:ascii="Calibri" w:hAnsi="Calibri"/>
            <w:szCs w:val="21"/>
          </w:rPr>
          <w:t>w it works.</w:t>
        </w:r>
        <w:r w:rsidR="00A35934" w:rsidRPr="00D975E1">
          <w:rPr>
            <w:rFonts w:ascii="Calibri" w:hAnsi="Calibri"/>
          </w:rPr>
          <w:t xml:space="preserve"> </w:t>
        </w:r>
      </w:ins>
    </w:p>
    <w:p w14:paraId="4B018BF4" w14:textId="41736C95" w:rsidR="003145FB" w:rsidRPr="00D975E1" w:rsidRDefault="00A35934" w:rsidP="00A35934">
      <w:pPr>
        <w:jc w:val="left"/>
        <w:rPr>
          <w:rFonts w:ascii="Calibri" w:hAnsi="Calibri"/>
          <w:szCs w:val="21"/>
        </w:rPr>
      </w:pPr>
      <w:ins w:id="12" w:author="Bolin Zhu" w:date="2021-04-23T23:34:00Z">
        <w:r w:rsidRPr="00D975E1">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sdt>
        <w:sdtPr>
          <w:rPr>
            <w:rFonts w:ascii="Calibri" w:hAnsi="Calibri"/>
            <w:szCs w:val="21"/>
          </w:rPr>
          <w:id w:val="686959870"/>
          <w:citation/>
        </w:sdtPr>
        <w:sdtContent>
          <w:r w:rsidR="002237A2">
            <w:rPr>
              <w:rFonts w:ascii="Calibri" w:hAnsi="Calibri"/>
              <w:szCs w:val="21"/>
            </w:rPr>
            <w:fldChar w:fldCharType="begin"/>
          </w:r>
          <w:r w:rsidR="002237A2">
            <w:rPr>
              <w:rFonts w:ascii="Calibri" w:hAnsi="Calibri"/>
              <w:szCs w:val="21"/>
            </w:rPr>
            <w:instrText xml:space="preserve"> CITATION Mic20 \l 1033 </w:instrText>
          </w:r>
          <w:r w:rsidR="002237A2">
            <w:rPr>
              <w:rFonts w:ascii="Calibri" w:hAnsi="Calibri"/>
              <w:szCs w:val="21"/>
            </w:rPr>
            <w:fldChar w:fldCharType="separate"/>
          </w:r>
          <w:r w:rsidR="002237A2">
            <w:rPr>
              <w:rFonts w:ascii="Calibri" w:hAnsi="Calibri"/>
              <w:noProof/>
              <w:szCs w:val="21"/>
            </w:rPr>
            <w:t xml:space="preserve"> </w:t>
          </w:r>
          <w:r w:rsidR="002237A2" w:rsidRPr="002237A2">
            <w:rPr>
              <w:rFonts w:ascii="Calibri" w:hAnsi="Calibri"/>
              <w:noProof/>
              <w:szCs w:val="21"/>
            </w:rPr>
            <w:t>(Pina, 2020)</w:t>
          </w:r>
          <w:r w:rsidR="002237A2">
            <w:rPr>
              <w:rFonts w:ascii="Calibri" w:hAnsi="Calibri"/>
              <w:szCs w:val="21"/>
            </w:rPr>
            <w:fldChar w:fldCharType="end"/>
          </w:r>
        </w:sdtContent>
      </w:sdt>
      <w:ins w:id="13" w:author="Bolin Zhu" w:date="2021-04-23T23:34:00Z">
        <w:r w:rsidRPr="00D975E1">
          <w:rPr>
            <w:rFonts w:ascii="Calibri" w:hAnsi="Calibri"/>
            <w:szCs w:val="21"/>
          </w:rPr>
          <w:t xml:space="preserve">. In </w:t>
        </w:r>
        <w:proofErr w:type="spellStart"/>
        <w:r w:rsidRPr="00D975E1">
          <w:rPr>
            <w:rFonts w:ascii="Calibri" w:hAnsi="Calibri"/>
            <w:szCs w:val="21"/>
          </w:rPr>
          <w:t>details,</w:t>
        </w:r>
      </w:ins>
      <w:r w:rsidR="003145FB" w:rsidRPr="00D975E1">
        <w:rPr>
          <w:rFonts w:ascii="Calibri" w:hAnsi="Calibri"/>
          <w:szCs w:val="21"/>
        </w:rPr>
        <w:t>It</w:t>
      </w:r>
      <w:proofErr w:type="spellEnd"/>
      <w:r w:rsidR="003145FB" w:rsidRPr="00D975E1">
        <w:rPr>
          <w:rFonts w:ascii="Calibri" w:hAnsi="Calibri"/>
          <w:szCs w:val="21"/>
        </w:rPr>
        <w:t xml:space="preserve"> could be conclude</w:t>
      </w:r>
      <w:r w:rsidR="00805DD8" w:rsidRPr="00D975E1">
        <w:rPr>
          <w:rFonts w:ascii="Calibri" w:hAnsi="Calibri"/>
          <w:szCs w:val="21"/>
        </w:rPr>
        <w:t>d</w:t>
      </w:r>
      <w:r w:rsidR="003145FB" w:rsidRPr="00D975E1">
        <w:rPr>
          <w:rFonts w:ascii="Calibri" w:hAnsi="Calibri"/>
          <w:szCs w:val="21"/>
        </w:rPr>
        <w:t xml:space="preserve"> as two main part:</w:t>
      </w:r>
    </w:p>
    <w:p w14:paraId="0EF461BD" w14:textId="5CB57C30" w:rsidR="003145FB" w:rsidRPr="00D975E1" w:rsidRDefault="00D3196D" w:rsidP="005E221B">
      <w:pPr>
        <w:jc w:val="left"/>
        <w:rPr>
          <w:rFonts w:ascii="Calibri" w:hAnsi="Calibri"/>
          <w:szCs w:val="21"/>
        </w:rPr>
      </w:pPr>
      <w:r w:rsidRPr="00D975E1">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D975E1" w:rsidRDefault="003145FB" w:rsidP="005E221B">
      <w:pPr>
        <w:jc w:val="left"/>
        <w:rPr>
          <w:rFonts w:ascii="Calibri" w:hAnsi="Calibri"/>
          <w:szCs w:val="21"/>
        </w:rPr>
      </w:pPr>
      <w:r w:rsidRPr="00D975E1">
        <w:rPr>
          <w:rFonts w:ascii="Calibri" w:hAnsi="Calibri"/>
          <w:szCs w:val="21"/>
        </w:rPr>
        <w:t>T</w:t>
      </w:r>
      <w:r w:rsidR="00D3196D" w:rsidRPr="00D975E1">
        <w:rPr>
          <w:rFonts w:ascii="Calibri" w:hAnsi="Calibri"/>
          <w:szCs w:val="21"/>
        </w:rPr>
        <w:t xml:space="preserve">he level of understanding - players understand </w:t>
      </w:r>
      <w:proofErr w:type="spellStart"/>
      <w:r w:rsidR="00D3196D" w:rsidRPr="00D975E1">
        <w:rPr>
          <w:rFonts w:ascii="Calibri" w:hAnsi="Calibri"/>
          <w:szCs w:val="21"/>
        </w:rPr>
        <w:t>each others</w:t>
      </w:r>
      <w:r w:rsidR="00805DD8" w:rsidRPr="00D975E1">
        <w:rPr>
          <w:rFonts w:ascii="Calibri" w:hAnsi="Calibri"/>
          <w:szCs w:val="21"/>
        </w:rPr>
        <w:t>’</w:t>
      </w:r>
      <w:proofErr w:type="spellEnd"/>
      <w:r w:rsidR="00D3196D" w:rsidRPr="00D975E1">
        <w:rPr>
          <w:rFonts w:ascii="Calibri" w:hAnsi="Calibri"/>
          <w:szCs w:val="21"/>
        </w:rPr>
        <w:t xml:space="preserve"> strengths and weaknesses and </w:t>
      </w:r>
      <w:r w:rsidR="00805DD8" w:rsidRPr="00D975E1">
        <w:rPr>
          <w:rFonts w:ascii="Calibri" w:hAnsi="Calibri"/>
          <w:szCs w:val="21"/>
        </w:rPr>
        <w:t>can</w:t>
      </w:r>
      <w:r w:rsidR="00D3196D" w:rsidRPr="00D975E1">
        <w:rPr>
          <w:rFonts w:ascii="Calibri" w:hAnsi="Calibri"/>
          <w:szCs w:val="21"/>
        </w:rPr>
        <w:t xml:space="preserve"> work well together e.g. when </w:t>
      </w:r>
      <w:r w:rsidRPr="00D975E1">
        <w:rPr>
          <w:rFonts w:ascii="Calibri" w:hAnsi="Calibri"/>
          <w:szCs w:val="21"/>
        </w:rPr>
        <w:t xml:space="preserve">one player </w:t>
      </w:r>
      <w:r w:rsidR="00805DD8" w:rsidRPr="00D975E1">
        <w:rPr>
          <w:rFonts w:ascii="Calibri" w:hAnsi="Calibri"/>
          <w:szCs w:val="21"/>
        </w:rPr>
        <w:t>is</w:t>
      </w:r>
      <w:r w:rsidRPr="00D975E1">
        <w:rPr>
          <w:rFonts w:ascii="Calibri" w:hAnsi="Calibri"/>
          <w:szCs w:val="21"/>
        </w:rPr>
        <w:t xml:space="preserve"> free to sh</w:t>
      </w:r>
      <w:r w:rsidR="00805DD8" w:rsidRPr="00D975E1">
        <w:rPr>
          <w:rFonts w:ascii="Calibri" w:hAnsi="Calibri"/>
          <w:szCs w:val="21"/>
        </w:rPr>
        <w:t>o</w:t>
      </w:r>
      <w:r w:rsidRPr="00D975E1">
        <w:rPr>
          <w:rFonts w:ascii="Calibri" w:hAnsi="Calibri"/>
          <w:szCs w:val="21"/>
        </w:rPr>
        <w:t>ot</w:t>
      </w:r>
      <w:r w:rsidR="00D3196D" w:rsidRPr="00D975E1">
        <w:rPr>
          <w:rFonts w:ascii="Calibri" w:hAnsi="Calibri"/>
          <w:szCs w:val="21"/>
        </w:rPr>
        <w:t xml:space="preserve">, </w:t>
      </w:r>
      <w:r w:rsidRPr="00D975E1">
        <w:rPr>
          <w:rFonts w:ascii="Calibri" w:hAnsi="Calibri"/>
          <w:szCs w:val="21"/>
        </w:rPr>
        <w:t>his teammate</w:t>
      </w:r>
      <w:r w:rsidR="00D3196D" w:rsidRPr="00D975E1">
        <w:rPr>
          <w:rFonts w:ascii="Calibri" w:hAnsi="Calibri"/>
          <w:szCs w:val="21"/>
        </w:rPr>
        <w:t xml:space="preserve"> </w:t>
      </w:r>
      <w:r w:rsidR="00805DD8" w:rsidRPr="00D975E1">
        <w:rPr>
          <w:rFonts w:ascii="Calibri" w:hAnsi="Calibri"/>
          <w:szCs w:val="21"/>
        </w:rPr>
        <w:t xml:space="preserve">would </w:t>
      </w:r>
      <w:r w:rsidR="00D3196D" w:rsidRPr="00D975E1">
        <w:rPr>
          <w:rFonts w:ascii="Calibri" w:hAnsi="Calibri"/>
          <w:szCs w:val="21"/>
        </w:rPr>
        <w:t xml:space="preserve">pass </w:t>
      </w:r>
      <w:r w:rsidRPr="00D975E1">
        <w:rPr>
          <w:rFonts w:ascii="Calibri" w:hAnsi="Calibri"/>
          <w:szCs w:val="21"/>
        </w:rPr>
        <w:t xml:space="preserve">the ball </w:t>
      </w:r>
      <w:r w:rsidR="00D3196D" w:rsidRPr="00D975E1">
        <w:rPr>
          <w:rFonts w:ascii="Calibri" w:hAnsi="Calibri"/>
          <w:szCs w:val="21"/>
        </w:rPr>
        <w:t xml:space="preserve">to </w:t>
      </w:r>
      <w:r w:rsidRPr="00D975E1">
        <w:rPr>
          <w:rFonts w:ascii="Calibri" w:hAnsi="Calibri"/>
          <w:szCs w:val="21"/>
        </w:rPr>
        <w:t>him</w:t>
      </w:r>
      <w:r w:rsidR="00D3196D" w:rsidRPr="00D975E1">
        <w:rPr>
          <w:rFonts w:ascii="Calibri" w:hAnsi="Calibri"/>
          <w:szCs w:val="21"/>
        </w:rPr>
        <w:t xml:space="preserve"> in time</w:t>
      </w:r>
      <w:r w:rsidRPr="00D975E1">
        <w:rPr>
          <w:rFonts w:ascii="Calibri" w:hAnsi="Calibri"/>
          <w:szCs w:val="21"/>
        </w:rPr>
        <w:t>.</w:t>
      </w:r>
    </w:p>
    <w:p w14:paraId="322F4123" w14:textId="549F2E4D" w:rsidR="00D3196D" w:rsidRPr="00D975E1" w:rsidRDefault="003145FB" w:rsidP="005E221B">
      <w:pPr>
        <w:jc w:val="left"/>
        <w:rPr>
          <w:rFonts w:ascii="Calibri" w:hAnsi="Calibri"/>
          <w:szCs w:val="21"/>
        </w:rPr>
      </w:pPr>
      <w:r w:rsidRPr="00D975E1">
        <w:rPr>
          <w:rFonts w:ascii="Calibri" w:hAnsi="Calibri"/>
          <w:szCs w:val="21"/>
        </w:rPr>
        <w:t>In this project, the team chemistry will be considered as a</w:t>
      </w:r>
      <w:r w:rsidR="00805DD8" w:rsidRPr="00D975E1">
        <w:rPr>
          <w:rFonts w:ascii="Calibri" w:hAnsi="Calibri"/>
          <w:szCs w:val="21"/>
        </w:rPr>
        <w:t xml:space="preserve"> value, </w:t>
      </w:r>
      <w:r w:rsidRPr="00D975E1">
        <w:rPr>
          <w:rFonts w:ascii="Calibri" w:hAnsi="Calibri"/>
          <w:szCs w:val="21"/>
        </w:rPr>
        <w:t xml:space="preserve">and the team rating system will calculate </w:t>
      </w:r>
      <w:r w:rsidR="00805DD8" w:rsidRPr="00D975E1">
        <w:rPr>
          <w:rFonts w:ascii="Calibri" w:hAnsi="Calibri"/>
          <w:szCs w:val="21"/>
        </w:rPr>
        <w:t xml:space="preserve">this </w:t>
      </w:r>
      <w:r w:rsidRPr="00D975E1">
        <w:rPr>
          <w:rFonts w:ascii="Calibri" w:hAnsi="Calibri"/>
          <w:szCs w:val="21"/>
        </w:rPr>
        <w:t xml:space="preserve">value. </w:t>
      </w:r>
      <w:r w:rsidR="00805DD8" w:rsidRPr="00D975E1">
        <w:rPr>
          <w:rFonts w:ascii="Calibri" w:hAnsi="Calibri"/>
          <w:szCs w:val="21"/>
        </w:rPr>
        <w:t>T</w:t>
      </w:r>
      <w:r w:rsidRPr="00D975E1">
        <w:rPr>
          <w:rFonts w:ascii="Calibri" w:hAnsi="Calibri"/>
          <w:szCs w:val="21"/>
        </w:rPr>
        <w:t>he value will be taken into account in the final team score.</w:t>
      </w:r>
    </w:p>
    <w:p w14:paraId="28F7EF54" w14:textId="77777777" w:rsidR="00075FB7" w:rsidRPr="00D975E1" w:rsidRDefault="00075FB7" w:rsidP="005E221B">
      <w:pPr>
        <w:jc w:val="left"/>
        <w:rPr>
          <w:rFonts w:ascii="Calibri" w:hAnsi="Calibri"/>
          <w:szCs w:val="21"/>
        </w:rPr>
      </w:pPr>
    </w:p>
    <w:p w14:paraId="0CCAC00B" w14:textId="37CD94BE" w:rsidR="00805DD8" w:rsidRPr="00D975E1" w:rsidRDefault="002E4F86" w:rsidP="005E221B">
      <w:pPr>
        <w:jc w:val="left"/>
        <w:rPr>
          <w:rFonts w:ascii="Calibri" w:hAnsi="Calibri"/>
          <w:szCs w:val="21"/>
        </w:rPr>
      </w:pPr>
      <w:r w:rsidRPr="00D975E1">
        <w:rPr>
          <w:rFonts w:ascii="Calibri" w:hAnsi="Calibri"/>
          <w:szCs w:val="21"/>
        </w:rPr>
        <w:t xml:space="preserve">This </w:t>
      </w:r>
      <w:r w:rsidR="00805DD8" w:rsidRPr="00D975E1">
        <w:rPr>
          <w:rFonts w:ascii="Calibri" w:hAnsi="Calibri"/>
          <w:szCs w:val="21"/>
        </w:rPr>
        <w:t>document</w:t>
      </w:r>
      <w:r w:rsidRPr="00D975E1">
        <w:rPr>
          <w:rFonts w:ascii="Calibri" w:hAnsi="Calibri"/>
          <w:szCs w:val="21"/>
        </w:rPr>
        <w:t xml:space="preserve"> </w:t>
      </w:r>
      <w:r w:rsidR="00805DD8" w:rsidRPr="00D975E1">
        <w:rPr>
          <w:rFonts w:ascii="Calibri" w:hAnsi="Calibri"/>
          <w:szCs w:val="21"/>
        </w:rPr>
        <w:t xml:space="preserve">describes the project </w:t>
      </w:r>
      <w:r w:rsidRPr="00D975E1">
        <w:rPr>
          <w:rFonts w:ascii="Calibri" w:hAnsi="Calibri"/>
          <w:szCs w:val="21"/>
        </w:rPr>
        <w:t>in</w:t>
      </w:r>
      <w:r w:rsidR="00B55AC3" w:rsidRPr="00D975E1">
        <w:rPr>
          <w:rFonts w:ascii="Calibri" w:hAnsi="Calibri"/>
          <w:szCs w:val="21"/>
        </w:rPr>
        <w:t xml:space="preserve"> </w:t>
      </w:r>
      <w:r w:rsidR="00805DD8" w:rsidRPr="00D975E1">
        <w:rPr>
          <w:rFonts w:ascii="Calibri" w:hAnsi="Calibri"/>
          <w:szCs w:val="21"/>
        </w:rPr>
        <w:t>eight sections:</w:t>
      </w:r>
    </w:p>
    <w:p w14:paraId="0FE4DFB5" w14:textId="77777777" w:rsidR="00805DD8" w:rsidRPr="00D975E1" w:rsidRDefault="00805DD8" w:rsidP="005E221B">
      <w:pPr>
        <w:jc w:val="left"/>
        <w:rPr>
          <w:rFonts w:ascii="Calibri" w:hAnsi="Calibri"/>
          <w:szCs w:val="21"/>
        </w:rPr>
      </w:pPr>
    </w:p>
    <w:p w14:paraId="054D7404" w14:textId="69EB9869" w:rsidR="000D60B4" w:rsidRPr="00D975E1" w:rsidRDefault="00805DD8" w:rsidP="005E221B">
      <w:pPr>
        <w:jc w:val="left"/>
        <w:rPr>
          <w:rFonts w:ascii="Calibri" w:hAnsi="Calibri"/>
          <w:szCs w:val="21"/>
        </w:rPr>
      </w:pPr>
      <w:r w:rsidRPr="00D975E1">
        <w:rPr>
          <w:rFonts w:ascii="Calibri" w:hAnsi="Calibri"/>
          <w:szCs w:val="21"/>
        </w:rPr>
        <w:t xml:space="preserve">Research: this section </w:t>
      </w:r>
      <w:r w:rsidR="000D60B4" w:rsidRPr="00D975E1">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D975E1" w:rsidRDefault="000D60B4" w:rsidP="005E221B">
      <w:pPr>
        <w:jc w:val="left"/>
        <w:rPr>
          <w:rFonts w:ascii="Calibri" w:hAnsi="Calibri"/>
          <w:szCs w:val="21"/>
        </w:rPr>
      </w:pPr>
    </w:p>
    <w:p w14:paraId="07687401" w14:textId="6BD1FC2A" w:rsidR="000D60B4" w:rsidRPr="00D975E1" w:rsidRDefault="00805DD8" w:rsidP="005E221B">
      <w:pPr>
        <w:jc w:val="left"/>
        <w:rPr>
          <w:rFonts w:ascii="Calibri" w:hAnsi="Calibri"/>
          <w:szCs w:val="21"/>
        </w:rPr>
      </w:pPr>
      <w:r w:rsidRPr="00D975E1">
        <w:rPr>
          <w:rFonts w:ascii="Calibri" w:hAnsi="Calibri"/>
          <w:szCs w:val="21"/>
        </w:rPr>
        <w:t>P</w:t>
      </w:r>
      <w:r w:rsidR="000D60B4" w:rsidRPr="00D975E1">
        <w:rPr>
          <w:rFonts w:ascii="Calibri" w:hAnsi="Calibri"/>
          <w:szCs w:val="21"/>
        </w:rPr>
        <w:t>rofessional considerations</w:t>
      </w:r>
      <w:r w:rsidRPr="00D975E1">
        <w:rPr>
          <w:rFonts w:ascii="Calibri" w:hAnsi="Calibri"/>
          <w:szCs w:val="21"/>
        </w:rPr>
        <w:t>: this section</w:t>
      </w:r>
      <w:r w:rsidR="000D60B4" w:rsidRPr="00D975E1">
        <w:rPr>
          <w:rFonts w:ascii="Calibri" w:hAnsi="Calibri"/>
          <w:szCs w:val="21"/>
        </w:rPr>
        <w:t xml:space="preserve"> includ</w:t>
      </w:r>
      <w:r w:rsidRPr="00D975E1">
        <w:rPr>
          <w:rFonts w:ascii="Calibri" w:hAnsi="Calibri"/>
          <w:szCs w:val="21"/>
        </w:rPr>
        <w:t>es</w:t>
      </w:r>
      <w:r w:rsidR="000D60B4" w:rsidRPr="00D975E1">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D975E1" w:rsidRDefault="000D60B4" w:rsidP="005E221B">
      <w:pPr>
        <w:jc w:val="left"/>
        <w:rPr>
          <w:rFonts w:ascii="Calibri" w:hAnsi="Calibri"/>
          <w:szCs w:val="21"/>
        </w:rPr>
      </w:pPr>
    </w:p>
    <w:p w14:paraId="530DE342" w14:textId="5F603DB9" w:rsidR="000D60B4" w:rsidRPr="00D975E1" w:rsidRDefault="00805DD8" w:rsidP="005E221B">
      <w:pPr>
        <w:jc w:val="left"/>
        <w:rPr>
          <w:rFonts w:ascii="Calibri" w:hAnsi="Calibri"/>
          <w:szCs w:val="21"/>
        </w:rPr>
      </w:pPr>
      <w:r w:rsidRPr="00D975E1">
        <w:rPr>
          <w:rFonts w:ascii="Calibri" w:hAnsi="Calibri"/>
          <w:szCs w:val="21"/>
        </w:rPr>
        <w:t>Requirement analysis: this section</w:t>
      </w:r>
      <w:r w:rsidR="000D60B4" w:rsidRPr="00D975E1">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D975E1" w:rsidRDefault="000D60B4" w:rsidP="005E221B">
      <w:pPr>
        <w:jc w:val="left"/>
        <w:rPr>
          <w:rFonts w:ascii="Calibri" w:hAnsi="Calibri"/>
          <w:szCs w:val="21"/>
        </w:rPr>
      </w:pPr>
    </w:p>
    <w:p w14:paraId="268AC122" w14:textId="74A96253" w:rsidR="000D60B4" w:rsidRPr="00D975E1" w:rsidRDefault="00805DD8" w:rsidP="005E221B">
      <w:pPr>
        <w:jc w:val="left"/>
        <w:rPr>
          <w:rFonts w:ascii="Calibri" w:hAnsi="Calibri"/>
          <w:szCs w:val="21"/>
        </w:rPr>
      </w:pPr>
      <w:r w:rsidRPr="00D975E1">
        <w:rPr>
          <w:rFonts w:ascii="Calibri" w:hAnsi="Calibri"/>
          <w:szCs w:val="21"/>
        </w:rPr>
        <w:lastRenderedPageBreak/>
        <w:t>Design: This section</w:t>
      </w:r>
      <w:r w:rsidR="000D60B4" w:rsidRPr="00D975E1">
        <w:rPr>
          <w:rFonts w:ascii="Calibri" w:hAnsi="Calibri"/>
          <w:szCs w:val="21"/>
        </w:rPr>
        <w:t xml:space="preserve"> describes the overall game and the design process for the </w:t>
      </w:r>
      <w:r w:rsidR="00912BE0" w:rsidRPr="00D975E1">
        <w:rPr>
          <w:rFonts w:ascii="Calibri" w:hAnsi="Calibri"/>
          <w:szCs w:val="21"/>
        </w:rPr>
        <w:t>rating</w:t>
      </w:r>
      <w:r w:rsidR="000D60B4" w:rsidRPr="00D975E1">
        <w:rPr>
          <w:rFonts w:ascii="Calibri" w:hAnsi="Calibri"/>
          <w:szCs w:val="21"/>
        </w:rPr>
        <w:t xml:space="preserve"> system. The learning objectives of the project are discussed, as well as the functionality that the </w:t>
      </w:r>
      <w:r w:rsidR="00912BE0" w:rsidRPr="00D975E1">
        <w:rPr>
          <w:rFonts w:ascii="Calibri" w:hAnsi="Calibri"/>
          <w:szCs w:val="21"/>
        </w:rPr>
        <w:t>rating</w:t>
      </w:r>
      <w:r w:rsidR="000D60B4" w:rsidRPr="00D975E1">
        <w:rPr>
          <w:rFonts w:ascii="Calibri" w:hAnsi="Calibri"/>
          <w:szCs w:val="21"/>
        </w:rPr>
        <w:t xml:space="preserve"> system will have. </w:t>
      </w:r>
      <w:r w:rsidR="00912BE0" w:rsidRPr="00D975E1">
        <w:rPr>
          <w:rFonts w:ascii="Calibri" w:hAnsi="Calibri"/>
          <w:szCs w:val="21"/>
        </w:rPr>
        <w:t>Furthermore,</w:t>
      </w:r>
      <w:r w:rsidR="000D60B4" w:rsidRPr="00D975E1">
        <w:rPr>
          <w:rFonts w:ascii="Calibri" w:hAnsi="Calibri"/>
          <w:szCs w:val="21"/>
        </w:rPr>
        <w:t xml:space="preserve"> the selection and comparison of models for player data structures</w:t>
      </w:r>
      <w:r w:rsidR="00912BE0" w:rsidRPr="00D975E1">
        <w:rPr>
          <w:rFonts w:ascii="Calibri" w:hAnsi="Calibri"/>
          <w:szCs w:val="21"/>
        </w:rPr>
        <w:t xml:space="preserve"> will also be discussed in this section</w:t>
      </w:r>
      <w:r w:rsidR="000D60B4" w:rsidRPr="00D975E1">
        <w:rPr>
          <w:rFonts w:ascii="Calibri" w:hAnsi="Calibri"/>
          <w:szCs w:val="21"/>
        </w:rPr>
        <w:t>. Finally, the creation of the user interface and the explanation of the rules of the game are explained in detail.</w:t>
      </w:r>
    </w:p>
    <w:p w14:paraId="325A7173" w14:textId="77777777" w:rsidR="000D60B4" w:rsidRPr="00D975E1" w:rsidRDefault="000D60B4" w:rsidP="005E221B">
      <w:pPr>
        <w:jc w:val="left"/>
        <w:rPr>
          <w:rFonts w:ascii="Calibri" w:hAnsi="Calibri"/>
          <w:szCs w:val="21"/>
        </w:rPr>
      </w:pPr>
    </w:p>
    <w:p w14:paraId="34200081" w14:textId="18EEA3CF" w:rsidR="000D60B4" w:rsidRPr="00D975E1" w:rsidRDefault="00805DD8" w:rsidP="005E221B">
      <w:pPr>
        <w:jc w:val="left"/>
        <w:rPr>
          <w:rFonts w:ascii="Calibri" w:hAnsi="Calibri"/>
          <w:szCs w:val="21"/>
        </w:rPr>
      </w:pPr>
      <w:r w:rsidRPr="00D975E1">
        <w:rPr>
          <w:rFonts w:ascii="Calibri" w:hAnsi="Calibri"/>
          <w:szCs w:val="21"/>
        </w:rPr>
        <w:t>Implementation: this</w:t>
      </w:r>
      <w:r w:rsidR="000D60B4" w:rsidRPr="00D975E1">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D975E1" w:rsidRDefault="000D60B4" w:rsidP="005E221B">
      <w:pPr>
        <w:jc w:val="left"/>
        <w:rPr>
          <w:rFonts w:ascii="Calibri" w:hAnsi="Calibri"/>
          <w:szCs w:val="21"/>
        </w:rPr>
      </w:pPr>
    </w:p>
    <w:p w14:paraId="6F32FB41" w14:textId="5F3B1403" w:rsidR="00805DD8" w:rsidRPr="00D975E1" w:rsidRDefault="00805DD8" w:rsidP="005E221B">
      <w:pPr>
        <w:jc w:val="left"/>
        <w:rPr>
          <w:rFonts w:ascii="Calibri" w:hAnsi="Calibri"/>
          <w:szCs w:val="21"/>
        </w:rPr>
      </w:pPr>
      <w:r w:rsidRPr="00D975E1">
        <w:rPr>
          <w:rFonts w:ascii="Calibri" w:hAnsi="Calibri"/>
          <w:szCs w:val="21"/>
        </w:rPr>
        <w:t>Testing: the program is tested using unit tests, integration tests</w:t>
      </w:r>
      <w:r w:rsidR="00DD7EEF" w:rsidRPr="00D975E1">
        <w:rPr>
          <w:rFonts w:ascii="Calibri" w:hAnsi="Calibri"/>
          <w:szCs w:val="21"/>
        </w:rPr>
        <w:t>,</w:t>
      </w:r>
      <w:r w:rsidRPr="00D975E1">
        <w:rPr>
          <w:rFonts w:ascii="Calibri" w:hAnsi="Calibri"/>
          <w:szCs w:val="21"/>
        </w:rPr>
        <w:t xml:space="preserve"> and system tests.</w:t>
      </w:r>
    </w:p>
    <w:p w14:paraId="05F60C2A" w14:textId="77777777" w:rsidR="00805DD8" w:rsidRPr="00D975E1" w:rsidRDefault="00805DD8" w:rsidP="005E221B">
      <w:pPr>
        <w:jc w:val="left"/>
        <w:rPr>
          <w:rFonts w:ascii="Calibri" w:hAnsi="Calibri"/>
          <w:szCs w:val="21"/>
        </w:rPr>
      </w:pPr>
    </w:p>
    <w:p w14:paraId="31A167D1" w14:textId="70A7E782" w:rsidR="000D60B4" w:rsidRPr="00D975E1" w:rsidRDefault="00805DD8" w:rsidP="005E221B">
      <w:pPr>
        <w:jc w:val="left"/>
        <w:rPr>
          <w:rFonts w:ascii="Calibri" w:hAnsi="Calibri"/>
          <w:szCs w:val="21"/>
        </w:rPr>
      </w:pPr>
      <w:r w:rsidRPr="00D975E1">
        <w:rPr>
          <w:rFonts w:ascii="Calibri" w:hAnsi="Calibri"/>
          <w:szCs w:val="21"/>
        </w:rPr>
        <w:t xml:space="preserve">Evaluation: </w:t>
      </w:r>
      <w:r w:rsidR="00912BE0" w:rsidRPr="00D975E1">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D975E1" w:rsidRDefault="00912BE0" w:rsidP="005E221B">
      <w:pPr>
        <w:jc w:val="left"/>
        <w:rPr>
          <w:rFonts w:ascii="Calibri" w:hAnsi="Calibri"/>
          <w:szCs w:val="21"/>
        </w:rPr>
      </w:pPr>
    </w:p>
    <w:p w14:paraId="47960B00" w14:textId="75767177" w:rsidR="00FD651A" w:rsidRPr="00D975E1" w:rsidRDefault="00805DD8" w:rsidP="005E221B">
      <w:pPr>
        <w:widowControl/>
        <w:jc w:val="left"/>
        <w:rPr>
          <w:rFonts w:ascii="Calibri" w:hAnsi="Calibri"/>
          <w:szCs w:val="21"/>
        </w:rPr>
      </w:pPr>
      <w:r w:rsidRPr="00D975E1">
        <w:rPr>
          <w:rFonts w:ascii="Calibri" w:hAnsi="Calibri"/>
          <w:szCs w:val="21"/>
        </w:rPr>
        <w:t>Conclusion:</w:t>
      </w:r>
      <w:r w:rsidR="00912BE0" w:rsidRPr="00D975E1">
        <w:rPr>
          <w:rFonts w:ascii="Calibri" w:hAnsi="Calibri"/>
          <w:szCs w:val="21"/>
        </w:rPr>
        <w:t xml:space="preserve"> which </w:t>
      </w:r>
      <w:r w:rsidR="00125F99" w:rsidRPr="00D975E1">
        <w:rPr>
          <w:rFonts w:ascii="Calibri" w:hAnsi="Calibri"/>
          <w:szCs w:val="21"/>
        </w:rPr>
        <w:t>summarizes</w:t>
      </w:r>
      <w:r w:rsidR="00912BE0" w:rsidRPr="00D975E1">
        <w:rPr>
          <w:rFonts w:ascii="Calibri" w:hAnsi="Calibri"/>
          <w:szCs w:val="21"/>
        </w:rPr>
        <w:t xml:space="preserve"> all the elements covered in this </w:t>
      </w:r>
      <w:r w:rsidR="00125F99" w:rsidRPr="00D975E1">
        <w:rPr>
          <w:rFonts w:ascii="Calibri" w:hAnsi="Calibri"/>
          <w:szCs w:val="21"/>
        </w:rPr>
        <w:t>report. And</w:t>
      </w:r>
      <w:r w:rsidR="00912BE0" w:rsidRPr="00D975E1">
        <w:rPr>
          <w:rFonts w:ascii="Calibri" w:hAnsi="Calibri"/>
          <w:szCs w:val="21"/>
        </w:rPr>
        <w:t xml:space="preserve"> discusses further work that could be done on this project in the future, reflecting on the outstanding requirements and explaining how they could be implemented.</w:t>
      </w:r>
      <w:r w:rsidR="00FD651A" w:rsidRPr="00D975E1">
        <w:rPr>
          <w:rFonts w:ascii="Calibri" w:hAnsi="Calibri"/>
          <w:szCs w:val="21"/>
        </w:rPr>
        <w:br w:type="page"/>
      </w:r>
      <w:r w:rsidR="006725A5" w:rsidRPr="00D975E1">
        <w:rPr>
          <w:rFonts w:ascii="Calibri" w:hAnsi="Calibri"/>
          <w:szCs w:val="21"/>
        </w:rPr>
        <w:lastRenderedPageBreak/>
        <w:t xml:space="preserve"> </w:t>
      </w:r>
    </w:p>
    <w:p w14:paraId="2FD9C47F" w14:textId="184B9D6C" w:rsidR="0098106B" w:rsidRPr="00D975E1" w:rsidRDefault="0098106B" w:rsidP="00FF4CB8">
      <w:pPr>
        <w:pStyle w:val="1"/>
        <w:rPr>
          <w:rFonts w:ascii="Calibri" w:hAnsi="Calibri"/>
        </w:rPr>
      </w:pPr>
      <w:bookmarkStart w:id="14" w:name="_Toc70778216"/>
      <w:r w:rsidRPr="00D975E1">
        <w:rPr>
          <w:rFonts w:ascii="Calibri" w:hAnsi="Calibri"/>
        </w:rPr>
        <w:t xml:space="preserve">2.background </w:t>
      </w:r>
      <w:commentRangeStart w:id="15"/>
      <w:r w:rsidRPr="00D975E1">
        <w:rPr>
          <w:rFonts w:ascii="Calibri" w:hAnsi="Calibri"/>
        </w:rPr>
        <w:t>research</w:t>
      </w:r>
      <w:commentRangeEnd w:id="15"/>
      <w:r w:rsidR="004715DE" w:rsidRPr="00D975E1">
        <w:rPr>
          <w:rStyle w:val="a9"/>
          <w:rFonts w:ascii="Calibri" w:hAnsi="Calibri"/>
          <w:b w:val="0"/>
          <w:bCs w:val="0"/>
          <w:kern w:val="2"/>
        </w:rPr>
        <w:commentReference w:id="15"/>
      </w:r>
      <w:bookmarkEnd w:id="14"/>
    </w:p>
    <w:p w14:paraId="27E3063D" w14:textId="3520B285" w:rsidR="00E7747B" w:rsidRPr="00D975E1" w:rsidRDefault="00E7747B" w:rsidP="00E7747B">
      <w:pPr>
        <w:pStyle w:val="2"/>
        <w:rPr>
          <w:rFonts w:ascii="Calibri" w:hAnsi="Calibri"/>
        </w:rPr>
      </w:pPr>
      <w:bookmarkStart w:id="16" w:name="_Toc70778217"/>
      <w:r w:rsidRPr="00D975E1">
        <w:rPr>
          <w:rFonts w:ascii="Calibri" w:hAnsi="Calibri"/>
        </w:rPr>
        <w:t>Top Trumps: NBA All Stars</w:t>
      </w:r>
      <w:bookmarkEnd w:id="16"/>
    </w:p>
    <w:p w14:paraId="07329BD1" w14:textId="63B3B30B" w:rsidR="00511154" w:rsidRPr="00D975E1" w:rsidRDefault="00511154" w:rsidP="00511154">
      <w:pPr>
        <w:rPr>
          <w:rFonts w:ascii="Calibri" w:hAnsi="Calibri"/>
        </w:rPr>
      </w:pPr>
      <w:r w:rsidRPr="00D975E1">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D975E1">
        <w:rPr>
          <w:rFonts w:ascii="Calibri" w:hAnsi="Calibri"/>
        </w:rPr>
        <w:t xml:space="preserve">game finish </w:t>
      </w:r>
      <w:r w:rsidRPr="00D975E1">
        <w:rPr>
          <w:rFonts w:ascii="Calibri" w:hAnsi="Calibri"/>
        </w:rPr>
        <w:t xml:space="preserve">, </w:t>
      </w:r>
      <w:r w:rsidR="00480068" w:rsidRPr="00D975E1">
        <w:rPr>
          <w:rFonts w:ascii="Calibri" w:hAnsi="Calibri"/>
        </w:rPr>
        <w:t>what is more</w:t>
      </w:r>
      <w:r w:rsidRPr="00D975E1">
        <w:rPr>
          <w:rFonts w:ascii="Calibri" w:hAnsi="Calibri"/>
        </w:rPr>
        <w:t xml:space="preserve"> as this game is time limited, so when time runs out, the game end. The side </w:t>
      </w:r>
      <w:r w:rsidR="00480068" w:rsidRPr="00D975E1">
        <w:rPr>
          <w:rFonts w:ascii="Calibri" w:hAnsi="Calibri"/>
        </w:rPr>
        <w:t>that whose player close to the basket will win</w:t>
      </w:r>
      <w:r w:rsidRPr="00D975E1">
        <w:rPr>
          <w:rFonts w:ascii="Calibri" w:hAnsi="Calibri"/>
        </w:rPr>
        <w:t>.</w:t>
      </w:r>
    </w:p>
    <w:p w14:paraId="0874498A" w14:textId="77777777" w:rsidR="00511154" w:rsidRPr="00D975E1" w:rsidRDefault="00511154" w:rsidP="00511154">
      <w:pPr>
        <w:rPr>
          <w:rFonts w:ascii="Calibri" w:hAnsi="Calibri"/>
        </w:rPr>
      </w:pPr>
    </w:p>
    <w:p w14:paraId="3B905C32" w14:textId="67FD81DE" w:rsidR="00511154" w:rsidRPr="00D975E1" w:rsidRDefault="00511154" w:rsidP="00511154">
      <w:pPr>
        <w:jc w:val="center"/>
        <w:rPr>
          <w:rFonts w:ascii="Calibri" w:hAnsi="Calibri"/>
        </w:rPr>
      </w:pPr>
      <w:r w:rsidRPr="00D975E1">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D975E1" w:rsidRDefault="00511154" w:rsidP="00511154">
      <w:pPr>
        <w:jc w:val="center"/>
        <w:rPr>
          <w:rFonts w:ascii="Calibri" w:hAnsi="Calibri"/>
        </w:rPr>
      </w:pPr>
      <w:r w:rsidRPr="00D975E1">
        <w:rPr>
          <w:rFonts w:ascii="Calibri" w:hAnsi="Calibri"/>
        </w:rPr>
        <w:t>-figure The player against each other during the competition</w:t>
      </w:r>
    </w:p>
    <w:p w14:paraId="17E3B569" w14:textId="43CB92E8" w:rsidR="00511154" w:rsidRPr="00D975E1" w:rsidRDefault="00511154" w:rsidP="00452906">
      <w:pPr>
        <w:jc w:val="left"/>
        <w:rPr>
          <w:rFonts w:ascii="Calibri" w:hAnsi="Calibri"/>
        </w:rPr>
      </w:pPr>
      <w:r w:rsidRPr="00D975E1">
        <w:rPr>
          <w:rFonts w:ascii="Calibri" w:hAnsi="Calibri"/>
        </w:rPr>
        <w:t xml:space="preserve">In the graph, both of the player will compare their data of height which could </w:t>
      </w:r>
      <w:r w:rsidR="00480068" w:rsidRPr="00D975E1">
        <w:rPr>
          <w:rFonts w:ascii="Calibri" w:hAnsi="Calibri"/>
        </w:rPr>
        <w:t>determine</w:t>
      </w:r>
      <w:r w:rsidRPr="00D975E1">
        <w:rPr>
          <w:rFonts w:ascii="Calibri" w:hAnsi="Calibri"/>
        </w:rPr>
        <w:t xml:space="preserve"> who is much stronger. </w:t>
      </w:r>
    </w:p>
    <w:p w14:paraId="373AEE36" w14:textId="2CB3C724" w:rsidR="00DA6612" w:rsidRPr="00D975E1" w:rsidRDefault="00DA6612" w:rsidP="00DA6612">
      <w:pPr>
        <w:pStyle w:val="2"/>
        <w:rPr>
          <w:ins w:id="17" w:author="Bolin Zhu" w:date="2021-04-24T16:31:00Z"/>
          <w:rFonts w:ascii="Calibri" w:hAnsi="Calibri"/>
        </w:rPr>
      </w:pPr>
      <w:bookmarkStart w:id="18" w:name="_Toc70778218"/>
      <w:ins w:id="19" w:author="Bolin Zhu" w:date="2021-04-24T16:31:00Z">
        <w:r w:rsidRPr="00D975E1">
          <w:rPr>
            <w:rFonts w:ascii="Calibri" w:hAnsi="Calibri"/>
          </w:rPr>
          <w:t>Fantasy basketball league</w:t>
        </w:r>
        <w:bookmarkEnd w:id="18"/>
      </w:ins>
    </w:p>
    <w:p w14:paraId="2D755D21" w14:textId="1CB951A0" w:rsidR="00DA6612" w:rsidRPr="00D975E1" w:rsidRDefault="00DA6612" w:rsidP="00DA6612">
      <w:pPr>
        <w:rPr>
          <w:ins w:id="20" w:author="Bolin Zhu" w:date="2021-04-24T17:57:00Z"/>
          <w:rFonts w:ascii="Calibri" w:hAnsi="Calibri"/>
        </w:rPr>
      </w:pPr>
      <w:ins w:id="21" w:author="Bolin Zhu" w:date="2021-04-24T17:29:00Z">
        <w:r w:rsidRPr="00D975E1">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D975E1" w:rsidRDefault="00DA6612" w:rsidP="00DA6612">
      <w:pPr>
        <w:rPr>
          <w:ins w:id="22" w:author="Bolin Zhu" w:date="2021-04-24T17:57:00Z"/>
          <w:rFonts w:ascii="Calibri" w:hAnsi="Calibri"/>
        </w:rPr>
      </w:pPr>
    </w:p>
    <w:p w14:paraId="3702677B" w14:textId="28FA5E7D" w:rsidR="00DA6612" w:rsidRPr="00D975E1" w:rsidRDefault="00DA6612" w:rsidP="00DA6612">
      <w:pPr>
        <w:pStyle w:val="3"/>
        <w:rPr>
          <w:rFonts w:ascii="Calibri" w:hAnsi="Calibri"/>
        </w:rPr>
      </w:pPr>
      <w:bookmarkStart w:id="23" w:name="_Toc70778219"/>
      <w:ins w:id="24" w:author="Bolin Zhu" w:date="2021-04-24T17:57:00Z">
        <w:r w:rsidRPr="00D975E1">
          <w:rPr>
            <w:rFonts w:ascii="Calibri" w:hAnsi="Calibri"/>
          </w:rPr>
          <w:lastRenderedPageBreak/>
          <w:t>NBA Fantasy</w:t>
        </w:r>
      </w:ins>
      <w:bookmarkEnd w:id="23"/>
    </w:p>
    <w:p w14:paraId="28079C3B" w14:textId="449ACDB1" w:rsidR="005662C0" w:rsidRPr="00D975E1" w:rsidRDefault="005662C0" w:rsidP="005662C0">
      <w:pPr>
        <w:rPr>
          <w:rFonts w:ascii="Calibri" w:hAnsi="Calibri"/>
        </w:rPr>
      </w:pPr>
      <w:r w:rsidRPr="00D975E1">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D975E1" w:rsidRDefault="00E7747B" w:rsidP="005662C0">
      <w:pPr>
        <w:rPr>
          <w:rFonts w:ascii="Calibri" w:hAnsi="Calibri"/>
        </w:rPr>
      </w:pPr>
      <w:r w:rsidRPr="00D975E1">
        <w:rPr>
          <w:rFonts w:ascii="Calibri" w:hAnsi="Calibri"/>
        </w:rPr>
        <w:t>This is how the relation between the real player performance and their score in the NBA Fantasy:</w:t>
      </w:r>
    </w:p>
    <w:p w14:paraId="4BE7AA35" w14:textId="77777777" w:rsidR="00E7747B" w:rsidRPr="00D975E1" w:rsidRDefault="00E7747B" w:rsidP="00E7747B">
      <w:pPr>
        <w:rPr>
          <w:rFonts w:ascii="Calibri" w:hAnsi="Calibri"/>
        </w:rPr>
      </w:pPr>
      <w:r w:rsidRPr="00D975E1">
        <w:rPr>
          <w:rFonts w:ascii="Calibri" w:hAnsi="Calibri"/>
        </w:rPr>
        <w:t>Three Point Field Goals: 3 points</w:t>
      </w:r>
    </w:p>
    <w:p w14:paraId="1179A2D3" w14:textId="77777777" w:rsidR="00E7747B" w:rsidRPr="00D975E1" w:rsidRDefault="00E7747B" w:rsidP="00E7747B">
      <w:pPr>
        <w:rPr>
          <w:rFonts w:ascii="Calibri" w:hAnsi="Calibri"/>
        </w:rPr>
      </w:pPr>
      <w:r w:rsidRPr="00D975E1">
        <w:rPr>
          <w:rFonts w:ascii="Calibri" w:hAnsi="Calibri"/>
        </w:rPr>
        <w:t>Two Point Field Goals: 2 points</w:t>
      </w:r>
    </w:p>
    <w:p w14:paraId="02683DE4" w14:textId="77777777" w:rsidR="00E7747B" w:rsidRPr="00D975E1" w:rsidRDefault="00E7747B" w:rsidP="00E7747B">
      <w:pPr>
        <w:rPr>
          <w:rFonts w:ascii="Calibri" w:hAnsi="Calibri"/>
        </w:rPr>
      </w:pPr>
      <w:r w:rsidRPr="00D975E1">
        <w:rPr>
          <w:rFonts w:ascii="Calibri" w:hAnsi="Calibri"/>
        </w:rPr>
        <w:t>Free Throws Made: 1 point</w:t>
      </w:r>
    </w:p>
    <w:p w14:paraId="741B0102" w14:textId="77777777" w:rsidR="00E7747B" w:rsidRPr="00D975E1" w:rsidRDefault="00E7747B" w:rsidP="00E7747B">
      <w:pPr>
        <w:rPr>
          <w:rFonts w:ascii="Calibri" w:hAnsi="Calibri"/>
        </w:rPr>
      </w:pPr>
      <w:r w:rsidRPr="00D975E1">
        <w:rPr>
          <w:rFonts w:ascii="Calibri" w:hAnsi="Calibri"/>
        </w:rPr>
        <w:t>Rebounds: 1.2 points</w:t>
      </w:r>
    </w:p>
    <w:p w14:paraId="4B0297E0" w14:textId="77777777" w:rsidR="00E7747B" w:rsidRPr="00D975E1" w:rsidRDefault="00E7747B" w:rsidP="00E7747B">
      <w:pPr>
        <w:rPr>
          <w:rFonts w:ascii="Calibri" w:hAnsi="Calibri"/>
        </w:rPr>
      </w:pPr>
      <w:r w:rsidRPr="00D975E1">
        <w:rPr>
          <w:rFonts w:ascii="Calibri" w:hAnsi="Calibri"/>
        </w:rPr>
        <w:t>Assists: 1.5 points</w:t>
      </w:r>
    </w:p>
    <w:p w14:paraId="3D893761" w14:textId="77777777" w:rsidR="00E7747B" w:rsidRPr="00D975E1" w:rsidRDefault="00E7747B" w:rsidP="00E7747B">
      <w:pPr>
        <w:rPr>
          <w:rFonts w:ascii="Calibri" w:hAnsi="Calibri"/>
        </w:rPr>
      </w:pPr>
      <w:r w:rsidRPr="00D975E1">
        <w:rPr>
          <w:rFonts w:ascii="Calibri" w:hAnsi="Calibri"/>
        </w:rPr>
        <w:t>Blocked Shots: 2 points</w:t>
      </w:r>
    </w:p>
    <w:p w14:paraId="541E5742" w14:textId="77777777" w:rsidR="00E7747B" w:rsidRPr="00D975E1" w:rsidRDefault="00E7747B" w:rsidP="00E7747B">
      <w:pPr>
        <w:rPr>
          <w:rFonts w:ascii="Calibri" w:hAnsi="Calibri"/>
        </w:rPr>
      </w:pPr>
      <w:r w:rsidRPr="00D975E1">
        <w:rPr>
          <w:rFonts w:ascii="Calibri" w:hAnsi="Calibri"/>
        </w:rPr>
        <w:t>Steals: 2 points</w:t>
      </w:r>
    </w:p>
    <w:p w14:paraId="07D74623" w14:textId="2B0662B5" w:rsidR="00E7747B" w:rsidRPr="00D975E1" w:rsidRDefault="00E7747B" w:rsidP="00E7747B">
      <w:pPr>
        <w:rPr>
          <w:ins w:id="25" w:author="Bolin Zhu" w:date="2021-04-24T17:57:00Z"/>
          <w:rFonts w:ascii="Calibri" w:hAnsi="Calibri"/>
        </w:rPr>
      </w:pPr>
      <w:r w:rsidRPr="00D975E1">
        <w:rPr>
          <w:rFonts w:ascii="Calibri" w:hAnsi="Calibri"/>
        </w:rPr>
        <w:t>Turnovers: -1 points</w:t>
      </w:r>
    </w:p>
    <w:p w14:paraId="7877D82A" w14:textId="330AC8F7" w:rsidR="00DA6612" w:rsidRPr="00D975E1" w:rsidRDefault="00DA6612">
      <w:pPr>
        <w:pStyle w:val="3"/>
        <w:rPr>
          <w:ins w:id="26" w:author="Bolin Zhu" w:date="2021-04-24T17:29:00Z"/>
          <w:rFonts w:ascii="Calibri" w:hAnsi="Calibri"/>
        </w:rPr>
        <w:pPrChange w:id="27" w:author="Bolin Zhu" w:date="2021-04-24T17:57:00Z">
          <w:pPr/>
        </w:pPrChange>
      </w:pPr>
      <w:bookmarkStart w:id="28" w:name="_Toc70778220"/>
      <w:ins w:id="29" w:author="Bolin Zhu" w:date="2021-04-24T17:57:00Z">
        <w:r w:rsidRPr="00D975E1">
          <w:rPr>
            <w:rFonts w:ascii="Calibri" w:hAnsi="Calibri"/>
          </w:rPr>
          <w:t>Yahoo Fant</w:t>
        </w:r>
      </w:ins>
      <w:ins w:id="30" w:author="Bolin Zhu" w:date="2021-04-24T17:58:00Z">
        <w:r w:rsidRPr="00D975E1">
          <w:rPr>
            <w:rFonts w:ascii="Calibri" w:hAnsi="Calibri"/>
          </w:rPr>
          <w:t>asy basketball</w:t>
        </w:r>
      </w:ins>
      <w:bookmarkEnd w:id="28"/>
    </w:p>
    <w:p w14:paraId="369F0845" w14:textId="77777777" w:rsidR="005662C0" w:rsidRPr="00D975E1" w:rsidRDefault="005662C0" w:rsidP="005662C0">
      <w:pPr>
        <w:rPr>
          <w:rFonts w:ascii="Calibri" w:hAnsi="Calibri"/>
        </w:rPr>
      </w:pPr>
      <w:r w:rsidRPr="00D975E1">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D975E1" w:rsidRDefault="005662C0" w:rsidP="005662C0">
      <w:pPr>
        <w:rPr>
          <w:rFonts w:ascii="Calibri" w:hAnsi="Calibri"/>
        </w:rPr>
      </w:pPr>
      <w:r w:rsidRPr="00D975E1">
        <w:rPr>
          <w:rFonts w:ascii="Calibri" w:hAnsi="Calibri"/>
        </w:rPr>
        <w:t>This is the correlation between live performance and fantasy points.</w:t>
      </w:r>
    </w:p>
    <w:p w14:paraId="25312899" w14:textId="77777777" w:rsidR="005662C0" w:rsidRPr="00D975E1" w:rsidRDefault="005662C0" w:rsidP="005662C0">
      <w:pPr>
        <w:rPr>
          <w:rFonts w:ascii="Calibri" w:hAnsi="Calibri"/>
        </w:rPr>
      </w:pPr>
      <w:r w:rsidRPr="00D975E1">
        <w:rPr>
          <w:rFonts w:ascii="Calibri" w:hAnsi="Calibri"/>
        </w:rPr>
        <w:t>Each rebound grabbed equals 1.2 points</w:t>
      </w:r>
    </w:p>
    <w:p w14:paraId="69EF2D8D" w14:textId="77777777" w:rsidR="005662C0" w:rsidRPr="00D975E1" w:rsidRDefault="005662C0" w:rsidP="005662C0">
      <w:pPr>
        <w:rPr>
          <w:rFonts w:ascii="Calibri" w:hAnsi="Calibri"/>
        </w:rPr>
      </w:pPr>
      <w:r w:rsidRPr="00D975E1">
        <w:rPr>
          <w:rFonts w:ascii="Calibri" w:hAnsi="Calibri"/>
        </w:rPr>
        <w:t>Each assist is 1.5 points</w:t>
      </w:r>
    </w:p>
    <w:p w14:paraId="17B36E5D" w14:textId="77777777" w:rsidR="005662C0" w:rsidRPr="00D975E1" w:rsidRDefault="005662C0" w:rsidP="005662C0">
      <w:pPr>
        <w:rPr>
          <w:rFonts w:ascii="Calibri" w:hAnsi="Calibri"/>
        </w:rPr>
      </w:pPr>
      <w:r w:rsidRPr="00D975E1">
        <w:rPr>
          <w:rFonts w:ascii="Calibri" w:hAnsi="Calibri"/>
        </w:rPr>
        <w:t>Each steal is 3 points</w:t>
      </w:r>
    </w:p>
    <w:p w14:paraId="599DAE17" w14:textId="77777777" w:rsidR="005662C0" w:rsidRPr="00D975E1" w:rsidRDefault="005662C0" w:rsidP="005662C0">
      <w:pPr>
        <w:rPr>
          <w:rFonts w:ascii="Calibri" w:hAnsi="Calibri"/>
        </w:rPr>
      </w:pPr>
      <w:r w:rsidRPr="00D975E1">
        <w:rPr>
          <w:rFonts w:ascii="Calibri" w:hAnsi="Calibri"/>
        </w:rPr>
        <w:t>Each blocked shot is 3 points</w:t>
      </w:r>
    </w:p>
    <w:p w14:paraId="112C8D10" w14:textId="77777777" w:rsidR="005662C0" w:rsidRPr="00D975E1" w:rsidRDefault="005662C0" w:rsidP="005662C0">
      <w:pPr>
        <w:rPr>
          <w:rFonts w:ascii="Calibri" w:hAnsi="Calibri"/>
        </w:rPr>
      </w:pPr>
      <w:r w:rsidRPr="00D975E1">
        <w:rPr>
          <w:rFonts w:ascii="Calibri" w:hAnsi="Calibri"/>
        </w:rPr>
        <w:t>Each turnover is -1 point</w:t>
      </w:r>
    </w:p>
    <w:p w14:paraId="03F86DE0" w14:textId="67B39A16" w:rsidR="007654F5" w:rsidRPr="00D975E1" w:rsidRDefault="00D86677" w:rsidP="00FF4CB8">
      <w:pPr>
        <w:pStyle w:val="2"/>
        <w:rPr>
          <w:rFonts w:ascii="Calibri" w:hAnsi="Calibri"/>
        </w:rPr>
      </w:pPr>
      <w:bookmarkStart w:id="31" w:name="_Toc70778221"/>
      <w:r w:rsidRPr="00D975E1">
        <w:rPr>
          <w:rFonts w:ascii="Calibri" w:hAnsi="Calibri"/>
        </w:rPr>
        <w:t>The team Elo rating system</w:t>
      </w:r>
      <w:bookmarkEnd w:id="31"/>
    </w:p>
    <w:p w14:paraId="38006AB3" w14:textId="347054F6" w:rsidR="00B243D7" w:rsidRPr="00D975E1" w:rsidRDefault="00B243D7" w:rsidP="005E221B">
      <w:pPr>
        <w:jc w:val="left"/>
        <w:rPr>
          <w:ins w:id="32" w:author="Bolin Zhu" w:date="2021-04-24T17:46:00Z"/>
          <w:rFonts w:ascii="Calibri" w:hAnsi="Calibri"/>
          <w:szCs w:val="21"/>
        </w:rPr>
      </w:pPr>
      <w:commentRangeStart w:id="33"/>
      <w:r w:rsidRPr="00D975E1">
        <w:rPr>
          <w:rFonts w:ascii="Calibri" w:hAnsi="Calibri"/>
          <w:szCs w:val="21"/>
        </w:rPr>
        <w:t xml:space="preserve">Elo </w:t>
      </w:r>
      <w:commentRangeEnd w:id="33"/>
      <w:r w:rsidR="00A96E7F" w:rsidRPr="00D975E1">
        <w:rPr>
          <w:rStyle w:val="a9"/>
          <w:rFonts w:ascii="Calibri" w:hAnsi="Calibri"/>
        </w:rPr>
        <w:commentReference w:id="33"/>
      </w:r>
      <w:r w:rsidRPr="00D975E1">
        <w:rPr>
          <w:rFonts w:ascii="Calibri" w:hAnsi="Calibri"/>
          <w:szCs w:val="21"/>
        </w:rPr>
        <w:t xml:space="preserve">is a simple measure of </w:t>
      </w:r>
      <w:commentRangeStart w:id="34"/>
      <w:r w:rsidRPr="00D975E1">
        <w:rPr>
          <w:rFonts w:ascii="Calibri" w:hAnsi="Calibri"/>
          <w:szCs w:val="21"/>
        </w:rPr>
        <w:t xml:space="preserve">strength </w:t>
      </w:r>
      <w:commentRangeEnd w:id="34"/>
      <w:r w:rsidR="005209FF" w:rsidRPr="00D975E1">
        <w:rPr>
          <w:rStyle w:val="a9"/>
          <w:rFonts w:ascii="Calibri" w:hAnsi="Calibri"/>
        </w:rPr>
        <w:commentReference w:id="34"/>
      </w:r>
      <w:r w:rsidR="0089418D" w:rsidRPr="00D975E1">
        <w:rPr>
          <w:rFonts w:ascii="Calibri" w:hAnsi="Calibri"/>
          <w:szCs w:val="21"/>
        </w:rPr>
        <w:t xml:space="preserve">of teams </w:t>
      </w:r>
      <w:r w:rsidRPr="00D975E1">
        <w:rPr>
          <w:rFonts w:ascii="Calibri" w:hAnsi="Calibri"/>
          <w:szCs w:val="21"/>
        </w:rPr>
        <w:t xml:space="preserve">based on game-by-game </w:t>
      </w:r>
      <w:r w:rsidR="00C91B24" w:rsidRPr="00D975E1">
        <w:rPr>
          <w:rFonts w:ascii="Calibri" w:hAnsi="Calibri"/>
          <w:szCs w:val="21"/>
        </w:rPr>
        <w:t>results;</w:t>
      </w:r>
      <w:r w:rsidRPr="00D975E1">
        <w:rPr>
          <w:rFonts w:ascii="Calibri" w:hAnsi="Calibri"/>
          <w:szCs w:val="21"/>
        </w:rPr>
        <w:t xml:space="preserve"> </w:t>
      </w:r>
      <w:r w:rsidR="00DD7EEF" w:rsidRPr="00D975E1">
        <w:rPr>
          <w:rFonts w:ascii="Calibri" w:hAnsi="Calibri"/>
          <w:szCs w:val="21"/>
        </w:rPr>
        <w:t>it is</w:t>
      </w:r>
      <w:r w:rsidRPr="00D975E1">
        <w:rPr>
          <w:rFonts w:ascii="Calibri" w:hAnsi="Calibri"/>
          <w:szCs w:val="21"/>
        </w:rPr>
        <w:t xml:space="preserve"> used to calculate the relative skill level of players </w:t>
      </w:r>
      <w:r w:rsidR="00C91B24" w:rsidRPr="00D975E1">
        <w:rPr>
          <w:rFonts w:ascii="Calibri" w:hAnsi="Calibri"/>
          <w:szCs w:val="21"/>
        </w:rPr>
        <w:t>in a</w:t>
      </w:r>
      <w:r w:rsidRPr="00D975E1">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D975E1">
        <w:rPr>
          <w:rFonts w:ascii="Calibri" w:hAnsi="Calibri"/>
          <w:szCs w:val="21"/>
        </w:rPr>
        <w:lastRenderedPageBreak/>
        <w:t xml:space="preserve">losers determines the total number of points gained or lost after the </w:t>
      </w:r>
      <w:r w:rsidR="0089418D" w:rsidRPr="00D975E1">
        <w:rPr>
          <w:rFonts w:ascii="Calibri" w:hAnsi="Calibri"/>
          <w:szCs w:val="21"/>
        </w:rPr>
        <w:t xml:space="preserve">basketball </w:t>
      </w:r>
      <w:commentRangeStart w:id="35"/>
      <w:r w:rsidRPr="00D975E1">
        <w:rPr>
          <w:rFonts w:ascii="Calibri" w:hAnsi="Calibri"/>
          <w:szCs w:val="21"/>
        </w:rPr>
        <w:t>game</w:t>
      </w:r>
      <w:commentRangeEnd w:id="35"/>
      <w:r w:rsidR="005558CA" w:rsidRPr="00D975E1">
        <w:rPr>
          <w:rStyle w:val="a9"/>
          <w:rFonts w:ascii="Calibri" w:hAnsi="Calibri"/>
        </w:rPr>
        <w:commentReference w:id="35"/>
      </w:r>
      <w:r w:rsidRPr="00D975E1">
        <w:rPr>
          <w:rFonts w:ascii="Calibri" w:hAnsi="Calibri"/>
          <w:szCs w:val="21"/>
        </w:rPr>
        <w:t>. If the player with the higher rating wins, the player with the lower rating will only gain some rating points. However, if the lower</w:t>
      </w:r>
      <w:r w:rsidR="00DD7EEF" w:rsidRPr="00D975E1">
        <w:rPr>
          <w:rFonts w:ascii="Calibri" w:hAnsi="Calibri"/>
          <w:szCs w:val="21"/>
        </w:rPr>
        <w:t>-</w:t>
      </w:r>
      <w:r w:rsidRPr="00D975E1">
        <w:rPr>
          <w:rFonts w:ascii="Calibri" w:hAnsi="Calibri"/>
          <w:szCs w:val="21"/>
        </w:rPr>
        <w:t>rated player gets a losing victory, many rating points will be transferred. In the case of a tie, the lower</w:t>
      </w:r>
      <w:r w:rsidR="00DD7EEF" w:rsidRPr="00D975E1">
        <w:rPr>
          <w:rFonts w:ascii="Calibri" w:hAnsi="Calibri"/>
          <w:szCs w:val="21"/>
        </w:rPr>
        <w:t>-</w:t>
      </w:r>
      <w:r w:rsidRPr="00D975E1">
        <w:rPr>
          <w:rFonts w:ascii="Calibri" w:hAnsi="Calibri"/>
          <w:szCs w:val="21"/>
        </w:rPr>
        <w:t>rated player will also gain some points from the higher</w:t>
      </w:r>
      <w:r w:rsidR="00DD7EEF" w:rsidRPr="00D975E1">
        <w:rPr>
          <w:rFonts w:ascii="Calibri" w:hAnsi="Calibri"/>
          <w:szCs w:val="21"/>
        </w:rPr>
        <w:t>-</w:t>
      </w:r>
      <w:r w:rsidRPr="00D975E1">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D975E1" w:rsidRDefault="00E7747B" w:rsidP="00E7747B">
      <w:pPr>
        <w:pStyle w:val="2"/>
        <w:rPr>
          <w:rFonts w:ascii="Calibri" w:hAnsi="Calibri"/>
          <w:bdr w:val="none" w:sz="0" w:space="0" w:color="auto" w:frame="1"/>
          <w:shd w:val="clear" w:color="auto" w:fill="FFFFFF"/>
        </w:rPr>
      </w:pPr>
      <w:bookmarkStart w:id="36" w:name="_Toc70778222"/>
      <w:r w:rsidRPr="00D975E1">
        <w:rPr>
          <w:rFonts w:ascii="Calibri" w:hAnsi="Calibri"/>
          <w:bdr w:val="none" w:sz="0" w:space="0" w:color="auto" w:frame="1"/>
          <w:shd w:val="clear" w:color="auto" w:fill="FFFFFF"/>
        </w:rPr>
        <w:t>The formula of Elo rating system</w:t>
      </w:r>
      <w:bookmarkEnd w:id="36"/>
    </w:p>
    <w:p w14:paraId="761D8995" w14:textId="7585A248" w:rsidR="00DA6612" w:rsidRPr="00D975E1" w:rsidRDefault="00E7747B" w:rsidP="00DA6612">
      <w:pPr>
        <w:rPr>
          <w:rFonts w:ascii="Calibri" w:hAnsi="Calibri"/>
          <w:color w:val="000000" w:themeColor="text1"/>
          <w:szCs w:val="21"/>
          <w:bdr w:val="none" w:sz="0" w:space="0" w:color="auto" w:frame="1"/>
          <w:shd w:val="clear" w:color="auto" w:fill="FFFFFF"/>
          <w:vertAlign w:val="superscript"/>
        </w:rPr>
      </w:pPr>
      <w:r w:rsidRPr="00D975E1">
        <w:rPr>
          <w:rFonts w:ascii="Calibri" w:hAnsi="Calibri"/>
          <w:color w:val="000000" w:themeColor="text1"/>
          <w:szCs w:val="21"/>
          <w:bdr w:val="none" w:sz="0" w:space="0" w:color="auto" w:frame="1"/>
          <w:shd w:val="clear" w:color="auto" w:fill="FFFFFF"/>
        </w:rPr>
        <w:t>σ(x)=</w:t>
      </w:r>
      <w:r w:rsidR="00DA6612" w:rsidRPr="00D975E1">
        <w:rPr>
          <w:rFonts w:ascii="Calibri" w:hAnsi="Calibri"/>
          <w:color w:val="000000" w:themeColor="text1"/>
          <w:szCs w:val="21"/>
          <w:bdr w:val="none" w:sz="0" w:space="0" w:color="auto" w:frame="1"/>
          <w:shd w:val="clear" w:color="auto" w:fill="FFFFFF"/>
        </w:rPr>
        <w:t>1/1+10</w:t>
      </w:r>
      <w:r w:rsidR="00DA6612" w:rsidRPr="00D975E1">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D975E1" w:rsidRDefault="00E7747B" w:rsidP="00DA6612">
      <w:pPr>
        <w:rPr>
          <w:rFonts w:ascii="Calibri" w:hAnsi="Calibri"/>
          <w:color w:val="000000" w:themeColor="text1"/>
          <w:szCs w:val="21"/>
          <w:bdr w:val="none" w:sz="0" w:space="0" w:color="auto" w:frame="1"/>
          <w:shd w:val="clear" w:color="auto" w:fill="FFFFFF"/>
        </w:rPr>
      </w:pPr>
      <w:r w:rsidRPr="00D975E1">
        <w:rPr>
          <w:rFonts w:ascii="Calibri" w:hAnsi="Calibri"/>
          <w:color w:val="000000" w:themeColor="text1"/>
          <w:szCs w:val="21"/>
          <w:bdr w:val="none" w:sz="0" w:space="0" w:color="auto" w:frame="1"/>
          <w:shd w:val="clear" w:color="auto" w:fill="FFFFFF"/>
        </w:rPr>
        <w:t>P(A&gt;B)=σ(RA−RB)</w:t>
      </w:r>
    </w:p>
    <w:p w14:paraId="01838507" w14:textId="3173736A" w:rsidR="00E7747B" w:rsidRPr="00D975E1" w:rsidRDefault="00E7747B" w:rsidP="00DA6612">
      <w:pPr>
        <w:rPr>
          <w:rFonts w:ascii="Calibri" w:hAnsi="Calibri"/>
          <w:szCs w:val="21"/>
          <w:bdr w:val="none" w:sz="0" w:space="0" w:color="auto" w:frame="1"/>
          <w:shd w:val="clear" w:color="auto" w:fill="FFFFFF"/>
        </w:rPr>
      </w:pPr>
      <w:r w:rsidRPr="00D975E1">
        <w:rPr>
          <w:rFonts w:ascii="Calibri" w:hAnsi="Calibri"/>
          <w:szCs w:val="21"/>
          <w:bdr w:val="none" w:sz="0" w:space="0" w:color="auto" w:frame="1"/>
          <w:shd w:val="clear" w:color="auto" w:fill="FFFFFF"/>
        </w:rPr>
        <w:t>E(w=A)=P(B&gt;A)</w:t>
      </w:r>
    </w:p>
    <w:p w14:paraId="537AC186" w14:textId="421D84FC" w:rsidR="00DA6612" w:rsidRPr="00D975E1" w:rsidRDefault="00DA6612" w:rsidP="00DA6612">
      <w:pPr>
        <w:rPr>
          <w:rFonts w:ascii="Calibri" w:hAnsi="Calibri"/>
          <w:szCs w:val="21"/>
          <w:bdr w:val="none" w:sz="0" w:space="0" w:color="auto" w:frame="1"/>
          <w:shd w:val="clear" w:color="auto" w:fill="FFFFFF"/>
        </w:rPr>
      </w:pPr>
      <w:r w:rsidRPr="00D975E1">
        <w:rPr>
          <w:rFonts w:ascii="Calibri" w:hAnsi="Calibri"/>
          <w:szCs w:val="21"/>
          <w:bdr w:val="none" w:sz="0" w:space="0" w:color="auto" w:frame="1"/>
          <w:shd w:val="clear" w:color="auto" w:fill="FFFFFF"/>
        </w:rPr>
        <w:t>R</w:t>
      </w:r>
      <w:r w:rsidRPr="00D975E1">
        <w:rPr>
          <w:rFonts w:ascii="Calibri" w:hAnsi="Calibri"/>
          <w:szCs w:val="21"/>
          <w:bdr w:val="none" w:sz="0" w:space="0" w:color="auto" w:frame="1"/>
          <w:shd w:val="clear" w:color="auto" w:fill="FFFFFF"/>
          <w:vertAlign w:val="subscript"/>
        </w:rPr>
        <w:t>A</w:t>
      </w:r>
      <w:r w:rsidRPr="00D975E1">
        <w:rPr>
          <w:rFonts w:ascii="Calibri" w:hAnsi="Calibri"/>
          <w:szCs w:val="21"/>
          <w:bdr w:val="none" w:sz="0" w:space="0" w:color="auto" w:frame="1"/>
          <w:shd w:val="clear" w:color="auto" w:fill="FFFFFF"/>
          <w:vertAlign w:val="superscript"/>
        </w:rPr>
        <w:t>(t+1)</w:t>
      </w:r>
      <w:r w:rsidRPr="00D975E1">
        <w:rPr>
          <w:rFonts w:ascii="Calibri" w:hAnsi="Calibri"/>
          <w:szCs w:val="21"/>
          <w:bdr w:val="none" w:sz="0" w:space="0" w:color="auto" w:frame="1"/>
          <w:shd w:val="clear" w:color="auto" w:fill="FFFFFF"/>
        </w:rPr>
        <w:t>= R</w:t>
      </w:r>
      <w:r w:rsidRPr="00D975E1">
        <w:rPr>
          <w:rFonts w:ascii="Calibri" w:hAnsi="Calibri"/>
          <w:szCs w:val="21"/>
          <w:bdr w:val="none" w:sz="0" w:space="0" w:color="auto" w:frame="1"/>
          <w:shd w:val="clear" w:color="auto" w:fill="FFFFFF"/>
          <w:vertAlign w:val="subscript"/>
        </w:rPr>
        <w:t>A</w:t>
      </w:r>
      <w:r w:rsidRPr="00D975E1">
        <w:rPr>
          <w:rFonts w:ascii="Calibri" w:hAnsi="Calibri"/>
          <w:szCs w:val="21"/>
          <w:bdr w:val="none" w:sz="0" w:space="0" w:color="auto" w:frame="1"/>
          <w:shd w:val="clear" w:color="auto" w:fill="FFFFFF"/>
          <w:vertAlign w:val="superscript"/>
        </w:rPr>
        <w:t>(t)</w:t>
      </w:r>
      <w:r w:rsidRPr="00D975E1">
        <w:rPr>
          <w:rFonts w:ascii="Calibri" w:hAnsi="Calibri"/>
          <w:szCs w:val="21"/>
          <w:bdr w:val="none" w:sz="0" w:space="0" w:color="auto" w:frame="1"/>
          <w:shd w:val="clear" w:color="auto" w:fill="FFFFFF"/>
        </w:rPr>
        <w:t>+KE(w=A)</w:t>
      </w:r>
    </w:p>
    <w:p w14:paraId="4F76739E" w14:textId="145B017C" w:rsidR="00DA6612" w:rsidRPr="00D975E1" w:rsidRDefault="00DA6612" w:rsidP="00DA6612">
      <w:pPr>
        <w:rPr>
          <w:rFonts w:ascii="Calibri" w:hAnsi="Calibri"/>
          <w:szCs w:val="21"/>
          <w:bdr w:val="none" w:sz="0" w:space="0" w:color="auto" w:frame="1"/>
          <w:shd w:val="clear" w:color="auto" w:fill="FFFFFF"/>
        </w:rPr>
      </w:pPr>
      <w:r w:rsidRPr="00D975E1">
        <w:rPr>
          <w:rFonts w:ascii="Calibri" w:hAnsi="Calibri"/>
          <w:szCs w:val="21"/>
          <w:bdr w:val="none" w:sz="0" w:space="0" w:color="auto" w:frame="1"/>
          <w:shd w:val="clear" w:color="auto" w:fill="FFFFFF"/>
        </w:rPr>
        <w:t>R</w:t>
      </w:r>
      <w:r w:rsidRPr="00D975E1">
        <w:rPr>
          <w:rFonts w:ascii="Calibri" w:hAnsi="Calibri"/>
          <w:szCs w:val="21"/>
          <w:bdr w:val="none" w:sz="0" w:space="0" w:color="auto" w:frame="1"/>
          <w:shd w:val="clear" w:color="auto" w:fill="FFFFFF"/>
          <w:vertAlign w:val="subscript"/>
        </w:rPr>
        <w:t>B</w:t>
      </w:r>
      <w:r w:rsidRPr="00D975E1">
        <w:rPr>
          <w:rFonts w:ascii="Calibri" w:hAnsi="Calibri"/>
          <w:szCs w:val="21"/>
          <w:bdr w:val="none" w:sz="0" w:space="0" w:color="auto" w:frame="1"/>
          <w:shd w:val="clear" w:color="auto" w:fill="FFFFFF"/>
          <w:vertAlign w:val="superscript"/>
        </w:rPr>
        <w:t>(t+1)</w:t>
      </w:r>
      <w:r w:rsidRPr="00D975E1">
        <w:rPr>
          <w:rFonts w:ascii="Calibri" w:hAnsi="Calibri"/>
          <w:szCs w:val="21"/>
          <w:bdr w:val="none" w:sz="0" w:space="0" w:color="auto" w:frame="1"/>
          <w:shd w:val="clear" w:color="auto" w:fill="FFFFFF"/>
        </w:rPr>
        <w:t>= R</w:t>
      </w:r>
      <w:r w:rsidRPr="00D975E1">
        <w:rPr>
          <w:rFonts w:ascii="Calibri" w:hAnsi="Calibri"/>
          <w:szCs w:val="21"/>
          <w:bdr w:val="none" w:sz="0" w:space="0" w:color="auto" w:frame="1"/>
          <w:shd w:val="clear" w:color="auto" w:fill="FFFFFF"/>
          <w:vertAlign w:val="subscript"/>
        </w:rPr>
        <w:t>B</w:t>
      </w:r>
      <w:r w:rsidRPr="00D975E1">
        <w:rPr>
          <w:rFonts w:ascii="Calibri" w:hAnsi="Calibri"/>
          <w:szCs w:val="21"/>
          <w:bdr w:val="none" w:sz="0" w:space="0" w:color="auto" w:frame="1"/>
          <w:shd w:val="clear" w:color="auto" w:fill="FFFFFF"/>
          <w:vertAlign w:val="superscript"/>
        </w:rPr>
        <w:t>(t)</w:t>
      </w:r>
      <w:r w:rsidRPr="00D975E1">
        <w:rPr>
          <w:rFonts w:ascii="Calibri" w:hAnsi="Calibri"/>
          <w:szCs w:val="21"/>
          <w:bdr w:val="none" w:sz="0" w:space="0" w:color="auto" w:frame="1"/>
          <w:shd w:val="clear" w:color="auto" w:fill="FFFFFF"/>
        </w:rPr>
        <w:t>-KE(w=A)</w:t>
      </w:r>
    </w:p>
    <w:p w14:paraId="02549F15" w14:textId="23A71A7A" w:rsidR="00452906" w:rsidRPr="00D975E1" w:rsidRDefault="00452906" w:rsidP="00DA6612">
      <w:pPr>
        <w:rPr>
          <w:ins w:id="37" w:author="Bolin Zhu" w:date="2021-04-24T17:47:00Z"/>
          <w:rFonts w:ascii="Calibri" w:hAnsi="Calibri"/>
          <w:szCs w:val="21"/>
          <w:bdr w:val="none" w:sz="0" w:space="0" w:color="auto" w:frame="1"/>
          <w:shd w:val="clear" w:color="auto" w:fill="FFFFFF"/>
        </w:rPr>
      </w:pPr>
      <w:r w:rsidRPr="00D975E1">
        <w:rPr>
          <w:rFonts w:ascii="Calibri" w:hAnsi="Calibri"/>
          <w:szCs w:val="21"/>
          <w:bdr w:val="none" w:sz="0" w:space="0" w:color="auto" w:frame="1"/>
          <w:shd w:val="clear" w:color="auto" w:fill="FFFFFF"/>
        </w:rPr>
        <w:t>Function explain:</w:t>
      </w:r>
    </w:p>
    <w:p w14:paraId="57314DEF" w14:textId="689F2221" w:rsidR="00DA6612" w:rsidRPr="00D975E1" w:rsidRDefault="00DA6612" w:rsidP="00DA6612">
      <w:pPr>
        <w:rPr>
          <w:rFonts w:ascii="Calibri" w:hAnsi="Calibri"/>
          <w:shd w:val="clear" w:color="auto" w:fill="FFFFFF"/>
        </w:rPr>
      </w:pPr>
      <w:r w:rsidRPr="00D975E1">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D975E1">
        <w:rPr>
          <w:rFonts w:ascii="Calibri" w:hAnsi="Calibri"/>
          <w:shd w:val="clear" w:color="auto" w:fill="FFFFFF"/>
          <w:vertAlign w:val="subscript"/>
        </w:rPr>
        <w:t>A</w:t>
      </w:r>
      <w:r w:rsidRPr="00D975E1">
        <w:rPr>
          <w:rFonts w:ascii="Calibri" w:hAnsi="Calibri"/>
          <w:shd w:val="clear" w:color="auto" w:fill="FFFFFF"/>
        </w:rPr>
        <w:t xml:space="preserve"> and R</w:t>
      </w:r>
      <w:r w:rsidRPr="00D975E1">
        <w:rPr>
          <w:rFonts w:ascii="Calibri" w:hAnsi="Calibri"/>
          <w:shd w:val="clear" w:color="auto" w:fill="FFFFFF"/>
          <w:vertAlign w:val="subscript"/>
        </w:rPr>
        <w:t>B</w:t>
      </w:r>
      <w:r w:rsidRPr="00D975E1">
        <w:rPr>
          <w:rFonts w:ascii="Calibri" w:hAnsi="Calibri"/>
          <w:shd w:val="clear" w:color="auto" w:fill="FFFFFF"/>
        </w:rPr>
        <w:t xml:space="preserve"> is stand for their rating.</w:t>
      </w:r>
    </w:p>
    <w:p w14:paraId="3BED296D" w14:textId="77777777" w:rsidR="00452906" w:rsidRPr="00D975E1" w:rsidRDefault="00452906" w:rsidP="00DA6612">
      <w:pPr>
        <w:rPr>
          <w:rFonts w:ascii="Calibri" w:hAnsi="Calibri"/>
        </w:rPr>
      </w:pPr>
    </w:p>
    <w:p w14:paraId="3DC6ED33" w14:textId="1794BCCB" w:rsidR="00DA6612" w:rsidRPr="00D975E1" w:rsidRDefault="00DA6612" w:rsidP="00DA6612">
      <w:pPr>
        <w:jc w:val="left"/>
        <w:rPr>
          <w:rFonts w:ascii="Calibri" w:hAnsi="Calibri"/>
          <w:szCs w:val="21"/>
        </w:rPr>
      </w:pPr>
      <w:r w:rsidRPr="00D975E1">
        <w:rPr>
          <w:rFonts w:ascii="Calibri" w:hAnsi="Calibri"/>
          <w:szCs w:val="21"/>
        </w:rPr>
        <w:t>I</w:t>
      </w:r>
      <w:r w:rsidR="00B243D7" w:rsidRPr="00D975E1">
        <w:rPr>
          <w:rFonts w:ascii="Calibri" w:hAnsi="Calibri"/>
          <w:szCs w:val="21"/>
        </w:rPr>
        <w:t>n this program, Elo ratings depend only on the final score of each game and the location of the game (home</w:t>
      </w:r>
      <w:r w:rsidR="00DD7EEF" w:rsidRPr="00D975E1">
        <w:rPr>
          <w:rFonts w:ascii="Calibri" w:hAnsi="Calibri"/>
          <w:szCs w:val="21"/>
        </w:rPr>
        <w:t>-</w:t>
      </w:r>
      <w:r w:rsidR="00B243D7" w:rsidRPr="00D975E1">
        <w:rPr>
          <w:rFonts w:ascii="Calibri" w:hAnsi="Calibri"/>
          <w:szCs w:val="21"/>
        </w:rPr>
        <w:t>field advantage). They include both regular season and playoff games.</w:t>
      </w:r>
      <w:r w:rsidRPr="00D975E1">
        <w:rPr>
          <w:rFonts w:ascii="Calibri" w:hAnsi="Calibri"/>
          <w:szCs w:val="21"/>
        </w:rPr>
        <w:t xml:space="preserve"> And</w:t>
      </w:r>
      <w:r w:rsidRPr="00D975E1">
        <w:rPr>
          <w:rFonts w:ascii="Calibri" w:hAnsi="Calibri"/>
        </w:rPr>
        <w:t xml:space="preserve"> </w:t>
      </w:r>
      <w:r w:rsidRPr="00D975E1">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D975E1" w:rsidRDefault="00DA6612" w:rsidP="005E221B">
      <w:pPr>
        <w:jc w:val="left"/>
        <w:rPr>
          <w:rFonts w:ascii="Calibri" w:hAnsi="Calibri"/>
          <w:szCs w:val="21"/>
        </w:rPr>
      </w:pPr>
    </w:p>
    <w:p w14:paraId="496FE377" w14:textId="7F308C66" w:rsidR="00FF7206" w:rsidRPr="00D975E1" w:rsidRDefault="00FF7206" w:rsidP="005E221B">
      <w:pPr>
        <w:jc w:val="left"/>
        <w:rPr>
          <w:rFonts w:ascii="Calibri" w:hAnsi="Calibri"/>
          <w:szCs w:val="21"/>
        </w:rPr>
      </w:pPr>
      <w:r w:rsidRPr="00D975E1">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05B3484" w:rsidR="00D86677" w:rsidRPr="00D975E1" w:rsidRDefault="00FF7206" w:rsidP="005E221B">
      <w:pPr>
        <w:jc w:val="left"/>
        <w:rPr>
          <w:rFonts w:ascii="Calibri" w:hAnsi="Calibri"/>
          <w:szCs w:val="21"/>
        </w:rPr>
      </w:pPr>
      <w:r w:rsidRPr="00D975E1">
        <w:rPr>
          <w:rFonts w:ascii="Calibri" w:hAnsi="Calibri"/>
          <w:szCs w:val="21"/>
        </w:rPr>
        <w:t>-</w:t>
      </w:r>
      <w:r w:rsidR="009322E0" w:rsidRPr="00D975E1">
        <w:rPr>
          <w:rFonts w:ascii="Calibri" w:hAnsi="Calibri"/>
          <w:szCs w:val="21"/>
        </w:rPr>
        <w:t xml:space="preserve">Figure1. </w:t>
      </w:r>
      <w:ins w:id="38" w:author="Bolin Zhu" w:date="2021-04-24T17:55:00Z">
        <w:r w:rsidR="00DA6612" w:rsidRPr="00D975E1">
          <w:rPr>
            <w:rFonts w:ascii="Calibri" w:hAnsi="Calibri"/>
            <w:szCs w:val="21"/>
          </w:rPr>
          <w:t>th</w:t>
        </w:r>
      </w:ins>
      <w:del w:id="39" w:author="Bolin Zhu" w:date="2021-04-24T17:55:00Z">
        <w:r w:rsidRPr="00D975E1" w:rsidDel="00DA6612">
          <w:rPr>
            <w:rFonts w:ascii="Calibri" w:hAnsi="Calibri"/>
            <w:szCs w:val="21"/>
          </w:rPr>
          <w:delText>th</w:delText>
        </w:r>
      </w:del>
      <w:ins w:id="40" w:author="Bolin Zhu" w:date="2021-04-24T17:55:00Z">
        <w:r w:rsidR="00DA6612" w:rsidRPr="00D975E1">
          <w:rPr>
            <w:rFonts w:ascii="Calibri" w:hAnsi="Calibri"/>
            <w:szCs w:val="21"/>
          </w:rPr>
          <w:t>is</w:t>
        </w:r>
      </w:ins>
      <w:del w:id="41" w:author="Bolin Zhu" w:date="2021-04-24T17:55:00Z">
        <w:r w:rsidRPr="00D975E1" w:rsidDel="00DA6612">
          <w:rPr>
            <w:rFonts w:ascii="Calibri" w:hAnsi="Calibri"/>
            <w:szCs w:val="21"/>
          </w:rPr>
          <w:delText>e</w:delText>
        </w:r>
      </w:del>
      <w:r w:rsidRPr="00D975E1">
        <w:rPr>
          <w:rFonts w:ascii="Calibri" w:hAnsi="Calibri"/>
          <w:szCs w:val="21"/>
        </w:rPr>
        <w:t xml:space="preserve"> graph</w:t>
      </w:r>
      <w:ins w:id="42" w:author="Bolin Zhu" w:date="2021-04-24T17:55:00Z">
        <w:r w:rsidR="00DA6612" w:rsidRPr="00D975E1">
          <w:rPr>
            <w:rFonts w:ascii="Calibri" w:hAnsi="Calibri"/>
            <w:szCs w:val="21"/>
          </w:rPr>
          <w:t xml:space="preserve"> is</w:t>
        </w:r>
      </w:ins>
      <w:r w:rsidRPr="00D975E1">
        <w:rPr>
          <w:rFonts w:ascii="Calibri" w:hAnsi="Calibri"/>
          <w:szCs w:val="21"/>
        </w:rPr>
        <w:t xml:space="preserve"> about Los Angeles Lakers team </w:t>
      </w:r>
      <w:r w:rsidR="00FE493C" w:rsidRPr="00D975E1">
        <w:rPr>
          <w:rFonts w:ascii="Calibri" w:hAnsi="Calibri"/>
          <w:szCs w:val="21"/>
        </w:rPr>
        <w:t>E</w:t>
      </w:r>
      <w:r w:rsidRPr="00D975E1">
        <w:rPr>
          <w:rFonts w:ascii="Calibri" w:hAnsi="Calibri"/>
          <w:szCs w:val="21"/>
        </w:rPr>
        <w:t>lo</w:t>
      </w:r>
      <w:ins w:id="43" w:author="Bolin Zhu" w:date="2021-04-24T17:55:00Z">
        <w:r w:rsidR="00DA6612" w:rsidRPr="00D975E1">
          <w:rPr>
            <w:rFonts w:ascii="Calibri" w:hAnsi="Calibri"/>
            <w:szCs w:val="21"/>
          </w:rPr>
          <w:t xml:space="preserve"> from 1950 to now</w:t>
        </w:r>
      </w:ins>
      <w:r w:rsidR="00DA6612" w:rsidRPr="00D975E1">
        <w:rPr>
          <w:rFonts w:ascii="Calibri" w:hAnsi="Calibri"/>
          <w:szCs w:val="21"/>
        </w:rPr>
        <w:t xml:space="preserve"> from FiveThirtyEight</w:t>
      </w:r>
      <w:sdt>
        <w:sdtPr>
          <w:rPr>
            <w:rFonts w:ascii="Calibri" w:hAnsi="Calibri"/>
            <w:szCs w:val="21"/>
          </w:rPr>
          <w:id w:val="733198827"/>
          <w:citation/>
        </w:sdtPr>
        <w:sdtContent>
          <w:r w:rsidR="002237A2">
            <w:rPr>
              <w:rFonts w:ascii="Calibri" w:hAnsi="Calibri"/>
              <w:szCs w:val="21"/>
            </w:rPr>
            <w:fldChar w:fldCharType="begin"/>
          </w:r>
          <w:r w:rsidR="002237A2">
            <w:rPr>
              <w:rFonts w:ascii="Calibri" w:hAnsi="Calibri"/>
              <w:szCs w:val="21"/>
            </w:rPr>
            <w:instrText xml:space="preserve"> CITATION Fiv21 \l 1033 </w:instrText>
          </w:r>
          <w:r w:rsidR="002237A2">
            <w:rPr>
              <w:rFonts w:ascii="Calibri" w:hAnsi="Calibri"/>
              <w:szCs w:val="21"/>
            </w:rPr>
            <w:fldChar w:fldCharType="separate"/>
          </w:r>
          <w:r w:rsidR="002237A2">
            <w:rPr>
              <w:rFonts w:ascii="Calibri" w:hAnsi="Calibri"/>
              <w:noProof/>
              <w:szCs w:val="21"/>
            </w:rPr>
            <w:t xml:space="preserve"> </w:t>
          </w:r>
          <w:r w:rsidR="002237A2" w:rsidRPr="002237A2">
            <w:rPr>
              <w:rFonts w:ascii="Calibri" w:hAnsi="Calibri"/>
              <w:noProof/>
              <w:szCs w:val="21"/>
            </w:rPr>
            <w:t>(FiveThirtyEight, 2021)</w:t>
          </w:r>
          <w:r w:rsidR="002237A2">
            <w:rPr>
              <w:rFonts w:ascii="Calibri" w:hAnsi="Calibri"/>
              <w:szCs w:val="21"/>
            </w:rPr>
            <w:fldChar w:fldCharType="end"/>
          </w:r>
        </w:sdtContent>
      </w:sdt>
    </w:p>
    <w:p w14:paraId="3D11A8C3" w14:textId="5CF42497" w:rsidR="005324F2" w:rsidRPr="00D975E1" w:rsidRDefault="00B11ED6" w:rsidP="005E221B">
      <w:pPr>
        <w:jc w:val="left"/>
        <w:rPr>
          <w:rFonts w:ascii="Calibri" w:hAnsi="Calibri"/>
          <w:szCs w:val="21"/>
        </w:rPr>
      </w:pPr>
      <w:r w:rsidRPr="00D975E1">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D975E1">
        <w:rPr>
          <w:rFonts w:ascii="Calibri" w:hAnsi="Calibri"/>
          <w:szCs w:val="21"/>
        </w:rPr>
        <w:t>T</w:t>
      </w:r>
      <w:r w:rsidRPr="00D975E1">
        <w:rPr>
          <w:rFonts w:ascii="Calibri" w:hAnsi="Calibri"/>
          <w:szCs w:val="21"/>
        </w:rPr>
        <w:t xml:space="preserve">o map this difference into probabilities, Elo is often </w:t>
      </w:r>
      <w:r w:rsidR="00DD7EEF" w:rsidRPr="00D975E1">
        <w:rPr>
          <w:rFonts w:ascii="Calibri" w:hAnsi="Calibri"/>
          <w:szCs w:val="21"/>
        </w:rPr>
        <w:t xml:space="preserve">modelled by </w:t>
      </w:r>
      <w:r w:rsidRPr="00D975E1">
        <w:rPr>
          <w:rFonts w:ascii="Calibri" w:hAnsi="Calibri"/>
          <w:szCs w:val="21"/>
        </w:rPr>
        <w:t>the sigmoid function (logistic)</w:t>
      </w:r>
      <w:r w:rsidR="00DD7EEF" w:rsidRPr="00D975E1">
        <w:rPr>
          <w:rFonts w:ascii="Calibri" w:hAnsi="Calibri"/>
          <w:szCs w:val="21"/>
        </w:rPr>
        <w:t>.</w:t>
      </w:r>
      <w:r w:rsidRPr="00D975E1">
        <w:rPr>
          <w:rFonts w:ascii="Calibri" w:hAnsi="Calibri"/>
          <w:szCs w:val="21"/>
        </w:rPr>
        <w:t xml:space="preserve"> Specifically, it is a function that maps (</w:t>
      </w:r>
      <w:r w:rsidRPr="00D975E1">
        <w:rPr>
          <w:rFonts w:ascii="Calibri" w:hAnsi="Calibri" w:cs="Cambria Math"/>
          <w:szCs w:val="21"/>
        </w:rPr>
        <w:t>−</w:t>
      </w:r>
      <w:r w:rsidRPr="00D975E1">
        <w:rPr>
          <w:rFonts w:ascii="Calibri" w:hAnsi="Calibri"/>
          <w:szCs w:val="21"/>
        </w:rPr>
        <w:t>∞,+∞)→[0,1], where σ(0)=0.5.</w:t>
      </w:r>
      <w:r w:rsidR="00274553" w:rsidRPr="00D975E1">
        <w:rPr>
          <w:rFonts w:ascii="Calibri" w:hAnsi="Calibri"/>
          <w:szCs w:val="21"/>
        </w:rPr>
        <w:t xml:space="preserve"> Elo rating is often used by the sigmoid function (logistic) for statistics and research specifically, it is a function that maps </w:t>
      </w:r>
      <w:r w:rsidR="00FE493C" w:rsidRPr="00D975E1">
        <w:rPr>
          <w:rFonts w:ascii="Calibri" w:hAnsi="Calibri"/>
          <w:szCs w:val="21"/>
        </w:rPr>
        <w:t>the difference between Elo rating</w:t>
      </w:r>
      <w:r w:rsidR="00274553" w:rsidRPr="00D975E1">
        <w:rPr>
          <w:rFonts w:ascii="Calibri" w:hAnsi="Calibri"/>
          <w:szCs w:val="21"/>
        </w:rPr>
        <w:t>. The sigmoid function is used here to get a better look at the data comparison of a zero-sum game.</w:t>
      </w:r>
    </w:p>
    <w:p w14:paraId="6093ED3E" w14:textId="1CB93E78" w:rsidR="0098106B" w:rsidRPr="00D975E1" w:rsidRDefault="00274553" w:rsidP="005E221B">
      <w:pPr>
        <w:widowControl/>
        <w:jc w:val="left"/>
        <w:rPr>
          <w:rFonts w:ascii="Calibri" w:hAnsi="Calibri"/>
          <w:szCs w:val="21"/>
        </w:rPr>
      </w:pPr>
      <w:r w:rsidRPr="00D975E1">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D975E1" w:rsidRDefault="00274553" w:rsidP="005E221B">
      <w:pPr>
        <w:widowControl/>
        <w:jc w:val="left"/>
        <w:rPr>
          <w:rFonts w:ascii="Calibri" w:hAnsi="Calibri"/>
          <w:b/>
          <w:bCs/>
          <w:kern w:val="44"/>
          <w:szCs w:val="21"/>
        </w:rPr>
      </w:pPr>
      <w:r w:rsidRPr="00D975E1">
        <w:rPr>
          <w:rFonts w:ascii="Calibri" w:hAnsi="Calibri"/>
          <w:b/>
          <w:bCs/>
          <w:kern w:val="44"/>
          <w:szCs w:val="21"/>
        </w:rPr>
        <w:t>-</w:t>
      </w:r>
      <w:r w:rsidR="00240356" w:rsidRPr="00D975E1">
        <w:rPr>
          <w:rFonts w:ascii="Calibri" w:hAnsi="Calibri"/>
          <w:szCs w:val="21"/>
        </w:rPr>
        <w:t xml:space="preserve"> Figure</w:t>
      </w:r>
      <w:r w:rsidR="00240356" w:rsidRPr="00D975E1">
        <w:rPr>
          <w:rFonts w:ascii="Calibri" w:hAnsi="Calibri"/>
          <w:b/>
          <w:bCs/>
          <w:kern w:val="44"/>
          <w:szCs w:val="21"/>
        </w:rPr>
        <w:t xml:space="preserve"> 2. </w:t>
      </w:r>
      <w:r w:rsidR="00BF701C" w:rsidRPr="00D975E1">
        <w:rPr>
          <w:rFonts w:ascii="Calibri" w:hAnsi="Calibri"/>
          <w:b/>
          <w:bCs/>
          <w:kern w:val="44"/>
          <w:szCs w:val="21"/>
        </w:rPr>
        <w:t xml:space="preserve">The </w:t>
      </w:r>
      <w:r w:rsidRPr="00D975E1">
        <w:rPr>
          <w:rFonts w:ascii="Calibri" w:hAnsi="Calibri"/>
          <w:b/>
          <w:bCs/>
          <w:kern w:val="44"/>
          <w:szCs w:val="21"/>
        </w:rPr>
        <w:t xml:space="preserve">sigmoid function </w:t>
      </w:r>
      <w:commentRangeStart w:id="44"/>
      <w:r w:rsidRPr="00D975E1">
        <w:rPr>
          <w:rFonts w:ascii="Calibri" w:hAnsi="Calibri"/>
          <w:b/>
          <w:bCs/>
          <w:kern w:val="44"/>
          <w:szCs w:val="21"/>
        </w:rPr>
        <w:t>di</w:t>
      </w:r>
      <w:r w:rsidR="00DD7EEF" w:rsidRPr="00D975E1">
        <w:rPr>
          <w:rFonts w:ascii="Calibri" w:hAnsi="Calibri"/>
          <w:b/>
          <w:bCs/>
          <w:kern w:val="44"/>
          <w:szCs w:val="21"/>
        </w:rPr>
        <w:t>a</w:t>
      </w:r>
      <w:r w:rsidRPr="00D975E1">
        <w:rPr>
          <w:rFonts w:ascii="Calibri" w:hAnsi="Calibri"/>
          <w:b/>
          <w:bCs/>
          <w:kern w:val="44"/>
          <w:szCs w:val="21"/>
        </w:rPr>
        <w:t>gram</w:t>
      </w:r>
      <w:commentRangeEnd w:id="44"/>
      <w:r w:rsidR="008E2C9D" w:rsidRPr="00D975E1">
        <w:rPr>
          <w:rStyle w:val="a9"/>
          <w:rFonts w:ascii="Calibri" w:hAnsi="Calibri"/>
        </w:rPr>
        <w:commentReference w:id="44"/>
      </w:r>
      <w:r w:rsidR="00BF701C" w:rsidRPr="00D975E1">
        <w:rPr>
          <w:rFonts w:ascii="Calibri" w:hAnsi="Calibri"/>
          <w:b/>
          <w:bCs/>
          <w:kern w:val="44"/>
          <w:szCs w:val="21"/>
        </w:rPr>
        <w:t xml:space="preserve"> used to distribute the Team Elo rating</w:t>
      </w:r>
    </w:p>
    <w:p w14:paraId="36255688" w14:textId="58693ACE" w:rsidR="00391210" w:rsidRPr="00D975E1" w:rsidRDefault="00BF701C" w:rsidP="005E221B">
      <w:pPr>
        <w:widowControl/>
        <w:jc w:val="left"/>
        <w:rPr>
          <w:rFonts w:ascii="Calibri" w:hAnsi="Calibri"/>
          <w:b/>
          <w:bCs/>
          <w:kern w:val="44"/>
          <w:szCs w:val="21"/>
        </w:rPr>
      </w:pPr>
      <w:r w:rsidRPr="00D975E1">
        <w:rPr>
          <w:rFonts w:ascii="Calibri" w:hAnsi="Calibri"/>
          <w:b/>
          <w:bCs/>
          <w:kern w:val="44"/>
          <w:szCs w:val="21"/>
        </w:rPr>
        <w:t>As the graph shown, we could find out that the probability of win is 0.5 which 50%</w:t>
      </w:r>
      <w:r w:rsidR="00E7747B" w:rsidRPr="00D975E1">
        <w:rPr>
          <w:rFonts w:ascii="Calibri" w:hAnsi="Calibri"/>
          <w:b/>
          <w:bCs/>
          <w:kern w:val="44"/>
          <w:szCs w:val="21"/>
        </w:rPr>
        <w:t>, and also the probability of lose is 0.5 which is fit in well with none-sum game setting.</w:t>
      </w:r>
    </w:p>
    <w:p w14:paraId="168F61FB" w14:textId="77777777" w:rsidR="007F0F86" w:rsidRPr="00D975E1" w:rsidRDefault="007F0F86" w:rsidP="005E221B">
      <w:pPr>
        <w:widowControl/>
        <w:jc w:val="left"/>
        <w:rPr>
          <w:rFonts w:ascii="Calibri" w:hAnsi="Calibri"/>
          <w:b/>
          <w:bCs/>
          <w:kern w:val="44"/>
          <w:szCs w:val="21"/>
        </w:rPr>
      </w:pPr>
    </w:p>
    <w:p w14:paraId="046CA8AF" w14:textId="7F1F15D3" w:rsidR="007F0F86" w:rsidRPr="00D975E1" w:rsidRDefault="007F0F86" w:rsidP="00FF4CB8">
      <w:pPr>
        <w:pStyle w:val="2"/>
        <w:rPr>
          <w:rFonts w:ascii="Calibri" w:hAnsi="Calibri"/>
        </w:rPr>
      </w:pPr>
      <w:bookmarkStart w:id="45" w:name="_Toc70778223"/>
      <w:r w:rsidRPr="00D975E1">
        <w:rPr>
          <w:rFonts w:ascii="Calibri" w:hAnsi="Calibri"/>
        </w:rPr>
        <w:t>Per(Player Efficiency Rating)</w:t>
      </w:r>
      <w:bookmarkEnd w:id="45"/>
    </w:p>
    <w:p w14:paraId="57900383" w14:textId="4B15A224" w:rsidR="007F0F86" w:rsidRPr="00D975E1" w:rsidRDefault="007F0F86" w:rsidP="00BF701C">
      <w:pPr>
        <w:rPr>
          <w:rFonts w:ascii="Calibri" w:eastAsia="宋体" w:hAnsi="Calibri" w:cs="宋体"/>
          <w:kern w:val="0"/>
          <w:szCs w:val="21"/>
        </w:rPr>
      </w:pPr>
      <w:r w:rsidRPr="00D975E1">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D975E1">
        <w:rPr>
          <w:rFonts w:ascii="Calibri" w:eastAsia="宋体" w:hAnsi="Calibri" w:cs="宋体"/>
          <w:kern w:val="0"/>
          <w:szCs w:val="21"/>
        </w:rPr>
        <w:lastRenderedPageBreak/>
        <w:t xml:space="preserve">minute rating of a player’s performance.” </w:t>
      </w:r>
      <w:r w:rsidR="00BF701C" w:rsidRPr="00D975E1">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Content>
          <w:r w:rsidR="002237A2">
            <w:rPr>
              <w:rFonts w:ascii="Calibri" w:hAnsi="Calibri"/>
            </w:rPr>
            <w:fldChar w:fldCharType="begin"/>
          </w:r>
          <w:r w:rsidR="002237A2">
            <w:rPr>
              <w:rFonts w:ascii="Calibri" w:hAnsi="Calibri"/>
            </w:rPr>
            <w:instrText xml:space="preserve"> CITATION Unk20 \l 1033 </w:instrText>
          </w:r>
          <w:r w:rsidR="002237A2">
            <w:rPr>
              <w:rFonts w:ascii="Calibri" w:hAnsi="Calibri"/>
            </w:rPr>
            <w:fldChar w:fldCharType="separate"/>
          </w:r>
          <w:r w:rsidR="002237A2" w:rsidRPr="002237A2">
            <w:rPr>
              <w:rFonts w:ascii="Calibri" w:hAnsi="Calibri"/>
              <w:noProof/>
            </w:rPr>
            <w:t>(Unknow, n.d.)</w:t>
          </w:r>
          <w:r w:rsidR="002237A2">
            <w:rPr>
              <w:rFonts w:ascii="Calibri" w:hAnsi="Calibri"/>
            </w:rPr>
            <w:fldChar w:fldCharType="end"/>
          </w:r>
        </w:sdtContent>
      </w:sdt>
    </w:p>
    <w:p w14:paraId="62D1DE84" w14:textId="77777777" w:rsidR="007F0F86" w:rsidRPr="00D975E1" w:rsidRDefault="007F0F86" w:rsidP="005E221B">
      <w:pPr>
        <w:widowControl/>
        <w:spacing w:before="100" w:beforeAutospacing="1" w:after="100" w:afterAutospacing="1"/>
        <w:jc w:val="left"/>
        <w:rPr>
          <w:rFonts w:ascii="Calibri" w:eastAsia="宋体" w:hAnsi="Calibri" w:cs="宋体"/>
          <w:kern w:val="0"/>
          <w:szCs w:val="21"/>
        </w:rPr>
      </w:pPr>
      <w:r w:rsidRPr="00D975E1">
        <w:rPr>
          <w:rFonts w:ascii="Calibri" w:eastAsia="宋体" w:hAnsi="Calibri" w:cs="宋体"/>
          <w:kern w:val="0"/>
          <w:szCs w:val="21"/>
        </w:rPr>
        <w:t xml:space="preserve">PER Benefit;: </w:t>
      </w:r>
    </w:p>
    <w:p w14:paraId="28526B76" w14:textId="2E4FB9E1" w:rsidR="007F0F86" w:rsidRPr="00D975E1" w:rsidRDefault="007F0F86" w:rsidP="005E221B">
      <w:pPr>
        <w:widowControl/>
        <w:spacing w:before="100" w:beforeAutospacing="1" w:after="100" w:afterAutospacing="1"/>
        <w:jc w:val="left"/>
        <w:rPr>
          <w:rFonts w:ascii="Calibri" w:eastAsia="宋体" w:hAnsi="Calibri" w:cs="宋体"/>
          <w:kern w:val="0"/>
          <w:szCs w:val="21"/>
        </w:rPr>
      </w:pPr>
      <w:r w:rsidRPr="00D975E1">
        <w:rPr>
          <w:rFonts w:ascii="Calibri" w:eastAsia="宋体" w:hAnsi="Calibri" w:cs="宋体"/>
          <w:kern w:val="0"/>
          <w:szCs w:val="21"/>
        </w:rPr>
        <w:t xml:space="preserve">It will show the personal average ability especially the offense part due to the huge weight in the algorithm. </w:t>
      </w:r>
      <w:r w:rsidR="00BF701C" w:rsidRPr="00D975E1">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D975E1" w:rsidRDefault="007F0F86" w:rsidP="005E221B">
      <w:pPr>
        <w:widowControl/>
        <w:spacing w:before="100" w:beforeAutospacing="1" w:after="100" w:afterAutospacing="1"/>
        <w:jc w:val="left"/>
        <w:rPr>
          <w:rFonts w:ascii="Calibri" w:eastAsia="宋体" w:hAnsi="Calibri" w:cs="宋体"/>
          <w:kern w:val="0"/>
          <w:szCs w:val="21"/>
        </w:rPr>
      </w:pPr>
      <w:r w:rsidRPr="00D975E1">
        <w:rPr>
          <w:rFonts w:ascii="Calibri" w:eastAsia="宋体" w:hAnsi="Calibri" w:cs="宋体"/>
          <w:kern w:val="0"/>
          <w:szCs w:val="21"/>
        </w:rPr>
        <w:t xml:space="preserve">PER Limitation: </w:t>
      </w:r>
    </w:p>
    <w:p w14:paraId="1DA6D7CE" w14:textId="022FE547" w:rsidR="00BF701C" w:rsidRPr="00D975E1" w:rsidRDefault="007F0F86" w:rsidP="00BF701C">
      <w:pPr>
        <w:rPr>
          <w:rFonts w:ascii="Calibri" w:hAnsi="Calibri"/>
        </w:rPr>
      </w:pPr>
      <w:r w:rsidRPr="00D975E1">
        <w:rPr>
          <w:rFonts w:ascii="Calibri" w:eastAsia="宋体" w:hAnsi="Calibri" w:cs="宋体"/>
          <w:kern w:val="0"/>
          <w:szCs w:val="21"/>
        </w:rPr>
        <w:t>But it is irrational to create the team due to the PER , w</w:t>
      </w:r>
      <w:commentRangeStart w:id="46"/>
      <w:r w:rsidRPr="00D975E1">
        <w:rPr>
          <w:rFonts w:ascii="Calibri" w:eastAsia="宋体" w:hAnsi="Calibri" w:cs="宋体"/>
          <w:kern w:val="0"/>
          <w:szCs w:val="21"/>
        </w:rPr>
        <w:t>e cannot just choose five players who are in the top PER List</w:t>
      </w:r>
      <w:commentRangeEnd w:id="46"/>
      <w:r w:rsidR="001D3401" w:rsidRPr="00D975E1">
        <w:rPr>
          <w:rStyle w:val="a9"/>
          <w:rFonts w:ascii="Calibri" w:hAnsi="Calibri"/>
        </w:rPr>
        <w:commentReference w:id="46"/>
      </w:r>
      <w:r w:rsidRPr="00D975E1">
        <w:rPr>
          <w:rFonts w:ascii="Calibri" w:eastAsia="宋体" w:hAnsi="Calibri" w:cs="宋体"/>
          <w:kern w:val="0"/>
          <w:szCs w:val="21"/>
        </w:rPr>
        <w:t xml:space="preserve">. What is more, the question also pointed by John that the PER always showed that the person who </w:t>
      </w:r>
      <w:r w:rsidR="00DD7EEF" w:rsidRPr="00D975E1">
        <w:rPr>
          <w:rFonts w:ascii="Calibri" w:eastAsia="宋体" w:hAnsi="Calibri" w:cs="宋体"/>
          <w:kern w:val="0"/>
          <w:szCs w:val="21"/>
        </w:rPr>
        <w:t>is</w:t>
      </w:r>
      <w:r w:rsidRPr="00D975E1">
        <w:rPr>
          <w:rFonts w:ascii="Calibri" w:eastAsia="宋体" w:hAnsi="Calibri" w:cs="宋体"/>
          <w:kern w:val="0"/>
          <w:szCs w:val="21"/>
        </w:rPr>
        <w:t xml:space="preserve"> good at the offense part but not the defense part.</w:t>
      </w:r>
      <w:r w:rsidR="00BF701C" w:rsidRPr="00D975E1">
        <w:rPr>
          <w:rFonts w:ascii="Calibri" w:eastAsia="宋体" w:hAnsi="Calibri" w:cs="宋体"/>
          <w:kern w:val="0"/>
          <w:szCs w:val="21"/>
        </w:rPr>
        <w:t xml:space="preserve"> In details,</w:t>
      </w:r>
      <w:r w:rsidR="00BF701C" w:rsidRPr="00D975E1">
        <w:rPr>
          <w:rFonts w:ascii="Calibri" w:hAnsi="Calibri"/>
        </w:rPr>
        <w:t xml:space="preserve"> there are not many reliable defensive statistics to input into the formula. We would all agree that steals and caps do not necessarily correlate with good </w:t>
      </w:r>
      <w:r w:rsidR="00E7747B" w:rsidRPr="00D975E1">
        <w:rPr>
          <w:rFonts w:ascii="Calibri" w:hAnsi="Calibri"/>
        </w:rPr>
        <w:t>defense</w:t>
      </w:r>
      <w:r w:rsidR="00BF701C" w:rsidRPr="00D975E1">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24B1BA20" w14:textId="3010D87F" w:rsidR="00BF701C" w:rsidRPr="00D975E1" w:rsidRDefault="00511154" w:rsidP="00511154">
      <w:pPr>
        <w:pStyle w:val="2"/>
        <w:rPr>
          <w:rFonts w:ascii="Calibri" w:hAnsi="Calibri"/>
        </w:rPr>
      </w:pPr>
      <w:bookmarkStart w:id="47" w:name="_Toc70778224"/>
      <w:r w:rsidRPr="00D975E1">
        <w:rPr>
          <w:rFonts w:ascii="Calibri" w:hAnsi="Calibri"/>
        </w:rPr>
        <w:t>Data Selection</w:t>
      </w:r>
      <w:bookmarkEnd w:id="47"/>
    </w:p>
    <w:p w14:paraId="74B2D2FB" w14:textId="59019427" w:rsidR="00224079" w:rsidRPr="00D975E1" w:rsidRDefault="00224079" w:rsidP="00224079">
      <w:pPr>
        <w:rPr>
          <w:rFonts w:ascii="Calibri" w:hAnsi="Calibri"/>
        </w:rPr>
      </w:pPr>
      <w:r w:rsidRPr="00D975E1">
        <w:rPr>
          <w:rFonts w:ascii="Calibri" w:hAnsi="Calibri"/>
        </w:rPr>
        <w:t xml:space="preserve">For the selection of data, the project was to explore the chemistry values between players, so some searches were done on combinations, and eventually 14 notorious combinations were chosen as the basic data. Almost all of these 14 combinations were two- or three-player teams, so the initial data size was roughly 40 players individually rating, and an </w:t>
      </w:r>
      <w:r w:rsidR="00452906" w:rsidRPr="00D975E1">
        <w:rPr>
          <w:rFonts w:ascii="Calibri" w:hAnsi="Calibri"/>
        </w:rPr>
        <w:t>rating</w:t>
      </w:r>
      <w:r w:rsidRPr="00D975E1">
        <w:rPr>
          <w:rFonts w:ascii="Calibri" w:hAnsi="Calibri"/>
        </w:rPr>
        <w:t xml:space="preserve"> value </w:t>
      </w:r>
      <w:r w:rsidR="00452906" w:rsidRPr="00D975E1">
        <w:rPr>
          <w:rFonts w:ascii="Calibri" w:hAnsi="Calibri"/>
        </w:rPr>
        <w:t>of</w:t>
      </w:r>
      <w:r w:rsidRPr="00D975E1">
        <w:rPr>
          <w:rFonts w:ascii="Calibri" w:hAnsi="Calibri"/>
        </w:rPr>
        <w:t xml:space="preserve"> the team</w:t>
      </w:r>
      <w:r w:rsidR="00452906" w:rsidRPr="00D975E1">
        <w:rPr>
          <w:rFonts w:ascii="Calibri" w:hAnsi="Calibri"/>
        </w:rPr>
        <w:t xml:space="preserve"> which have</w:t>
      </w:r>
      <w:r w:rsidRPr="00D975E1">
        <w:rPr>
          <w:rFonts w:ascii="Calibri" w:hAnsi="Calibri"/>
        </w:rPr>
        <w:t xml:space="preserve"> these combinations </w:t>
      </w:r>
      <w:r w:rsidR="00452906" w:rsidRPr="00D975E1">
        <w:rPr>
          <w:rFonts w:ascii="Calibri" w:hAnsi="Calibri"/>
        </w:rPr>
        <w:t>in their team.</w:t>
      </w:r>
    </w:p>
    <w:p w14:paraId="6C2CA143" w14:textId="2E5F05F9" w:rsidR="00452906" w:rsidRPr="00D975E1" w:rsidRDefault="00224079" w:rsidP="00224079">
      <w:pPr>
        <w:rPr>
          <w:rFonts w:ascii="Calibri" w:hAnsi="Calibri"/>
        </w:rPr>
      </w:pPr>
      <w:r w:rsidRPr="00D975E1">
        <w:rPr>
          <w:rFonts w:ascii="Calibri" w:hAnsi="Calibri"/>
        </w:rPr>
        <w:t xml:space="preserve">Initially, I tried to search for individual ratings </w:t>
      </w:r>
      <w:r w:rsidR="00452906" w:rsidRPr="00D975E1">
        <w:rPr>
          <w:rFonts w:ascii="Calibri" w:hAnsi="Calibri"/>
        </w:rPr>
        <w:t>of</w:t>
      </w:r>
      <w:r w:rsidRPr="00D975E1">
        <w:rPr>
          <w:rFonts w:ascii="Calibri" w:hAnsi="Calibri"/>
        </w:rPr>
        <w:t xml:space="preserve"> these players, but found that there were few websites that rated players outside of the game, I tried to use the NBA2k21 player data which is available on the 2k rating page. </w:t>
      </w:r>
      <w:r w:rsidR="00452906" w:rsidRPr="00D975E1">
        <w:rPr>
          <w:rFonts w:ascii="Calibri" w:hAnsi="Calibri"/>
        </w:rPr>
        <w:t>And also I attempt to use the rating of team from 2k rating website as well.</w:t>
      </w:r>
    </w:p>
    <w:p w14:paraId="0B54D93A" w14:textId="43DC40E8" w:rsidR="00224079" w:rsidRPr="00D975E1" w:rsidRDefault="00452906" w:rsidP="00224079">
      <w:pPr>
        <w:rPr>
          <w:rFonts w:ascii="Calibri" w:hAnsi="Calibri"/>
        </w:rPr>
      </w:pPr>
      <w:r w:rsidRPr="00D975E1">
        <w:rPr>
          <w:rFonts w:ascii="Calibri" w:hAnsi="Calibri"/>
        </w:rPr>
        <w:t xml:space="preserve">However, the rating of team is only a number without any function provide in the website, so during the development of the chemistry function I attempt to search the data which are more reliable and could calculated by the function, then the Team Elo become the most suitable choice. </w:t>
      </w:r>
      <w:r w:rsidR="00224079" w:rsidRPr="00D975E1">
        <w:rPr>
          <w:rFonts w:ascii="Calibri" w:hAnsi="Calibri"/>
        </w:rPr>
        <w:t xml:space="preserve">Team Elo is based on the team's era and the highest Elo score earned by the team in that year, while team </w:t>
      </w:r>
      <w:r w:rsidRPr="00D975E1">
        <w:rPr>
          <w:rFonts w:ascii="Calibri" w:hAnsi="Calibri"/>
        </w:rPr>
        <w:t>E</w:t>
      </w:r>
      <w:r w:rsidR="00224079" w:rsidRPr="00D975E1">
        <w:rPr>
          <w:rFonts w:ascii="Calibri" w:hAnsi="Calibri"/>
        </w:rPr>
        <w:t>lo is obtained through FiveThirtyEight's History of the NBA.</w:t>
      </w:r>
    </w:p>
    <w:p w14:paraId="1238E303" w14:textId="3283FFF7" w:rsidR="00224079" w:rsidRPr="00D975E1" w:rsidRDefault="00452906" w:rsidP="00224079">
      <w:pPr>
        <w:rPr>
          <w:rFonts w:ascii="Calibri" w:hAnsi="Calibri"/>
        </w:rPr>
      </w:pPr>
      <w:r w:rsidRPr="00D975E1">
        <w:rPr>
          <w:rFonts w:ascii="Calibri" w:hAnsi="Calibri"/>
        </w:rPr>
        <w:t>Finally</w:t>
      </w:r>
      <w:r w:rsidR="00224079" w:rsidRPr="00D975E1">
        <w:rPr>
          <w:rFonts w:ascii="Calibri" w:hAnsi="Calibri"/>
        </w:rPr>
        <w:t xml:space="preserve">, when </w:t>
      </w:r>
      <w:r w:rsidRPr="00D975E1">
        <w:rPr>
          <w:rFonts w:ascii="Calibri" w:hAnsi="Calibri"/>
        </w:rPr>
        <w:t xml:space="preserve">I </w:t>
      </w:r>
      <w:r w:rsidR="00224079" w:rsidRPr="00D975E1">
        <w:rPr>
          <w:rFonts w:ascii="Calibri" w:hAnsi="Calibri"/>
        </w:rPr>
        <w:t xml:space="preserve">try to calculate the chemistry values, it was found that it was not accurate to use only the team </w:t>
      </w:r>
      <w:r w:rsidRPr="00D975E1">
        <w:rPr>
          <w:rFonts w:ascii="Calibri" w:hAnsi="Calibri"/>
        </w:rPr>
        <w:t>E</w:t>
      </w:r>
      <w:r w:rsidR="00224079" w:rsidRPr="00D975E1">
        <w:rPr>
          <w:rFonts w:ascii="Calibri" w:hAnsi="Calibri"/>
        </w:rPr>
        <w:t xml:space="preserve">lo and combination ratings, as the team </w:t>
      </w:r>
      <w:r w:rsidRPr="00D975E1">
        <w:rPr>
          <w:rFonts w:ascii="Calibri" w:hAnsi="Calibri"/>
        </w:rPr>
        <w:t>E</w:t>
      </w:r>
      <w:r w:rsidR="00224079" w:rsidRPr="00D975E1">
        <w:rPr>
          <w:rFonts w:ascii="Calibri" w:hAnsi="Calibri"/>
        </w:rPr>
        <w:t>lo takes into account not only the stats of the famous players but also all the bench players and role players in the team. By expanding the player's stats to take into account every player on every team selected, the formula is partially adjusted to find the chemistry value of these combinations by overall strength.</w:t>
      </w:r>
    </w:p>
    <w:p w14:paraId="05D6B0DC" w14:textId="134FBE28" w:rsidR="00161EDE" w:rsidRPr="002237A2" w:rsidRDefault="00224079" w:rsidP="002237A2">
      <w:pPr>
        <w:rPr>
          <w:rFonts w:ascii="Calibri" w:hAnsi="Calibri" w:hint="eastAsia"/>
        </w:rPr>
      </w:pPr>
      <w:r w:rsidRPr="00D975E1">
        <w:rPr>
          <w:rFonts w:ascii="Calibri" w:hAnsi="Calibri"/>
        </w:rPr>
        <w:t xml:space="preserve">However, as the 2k rating page does not mention how player ratings are calculated and what the overall distribution of player ratings is, it was decided to use PER instead of Player Rating as the main data for </w:t>
      </w:r>
      <w:r w:rsidRPr="00D975E1">
        <w:rPr>
          <w:rFonts w:ascii="Calibri" w:hAnsi="Calibri"/>
        </w:rPr>
        <w:lastRenderedPageBreak/>
        <w:t xml:space="preserve">calculating team chemistry value. All data for PER are taken from the </w:t>
      </w:r>
      <w:r w:rsidR="00452906" w:rsidRPr="00D975E1">
        <w:rPr>
          <w:rFonts w:ascii="Calibri" w:hAnsi="Calibri"/>
        </w:rPr>
        <w:t>basketball</w:t>
      </w:r>
      <w:r w:rsidRPr="00D975E1">
        <w:rPr>
          <w:rFonts w:ascii="Calibri" w:hAnsi="Calibri"/>
        </w:rPr>
        <w:t>- reference website.</w:t>
      </w:r>
    </w:p>
    <w:p w14:paraId="5E96BE99" w14:textId="1FBFB9DE" w:rsidR="0098106B" w:rsidRPr="00D975E1" w:rsidRDefault="0098106B" w:rsidP="00E7747B">
      <w:pPr>
        <w:pStyle w:val="1"/>
        <w:rPr>
          <w:rFonts w:ascii="Calibri" w:hAnsi="Calibri"/>
        </w:rPr>
      </w:pPr>
      <w:bookmarkStart w:id="48" w:name="_Toc70778225"/>
      <w:r w:rsidRPr="00D975E1">
        <w:rPr>
          <w:rFonts w:ascii="Calibri" w:hAnsi="Calibri"/>
        </w:rPr>
        <w:t>3.professional considerations</w:t>
      </w:r>
      <w:bookmarkEnd w:id="48"/>
    </w:p>
    <w:p w14:paraId="5F3443D9" w14:textId="55758576" w:rsidR="00BF46D9" w:rsidRPr="00D975E1" w:rsidRDefault="00740144" w:rsidP="005E221B">
      <w:pPr>
        <w:pStyle w:val="ae"/>
        <w:rPr>
          <w:rFonts w:ascii="Calibri" w:hAnsi="Calibri"/>
          <w:sz w:val="21"/>
          <w:szCs w:val="21"/>
        </w:rPr>
      </w:pPr>
      <w:r w:rsidRPr="00D975E1">
        <w:rPr>
          <w:rFonts w:ascii="Calibri" w:hAnsi="Calibri"/>
          <w:sz w:val="21"/>
          <w:szCs w:val="21"/>
        </w:rPr>
        <w:t>3</w:t>
      </w:r>
      <w:r w:rsidR="00BF46D9" w:rsidRPr="00D975E1">
        <w:rPr>
          <w:rFonts w:ascii="Calibri" w:hAnsi="Calibri"/>
          <w:sz w:val="21"/>
          <w:szCs w:val="21"/>
        </w:rPr>
        <w:t xml:space="preserve">.1. BCS Code of Conduct </w:t>
      </w:r>
    </w:p>
    <w:p w14:paraId="731BCF38"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This is the BCS Code]of Conduct[4] which relate to my project: </w:t>
      </w:r>
    </w:p>
    <w:p w14:paraId="0CE98D0F"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1.1 have due regard for public health, privacy, security and wellbeing of others and the environment; </w:t>
      </w:r>
    </w:p>
    <w:p w14:paraId="76D539B5"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D975E1" w:rsidRDefault="00BF46D9" w:rsidP="005E221B">
      <w:pPr>
        <w:pStyle w:val="ae"/>
        <w:rPr>
          <w:rFonts w:ascii="Calibri" w:hAnsi="Calibri"/>
          <w:sz w:val="21"/>
          <w:szCs w:val="21"/>
        </w:rPr>
      </w:pPr>
      <w:r w:rsidRPr="00D975E1">
        <w:rPr>
          <w:rFonts w:ascii="Calibri" w:hAnsi="Calibri"/>
          <w:sz w:val="21"/>
          <w:szCs w:val="21"/>
        </w:rPr>
        <w:t>1.2have due regard for the legitimate rights of third parties;</w:t>
      </w:r>
      <w:r w:rsidRPr="00D975E1">
        <w:rPr>
          <w:rFonts w:ascii="Calibri" w:hAnsi="Calibri"/>
          <w:sz w:val="21"/>
          <w:szCs w:val="21"/>
        </w:rPr>
        <w:br/>
        <w:t xml:space="preserve">Due to the free charge of this game , there will have fewer obligation for the third part. </w:t>
      </w:r>
    </w:p>
    <w:p w14:paraId="2E111EFD"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D975E1" w:rsidRDefault="00BF46D9" w:rsidP="005E221B">
      <w:pPr>
        <w:pStyle w:val="ae"/>
        <w:ind w:firstLine="360"/>
        <w:rPr>
          <w:rFonts w:ascii="Calibri" w:hAnsi="Calibri"/>
          <w:sz w:val="21"/>
          <w:szCs w:val="21"/>
        </w:rPr>
      </w:pPr>
      <w:r w:rsidRPr="00D975E1">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D975E1" w:rsidRDefault="00BF46D9" w:rsidP="005E221B">
      <w:pPr>
        <w:pStyle w:val="ae"/>
        <w:rPr>
          <w:rFonts w:ascii="Calibri" w:hAnsi="Calibri"/>
          <w:sz w:val="21"/>
          <w:szCs w:val="21"/>
        </w:rPr>
      </w:pPr>
      <w:r w:rsidRPr="00D975E1">
        <w:rPr>
          <w:rFonts w:ascii="Calibri" w:hAnsi="Calibri"/>
          <w:sz w:val="21"/>
          <w:szCs w:val="21"/>
        </w:rPr>
        <w:t>1.4  promote equal access to the benefits of IT and seek to promote the inclusion of all sectors in society wherever opportunities arise.</w:t>
      </w:r>
      <w:r w:rsidRPr="00D975E1">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2.5. respect and value alternative viewpoints and seek, accept and offer honest criticisms of work; </w:t>
      </w:r>
    </w:p>
    <w:p w14:paraId="2FEDFDC1"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I will show my biggest respect of all of the feedbacks from the user, rather than ignoring these. </w:t>
      </w:r>
    </w:p>
    <w:p w14:paraId="582C91E1" w14:textId="77777777" w:rsidR="00BF46D9" w:rsidRPr="00D975E1" w:rsidRDefault="00BF46D9" w:rsidP="005E221B">
      <w:pPr>
        <w:pStyle w:val="ae"/>
        <w:rPr>
          <w:rFonts w:ascii="Calibri" w:hAnsi="Calibri"/>
          <w:sz w:val="21"/>
          <w:szCs w:val="21"/>
        </w:rPr>
      </w:pPr>
      <w:r w:rsidRPr="00D975E1">
        <w:rPr>
          <w:rFonts w:ascii="Calibri" w:hAnsi="Calibri"/>
          <w:sz w:val="21"/>
          <w:szCs w:val="21"/>
        </w:rPr>
        <w:t>4.6 encourage and support fellow members in their professional development.</w:t>
      </w:r>
      <w:r w:rsidRPr="00D975E1">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2.2. Ethical Issues[5] </w:t>
      </w:r>
    </w:p>
    <w:p w14:paraId="376790E0" w14:textId="77777777" w:rsidR="00BF46D9" w:rsidRPr="00D975E1" w:rsidRDefault="00BF46D9" w:rsidP="005E221B">
      <w:pPr>
        <w:pStyle w:val="ae"/>
        <w:rPr>
          <w:rFonts w:ascii="Calibri" w:hAnsi="Calibri"/>
          <w:sz w:val="21"/>
          <w:szCs w:val="21"/>
        </w:rPr>
      </w:pPr>
      <w:r w:rsidRPr="00D975E1">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w:t>
      </w:r>
      <w:r w:rsidRPr="00D975E1">
        <w:rPr>
          <w:rFonts w:ascii="Calibri" w:hAnsi="Calibri"/>
          <w:sz w:val="21"/>
          <w:szCs w:val="21"/>
        </w:rPr>
        <w:lastRenderedPageBreak/>
        <w:t xml:space="preserve">if they want. Due to this game do not have age limitation, this game will make sure there is nothing harmful to the health of minors . The </w:t>
      </w:r>
    </w:p>
    <w:p w14:paraId="43ECE4BB" w14:textId="43974E5B" w:rsidR="00BF46D9" w:rsidRPr="00D975E1" w:rsidRDefault="00BF46D9" w:rsidP="005E221B">
      <w:pPr>
        <w:pStyle w:val="ae"/>
        <w:rPr>
          <w:rFonts w:ascii="Calibri" w:hAnsi="Calibri"/>
          <w:sz w:val="21"/>
          <w:szCs w:val="21"/>
        </w:rPr>
      </w:pPr>
      <w:r w:rsidRPr="00D975E1">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D975E1" w:rsidRDefault="00BF46D9" w:rsidP="00452906">
      <w:pPr>
        <w:widowControl/>
        <w:jc w:val="left"/>
        <w:rPr>
          <w:rFonts w:ascii="Calibri" w:hAnsi="Calibri"/>
          <w:szCs w:val="21"/>
        </w:rPr>
      </w:pPr>
      <w:r w:rsidRPr="00D975E1">
        <w:rPr>
          <w:rFonts w:ascii="Calibri" w:hAnsi="Calibri"/>
          <w:szCs w:val="21"/>
        </w:rPr>
        <w:br w:type="page"/>
      </w:r>
    </w:p>
    <w:p w14:paraId="5168FAB6" w14:textId="2AF8E000" w:rsidR="0098106B" w:rsidRPr="00D975E1" w:rsidRDefault="0098106B" w:rsidP="005E221B">
      <w:pPr>
        <w:pStyle w:val="1"/>
        <w:jc w:val="left"/>
        <w:rPr>
          <w:rFonts w:ascii="Calibri" w:hAnsi="Calibri"/>
          <w:sz w:val="21"/>
          <w:szCs w:val="21"/>
        </w:rPr>
      </w:pPr>
      <w:bookmarkStart w:id="49" w:name="_Toc70778226"/>
      <w:r w:rsidRPr="00D975E1">
        <w:rPr>
          <w:rFonts w:ascii="Calibri" w:hAnsi="Calibri"/>
          <w:sz w:val="21"/>
          <w:szCs w:val="21"/>
        </w:rPr>
        <w:lastRenderedPageBreak/>
        <w:t>4.requirement analysis</w:t>
      </w:r>
      <w:bookmarkEnd w:id="49"/>
    </w:p>
    <w:p w14:paraId="28B63891" w14:textId="7B9FD7BC" w:rsidR="00B6564E" w:rsidRPr="00D975E1" w:rsidRDefault="008D4DD2" w:rsidP="005E221B">
      <w:pPr>
        <w:jc w:val="left"/>
        <w:rPr>
          <w:rFonts w:ascii="Calibri" w:hAnsi="Calibri"/>
          <w:szCs w:val="21"/>
        </w:rPr>
      </w:pPr>
      <w:r w:rsidRPr="00D975E1">
        <w:rPr>
          <w:rFonts w:ascii="Calibri" w:hAnsi="Calibri"/>
          <w:szCs w:val="21"/>
        </w:rPr>
        <w:t>The main use of the scoring system is to allow users to choose as well as match their 'fantasy league' and get feedback.</w:t>
      </w:r>
      <w:r w:rsidR="00912BE0" w:rsidRPr="00D975E1">
        <w:rPr>
          <w:rFonts w:ascii="Calibri" w:hAnsi="Calibri"/>
          <w:szCs w:val="21"/>
        </w:rPr>
        <w:t xml:space="preserve"> This part will consider an rational rating system, which </w:t>
      </w:r>
      <w:r w:rsidR="00B035E5" w:rsidRPr="00D975E1">
        <w:rPr>
          <w:rFonts w:ascii="Calibri" w:hAnsi="Calibri"/>
          <w:szCs w:val="21"/>
        </w:rPr>
        <w:t>the functional requirement and non-functional requirement will be outline.</w:t>
      </w:r>
    </w:p>
    <w:p w14:paraId="717464D9" w14:textId="194DDAE9" w:rsidR="008D4DD2" w:rsidRPr="00D975E1" w:rsidRDefault="008D4DD2" w:rsidP="005E221B">
      <w:pPr>
        <w:jc w:val="left"/>
        <w:rPr>
          <w:rFonts w:ascii="Calibri" w:hAnsi="Calibri" w:hint="eastAsia"/>
          <w:szCs w:val="21"/>
        </w:rPr>
      </w:pPr>
    </w:p>
    <w:p w14:paraId="62B8C503" w14:textId="15F2A070" w:rsidR="008D4DD2" w:rsidRPr="00D975E1" w:rsidRDefault="008D4DD2" w:rsidP="00FF4CB8">
      <w:pPr>
        <w:pStyle w:val="2"/>
        <w:rPr>
          <w:rFonts w:ascii="Calibri" w:hAnsi="Calibri"/>
        </w:rPr>
      </w:pPr>
      <w:bookmarkStart w:id="50" w:name="_Toc70778227"/>
      <w:r w:rsidRPr="00D975E1">
        <w:rPr>
          <w:rFonts w:ascii="Calibri" w:hAnsi="Calibri"/>
        </w:rPr>
        <w:t>Functional requirements</w:t>
      </w:r>
      <w:bookmarkEnd w:id="50"/>
    </w:p>
    <w:p w14:paraId="0F9F3AB4" w14:textId="023968B9" w:rsidR="008D4DD2" w:rsidRPr="00D975E1" w:rsidRDefault="008D4DD2" w:rsidP="005E221B">
      <w:pPr>
        <w:jc w:val="left"/>
        <w:rPr>
          <w:rFonts w:ascii="Calibri" w:hAnsi="Calibri"/>
          <w:szCs w:val="21"/>
        </w:rPr>
      </w:pPr>
      <w:r w:rsidRPr="00D975E1">
        <w:rPr>
          <w:rFonts w:ascii="Calibri" w:hAnsi="Calibri"/>
          <w:szCs w:val="21"/>
        </w:rPr>
        <w:t>Here are the List for Functional requirements:</w:t>
      </w:r>
    </w:p>
    <w:p w14:paraId="6F733714" w14:textId="37452A8F" w:rsidR="008D4DD2" w:rsidRPr="00D975E1" w:rsidRDefault="008D4DD2" w:rsidP="005E221B">
      <w:pPr>
        <w:pStyle w:val="a6"/>
        <w:numPr>
          <w:ilvl w:val="0"/>
          <w:numId w:val="2"/>
        </w:numPr>
        <w:ind w:firstLineChars="0"/>
        <w:jc w:val="left"/>
        <w:rPr>
          <w:rFonts w:ascii="Calibri" w:hAnsi="Calibri"/>
          <w:szCs w:val="21"/>
        </w:rPr>
      </w:pPr>
      <w:r w:rsidRPr="00D975E1">
        <w:rPr>
          <w:rFonts w:ascii="Calibri" w:hAnsi="Calibri"/>
          <w:szCs w:val="21"/>
        </w:rPr>
        <w:t xml:space="preserve">The project shall be </w:t>
      </w:r>
      <w:r w:rsidR="00383618" w:rsidRPr="00D975E1">
        <w:rPr>
          <w:rFonts w:ascii="Calibri" w:hAnsi="Calibri"/>
          <w:szCs w:val="21"/>
        </w:rPr>
        <w:t>playable by two player on one computer</w:t>
      </w:r>
    </w:p>
    <w:p w14:paraId="6B29536A" w14:textId="58879BBC" w:rsidR="00320329" w:rsidRPr="00D975E1" w:rsidRDefault="00320329" w:rsidP="005E221B">
      <w:pPr>
        <w:pStyle w:val="a6"/>
        <w:numPr>
          <w:ilvl w:val="0"/>
          <w:numId w:val="2"/>
        </w:numPr>
        <w:ind w:firstLineChars="0"/>
        <w:jc w:val="left"/>
        <w:rPr>
          <w:rFonts w:ascii="Calibri" w:hAnsi="Calibri"/>
          <w:szCs w:val="21"/>
        </w:rPr>
      </w:pPr>
      <w:r w:rsidRPr="00D975E1">
        <w:rPr>
          <w:rFonts w:ascii="Calibri" w:hAnsi="Calibri"/>
          <w:szCs w:val="21"/>
        </w:rPr>
        <w:t xml:space="preserve">The user will be able to input their team name </w:t>
      </w:r>
    </w:p>
    <w:p w14:paraId="656E592E" w14:textId="2CA76062" w:rsidR="00320329" w:rsidRPr="00D975E1" w:rsidRDefault="00320329" w:rsidP="005E221B">
      <w:pPr>
        <w:pStyle w:val="a6"/>
        <w:numPr>
          <w:ilvl w:val="0"/>
          <w:numId w:val="2"/>
        </w:numPr>
        <w:ind w:firstLineChars="0"/>
        <w:jc w:val="left"/>
        <w:rPr>
          <w:rFonts w:ascii="Calibri" w:hAnsi="Calibri"/>
          <w:szCs w:val="21"/>
        </w:rPr>
      </w:pPr>
      <w:r w:rsidRPr="00D975E1">
        <w:rPr>
          <w:rFonts w:ascii="Calibri" w:hAnsi="Calibri"/>
          <w:szCs w:val="21"/>
        </w:rPr>
        <w:t xml:space="preserve">The system should provide the user the order of pick </w:t>
      </w:r>
    </w:p>
    <w:p w14:paraId="3F5BF15F" w14:textId="239D6196" w:rsidR="00320329" w:rsidRPr="00D975E1" w:rsidRDefault="00320329" w:rsidP="005E221B">
      <w:pPr>
        <w:pStyle w:val="a6"/>
        <w:numPr>
          <w:ilvl w:val="0"/>
          <w:numId w:val="2"/>
        </w:numPr>
        <w:ind w:firstLineChars="0"/>
        <w:jc w:val="left"/>
        <w:rPr>
          <w:rFonts w:ascii="Calibri" w:hAnsi="Calibri"/>
          <w:szCs w:val="21"/>
        </w:rPr>
      </w:pPr>
      <w:r w:rsidRPr="00D975E1">
        <w:rPr>
          <w:rFonts w:ascii="Calibri" w:hAnsi="Calibri"/>
          <w:szCs w:val="21"/>
        </w:rPr>
        <w:t>Users will be able to choose the player from the random set</w:t>
      </w:r>
    </w:p>
    <w:p w14:paraId="472FDA3B" w14:textId="1712AC91" w:rsidR="00320329" w:rsidRPr="00D975E1" w:rsidRDefault="00320329" w:rsidP="005E221B">
      <w:pPr>
        <w:pStyle w:val="a6"/>
        <w:numPr>
          <w:ilvl w:val="0"/>
          <w:numId w:val="2"/>
        </w:numPr>
        <w:ind w:firstLineChars="0"/>
        <w:jc w:val="left"/>
        <w:rPr>
          <w:rFonts w:ascii="Calibri" w:hAnsi="Calibri"/>
          <w:szCs w:val="21"/>
        </w:rPr>
      </w:pPr>
      <w:r w:rsidRPr="00D975E1">
        <w:rPr>
          <w:rFonts w:ascii="Calibri" w:hAnsi="Calibri"/>
          <w:szCs w:val="21"/>
        </w:rPr>
        <w:t>Users will be able to see the information and image of the player</w:t>
      </w:r>
    </w:p>
    <w:p w14:paraId="4272FCCF" w14:textId="01A6514C" w:rsidR="00320329" w:rsidRPr="00D975E1" w:rsidRDefault="00320329" w:rsidP="005E221B">
      <w:pPr>
        <w:pStyle w:val="a6"/>
        <w:numPr>
          <w:ilvl w:val="0"/>
          <w:numId w:val="2"/>
        </w:numPr>
        <w:ind w:firstLineChars="0"/>
        <w:jc w:val="left"/>
        <w:rPr>
          <w:rFonts w:ascii="Calibri" w:hAnsi="Calibri"/>
          <w:szCs w:val="21"/>
        </w:rPr>
      </w:pPr>
      <w:r w:rsidRPr="00D975E1">
        <w:rPr>
          <w:rFonts w:ascii="Calibri" w:hAnsi="Calibri"/>
          <w:szCs w:val="21"/>
        </w:rPr>
        <w:t xml:space="preserve">The system should rate </w:t>
      </w:r>
      <w:r w:rsidR="00512140" w:rsidRPr="00D975E1">
        <w:rPr>
          <w:rFonts w:ascii="Calibri" w:hAnsi="Calibri"/>
          <w:szCs w:val="21"/>
        </w:rPr>
        <w:t>the team fairly</w:t>
      </w:r>
    </w:p>
    <w:p w14:paraId="5445298F" w14:textId="77777777" w:rsidR="007F0F86" w:rsidRPr="00D975E1"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D975E1">
        <w:rPr>
          <w:rFonts w:ascii="Calibri" w:eastAsia="宋体" w:hAnsi="Calibri" w:cs="宋体"/>
          <w:kern w:val="0"/>
          <w:szCs w:val="21"/>
        </w:rPr>
        <w:t xml:space="preserve">The game system should determine the winner </w:t>
      </w:r>
    </w:p>
    <w:p w14:paraId="0362DF76" w14:textId="6853A145" w:rsidR="007F0F86" w:rsidRPr="00D975E1"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D975E1">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D975E1"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D975E1">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D975E1" w:rsidRDefault="00512140" w:rsidP="005E221B">
      <w:pPr>
        <w:jc w:val="left"/>
        <w:rPr>
          <w:rFonts w:ascii="Calibri" w:hAnsi="Calibri"/>
          <w:szCs w:val="21"/>
        </w:rPr>
      </w:pPr>
    </w:p>
    <w:p w14:paraId="3A004362" w14:textId="77777777" w:rsidR="00B40B28" w:rsidRPr="00D975E1" w:rsidRDefault="00B40B28" w:rsidP="005E221B">
      <w:pPr>
        <w:jc w:val="left"/>
        <w:rPr>
          <w:rFonts w:ascii="Calibri" w:hAnsi="Calibri"/>
          <w:szCs w:val="21"/>
        </w:rPr>
      </w:pPr>
    </w:p>
    <w:p w14:paraId="57A92B29" w14:textId="20FEA94D" w:rsidR="00512140" w:rsidRPr="00D975E1" w:rsidRDefault="00512140" w:rsidP="00FF4CB8">
      <w:pPr>
        <w:pStyle w:val="2"/>
        <w:rPr>
          <w:rFonts w:ascii="Calibri" w:hAnsi="Calibri"/>
        </w:rPr>
      </w:pPr>
      <w:bookmarkStart w:id="51" w:name="_Toc70778228"/>
      <w:r w:rsidRPr="00D975E1">
        <w:rPr>
          <w:rFonts w:ascii="Calibri" w:hAnsi="Calibri"/>
        </w:rPr>
        <w:t>Non-functional requirements</w:t>
      </w:r>
      <w:bookmarkEnd w:id="51"/>
    </w:p>
    <w:p w14:paraId="64B1BB79" w14:textId="7C1B6AAE" w:rsidR="00512140" w:rsidRPr="00D975E1" w:rsidRDefault="00512140" w:rsidP="005E221B">
      <w:pPr>
        <w:jc w:val="left"/>
        <w:rPr>
          <w:rFonts w:ascii="Calibri" w:hAnsi="Calibri"/>
          <w:szCs w:val="21"/>
        </w:rPr>
      </w:pPr>
      <w:r w:rsidRPr="00D975E1">
        <w:rPr>
          <w:rFonts w:ascii="Calibri" w:hAnsi="Calibri"/>
          <w:szCs w:val="21"/>
        </w:rPr>
        <w:t>Here are the List of Non-Functional Requirements</w:t>
      </w:r>
    </w:p>
    <w:p w14:paraId="42D8962A" w14:textId="69ACD1F2" w:rsidR="00512140" w:rsidRPr="00D975E1" w:rsidRDefault="00512140" w:rsidP="005E221B">
      <w:pPr>
        <w:pStyle w:val="a6"/>
        <w:numPr>
          <w:ilvl w:val="0"/>
          <w:numId w:val="3"/>
        </w:numPr>
        <w:ind w:firstLineChars="0"/>
        <w:jc w:val="left"/>
        <w:rPr>
          <w:rFonts w:ascii="Calibri" w:hAnsi="Calibri"/>
          <w:szCs w:val="21"/>
        </w:rPr>
      </w:pPr>
      <w:r w:rsidRPr="00D975E1">
        <w:rPr>
          <w:rFonts w:ascii="Calibri" w:hAnsi="Calibri"/>
          <w:szCs w:val="21"/>
        </w:rPr>
        <w:t>The project will be developed using Python and Python Graphical User Interface</w:t>
      </w:r>
    </w:p>
    <w:p w14:paraId="25FF1C83" w14:textId="6189F649" w:rsidR="00512140" w:rsidRPr="00D975E1" w:rsidRDefault="00512140" w:rsidP="005E221B">
      <w:pPr>
        <w:pStyle w:val="a6"/>
        <w:numPr>
          <w:ilvl w:val="0"/>
          <w:numId w:val="3"/>
        </w:numPr>
        <w:ind w:firstLineChars="0"/>
        <w:jc w:val="left"/>
        <w:rPr>
          <w:rFonts w:ascii="Calibri" w:hAnsi="Calibri"/>
          <w:szCs w:val="21"/>
        </w:rPr>
      </w:pPr>
      <w:r w:rsidRPr="00D975E1">
        <w:rPr>
          <w:rFonts w:ascii="Calibri" w:hAnsi="Calibri"/>
          <w:szCs w:val="21"/>
        </w:rPr>
        <w:t xml:space="preserve">The User could go through the user interface easily </w:t>
      </w:r>
    </w:p>
    <w:p w14:paraId="3A05067A" w14:textId="2E55717D" w:rsidR="00512140" w:rsidRPr="00D975E1" w:rsidRDefault="00512140" w:rsidP="005E221B">
      <w:pPr>
        <w:pStyle w:val="a6"/>
        <w:numPr>
          <w:ilvl w:val="0"/>
          <w:numId w:val="3"/>
        </w:numPr>
        <w:ind w:firstLineChars="0"/>
        <w:jc w:val="left"/>
        <w:rPr>
          <w:rFonts w:ascii="Calibri" w:hAnsi="Calibri"/>
          <w:szCs w:val="21"/>
        </w:rPr>
      </w:pPr>
      <w:r w:rsidRPr="00D975E1">
        <w:rPr>
          <w:rFonts w:ascii="Calibri" w:hAnsi="Calibri"/>
          <w:szCs w:val="21"/>
        </w:rPr>
        <w:t>The project will compatible on desktop device</w:t>
      </w:r>
    </w:p>
    <w:p w14:paraId="79A79D96" w14:textId="77777777" w:rsidR="00512140" w:rsidRPr="00D975E1" w:rsidRDefault="00512140" w:rsidP="005E221B">
      <w:pPr>
        <w:ind w:left="57"/>
        <w:jc w:val="left"/>
        <w:rPr>
          <w:rFonts w:ascii="Calibri" w:hAnsi="Calibri"/>
          <w:szCs w:val="21"/>
        </w:rPr>
      </w:pPr>
    </w:p>
    <w:p w14:paraId="531DC4FA" w14:textId="381A9AB0" w:rsidR="0098106B" w:rsidRPr="002237A2" w:rsidRDefault="002237A2" w:rsidP="005E221B">
      <w:pPr>
        <w:widowControl/>
        <w:jc w:val="left"/>
        <w:rPr>
          <w:rFonts w:ascii="Calibri" w:hAnsi="Calibri" w:hint="eastAsia"/>
          <w:szCs w:val="21"/>
        </w:rPr>
      </w:pPr>
      <w:r>
        <w:rPr>
          <w:rFonts w:ascii="Calibri" w:hAnsi="Calibri"/>
          <w:szCs w:val="21"/>
        </w:rPr>
        <w:br w:type="page"/>
      </w:r>
    </w:p>
    <w:p w14:paraId="005C3A23" w14:textId="2DA34DE8" w:rsidR="0098106B" w:rsidRPr="00D975E1" w:rsidRDefault="0098106B" w:rsidP="00FF4CB8">
      <w:pPr>
        <w:pStyle w:val="1"/>
        <w:rPr>
          <w:rFonts w:ascii="Calibri" w:hAnsi="Calibri"/>
        </w:rPr>
      </w:pPr>
      <w:bookmarkStart w:id="52" w:name="_Toc70778229"/>
      <w:r w:rsidRPr="00D975E1">
        <w:rPr>
          <w:rFonts w:ascii="Calibri" w:hAnsi="Calibri"/>
        </w:rPr>
        <w:lastRenderedPageBreak/>
        <w:t>5.system design</w:t>
      </w:r>
      <w:bookmarkEnd w:id="52"/>
    </w:p>
    <w:p w14:paraId="6CF087C3" w14:textId="1EFBBA69" w:rsidR="000A0266" w:rsidRPr="00D975E1" w:rsidRDefault="00A47622" w:rsidP="00FF4CB8">
      <w:pPr>
        <w:pStyle w:val="2"/>
        <w:rPr>
          <w:rFonts w:ascii="Calibri" w:hAnsi="Calibri"/>
        </w:rPr>
      </w:pPr>
      <w:bookmarkStart w:id="53" w:name="_Toc70778230"/>
      <w:r w:rsidRPr="00D975E1">
        <w:rPr>
          <w:rFonts w:ascii="Calibri" w:hAnsi="Calibri"/>
        </w:rPr>
        <w:t>5.1 learning objectives</w:t>
      </w:r>
      <w:bookmarkEnd w:id="53"/>
    </w:p>
    <w:p w14:paraId="3A2B0405" w14:textId="2C721DE7" w:rsidR="00A47622" w:rsidRPr="00D975E1" w:rsidRDefault="00A47622" w:rsidP="005E221B">
      <w:pPr>
        <w:pStyle w:val="a6"/>
        <w:numPr>
          <w:ilvl w:val="0"/>
          <w:numId w:val="4"/>
        </w:numPr>
        <w:ind w:firstLineChars="0"/>
        <w:jc w:val="left"/>
        <w:rPr>
          <w:rFonts w:ascii="Calibri" w:hAnsi="Calibri"/>
          <w:szCs w:val="21"/>
        </w:rPr>
      </w:pPr>
      <w:r w:rsidRPr="00D975E1">
        <w:rPr>
          <w:rFonts w:ascii="Calibri" w:hAnsi="Calibri"/>
          <w:szCs w:val="21"/>
        </w:rPr>
        <w:t>Explore and figure out the most suitable model for players data</w:t>
      </w:r>
      <w:r w:rsidR="00213385" w:rsidRPr="00D975E1">
        <w:rPr>
          <w:rFonts w:ascii="Calibri" w:hAnsi="Calibri"/>
          <w:szCs w:val="21"/>
        </w:rPr>
        <w:t xml:space="preserve"> structure</w:t>
      </w:r>
    </w:p>
    <w:p w14:paraId="5F0A6F85" w14:textId="77777777" w:rsidR="00A47622" w:rsidRPr="00D975E1" w:rsidRDefault="00A47622" w:rsidP="005E221B">
      <w:pPr>
        <w:pStyle w:val="a6"/>
        <w:numPr>
          <w:ilvl w:val="0"/>
          <w:numId w:val="4"/>
        </w:numPr>
        <w:ind w:firstLineChars="0"/>
        <w:jc w:val="left"/>
        <w:rPr>
          <w:rFonts w:ascii="Calibri" w:hAnsi="Calibri"/>
          <w:szCs w:val="21"/>
        </w:rPr>
      </w:pPr>
      <w:r w:rsidRPr="00D975E1">
        <w:rPr>
          <w:rFonts w:ascii="Calibri" w:hAnsi="Calibri"/>
          <w:szCs w:val="21"/>
        </w:rPr>
        <w:t>Strength python knowledge</w:t>
      </w:r>
    </w:p>
    <w:p w14:paraId="21BA6434" w14:textId="0A2353DB" w:rsidR="00A47622" w:rsidRPr="00D975E1" w:rsidRDefault="00A47622" w:rsidP="005E221B">
      <w:pPr>
        <w:pStyle w:val="a6"/>
        <w:numPr>
          <w:ilvl w:val="0"/>
          <w:numId w:val="4"/>
        </w:numPr>
        <w:ind w:firstLineChars="0"/>
        <w:jc w:val="left"/>
        <w:rPr>
          <w:rFonts w:ascii="Calibri" w:hAnsi="Calibri"/>
          <w:szCs w:val="21"/>
        </w:rPr>
      </w:pPr>
      <w:r w:rsidRPr="00D975E1">
        <w:rPr>
          <w:rFonts w:ascii="Calibri" w:hAnsi="Calibri"/>
          <w:szCs w:val="21"/>
        </w:rPr>
        <w:t xml:space="preserve">Learn to build the User Interface by Python </w:t>
      </w:r>
      <w:proofErr w:type="spellStart"/>
      <w:r w:rsidRPr="00D975E1">
        <w:rPr>
          <w:rFonts w:ascii="Calibri" w:hAnsi="Calibri"/>
          <w:szCs w:val="21"/>
        </w:rPr>
        <w:t>Tkinter</w:t>
      </w:r>
      <w:proofErr w:type="spellEnd"/>
      <w:r w:rsidRPr="00D975E1">
        <w:rPr>
          <w:rFonts w:ascii="Calibri" w:hAnsi="Calibri"/>
          <w:szCs w:val="21"/>
        </w:rPr>
        <w:t xml:space="preserve"> library</w:t>
      </w:r>
    </w:p>
    <w:p w14:paraId="0854BE52" w14:textId="2A391EC3" w:rsidR="00213385" w:rsidRPr="00D975E1" w:rsidRDefault="00213385" w:rsidP="005E221B">
      <w:pPr>
        <w:pStyle w:val="a6"/>
        <w:numPr>
          <w:ilvl w:val="0"/>
          <w:numId w:val="4"/>
        </w:numPr>
        <w:ind w:firstLineChars="0"/>
        <w:jc w:val="left"/>
        <w:rPr>
          <w:rFonts w:ascii="Calibri" w:hAnsi="Calibri"/>
          <w:szCs w:val="21"/>
        </w:rPr>
      </w:pPr>
      <w:r w:rsidRPr="00D975E1">
        <w:rPr>
          <w:rFonts w:ascii="Calibri" w:hAnsi="Calibri"/>
          <w:szCs w:val="21"/>
        </w:rPr>
        <w:t xml:space="preserve">Explore </w:t>
      </w:r>
      <w:r w:rsidR="002653DD" w:rsidRPr="00D975E1">
        <w:rPr>
          <w:rFonts w:ascii="Calibri" w:hAnsi="Calibri"/>
          <w:szCs w:val="21"/>
        </w:rPr>
        <w:t xml:space="preserve">how to calculate the value of </w:t>
      </w:r>
      <w:r w:rsidR="00DD7EEF" w:rsidRPr="00D975E1">
        <w:rPr>
          <w:rFonts w:ascii="Calibri" w:hAnsi="Calibri"/>
          <w:szCs w:val="21"/>
        </w:rPr>
        <w:t xml:space="preserve">the </w:t>
      </w:r>
      <w:r w:rsidR="002653DD" w:rsidRPr="00D975E1">
        <w:rPr>
          <w:rFonts w:ascii="Calibri" w:hAnsi="Calibri"/>
          <w:szCs w:val="21"/>
        </w:rPr>
        <w:t xml:space="preserve">relationship and </w:t>
      </w:r>
      <w:r w:rsidRPr="00D975E1">
        <w:rPr>
          <w:rFonts w:ascii="Calibri" w:hAnsi="Calibri"/>
          <w:szCs w:val="21"/>
        </w:rPr>
        <w:t>how the player relation will impact the final rating</w:t>
      </w:r>
    </w:p>
    <w:p w14:paraId="1F2FDEDA" w14:textId="6A4F9566" w:rsidR="00A47622" w:rsidRPr="00D975E1" w:rsidRDefault="00213385" w:rsidP="005E221B">
      <w:pPr>
        <w:pStyle w:val="a6"/>
        <w:numPr>
          <w:ilvl w:val="0"/>
          <w:numId w:val="4"/>
        </w:numPr>
        <w:ind w:firstLineChars="0"/>
        <w:jc w:val="left"/>
        <w:rPr>
          <w:rFonts w:ascii="Calibri" w:hAnsi="Calibri"/>
          <w:szCs w:val="21"/>
        </w:rPr>
      </w:pPr>
      <w:r w:rsidRPr="00D975E1">
        <w:rPr>
          <w:rFonts w:ascii="Calibri" w:hAnsi="Calibri"/>
          <w:szCs w:val="21"/>
        </w:rPr>
        <w:t>Come up with a reasonable function to rate the player group</w:t>
      </w:r>
      <w:r w:rsidR="00A47622" w:rsidRPr="00D975E1">
        <w:rPr>
          <w:rFonts w:ascii="Calibri" w:hAnsi="Calibri"/>
          <w:szCs w:val="21"/>
        </w:rPr>
        <w:t xml:space="preserve"> </w:t>
      </w:r>
    </w:p>
    <w:p w14:paraId="2A8B7C9D" w14:textId="43F5BEEE" w:rsidR="00213385" w:rsidRPr="00D975E1" w:rsidRDefault="00213385" w:rsidP="005E221B">
      <w:pPr>
        <w:widowControl/>
        <w:jc w:val="left"/>
        <w:rPr>
          <w:rFonts w:ascii="Calibri" w:hAnsi="Calibri"/>
          <w:szCs w:val="21"/>
        </w:rPr>
      </w:pPr>
    </w:p>
    <w:p w14:paraId="45AA91B8" w14:textId="6C5DD54F" w:rsidR="00213385" w:rsidRPr="00D975E1" w:rsidRDefault="00A66977" w:rsidP="005E221B">
      <w:pPr>
        <w:widowControl/>
        <w:jc w:val="left"/>
        <w:rPr>
          <w:rFonts w:ascii="Calibri" w:hAnsi="Calibri"/>
          <w:szCs w:val="21"/>
        </w:rPr>
      </w:pPr>
      <w:r w:rsidRPr="00D975E1">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D975E1">
        <w:rPr>
          <w:rFonts w:ascii="Calibri" w:hAnsi="Calibri"/>
          <w:szCs w:val="21"/>
        </w:rPr>
        <w:t xml:space="preserve">I </w:t>
      </w:r>
      <w:r w:rsidRPr="00D975E1">
        <w:rPr>
          <w:rFonts w:ascii="Calibri" w:hAnsi="Calibri"/>
          <w:szCs w:val="21"/>
        </w:rPr>
        <w:t xml:space="preserve">found that </w:t>
      </w:r>
      <w:proofErr w:type="spellStart"/>
      <w:r w:rsidRPr="00D975E1">
        <w:rPr>
          <w:rFonts w:ascii="Calibri" w:hAnsi="Calibri"/>
          <w:szCs w:val="21"/>
        </w:rPr>
        <w:t>memoization</w:t>
      </w:r>
      <w:proofErr w:type="spellEnd"/>
      <w:r w:rsidRPr="00D975E1">
        <w:rPr>
          <w:rFonts w:ascii="Calibri" w:hAnsi="Calibri"/>
          <w:szCs w:val="21"/>
        </w:rPr>
        <w:t xml:space="preserve"> is the easiest and most efficient way to </w:t>
      </w:r>
      <w:r w:rsidR="007654F5" w:rsidRPr="00D975E1">
        <w:rPr>
          <w:rFonts w:ascii="Calibri" w:hAnsi="Calibri"/>
          <w:szCs w:val="21"/>
        </w:rPr>
        <w:t xml:space="preserve">Implement and integrate </w:t>
      </w:r>
      <w:r w:rsidR="00DD7EEF" w:rsidRPr="00D975E1">
        <w:rPr>
          <w:rFonts w:ascii="Calibri" w:hAnsi="Calibri"/>
          <w:szCs w:val="21"/>
        </w:rPr>
        <w:t xml:space="preserve">the </w:t>
      </w:r>
      <w:r w:rsidR="007654F5" w:rsidRPr="00D975E1">
        <w:rPr>
          <w:rFonts w:ascii="Calibri" w:hAnsi="Calibri"/>
          <w:szCs w:val="21"/>
        </w:rPr>
        <w:t>results rating of each team</w:t>
      </w:r>
      <w:r w:rsidRPr="00D975E1">
        <w:rPr>
          <w:rFonts w:ascii="Calibri" w:hAnsi="Calibri"/>
          <w:szCs w:val="21"/>
        </w:rPr>
        <w:t xml:space="preserve">, so understanding how to use </w:t>
      </w:r>
      <w:proofErr w:type="spellStart"/>
      <w:r w:rsidRPr="00D975E1">
        <w:rPr>
          <w:rFonts w:ascii="Calibri" w:hAnsi="Calibri"/>
          <w:szCs w:val="21"/>
        </w:rPr>
        <w:t>memoization</w:t>
      </w:r>
      <w:proofErr w:type="spellEnd"/>
      <w:r w:rsidRPr="00D975E1">
        <w:rPr>
          <w:rFonts w:ascii="Calibri" w:hAnsi="Calibri"/>
          <w:szCs w:val="21"/>
        </w:rPr>
        <w:t xml:space="preserve"> became another learning objective. </w:t>
      </w:r>
      <w:r w:rsidR="00784BA1" w:rsidRPr="00D975E1">
        <w:rPr>
          <w:rFonts w:ascii="Calibri" w:hAnsi="Calibri"/>
          <w:szCs w:val="21"/>
        </w:rPr>
        <w:t>The last</w:t>
      </w:r>
      <w:r w:rsidRPr="00D975E1">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D975E1" w:rsidRDefault="009C7D07" w:rsidP="00FF4CB8">
      <w:pPr>
        <w:pStyle w:val="3"/>
        <w:rPr>
          <w:rFonts w:ascii="Calibri" w:hAnsi="Calibri"/>
        </w:rPr>
      </w:pPr>
      <w:bookmarkStart w:id="54" w:name="_Toc70778231"/>
      <w:r w:rsidRPr="00D975E1">
        <w:rPr>
          <w:rFonts w:ascii="Calibri" w:hAnsi="Calibri"/>
        </w:rPr>
        <w:t>Modules</w:t>
      </w:r>
      <w:bookmarkEnd w:id="54"/>
    </w:p>
    <w:p w14:paraId="057EBBE7" w14:textId="20476C5D" w:rsidR="009C7D07" w:rsidRPr="00D975E1" w:rsidRDefault="00FB10C7" w:rsidP="005E221B">
      <w:pPr>
        <w:widowControl/>
        <w:jc w:val="left"/>
        <w:rPr>
          <w:rFonts w:ascii="Calibri" w:hAnsi="Calibri"/>
          <w:szCs w:val="21"/>
        </w:rPr>
      </w:pPr>
      <w:r w:rsidRPr="00D975E1">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975E1" w:rsidRDefault="00DD7EEF" w:rsidP="00DD7EEF">
      <w:pPr>
        <w:pStyle w:val="a6"/>
        <w:widowControl/>
        <w:numPr>
          <w:ilvl w:val="0"/>
          <w:numId w:val="13"/>
        </w:numPr>
        <w:ind w:firstLineChars="0"/>
        <w:jc w:val="center"/>
        <w:rPr>
          <w:rFonts w:ascii="Calibri" w:hAnsi="Calibri"/>
          <w:szCs w:val="21"/>
        </w:rPr>
      </w:pPr>
      <w:r w:rsidRPr="00D975E1">
        <w:rPr>
          <w:rFonts w:ascii="Calibri" w:hAnsi="Calibri"/>
          <w:szCs w:val="21"/>
        </w:rPr>
        <w:t>data flow diagram</w:t>
      </w:r>
    </w:p>
    <w:p w14:paraId="1EC8F74E" w14:textId="0F0FDD58" w:rsidR="00FB10C7" w:rsidRPr="00D975E1" w:rsidRDefault="00FB10C7" w:rsidP="00FB10C7">
      <w:pPr>
        <w:widowControl/>
        <w:jc w:val="left"/>
        <w:rPr>
          <w:rFonts w:ascii="Calibri" w:hAnsi="Calibri"/>
          <w:szCs w:val="21"/>
        </w:rPr>
      </w:pPr>
      <w:r w:rsidRPr="00D975E1">
        <w:rPr>
          <w:rFonts w:ascii="Calibri" w:hAnsi="Calibri"/>
          <w:szCs w:val="21"/>
        </w:rPr>
        <w:t>The picture above shows how the whole system works and how each part interacts with each other</w:t>
      </w:r>
      <w:r w:rsidRPr="00D975E1">
        <w:rPr>
          <w:rFonts w:ascii="Calibri" w:hAnsi="Calibri"/>
          <w:szCs w:val="21"/>
        </w:rPr>
        <w:t>，</w:t>
      </w:r>
      <w:r w:rsidRPr="00D975E1">
        <w:rPr>
          <w:rFonts w:ascii="Calibri" w:hAnsi="Calibri"/>
          <w:szCs w:val="21"/>
        </w:rPr>
        <w:t xml:space="preserve">As this project </w:t>
      </w:r>
      <w:r w:rsidR="00DD7EEF" w:rsidRPr="00D975E1">
        <w:rPr>
          <w:rFonts w:ascii="Calibri" w:hAnsi="Calibri"/>
          <w:szCs w:val="21"/>
        </w:rPr>
        <w:t xml:space="preserve">would eventually </w:t>
      </w:r>
      <w:r w:rsidRPr="00D975E1">
        <w:rPr>
          <w:rFonts w:ascii="Calibri" w:hAnsi="Calibri"/>
          <w:szCs w:val="21"/>
        </w:rPr>
        <w:t xml:space="preserve">be presented as a game. Firstly the overall flow of the rating system, the </w:t>
      </w:r>
      <w:r w:rsidRPr="00D975E1">
        <w:rPr>
          <w:rFonts w:ascii="Calibri" w:hAnsi="Calibri"/>
          <w:szCs w:val="21"/>
        </w:rPr>
        <w:lastRenderedPageBreak/>
        <w:t>player information</w:t>
      </w:r>
      <w:r w:rsidR="00DD7EEF" w:rsidRPr="00D975E1">
        <w:rPr>
          <w:rFonts w:ascii="Calibri" w:hAnsi="Calibri"/>
          <w:szCs w:val="21"/>
        </w:rPr>
        <w:t>,</w:t>
      </w:r>
      <w:r w:rsidRPr="00D975E1">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D975E1">
        <w:rPr>
          <w:rFonts w:ascii="Calibri" w:hAnsi="Calibri"/>
          <w:szCs w:val="21"/>
        </w:rPr>
        <w:t>s</w:t>
      </w:r>
      <w:r w:rsidRPr="00D975E1">
        <w:rPr>
          <w:rFonts w:ascii="Calibri" w:hAnsi="Calibri"/>
          <w:szCs w:val="21"/>
        </w:rPr>
        <w:t xml:space="preserve"> are </w:t>
      </w:r>
      <w:r w:rsidR="00DD7EEF" w:rsidRPr="00D975E1">
        <w:rPr>
          <w:rFonts w:ascii="Calibri" w:hAnsi="Calibri"/>
          <w:szCs w:val="21"/>
        </w:rPr>
        <w:t xml:space="preserve">stored </w:t>
      </w:r>
      <w:r w:rsidRPr="00D975E1">
        <w:rPr>
          <w:rFonts w:ascii="Calibri" w:hAnsi="Calibri"/>
          <w:szCs w:val="21"/>
        </w:rPr>
        <w:t>in the Data memo, which provide</w:t>
      </w:r>
      <w:r w:rsidR="00DD7EEF" w:rsidRPr="00D975E1">
        <w:rPr>
          <w:rFonts w:ascii="Calibri" w:hAnsi="Calibri"/>
          <w:szCs w:val="21"/>
        </w:rPr>
        <w:t>s</w:t>
      </w:r>
      <w:r w:rsidRPr="00D975E1">
        <w:rPr>
          <w:rFonts w:ascii="Calibri" w:hAnsi="Calibri"/>
          <w:szCs w:val="21"/>
        </w:rPr>
        <w:t xml:space="preserve"> some information to the Strength function.</w:t>
      </w:r>
    </w:p>
    <w:p w14:paraId="045E9894" w14:textId="51821A32" w:rsidR="00FB10C7" w:rsidRPr="00D975E1" w:rsidRDefault="00FB10C7" w:rsidP="00FB10C7">
      <w:pPr>
        <w:widowControl/>
        <w:jc w:val="left"/>
        <w:rPr>
          <w:rFonts w:ascii="Calibri" w:hAnsi="Calibri"/>
          <w:szCs w:val="21"/>
        </w:rPr>
      </w:pPr>
      <w:r w:rsidRPr="00D975E1">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D975E1">
        <w:rPr>
          <w:rFonts w:ascii="Calibri" w:hAnsi="Calibri"/>
          <w:szCs w:val="21"/>
        </w:rPr>
        <w:t xml:space="preserve">through </w:t>
      </w:r>
      <w:r w:rsidRPr="00D975E1">
        <w:rPr>
          <w:rFonts w:ascii="Calibri" w:hAnsi="Calibri"/>
          <w:szCs w:val="21"/>
        </w:rPr>
        <w:t xml:space="preserve">the UI and receive a score feedback, when </w:t>
      </w:r>
      <w:r w:rsidR="00DD7EEF" w:rsidRPr="00D975E1">
        <w:rPr>
          <w:rFonts w:ascii="Calibri" w:hAnsi="Calibri"/>
          <w:szCs w:val="21"/>
        </w:rPr>
        <w:t>each</w:t>
      </w:r>
      <w:r w:rsidRPr="00D975E1">
        <w:rPr>
          <w:rFonts w:ascii="Calibri" w:hAnsi="Calibri"/>
          <w:szCs w:val="21"/>
        </w:rPr>
        <w:t xml:space="preserve"> </w:t>
      </w:r>
      <w:r w:rsidR="00DD7EEF" w:rsidRPr="00D975E1">
        <w:rPr>
          <w:rFonts w:ascii="Calibri" w:hAnsi="Calibri"/>
          <w:szCs w:val="21"/>
        </w:rPr>
        <w:t xml:space="preserve">of the two </w:t>
      </w:r>
      <w:r w:rsidRPr="00D975E1">
        <w:rPr>
          <w:rFonts w:ascii="Calibri" w:hAnsi="Calibri"/>
          <w:szCs w:val="21"/>
        </w:rPr>
        <w:t>player</w:t>
      </w:r>
      <w:r w:rsidR="00DD7EEF" w:rsidRPr="00D975E1">
        <w:rPr>
          <w:rFonts w:ascii="Calibri" w:hAnsi="Calibri"/>
          <w:szCs w:val="21"/>
        </w:rPr>
        <w:t>s</w:t>
      </w:r>
      <w:r w:rsidRPr="00D975E1">
        <w:rPr>
          <w:rFonts w:ascii="Calibri" w:hAnsi="Calibri"/>
          <w:szCs w:val="21"/>
        </w:rPr>
        <w:t xml:space="preserve"> has selected </w:t>
      </w:r>
      <w:r w:rsidR="00DD7EEF" w:rsidRPr="00D975E1">
        <w:rPr>
          <w:rFonts w:ascii="Calibri" w:hAnsi="Calibri"/>
          <w:szCs w:val="21"/>
        </w:rPr>
        <w:t xml:space="preserve">a </w:t>
      </w:r>
      <w:r w:rsidRPr="00D975E1">
        <w:rPr>
          <w:rFonts w:ascii="Calibri" w:hAnsi="Calibri"/>
          <w:szCs w:val="21"/>
        </w:rPr>
        <w:t>team</w:t>
      </w:r>
      <w:r w:rsidR="00DD7EEF" w:rsidRPr="00D975E1">
        <w:rPr>
          <w:rFonts w:ascii="Calibri" w:hAnsi="Calibri"/>
          <w:szCs w:val="21"/>
        </w:rPr>
        <w:t xml:space="preserve"> </w:t>
      </w:r>
      <w:r w:rsidRPr="00D975E1">
        <w:rPr>
          <w:rFonts w:ascii="Calibri" w:hAnsi="Calibri"/>
          <w:szCs w:val="21"/>
        </w:rPr>
        <w:t xml:space="preserve">the selection data will be sent to the Strength function. Then Strength function will calculate the final team scores from the </w:t>
      </w:r>
      <w:r w:rsidR="00DD7EEF" w:rsidRPr="00D975E1">
        <w:rPr>
          <w:rFonts w:ascii="Calibri" w:hAnsi="Calibri"/>
          <w:szCs w:val="21"/>
        </w:rPr>
        <w:t xml:space="preserve">data </w:t>
      </w:r>
      <w:r w:rsidRPr="00D975E1">
        <w:rPr>
          <w:rFonts w:ascii="Calibri" w:hAnsi="Calibri"/>
          <w:szCs w:val="21"/>
        </w:rPr>
        <w:t>in the Data memo.</w:t>
      </w:r>
    </w:p>
    <w:p w14:paraId="4F2E8AC2" w14:textId="77777777" w:rsidR="00D20BF5" w:rsidRPr="00D975E1" w:rsidRDefault="00D20BF5" w:rsidP="005E221B">
      <w:pPr>
        <w:widowControl/>
        <w:jc w:val="left"/>
        <w:rPr>
          <w:rFonts w:ascii="Calibri" w:hAnsi="Calibri"/>
          <w:szCs w:val="21"/>
        </w:rPr>
      </w:pPr>
    </w:p>
    <w:p w14:paraId="603DB732" w14:textId="2648BA9C" w:rsidR="00433AC4" w:rsidRPr="00D975E1" w:rsidRDefault="001A0275" w:rsidP="00FF4CB8">
      <w:pPr>
        <w:pStyle w:val="3"/>
        <w:rPr>
          <w:rFonts w:ascii="Calibri" w:hAnsi="Calibri"/>
        </w:rPr>
      </w:pPr>
      <w:bookmarkStart w:id="55" w:name="_Toc70778232"/>
      <w:r w:rsidRPr="00D975E1">
        <w:rPr>
          <w:rFonts w:ascii="Calibri" w:hAnsi="Calibri"/>
        </w:rPr>
        <w:t xml:space="preserve">Modelling team </w:t>
      </w:r>
      <w:commentRangeStart w:id="56"/>
      <w:r w:rsidRPr="00D975E1">
        <w:rPr>
          <w:rFonts w:ascii="Calibri" w:hAnsi="Calibri"/>
        </w:rPr>
        <w:t>chemistry</w:t>
      </w:r>
      <w:commentRangeEnd w:id="56"/>
      <w:r w:rsidR="001200C1" w:rsidRPr="00D975E1">
        <w:rPr>
          <w:rStyle w:val="a9"/>
          <w:rFonts w:ascii="Calibri" w:hAnsi="Calibri"/>
          <w:b w:val="0"/>
          <w:bCs w:val="0"/>
        </w:rPr>
        <w:commentReference w:id="56"/>
      </w:r>
      <w:bookmarkEnd w:id="55"/>
    </w:p>
    <w:p w14:paraId="4F2BCB89" w14:textId="2BC4056E" w:rsidR="00452906" w:rsidRPr="00D975E1" w:rsidRDefault="00452906" w:rsidP="00452906">
      <w:pPr>
        <w:rPr>
          <w:rFonts w:ascii="Calibri" w:hAnsi="Calibri"/>
        </w:rPr>
      </w:pPr>
      <w:r w:rsidRPr="00D975E1">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D975E1" w:rsidRDefault="00DD7EEF" w:rsidP="005E221B">
      <w:pPr>
        <w:jc w:val="left"/>
        <w:rPr>
          <w:rFonts w:ascii="Calibri" w:hAnsi="Calibri"/>
          <w:szCs w:val="21"/>
        </w:rPr>
      </w:pPr>
      <w:r w:rsidRPr="00D975E1">
        <w:rPr>
          <w:rFonts w:ascii="Calibri" w:hAnsi="Calibri"/>
          <w:szCs w:val="21"/>
        </w:rPr>
        <w:t xml:space="preserve">The model for team chemistry has evolved through three stages. </w:t>
      </w:r>
    </w:p>
    <w:p w14:paraId="5C0A085B" w14:textId="77777777" w:rsidR="00C33E53" w:rsidRPr="00D975E1" w:rsidRDefault="00C33E53" w:rsidP="005E221B">
      <w:pPr>
        <w:jc w:val="left"/>
        <w:rPr>
          <w:rFonts w:ascii="Calibri" w:hAnsi="Calibri"/>
          <w:szCs w:val="21"/>
        </w:rPr>
      </w:pPr>
    </w:p>
    <w:p w14:paraId="19EC5820" w14:textId="3900DFF8" w:rsidR="00C33E53" w:rsidRPr="00D975E1" w:rsidRDefault="00DD7EEF" w:rsidP="005E221B">
      <w:pPr>
        <w:jc w:val="left"/>
        <w:rPr>
          <w:rFonts w:ascii="Calibri" w:hAnsi="Calibri"/>
          <w:szCs w:val="21"/>
        </w:rPr>
      </w:pPr>
      <w:r w:rsidRPr="00D975E1">
        <w:rPr>
          <w:rFonts w:ascii="Calibri" w:hAnsi="Calibri"/>
          <w:szCs w:val="21"/>
        </w:rPr>
        <w:t xml:space="preserve">Initially, the model </w:t>
      </w:r>
      <w:r w:rsidR="00C33E53" w:rsidRPr="00D975E1">
        <w:rPr>
          <w:rFonts w:ascii="Calibri" w:hAnsi="Calibri"/>
          <w:szCs w:val="21"/>
        </w:rPr>
        <w:t>only consider</w:t>
      </w:r>
      <w:r w:rsidRPr="00D975E1">
        <w:rPr>
          <w:rFonts w:ascii="Calibri" w:hAnsi="Calibri"/>
          <w:szCs w:val="21"/>
        </w:rPr>
        <w:t>ed</w:t>
      </w:r>
      <w:r w:rsidR="00C33E53" w:rsidRPr="00D975E1">
        <w:rPr>
          <w:rFonts w:ascii="Calibri" w:hAnsi="Calibri"/>
          <w:szCs w:val="21"/>
        </w:rPr>
        <w:t xml:space="preserve"> the relationship between </w:t>
      </w:r>
      <w:r w:rsidRPr="00D975E1">
        <w:rPr>
          <w:rFonts w:ascii="Calibri" w:hAnsi="Calibri"/>
          <w:szCs w:val="21"/>
        </w:rPr>
        <w:t>individual team members.</w:t>
      </w:r>
    </w:p>
    <w:p w14:paraId="0C497BBC" w14:textId="5AFC3DE7" w:rsidR="00C33E53" w:rsidRPr="00D975E1" w:rsidRDefault="00092669" w:rsidP="00092669">
      <w:pPr>
        <w:jc w:val="center"/>
        <w:rPr>
          <w:rFonts w:ascii="Calibri" w:hAnsi="Calibri"/>
          <w:szCs w:val="21"/>
        </w:rPr>
      </w:pPr>
      <w:r w:rsidRPr="00D975E1">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D975E1" w:rsidRDefault="005E5AED" w:rsidP="00092669">
      <w:pPr>
        <w:jc w:val="center"/>
        <w:rPr>
          <w:rFonts w:ascii="Calibri" w:hAnsi="Calibri"/>
          <w:szCs w:val="21"/>
        </w:rPr>
      </w:pPr>
      <w:r w:rsidRPr="00D975E1">
        <w:rPr>
          <w:rFonts w:ascii="Calibri" w:hAnsi="Calibri"/>
          <w:szCs w:val="21"/>
        </w:rPr>
        <w:t>-</w:t>
      </w:r>
      <w:r w:rsidR="00240356" w:rsidRPr="00D975E1">
        <w:rPr>
          <w:rFonts w:ascii="Calibri" w:hAnsi="Calibri"/>
          <w:szCs w:val="21"/>
        </w:rPr>
        <w:t xml:space="preserve"> Figure4. </w:t>
      </w:r>
      <w:r w:rsidRPr="00D975E1">
        <w:rPr>
          <w:rFonts w:ascii="Calibri" w:hAnsi="Calibri"/>
          <w:szCs w:val="21"/>
        </w:rPr>
        <w:t>the player chemistry r</w:t>
      </w:r>
      <w:r w:rsidR="00452906" w:rsidRPr="00D975E1">
        <w:rPr>
          <w:rFonts w:ascii="Calibri" w:hAnsi="Calibri"/>
          <w:szCs w:val="21"/>
        </w:rPr>
        <w:t>elation</w:t>
      </w:r>
      <w:r w:rsidRPr="00D975E1">
        <w:rPr>
          <w:rFonts w:ascii="Calibri" w:hAnsi="Calibri"/>
          <w:szCs w:val="21"/>
        </w:rPr>
        <w:t xml:space="preserve"> display</w:t>
      </w:r>
      <w:r w:rsidR="00452906" w:rsidRPr="00D975E1">
        <w:rPr>
          <w:rFonts w:ascii="Calibri" w:hAnsi="Calibri"/>
          <w:szCs w:val="21"/>
        </w:rPr>
        <w:t xml:space="preserve"> </w:t>
      </w:r>
    </w:p>
    <w:p w14:paraId="5AEF6AF4" w14:textId="518F3677" w:rsidR="00E24656" w:rsidRPr="00D975E1" w:rsidRDefault="00E24656" w:rsidP="005E221B">
      <w:pPr>
        <w:jc w:val="left"/>
        <w:rPr>
          <w:rFonts w:ascii="Calibri" w:hAnsi="Calibri"/>
          <w:szCs w:val="21"/>
        </w:rPr>
      </w:pPr>
      <w:r w:rsidRPr="00D975E1">
        <w:rPr>
          <w:rFonts w:ascii="Calibri" w:hAnsi="Calibri"/>
          <w:szCs w:val="21"/>
        </w:rPr>
        <w:t>As shown in the picture,</w:t>
      </w:r>
      <w:r w:rsidR="00452906" w:rsidRPr="00D975E1">
        <w:rPr>
          <w:rFonts w:ascii="Calibri" w:hAnsi="Calibri"/>
          <w:szCs w:val="21"/>
        </w:rPr>
        <w:t xml:space="preserve"> it is the example of player chemistry which</w:t>
      </w:r>
      <w:r w:rsidRPr="00D975E1">
        <w:rPr>
          <w:rFonts w:ascii="Calibri" w:hAnsi="Calibri"/>
          <w:szCs w:val="21"/>
        </w:rPr>
        <w:t xml:space="preserve"> the lines between each player represent their </w:t>
      </w:r>
      <w:r w:rsidR="00452906" w:rsidRPr="00D975E1">
        <w:rPr>
          <w:rFonts w:ascii="Calibri" w:hAnsi="Calibri"/>
          <w:szCs w:val="21"/>
        </w:rPr>
        <w:t>team chemistry,</w:t>
      </w:r>
      <w:r w:rsidRPr="00D975E1">
        <w:rPr>
          <w:rFonts w:ascii="Calibri" w:hAnsi="Calibri"/>
          <w:szCs w:val="21"/>
        </w:rPr>
        <w:t xml:space="preserve"> and the value on each </w:t>
      </w:r>
      <w:commentRangeStart w:id="57"/>
      <w:r w:rsidRPr="00D975E1">
        <w:rPr>
          <w:rFonts w:ascii="Calibri" w:hAnsi="Calibri"/>
          <w:szCs w:val="21"/>
        </w:rPr>
        <w:t xml:space="preserve">line represents the level of chemistry </w:t>
      </w:r>
      <w:commentRangeEnd w:id="57"/>
      <w:r w:rsidR="001200C1" w:rsidRPr="00D975E1">
        <w:rPr>
          <w:rStyle w:val="a9"/>
          <w:rFonts w:ascii="Calibri" w:hAnsi="Calibri"/>
        </w:rPr>
        <w:commentReference w:id="57"/>
      </w:r>
      <w:r w:rsidRPr="00D975E1">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D975E1">
        <w:rPr>
          <w:rFonts w:ascii="Calibri" w:hAnsi="Calibri"/>
          <w:szCs w:val="21"/>
        </w:rPr>
        <w:t xml:space="preserve"> The details about the calculation will be mention in the later section.</w:t>
      </w:r>
    </w:p>
    <w:p w14:paraId="25DF6751" w14:textId="77777777" w:rsidR="00186FE2" w:rsidRPr="00D975E1" w:rsidRDefault="00186FE2" w:rsidP="005E221B">
      <w:pPr>
        <w:jc w:val="left"/>
        <w:rPr>
          <w:rFonts w:ascii="Calibri" w:hAnsi="Calibri"/>
          <w:szCs w:val="21"/>
        </w:rPr>
      </w:pPr>
    </w:p>
    <w:p w14:paraId="6075EB29" w14:textId="33E3E32D" w:rsidR="005F391F" w:rsidRPr="00D975E1" w:rsidRDefault="00DD7EEF" w:rsidP="005E221B">
      <w:pPr>
        <w:jc w:val="left"/>
        <w:rPr>
          <w:rFonts w:ascii="Calibri" w:hAnsi="Calibri"/>
          <w:szCs w:val="21"/>
        </w:rPr>
      </w:pPr>
      <w:r w:rsidRPr="00D975E1">
        <w:rPr>
          <w:rFonts w:ascii="Calibri" w:hAnsi="Calibri"/>
          <w:szCs w:val="21"/>
        </w:rPr>
        <w:t xml:space="preserve">The previous model was refined to also </w:t>
      </w:r>
      <w:r w:rsidR="00D72BF6" w:rsidRPr="00D975E1">
        <w:rPr>
          <w:rFonts w:ascii="Calibri" w:hAnsi="Calibri"/>
          <w:szCs w:val="21"/>
        </w:rPr>
        <w:t>consider the relationship between</w:t>
      </w:r>
      <w:r w:rsidRPr="00D975E1">
        <w:rPr>
          <w:rFonts w:ascii="Calibri" w:hAnsi="Calibri"/>
          <w:szCs w:val="21"/>
        </w:rPr>
        <w:t xml:space="preserve"> groups of people or in</w:t>
      </w:r>
      <w:r w:rsidR="00291FE6" w:rsidRPr="00D975E1">
        <w:rPr>
          <w:rFonts w:ascii="Calibri" w:hAnsi="Calibri"/>
          <w:szCs w:val="21"/>
        </w:rPr>
        <w:t>dividuals</w:t>
      </w:r>
    </w:p>
    <w:p w14:paraId="46FDFC7B" w14:textId="534D0DCF" w:rsidR="00C33E53" w:rsidRPr="00D975E1" w:rsidRDefault="00092669" w:rsidP="00092669">
      <w:pPr>
        <w:jc w:val="center"/>
        <w:rPr>
          <w:rFonts w:ascii="Calibri" w:hAnsi="Calibri"/>
          <w:szCs w:val="21"/>
        </w:rPr>
      </w:pPr>
      <w:r w:rsidRPr="00D975E1">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D975E1" w:rsidRDefault="00D72BF6" w:rsidP="00092669">
      <w:pPr>
        <w:jc w:val="center"/>
        <w:rPr>
          <w:rFonts w:ascii="Calibri" w:hAnsi="Calibri"/>
          <w:szCs w:val="21"/>
        </w:rPr>
      </w:pPr>
      <w:r w:rsidRPr="00D975E1">
        <w:rPr>
          <w:rFonts w:ascii="Calibri" w:hAnsi="Calibri"/>
          <w:szCs w:val="21"/>
        </w:rPr>
        <w:t>-</w:t>
      </w:r>
      <w:r w:rsidR="00240356" w:rsidRPr="00D975E1">
        <w:rPr>
          <w:rFonts w:ascii="Calibri" w:hAnsi="Calibri"/>
          <w:szCs w:val="21"/>
        </w:rPr>
        <w:t xml:space="preserve"> Figure5. </w:t>
      </w:r>
      <w:r w:rsidRPr="00D975E1">
        <w:rPr>
          <w:rFonts w:ascii="Calibri" w:hAnsi="Calibri"/>
          <w:szCs w:val="21"/>
        </w:rPr>
        <w:t>the relation</w:t>
      </w:r>
      <w:r w:rsidR="00DD7EEF" w:rsidRPr="00D975E1">
        <w:rPr>
          <w:rFonts w:ascii="Calibri" w:hAnsi="Calibri"/>
          <w:szCs w:val="21"/>
        </w:rPr>
        <w:t>ship graph between groups</w:t>
      </w:r>
    </w:p>
    <w:p w14:paraId="2A0DA7ED" w14:textId="75A23506" w:rsidR="00E062FF" w:rsidRPr="00D975E1" w:rsidRDefault="00E062FF" w:rsidP="005E221B">
      <w:pPr>
        <w:jc w:val="left"/>
        <w:rPr>
          <w:rFonts w:ascii="Calibri" w:hAnsi="Calibri"/>
          <w:szCs w:val="21"/>
        </w:rPr>
      </w:pPr>
      <w:r w:rsidRPr="00D975E1">
        <w:rPr>
          <w:rFonts w:ascii="Calibri" w:hAnsi="Calibri"/>
          <w:szCs w:val="21"/>
        </w:rPr>
        <w:t>Unlike the first type,</w:t>
      </w:r>
      <w:r w:rsidR="00452906" w:rsidRPr="00D975E1">
        <w:rPr>
          <w:rFonts w:ascii="Calibri" w:hAnsi="Calibri"/>
          <w:szCs w:val="21"/>
        </w:rPr>
        <w:t xml:space="preserve"> the graph is an example of player chemistry of</w:t>
      </w:r>
      <w:r w:rsidRPr="00D975E1">
        <w:rPr>
          <w:rFonts w:ascii="Calibri" w:hAnsi="Calibri"/>
          <w:szCs w:val="21"/>
        </w:rPr>
        <w:t xml:space="preserve"> the second type</w:t>
      </w:r>
      <w:r w:rsidR="00452906" w:rsidRPr="00D975E1">
        <w:rPr>
          <w:rFonts w:ascii="Calibri" w:hAnsi="Calibri"/>
          <w:szCs w:val="21"/>
        </w:rPr>
        <w:t>, which</w:t>
      </w:r>
      <w:r w:rsidRPr="00D975E1">
        <w:rPr>
          <w:rFonts w:ascii="Calibri" w:hAnsi="Calibri"/>
          <w:szCs w:val="21"/>
        </w:rPr>
        <w:t xml:space="preserve"> is an evolution of the first type</w:t>
      </w:r>
      <w:r w:rsidR="00452906" w:rsidRPr="00D975E1">
        <w:rPr>
          <w:rFonts w:ascii="Calibri" w:hAnsi="Calibri"/>
          <w:szCs w:val="21"/>
        </w:rPr>
        <w:t xml:space="preserve"> that</w:t>
      </w:r>
      <w:r w:rsidRPr="00D975E1">
        <w:rPr>
          <w:rFonts w:ascii="Calibri" w:hAnsi="Calibri"/>
          <w:szCs w:val="21"/>
        </w:rPr>
        <w:t xml:space="preserve"> describe the </w:t>
      </w:r>
      <w:r w:rsidR="00452906" w:rsidRPr="00D975E1">
        <w:rPr>
          <w:rFonts w:ascii="Calibri" w:hAnsi="Calibri"/>
          <w:szCs w:val="21"/>
        </w:rPr>
        <w:t>chemistry value</w:t>
      </w:r>
      <w:r w:rsidRPr="00D975E1">
        <w:rPr>
          <w:rFonts w:ascii="Calibri" w:hAnsi="Calibri"/>
          <w:szCs w:val="21"/>
        </w:rPr>
        <w:t xml:space="preserve"> between groups and individuals, as expressed in the diagram, where player A and player B are a combination, and player C is </w:t>
      </w:r>
      <w:commentRangeStart w:id="58"/>
      <w:r w:rsidRPr="00D975E1">
        <w:rPr>
          <w:rFonts w:ascii="Calibri" w:hAnsi="Calibri"/>
          <w:szCs w:val="21"/>
        </w:rPr>
        <w:t>associated with this combination in some way</w:t>
      </w:r>
      <w:commentRangeEnd w:id="58"/>
      <w:r w:rsidR="008B406C" w:rsidRPr="00D975E1">
        <w:rPr>
          <w:rStyle w:val="a9"/>
          <w:rFonts w:ascii="Calibri" w:hAnsi="Calibri"/>
        </w:rPr>
        <w:commentReference w:id="58"/>
      </w:r>
      <w:r w:rsidRPr="00D975E1">
        <w:rPr>
          <w:rFonts w:ascii="Calibri" w:hAnsi="Calibri"/>
          <w:szCs w:val="21"/>
        </w:rPr>
        <w:t>, and the addition of player C will potentially make the combination stronger</w:t>
      </w:r>
    </w:p>
    <w:p w14:paraId="1E8D3CAA" w14:textId="77777777" w:rsidR="00186FE2" w:rsidRPr="00D975E1" w:rsidRDefault="00186FE2" w:rsidP="005E221B">
      <w:pPr>
        <w:jc w:val="left"/>
        <w:rPr>
          <w:rFonts w:ascii="Calibri" w:hAnsi="Calibri"/>
          <w:szCs w:val="21"/>
        </w:rPr>
      </w:pPr>
    </w:p>
    <w:p w14:paraId="1905D3AC" w14:textId="54231CC0" w:rsidR="00186FE2" w:rsidRPr="00D975E1" w:rsidRDefault="00DD7EEF" w:rsidP="005E221B">
      <w:pPr>
        <w:jc w:val="left"/>
        <w:rPr>
          <w:rFonts w:ascii="Calibri" w:hAnsi="Calibri"/>
          <w:szCs w:val="21"/>
        </w:rPr>
      </w:pPr>
      <w:r w:rsidRPr="00D975E1">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D975E1" w:rsidRDefault="00092669" w:rsidP="00092669">
      <w:pPr>
        <w:jc w:val="center"/>
        <w:rPr>
          <w:rFonts w:ascii="Calibri" w:hAnsi="Calibri"/>
          <w:szCs w:val="21"/>
        </w:rPr>
      </w:pPr>
      <w:r w:rsidRPr="00D975E1">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D975E1" w:rsidRDefault="00916807" w:rsidP="00092669">
      <w:pPr>
        <w:jc w:val="center"/>
        <w:rPr>
          <w:rFonts w:ascii="Calibri" w:hAnsi="Calibri"/>
          <w:szCs w:val="21"/>
        </w:rPr>
      </w:pPr>
      <w:r w:rsidRPr="00D975E1">
        <w:rPr>
          <w:rFonts w:ascii="Calibri" w:hAnsi="Calibri"/>
          <w:szCs w:val="21"/>
        </w:rPr>
        <w:t>-</w:t>
      </w:r>
      <w:r w:rsidR="00240356" w:rsidRPr="00D975E1">
        <w:rPr>
          <w:rFonts w:ascii="Calibri" w:hAnsi="Calibri"/>
          <w:szCs w:val="21"/>
        </w:rPr>
        <w:t xml:space="preserve"> Figure6. </w:t>
      </w:r>
      <w:r w:rsidRPr="00D975E1">
        <w:rPr>
          <w:rFonts w:ascii="Calibri" w:hAnsi="Calibri"/>
          <w:szCs w:val="21"/>
        </w:rPr>
        <w:t>the graph show the final type</w:t>
      </w:r>
    </w:p>
    <w:p w14:paraId="70157C4E" w14:textId="55CEC563" w:rsidR="00A01428" w:rsidRPr="00D975E1" w:rsidRDefault="00867133" w:rsidP="005E221B">
      <w:pPr>
        <w:jc w:val="left"/>
        <w:rPr>
          <w:rFonts w:ascii="Calibri" w:hAnsi="Calibri"/>
          <w:szCs w:val="21"/>
        </w:rPr>
      </w:pPr>
      <w:r w:rsidRPr="00D975E1">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D975E1">
        <w:rPr>
          <w:rFonts w:ascii="Calibri" w:hAnsi="Calibri"/>
          <w:szCs w:val="21"/>
        </w:rPr>
        <w:t>the</w:t>
      </w:r>
      <w:r w:rsidRPr="00D975E1">
        <w:rPr>
          <w:rFonts w:ascii="Calibri" w:hAnsi="Calibri"/>
          <w:szCs w:val="21"/>
        </w:rPr>
        <w:t xml:space="preserve"> effect this ha</w:t>
      </w:r>
      <w:r w:rsidR="00DD7EEF" w:rsidRPr="00D975E1">
        <w:rPr>
          <w:rFonts w:ascii="Calibri" w:hAnsi="Calibri"/>
          <w:szCs w:val="21"/>
        </w:rPr>
        <w:t>s</w:t>
      </w:r>
      <w:r w:rsidRPr="00D975E1">
        <w:rPr>
          <w:rFonts w:ascii="Calibri" w:hAnsi="Calibri"/>
          <w:szCs w:val="21"/>
        </w:rPr>
        <w:t xml:space="preserve"> on th</w:t>
      </w:r>
      <w:r w:rsidR="00DD7EEF" w:rsidRPr="00D975E1">
        <w:rPr>
          <w:rFonts w:ascii="Calibri" w:hAnsi="Calibri"/>
          <w:szCs w:val="21"/>
        </w:rPr>
        <w:t>e group ABE is modelled in the value of the group ABE</w:t>
      </w:r>
      <w:r w:rsidRPr="00D975E1">
        <w:rPr>
          <w:rFonts w:ascii="Calibri" w:hAnsi="Calibri"/>
          <w:szCs w:val="21"/>
        </w:rPr>
        <w:t>.</w:t>
      </w:r>
    </w:p>
    <w:p w14:paraId="0F7EC3E0" w14:textId="0D2D3481" w:rsidR="000C1744" w:rsidRPr="00D975E1" w:rsidRDefault="000C1744" w:rsidP="005E221B">
      <w:pPr>
        <w:jc w:val="left"/>
        <w:rPr>
          <w:rFonts w:ascii="Calibri" w:hAnsi="Calibri"/>
          <w:szCs w:val="21"/>
        </w:rPr>
      </w:pPr>
    </w:p>
    <w:p w14:paraId="627386D3" w14:textId="5F970136" w:rsidR="00216E61" w:rsidRPr="00D975E1" w:rsidRDefault="000C1744" w:rsidP="00291FE6">
      <w:pPr>
        <w:pStyle w:val="3"/>
        <w:rPr>
          <w:rFonts w:ascii="Calibri" w:hAnsi="Calibri"/>
        </w:rPr>
      </w:pPr>
      <w:bookmarkStart w:id="59" w:name="_Toc70778233"/>
      <w:r w:rsidRPr="00D975E1">
        <w:rPr>
          <w:rFonts w:ascii="Calibri" w:hAnsi="Calibri"/>
        </w:rPr>
        <w:lastRenderedPageBreak/>
        <w:t xml:space="preserve">The function </w:t>
      </w:r>
      <w:r w:rsidR="00DD7EEF" w:rsidRPr="00D975E1">
        <w:rPr>
          <w:rFonts w:ascii="Calibri" w:hAnsi="Calibri"/>
        </w:rPr>
        <w:t>to calculate the strength of groups of players</w:t>
      </w:r>
      <w:bookmarkEnd w:id="59"/>
    </w:p>
    <w:p w14:paraId="23079A2D" w14:textId="14E38BB2" w:rsidR="00291FE6" w:rsidRPr="00D975E1" w:rsidRDefault="00291FE6" w:rsidP="005E221B">
      <w:pPr>
        <w:jc w:val="left"/>
        <w:rPr>
          <w:rFonts w:ascii="Calibri" w:hAnsi="Calibri"/>
          <w:szCs w:val="21"/>
        </w:rPr>
      </w:pPr>
      <w:commentRangeStart w:id="60"/>
      <w:r w:rsidRPr="00D975E1">
        <w:rPr>
          <w:rFonts w:ascii="Calibri" w:hAnsi="Calibri"/>
          <w:szCs w:val="21"/>
        </w:rPr>
        <w:t>The function to calculate the strength of groups of players is attempt to use the pure recursion, which is mentioned in the background research. We can draw on fib recursion to design our strength function.</w:t>
      </w:r>
      <w:commentRangeEnd w:id="60"/>
      <w:r w:rsidR="00022041" w:rsidRPr="00D975E1">
        <w:rPr>
          <w:rStyle w:val="a9"/>
          <w:rFonts w:ascii="Calibri" w:hAnsi="Calibri"/>
        </w:rPr>
        <w:commentReference w:id="60"/>
      </w:r>
    </w:p>
    <w:p w14:paraId="78566AA2" w14:textId="77777777" w:rsidR="00291FE6" w:rsidRPr="00D975E1" w:rsidRDefault="00291FE6" w:rsidP="005E221B">
      <w:pPr>
        <w:jc w:val="left"/>
        <w:rPr>
          <w:rFonts w:ascii="Calibri" w:hAnsi="Calibri"/>
          <w:szCs w:val="21"/>
        </w:rPr>
      </w:pPr>
    </w:p>
    <w:p w14:paraId="63605875" w14:textId="2FD061D8" w:rsidR="00216E61" w:rsidRPr="00D975E1" w:rsidRDefault="00216E61" w:rsidP="005E221B">
      <w:pPr>
        <w:jc w:val="left"/>
        <w:rPr>
          <w:rFonts w:ascii="Calibri" w:hAnsi="Calibri"/>
          <w:szCs w:val="21"/>
        </w:rPr>
      </w:pPr>
      <w:r w:rsidRPr="00D975E1">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D975E1" w:rsidRDefault="00240356" w:rsidP="00291FE6">
      <w:pPr>
        <w:jc w:val="center"/>
        <w:rPr>
          <w:rFonts w:ascii="Calibri" w:hAnsi="Calibri"/>
          <w:szCs w:val="21"/>
        </w:rPr>
      </w:pPr>
      <w:r w:rsidRPr="00D975E1">
        <w:rPr>
          <w:rFonts w:ascii="Calibri" w:hAnsi="Calibri"/>
          <w:szCs w:val="21"/>
        </w:rPr>
        <w:t xml:space="preserve">Figure7. </w:t>
      </w:r>
      <w:r w:rsidR="00216E61" w:rsidRPr="00D975E1">
        <w:rPr>
          <w:rFonts w:ascii="Calibri" w:hAnsi="Calibri"/>
          <w:szCs w:val="21"/>
        </w:rPr>
        <w:t>The player rating implement by fib method</w:t>
      </w:r>
    </w:p>
    <w:p w14:paraId="3812C711" w14:textId="6A82E6B5" w:rsidR="00216E61" w:rsidRPr="00D975E1" w:rsidRDefault="005D5F7A" w:rsidP="005E221B">
      <w:pPr>
        <w:jc w:val="left"/>
        <w:rPr>
          <w:rFonts w:ascii="Calibri" w:hAnsi="Calibri"/>
          <w:szCs w:val="21"/>
        </w:rPr>
      </w:pPr>
      <w:r w:rsidRPr="00D975E1">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61"/>
      <w:r w:rsidRPr="00D975E1">
        <w:rPr>
          <w:rFonts w:ascii="Calibri" w:hAnsi="Calibri"/>
          <w:szCs w:val="21"/>
        </w:rPr>
        <w:t xml:space="preserve">strength </w:t>
      </w:r>
      <w:commentRangeEnd w:id="61"/>
      <w:r w:rsidR="009B7203" w:rsidRPr="00D975E1">
        <w:rPr>
          <w:rStyle w:val="a9"/>
          <w:rFonts w:ascii="Calibri" w:hAnsi="Calibri"/>
        </w:rPr>
        <w:commentReference w:id="61"/>
      </w:r>
      <w:ins w:id="62" w:author="Bolin Zhu" w:date="2021-04-30T14:08:00Z">
        <w:r w:rsidR="00452906" w:rsidRPr="00D975E1">
          <w:rPr>
            <w:rFonts w:ascii="Calibri" w:hAnsi="Calibri"/>
            <w:szCs w:val="21"/>
          </w:rPr>
          <w:t>(which is based on the PER rating of players)</w:t>
        </w:r>
      </w:ins>
      <w:r w:rsidRPr="00D975E1">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D975E1">
        <w:rPr>
          <w:rFonts w:ascii="Calibri" w:hAnsi="Calibri"/>
          <w:szCs w:val="21"/>
        </w:rPr>
        <w:t>rating</w:t>
      </w:r>
      <w:r w:rsidRPr="00D975E1">
        <w:rPr>
          <w:rFonts w:ascii="Calibri" w:hAnsi="Calibri"/>
          <w:szCs w:val="21"/>
        </w:rPr>
        <w:t xml:space="preserve"> can be derived.</w:t>
      </w:r>
    </w:p>
    <w:p w14:paraId="3B975E73" w14:textId="77777777" w:rsidR="00216E61" w:rsidRPr="00D975E1" w:rsidRDefault="00216E61" w:rsidP="005E221B">
      <w:pPr>
        <w:jc w:val="left"/>
        <w:rPr>
          <w:rFonts w:ascii="Calibri" w:hAnsi="Calibri"/>
          <w:szCs w:val="21"/>
        </w:rPr>
      </w:pPr>
    </w:p>
    <w:p w14:paraId="3B7488BF" w14:textId="3BE8C9F7" w:rsidR="00216E61" w:rsidRPr="00D975E1" w:rsidRDefault="00216E61" w:rsidP="005E221B">
      <w:pPr>
        <w:jc w:val="left"/>
        <w:rPr>
          <w:rFonts w:ascii="Calibri" w:hAnsi="Calibri"/>
          <w:szCs w:val="21"/>
        </w:rPr>
      </w:pPr>
      <w:r w:rsidRPr="00D975E1">
        <w:rPr>
          <w:rFonts w:ascii="Calibri" w:hAnsi="Calibri"/>
          <w:szCs w:val="21"/>
        </w:rPr>
        <w:t xml:space="preserve">Here the Strength </w:t>
      </w:r>
      <w:r w:rsidR="00A350D7" w:rsidRPr="00D975E1">
        <w:rPr>
          <w:rFonts w:ascii="Calibri" w:hAnsi="Calibri"/>
          <w:szCs w:val="21"/>
        </w:rPr>
        <w:t xml:space="preserve">function </w:t>
      </w:r>
      <w:r w:rsidRPr="00D975E1">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D975E1" w:rsidRDefault="00216E61" w:rsidP="005E221B">
      <w:pPr>
        <w:jc w:val="left"/>
        <w:rPr>
          <w:rFonts w:ascii="Calibri" w:hAnsi="Calibri"/>
          <w:szCs w:val="21"/>
        </w:rPr>
      </w:pPr>
    </w:p>
    <w:p w14:paraId="2E085EA7" w14:textId="5BA24B95" w:rsidR="000C1744" w:rsidRPr="00D975E1"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D975E1">
        <w:rPr>
          <w:rFonts w:ascii="Calibri" w:hAnsi="Calibri"/>
          <w:szCs w:val="21"/>
        </w:rPr>
        <w:t xml:space="preserve"> </w:t>
      </w:r>
      <w:r w:rsidR="00240356" w:rsidRPr="00D975E1">
        <w:rPr>
          <w:rFonts w:ascii="Calibri" w:hAnsi="Calibri"/>
          <w:szCs w:val="21"/>
        </w:rPr>
        <w:t xml:space="preserve">           formula 1</w:t>
      </w:r>
      <w:r w:rsidR="00216E61" w:rsidRPr="00D975E1">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D975E1"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D975E1" w:rsidRDefault="00291FE6" w:rsidP="005E221B">
      <w:pPr>
        <w:jc w:val="left"/>
        <w:rPr>
          <w:rFonts w:ascii="Calibri" w:hAnsi="Calibri"/>
          <w:i/>
          <w:szCs w:val="21"/>
        </w:rPr>
      </w:pPr>
    </w:p>
    <w:p w14:paraId="7DEDB4B8" w14:textId="731D836B" w:rsidR="00291FE6" w:rsidRPr="00D975E1" w:rsidRDefault="00291FE6" w:rsidP="00D67F4B">
      <w:pPr>
        <w:jc w:val="left"/>
        <w:rPr>
          <w:rFonts w:ascii="Calibri" w:hAnsi="Calibri"/>
          <w:szCs w:val="21"/>
        </w:rPr>
      </w:pPr>
      <w:r w:rsidRPr="00D975E1">
        <w:rPr>
          <w:rFonts w:ascii="Calibri" w:hAnsi="Calibri"/>
          <w:szCs w:val="21"/>
        </w:rPr>
        <w:t xml:space="preserve">In the function, the recursion will consider and go through the powerset of the groups of player. </w:t>
      </w:r>
      <w:r w:rsidR="00D67F4B" w:rsidRPr="00D975E1">
        <w:rPr>
          <w:rFonts w:ascii="Calibri" w:hAnsi="Calibri"/>
          <w:szCs w:val="21"/>
        </w:rPr>
        <w:t>If we want to get the overall strength values of the group, exploring the strength values between players and players is an indispensable step</w:t>
      </w:r>
    </w:p>
    <w:p w14:paraId="39C1B542" w14:textId="77777777" w:rsidR="00291FE6" w:rsidRPr="00D975E1" w:rsidRDefault="00291FE6" w:rsidP="005E221B">
      <w:pPr>
        <w:jc w:val="left"/>
        <w:rPr>
          <w:rFonts w:ascii="Calibri" w:hAnsi="Calibri"/>
          <w:szCs w:val="21"/>
        </w:rPr>
      </w:pPr>
    </w:p>
    <w:p w14:paraId="659CA2F9" w14:textId="4C320AF5" w:rsidR="00916807" w:rsidRPr="00D975E1" w:rsidRDefault="00916807" w:rsidP="00FF4CB8">
      <w:pPr>
        <w:pStyle w:val="3"/>
        <w:rPr>
          <w:rFonts w:ascii="Calibri" w:hAnsi="Calibri"/>
        </w:rPr>
      </w:pPr>
      <w:bookmarkStart w:id="63" w:name="_Toc70778234"/>
      <w:r w:rsidRPr="00D975E1">
        <w:rPr>
          <w:rFonts w:ascii="Calibri" w:hAnsi="Calibri"/>
        </w:rPr>
        <w:t xml:space="preserve">The function </w:t>
      </w:r>
      <w:r w:rsidR="00DD7EEF" w:rsidRPr="00D975E1">
        <w:rPr>
          <w:rFonts w:ascii="Calibri" w:hAnsi="Calibri"/>
        </w:rPr>
        <w:t>to</w:t>
      </w:r>
      <w:r w:rsidRPr="00D975E1">
        <w:rPr>
          <w:rFonts w:ascii="Calibri" w:hAnsi="Calibri"/>
        </w:rPr>
        <w:t xml:space="preserve"> calculate the team chemistry</w:t>
      </w:r>
      <w:bookmarkEnd w:id="63"/>
    </w:p>
    <w:p w14:paraId="7A610586" w14:textId="282680FA" w:rsidR="000F6FE7" w:rsidRPr="00D975E1" w:rsidRDefault="004875CC" w:rsidP="005E221B">
      <w:pPr>
        <w:jc w:val="left"/>
        <w:rPr>
          <w:rFonts w:ascii="Calibri" w:hAnsi="Calibri"/>
          <w:szCs w:val="21"/>
        </w:rPr>
      </w:pPr>
      <w:r w:rsidRPr="00D975E1">
        <w:rPr>
          <w:rFonts w:ascii="Calibri" w:hAnsi="Calibri"/>
          <w:szCs w:val="21"/>
        </w:rPr>
        <w:t xml:space="preserve">In the background research, we found </w:t>
      </w:r>
      <w:commentRangeStart w:id="64"/>
      <w:r w:rsidRPr="00D975E1">
        <w:rPr>
          <w:rFonts w:ascii="Calibri" w:hAnsi="Calibri"/>
          <w:szCs w:val="21"/>
        </w:rPr>
        <w:t xml:space="preserve">the Elo rating could be a good way to represent the strength of each team. </w:t>
      </w:r>
      <w:ins w:id="65" w:author="Bolin Zhu" w:date="2021-04-30T14:10:00Z">
        <w:r w:rsidR="00452906" w:rsidRPr="00D975E1">
          <w:rPr>
            <w:rFonts w:ascii="Calibri" w:hAnsi="Calibri"/>
            <w:szCs w:val="21"/>
          </w:rPr>
          <w:t xml:space="preserve"> </w:t>
        </w:r>
      </w:ins>
      <w:r w:rsidR="000F6FE7" w:rsidRPr="00D975E1">
        <w:rPr>
          <w:rFonts w:ascii="Calibri" w:hAnsi="Calibri"/>
          <w:szCs w:val="21"/>
        </w:rPr>
        <w:t xml:space="preserve">I </w:t>
      </w:r>
      <w:commentRangeEnd w:id="64"/>
      <w:r w:rsidR="00B77E40" w:rsidRPr="00D975E1">
        <w:rPr>
          <w:rStyle w:val="a9"/>
          <w:rFonts w:ascii="Calibri" w:hAnsi="Calibri"/>
        </w:rPr>
        <w:commentReference w:id="64"/>
      </w:r>
      <w:r w:rsidR="000F6FE7" w:rsidRPr="00D975E1">
        <w:rPr>
          <w:rFonts w:ascii="Calibri" w:hAnsi="Calibri"/>
          <w:szCs w:val="21"/>
        </w:rPr>
        <w:t xml:space="preserve">searched the Elo ratings of the 14 teams and selected the highest Elo rating </w:t>
      </w:r>
      <w:r w:rsidR="00DD7EEF" w:rsidRPr="00D975E1">
        <w:rPr>
          <w:rFonts w:ascii="Calibri" w:hAnsi="Calibri"/>
          <w:szCs w:val="21"/>
        </w:rPr>
        <w:t xml:space="preserve">when the players were all in this team to </w:t>
      </w:r>
      <w:r w:rsidR="000F6FE7" w:rsidRPr="00D975E1">
        <w:rPr>
          <w:rFonts w:ascii="Calibri" w:hAnsi="Calibri"/>
          <w:szCs w:val="21"/>
        </w:rPr>
        <w:t xml:space="preserve">calculating the team chemistry value </w:t>
      </w:r>
      <w:r w:rsidR="00DD7EEF" w:rsidRPr="00D975E1">
        <w:rPr>
          <w:rFonts w:ascii="Calibri" w:hAnsi="Calibri"/>
          <w:szCs w:val="21"/>
        </w:rPr>
        <w:t xml:space="preserve">because </w:t>
      </w:r>
      <w:r w:rsidR="000F6FE7" w:rsidRPr="00D975E1">
        <w:rPr>
          <w:rFonts w:ascii="Calibri" w:hAnsi="Calibri"/>
          <w:szCs w:val="21"/>
        </w:rPr>
        <w:t>14 outstanding teams were selected for this project.</w:t>
      </w:r>
    </w:p>
    <w:p w14:paraId="6051D764" w14:textId="640DEBC3" w:rsidR="000F6FE7" w:rsidRPr="00D975E1" w:rsidRDefault="000F6FE7" w:rsidP="005E221B">
      <w:pPr>
        <w:jc w:val="left"/>
        <w:rPr>
          <w:rFonts w:ascii="Calibri" w:hAnsi="Calibri"/>
          <w:szCs w:val="21"/>
        </w:rPr>
      </w:pPr>
      <w:commentRangeStart w:id="66"/>
      <w:r w:rsidRPr="00D975E1">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6"/>
      <w:r w:rsidR="00191110" w:rsidRPr="00D975E1">
        <w:rPr>
          <w:rStyle w:val="a9"/>
          <w:rFonts w:ascii="Calibri" w:hAnsi="Calibri"/>
        </w:rPr>
        <w:commentReference w:id="66"/>
      </w:r>
    </w:p>
    <w:p w14:paraId="051A80BE" w14:textId="5BABCA1B" w:rsidR="000F6FE7" w:rsidRPr="00D975E1" w:rsidRDefault="000F6FE7" w:rsidP="005E221B">
      <w:pPr>
        <w:jc w:val="left"/>
        <w:rPr>
          <w:rFonts w:ascii="Calibri" w:hAnsi="Calibri"/>
          <w:szCs w:val="21"/>
        </w:rPr>
      </w:pPr>
      <w:r w:rsidRPr="00D975E1">
        <w:rPr>
          <w:rFonts w:ascii="Calibri" w:hAnsi="Calibri"/>
          <w:szCs w:val="21"/>
        </w:rPr>
        <w:t>-team Elo histogram</w:t>
      </w:r>
    </w:p>
    <w:p w14:paraId="687551B0" w14:textId="41EEBB15" w:rsidR="000F6FE7" w:rsidRPr="00D975E1" w:rsidRDefault="000F6FE7" w:rsidP="005E221B">
      <w:pPr>
        <w:jc w:val="left"/>
        <w:rPr>
          <w:rFonts w:ascii="Calibri" w:hAnsi="Calibri"/>
          <w:szCs w:val="21"/>
        </w:rPr>
      </w:pPr>
      <w:del w:id="67" w:author="Bolin Zhu" w:date="2021-04-30T15:48:00Z">
        <w:r w:rsidRPr="00D975E1" w:rsidDel="00452906">
          <w:rPr>
            <w:rFonts w:ascii="Calibri" w:hAnsi="Calibri"/>
            <w:szCs w:val="21"/>
          </w:rPr>
          <w:delText>As the graph shows,</w:delText>
        </w:r>
      </w:del>
      <w:ins w:id="68" w:author="Bolin Zhu" w:date="2021-04-30T15:44:00Z">
        <w:r w:rsidR="00452906" w:rsidRPr="00D975E1">
          <w:rPr>
            <w:rFonts w:ascii="Calibri" w:hAnsi="Calibri"/>
            <w:szCs w:val="21"/>
          </w:rPr>
          <w:t xml:space="preserve">As </w:t>
        </w:r>
      </w:ins>
      <w:ins w:id="69" w:author="Bolin Zhu" w:date="2021-04-30T15:45:00Z">
        <w:r w:rsidR="00452906" w:rsidRPr="00D975E1">
          <w:rPr>
            <w:rFonts w:ascii="Calibri" w:hAnsi="Calibri"/>
            <w:szCs w:val="21"/>
          </w:rPr>
          <w:t>mentioned in the background research part, this project</w:t>
        </w:r>
      </w:ins>
      <w:ins w:id="70" w:author="Bolin Zhu" w:date="2021-04-30T15:46:00Z">
        <w:r w:rsidR="00452906" w:rsidRPr="00D975E1">
          <w:rPr>
            <w:rFonts w:ascii="Calibri" w:hAnsi="Calibri"/>
            <w:szCs w:val="21"/>
          </w:rPr>
          <w:t xml:space="preserve"> use the highest </w:t>
        </w:r>
      </w:ins>
      <w:ins w:id="71" w:author="Bolin Zhu" w:date="2021-04-30T15:48:00Z">
        <w:r w:rsidR="00452906" w:rsidRPr="00D975E1">
          <w:rPr>
            <w:rFonts w:ascii="Calibri" w:hAnsi="Calibri"/>
            <w:szCs w:val="21"/>
          </w:rPr>
          <w:t>E</w:t>
        </w:r>
      </w:ins>
      <w:ins w:id="72" w:author="Bolin Zhu" w:date="2021-04-30T15:46:00Z">
        <w:r w:rsidR="00452906" w:rsidRPr="00D975E1">
          <w:rPr>
            <w:rFonts w:ascii="Calibri" w:hAnsi="Calibri"/>
            <w:szCs w:val="21"/>
          </w:rPr>
          <w:t>lo of the period for the team</w:t>
        </w:r>
      </w:ins>
      <w:ins w:id="73" w:author="Bolin Zhu" w:date="2021-04-30T15:47:00Z">
        <w:r w:rsidR="00452906" w:rsidRPr="00D975E1">
          <w:rPr>
            <w:rFonts w:ascii="Calibri" w:hAnsi="Calibri"/>
            <w:szCs w:val="21"/>
          </w:rPr>
          <w:t>s</w:t>
        </w:r>
      </w:ins>
      <w:ins w:id="74" w:author="Bolin Zhu" w:date="2021-04-30T15:46:00Z">
        <w:r w:rsidR="00452906" w:rsidRPr="00D975E1">
          <w:rPr>
            <w:rFonts w:ascii="Calibri" w:hAnsi="Calibri"/>
            <w:szCs w:val="21"/>
          </w:rPr>
          <w:t xml:space="preserve"> </w:t>
        </w:r>
      </w:ins>
      <w:ins w:id="75" w:author="Bolin Zhu" w:date="2021-04-30T15:47:00Z">
        <w:r w:rsidR="00452906" w:rsidRPr="00D975E1">
          <w:rPr>
            <w:rFonts w:ascii="Calibri" w:hAnsi="Calibri"/>
            <w:szCs w:val="21"/>
          </w:rPr>
          <w:t>which contain the</w:t>
        </w:r>
      </w:ins>
      <w:ins w:id="76" w:author="Bolin Zhu" w:date="2021-04-30T15:46:00Z">
        <w:r w:rsidR="00452906" w:rsidRPr="00D975E1">
          <w:rPr>
            <w:rFonts w:ascii="Calibri" w:hAnsi="Calibri"/>
            <w:szCs w:val="21"/>
          </w:rPr>
          <w:t xml:space="preserve"> player combination</w:t>
        </w:r>
      </w:ins>
      <w:ins w:id="77" w:author="Bolin Zhu" w:date="2021-04-30T15:47:00Z">
        <w:r w:rsidR="00452906" w:rsidRPr="00D975E1">
          <w:rPr>
            <w:rFonts w:ascii="Calibri" w:hAnsi="Calibri"/>
            <w:szCs w:val="21"/>
          </w:rPr>
          <w:t>s as the data.</w:t>
        </w:r>
      </w:ins>
      <w:r w:rsidRPr="00D975E1">
        <w:rPr>
          <w:rFonts w:ascii="Calibri" w:hAnsi="Calibri"/>
          <w:szCs w:val="21"/>
        </w:rPr>
        <w:t xml:space="preserve"> </w:t>
      </w:r>
      <w:ins w:id="78" w:author="Bolin Zhu" w:date="2021-04-30T15:47:00Z">
        <w:r w:rsidR="00452906" w:rsidRPr="00D975E1">
          <w:rPr>
            <w:rFonts w:ascii="Calibri" w:hAnsi="Calibri"/>
            <w:szCs w:val="21"/>
          </w:rPr>
          <w:t>As the graph shows,</w:t>
        </w:r>
      </w:ins>
      <w:ins w:id="79" w:author="Bolin Zhu" w:date="2021-04-30T15:48:00Z">
        <w:r w:rsidR="00452906" w:rsidRPr="00D975E1">
          <w:rPr>
            <w:rFonts w:ascii="Calibri" w:hAnsi="Calibri"/>
            <w:szCs w:val="21"/>
          </w:rPr>
          <w:t xml:space="preserve"> </w:t>
        </w:r>
      </w:ins>
      <w:commentRangeStart w:id="80"/>
      <w:r w:rsidRPr="00D975E1">
        <w:rPr>
          <w:rFonts w:ascii="Calibri" w:hAnsi="Calibri"/>
          <w:szCs w:val="21"/>
        </w:rPr>
        <w:t xml:space="preserve">most of the teams have </w:t>
      </w:r>
      <w:commentRangeEnd w:id="80"/>
      <w:r w:rsidR="00191110" w:rsidRPr="00D975E1">
        <w:rPr>
          <w:rStyle w:val="a9"/>
          <w:rFonts w:ascii="Calibri" w:hAnsi="Calibri"/>
        </w:rPr>
        <w:commentReference w:id="80"/>
      </w:r>
      <w:r w:rsidRPr="00D975E1">
        <w:rPr>
          <w:rFonts w:ascii="Calibri" w:hAnsi="Calibri"/>
          <w:szCs w:val="21"/>
        </w:rPr>
        <w:t xml:space="preserve">an Elo score between </w:t>
      </w:r>
      <w:r w:rsidR="00DD7EEF" w:rsidRPr="00D975E1">
        <w:rPr>
          <w:rFonts w:ascii="Calibri" w:hAnsi="Calibri"/>
          <w:szCs w:val="21"/>
        </w:rPr>
        <w:t>1750</w:t>
      </w:r>
      <w:r w:rsidRPr="00D975E1">
        <w:rPr>
          <w:rFonts w:ascii="Calibri" w:hAnsi="Calibri"/>
          <w:szCs w:val="21"/>
        </w:rPr>
        <w:t xml:space="preserve"> and</w:t>
      </w:r>
      <w:r w:rsidR="00DD7EEF" w:rsidRPr="00D975E1">
        <w:rPr>
          <w:rFonts w:ascii="Calibri" w:hAnsi="Calibri"/>
          <w:szCs w:val="21"/>
        </w:rPr>
        <w:t xml:space="preserve"> 1800</w:t>
      </w:r>
      <w:r w:rsidRPr="00D975E1">
        <w:rPr>
          <w:rFonts w:ascii="Calibri" w:hAnsi="Calibri"/>
          <w:szCs w:val="21"/>
        </w:rPr>
        <w:t xml:space="preserve">, </w:t>
      </w:r>
      <w:r w:rsidR="001F567B" w:rsidRPr="00D975E1">
        <w:rPr>
          <w:rFonts w:ascii="Calibri" w:hAnsi="Calibri"/>
          <w:szCs w:val="21"/>
        </w:rPr>
        <w:t xml:space="preserve">since the </w:t>
      </w:r>
      <w:r w:rsidR="00AD7EFC" w:rsidRPr="00D975E1">
        <w:rPr>
          <w:rFonts w:ascii="Calibri" w:hAnsi="Calibri"/>
          <w:szCs w:val="21"/>
        </w:rPr>
        <w:t xml:space="preserve">average </w:t>
      </w:r>
      <w:r w:rsidR="001F567B" w:rsidRPr="00D975E1">
        <w:rPr>
          <w:rFonts w:ascii="Calibri" w:hAnsi="Calibri"/>
          <w:szCs w:val="21"/>
        </w:rPr>
        <w:t>Elo is 1500, the teams selected are stronger than average</w:t>
      </w:r>
      <w:r w:rsidRPr="00D975E1">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D975E1">
        <w:rPr>
          <w:rFonts w:ascii="Calibri" w:hAnsi="Calibri"/>
          <w:szCs w:val="21"/>
        </w:rPr>
        <w:t>chemistry value</w:t>
      </w:r>
      <w:r w:rsidRPr="00D975E1">
        <w:rPr>
          <w:rFonts w:ascii="Calibri" w:hAnsi="Calibri"/>
          <w:szCs w:val="21"/>
        </w:rPr>
        <w:t>.</w:t>
      </w:r>
    </w:p>
    <w:p w14:paraId="55AC6156" w14:textId="05AA1E56" w:rsidR="00FE493C" w:rsidRPr="00D975E1" w:rsidRDefault="00FE493C" w:rsidP="005E221B">
      <w:pPr>
        <w:jc w:val="left"/>
        <w:rPr>
          <w:rFonts w:ascii="Calibri" w:hAnsi="Calibri"/>
          <w:szCs w:val="21"/>
        </w:rPr>
      </w:pPr>
      <w:r w:rsidRPr="00D975E1">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D975E1" w:rsidRDefault="00B14E2B" w:rsidP="005E221B">
      <w:pPr>
        <w:jc w:val="left"/>
        <w:rPr>
          <w:rFonts w:ascii="Calibri" w:hAnsi="Calibri"/>
          <w:szCs w:val="21"/>
        </w:rPr>
      </w:pPr>
      <w:r w:rsidRPr="00D975E1">
        <w:rPr>
          <w:rFonts w:ascii="Calibri" w:hAnsi="Calibri"/>
          <w:szCs w:val="21"/>
        </w:rPr>
        <w:t xml:space="preserve">-the player </w:t>
      </w:r>
      <w:r w:rsidR="006E2FB5" w:rsidRPr="00D975E1">
        <w:rPr>
          <w:rFonts w:ascii="Calibri" w:hAnsi="Calibri"/>
          <w:szCs w:val="21"/>
        </w:rPr>
        <w:t>rating information histogram</w:t>
      </w:r>
    </w:p>
    <w:p w14:paraId="7A636162" w14:textId="5792B75A" w:rsidR="006E2FB5" w:rsidRPr="00D975E1" w:rsidRDefault="006E2FB5" w:rsidP="005E221B">
      <w:pPr>
        <w:jc w:val="left"/>
        <w:rPr>
          <w:rFonts w:ascii="Calibri" w:hAnsi="Calibri"/>
          <w:szCs w:val="21"/>
        </w:rPr>
      </w:pPr>
      <w:commentRangeStart w:id="81"/>
      <w:r w:rsidRPr="00D975E1">
        <w:rPr>
          <w:rFonts w:ascii="Calibri" w:hAnsi="Calibri"/>
          <w:szCs w:val="21"/>
        </w:rPr>
        <w:t>The mean for player rating is 79.188.</w:t>
      </w:r>
      <w:commentRangeEnd w:id="81"/>
      <w:r w:rsidR="00036BCE" w:rsidRPr="00D975E1">
        <w:rPr>
          <w:rStyle w:val="a9"/>
          <w:rFonts w:ascii="Calibri" w:hAnsi="Calibri"/>
        </w:rPr>
        <w:commentReference w:id="81"/>
      </w:r>
    </w:p>
    <w:p w14:paraId="62CE690D" w14:textId="77777777" w:rsidR="00FE493C" w:rsidRPr="00D975E1" w:rsidRDefault="00FE493C" w:rsidP="005E221B">
      <w:pPr>
        <w:jc w:val="left"/>
        <w:rPr>
          <w:rFonts w:ascii="Calibri" w:hAnsi="Calibri"/>
          <w:szCs w:val="21"/>
        </w:rPr>
      </w:pPr>
    </w:p>
    <w:p w14:paraId="58B0A897" w14:textId="0F4D7E4F" w:rsidR="000F6FE7" w:rsidRPr="00D975E1" w:rsidRDefault="00FE493C" w:rsidP="005E221B">
      <w:pPr>
        <w:jc w:val="left"/>
        <w:rPr>
          <w:rFonts w:ascii="Calibri" w:hAnsi="Calibri"/>
          <w:szCs w:val="21"/>
        </w:rPr>
      </w:pPr>
      <w:r w:rsidRPr="00D975E1">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D975E1">
        <w:rPr>
          <w:rFonts w:ascii="Calibri" w:hAnsi="Calibri"/>
          <w:szCs w:val="21"/>
        </w:rPr>
        <w:t xml:space="preserve"> However, it is hard to find a distribution that fits the player's rating.</w:t>
      </w:r>
      <w:r w:rsidR="00403C30" w:rsidRPr="00D975E1">
        <w:rPr>
          <w:rFonts w:ascii="Calibri" w:hAnsi="Calibri"/>
          <w:szCs w:val="21"/>
        </w:rPr>
        <w:t xml:space="preserve"> For simplicity and ease in computations, I assume that both player ratings and ELO ratings can be normally distributed.</w:t>
      </w:r>
    </w:p>
    <w:p w14:paraId="3631F956" w14:textId="363716F5" w:rsidR="00264292" w:rsidRPr="00D975E1" w:rsidRDefault="00264292" w:rsidP="005E221B">
      <w:pPr>
        <w:jc w:val="left"/>
        <w:rPr>
          <w:rFonts w:ascii="Calibri" w:hAnsi="Calibri"/>
          <w:szCs w:val="21"/>
        </w:rPr>
      </w:pPr>
    </w:p>
    <w:p w14:paraId="7A78901D" w14:textId="58D5EB39" w:rsidR="00264292" w:rsidRPr="00D975E1" w:rsidRDefault="00264292" w:rsidP="005E221B">
      <w:pPr>
        <w:jc w:val="left"/>
        <w:rPr>
          <w:rFonts w:ascii="Calibri" w:hAnsi="Calibri"/>
          <w:szCs w:val="21"/>
        </w:rPr>
      </w:pPr>
      <w:r w:rsidRPr="00D975E1">
        <w:rPr>
          <w:rFonts w:ascii="Calibri" w:hAnsi="Calibri"/>
          <w:szCs w:val="21"/>
        </w:rPr>
        <w:t xml:space="preserve">Here is the </w:t>
      </w:r>
      <w:commentRangeStart w:id="82"/>
      <w:r w:rsidRPr="00D975E1">
        <w:rPr>
          <w:rFonts w:ascii="Calibri" w:hAnsi="Calibri"/>
          <w:szCs w:val="21"/>
        </w:rPr>
        <w:t xml:space="preserve">formula to calculate </w:t>
      </w:r>
      <w:commentRangeEnd w:id="82"/>
      <w:r w:rsidR="00AE548C" w:rsidRPr="00D975E1">
        <w:rPr>
          <w:rStyle w:val="a9"/>
          <w:rFonts w:ascii="Calibri" w:hAnsi="Calibri"/>
        </w:rPr>
        <w:commentReference w:id="82"/>
      </w:r>
      <w:r w:rsidRPr="00D975E1">
        <w:rPr>
          <w:rFonts w:ascii="Calibri" w:hAnsi="Calibri"/>
          <w:szCs w:val="21"/>
        </w:rPr>
        <w:t>the team chemistry value:</w:t>
      </w:r>
    </w:p>
    <w:p w14:paraId="339CB1E6" w14:textId="77777777" w:rsidR="00264292" w:rsidRPr="00D975E1"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D975E1"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D975E1"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D975E1" w:rsidRDefault="00264292" w:rsidP="005E221B">
      <w:pPr>
        <w:jc w:val="left"/>
        <w:rPr>
          <w:rFonts w:ascii="Calibri" w:hAnsi="Calibri"/>
          <w:szCs w:val="21"/>
        </w:rPr>
      </w:pPr>
      <w:r w:rsidRPr="00D975E1">
        <w:rPr>
          <w:rFonts w:ascii="Calibri" w:hAnsi="Calibri"/>
          <w:szCs w:val="21"/>
        </w:rPr>
        <w:t>In this project both</w:t>
      </w:r>
      <w:r w:rsidR="00DD7EEF" w:rsidRPr="00D975E1">
        <w:rPr>
          <w:rFonts w:ascii="Calibri" w:hAnsi="Calibri"/>
          <w:szCs w:val="21"/>
        </w:rPr>
        <w:t xml:space="preserve"> </w:t>
      </w:r>
      <w:r w:rsidRPr="00D975E1">
        <w:rPr>
          <w:rFonts w:ascii="Calibri" w:hAnsi="Calibri"/>
          <w:szCs w:val="21"/>
        </w:rPr>
        <w:t xml:space="preserve">player rating and Team Elo are considered </w:t>
      </w:r>
      <w:r w:rsidR="00DD7EEF" w:rsidRPr="00D975E1">
        <w:rPr>
          <w:rFonts w:ascii="Calibri" w:hAnsi="Calibri"/>
          <w:szCs w:val="21"/>
        </w:rPr>
        <w:t>to follow</w:t>
      </w:r>
      <w:r w:rsidRPr="00D975E1">
        <w:rPr>
          <w:rFonts w:ascii="Calibri" w:hAnsi="Calibri"/>
          <w:szCs w:val="21"/>
        </w:rPr>
        <w:t xml:space="preserve"> </w:t>
      </w:r>
      <w:commentRangeStart w:id="83"/>
      <w:r w:rsidRPr="00D975E1">
        <w:rPr>
          <w:rFonts w:ascii="Calibri" w:hAnsi="Calibri"/>
          <w:szCs w:val="21"/>
        </w:rPr>
        <w:t>normal distribution</w:t>
      </w:r>
      <w:commentRangeEnd w:id="83"/>
      <w:r w:rsidR="00A736E3" w:rsidRPr="00D975E1">
        <w:rPr>
          <w:rStyle w:val="a9"/>
          <w:rFonts w:ascii="Calibri" w:hAnsi="Calibri"/>
        </w:rPr>
        <w:commentReference w:id="83"/>
      </w:r>
      <w:r w:rsidRPr="00D975E1">
        <w:rPr>
          <w:rFonts w:ascii="Calibri" w:hAnsi="Calibri"/>
          <w:szCs w:val="21"/>
        </w:rPr>
        <w:t xml:space="preserve">, so we could find a specific ratio by </w:t>
      </w:r>
      <w:r w:rsidR="00B21F55" w:rsidRPr="00D975E1">
        <w:rPr>
          <w:rFonts w:ascii="Calibri" w:hAnsi="Calibri"/>
          <w:szCs w:val="21"/>
        </w:rPr>
        <w:t>the mean of team Elo/ the mean of player rating.</w:t>
      </w:r>
      <w:r w:rsidR="008F4AD3" w:rsidRPr="00D975E1">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D975E1" w:rsidRDefault="00161EDE" w:rsidP="005E221B">
      <w:pPr>
        <w:jc w:val="left"/>
        <w:rPr>
          <w:rFonts w:ascii="Calibri" w:hAnsi="Calibri"/>
          <w:szCs w:val="21"/>
        </w:rPr>
      </w:pPr>
    </w:p>
    <w:p w14:paraId="2545789A" w14:textId="62CEF4CE" w:rsidR="00D20BF5" w:rsidRPr="00D975E1" w:rsidRDefault="00D20BF5" w:rsidP="00FF4CB8">
      <w:pPr>
        <w:pStyle w:val="3"/>
        <w:rPr>
          <w:rFonts w:ascii="Calibri" w:hAnsi="Calibri"/>
        </w:rPr>
      </w:pPr>
      <w:bookmarkStart w:id="84" w:name="_Toc70778235"/>
      <w:r w:rsidRPr="00D975E1">
        <w:rPr>
          <w:rFonts w:ascii="Calibri" w:hAnsi="Calibri"/>
        </w:rPr>
        <w:t>Data memo function</w:t>
      </w:r>
      <w:bookmarkEnd w:id="84"/>
    </w:p>
    <w:p w14:paraId="01ED65E6" w14:textId="3C2AD73E" w:rsidR="00D20BF5" w:rsidRPr="00D975E1" w:rsidRDefault="00D20BF5" w:rsidP="005E221B">
      <w:pPr>
        <w:jc w:val="left"/>
        <w:rPr>
          <w:rFonts w:ascii="Calibri" w:hAnsi="Calibri"/>
          <w:szCs w:val="21"/>
        </w:rPr>
      </w:pPr>
      <w:r w:rsidRPr="00D975E1">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D975E1" w:rsidRDefault="00D20BF5" w:rsidP="005E221B">
      <w:pPr>
        <w:jc w:val="left"/>
        <w:rPr>
          <w:rFonts w:ascii="Calibri" w:hAnsi="Calibri"/>
          <w:szCs w:val="21"/>
        </w:rPr>
      </w:pPr>
      <w:r w:rsidRPr="00D975E1">
        <w:rPr>
          <w:rFonts w:ascii="Calibri" w:hAnsi="Calibri"/>
          <w:szCs w:val="21"/>
        </w:rPr>
        <w:t xml:space="preserve">As mentioned earlier, the Strength function is implemented and </w:t>
      </w:r>
      <w:r w:rsidR="00DD7EEF" w:rsidRPr="00D975E1">
        <w:rPr>
          <w:rFonts w:ascii="Calibri" w:hAnsi="Calibri"/>
          <w:szCs w:val="21"/>
        </w:rPr>
        <w:t>calculates</w:t>
      </w:r>
      <w:r w:rsidRPr="00D975E1">
        <w:rPr>
          <w:rFonts w:ascii="Calibri" w:hAnsi="Calibri"/>
          <w:szCs w:val="21"/>
        </w:rPr>
        <w:t xml:space="preserve"> team scores using </w:t>
      </w:r>
      <w:proofErr w:type="spellStart"/>
      <w:r w:rsidRPr="00D975E1">
        <w:rPr>
          <w:rFonts w:ascii="Calibri" w:hAnsi="Calibri"/>
          <w:szCs w:val="21"/>
        </w:rPr>
        <w:t>memoization</w:t>
      </w:r>
      <w:proofErr w:type="spellEnd"/>
      <w:r w:rsidRPr="00D975E1">
        <w:rPr>
          <w:rFonts w:ascii="Calibri" w:hAnsi="Calibri"/>
          <w:szCs w:val="21"/>
        </w:rPr>
        <w:t xml:space="preserve">. The main feature of </w:t>
      </w:r>
      <w:proofErr w:type="spellStart"/>
      <w:r w:rsidRPr="00D975E1">
        <w:rPr>
          <w:rFonts w:ascii="Calibri" w:hAnsi="Calibri"/>
          <w:szCs w:val="21"/>
        </w:rPr>
        <w:t>memoization</w:t>
      </w:r>
      <w:proofErr w:type="spellEnd"/>
      <w:r w:rsidRPr="00D975E1">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D975E1">
        <w:rPr>
          <w:rFonts w:ascii="Calibri" w:hAnsi="Calibri"/>
          <w:szCs w:val="21"/>
        </w:rPr>
        <w:t>,</w:t>
      </w:r>
      <w:r w:rsidRPr="00D975E1">
        <w:rPr>
          <w:rFonts w:ascii="Calibri" w:hAnsi="Calibri"/>
          <w:szCs w:val="21"/>
        </w:rPr>
        <w:t xml:space="preserve"> the data memo function can be understood as a cache function. the parameter of the data memo function is a set.</w:t>
      </w:r>
      <w:r w:rsidR="00DD7EEF" w:rsidRPr="00D975E1">
        <w:rPr>
          <w:rFonts w:ascii="Calibri" w:hAnsi="Calibri"/>
          <w:szCs w:val="21"/>
        </w:rPr>
        <w:t xml:space="preserve"> </w:t>
      </w:r>
      <w:r w:rsidRPr="00D975E1">
        <w:rPr>
          <w:rFonts w:ascii="Calibri" w:hAnsi="Calibri"/>
          <w:szCs w:val="21"/>
        </w:rPr>
        <w:t xml:space="preserve">This set is obtained </w:t>
      </w:r>
      <w:r w:rsidR="00DD7EEF" w:rsidRPr="00D975E1">
        <w:rPr>
          <w:rFonts w:ascii="Calibri" w:hAnsi="Calibri"/>
          <w:szCs w:val="21"/>
        </w:rPr>
        <w:t>using</w:t>
      </w:r>
      <w:r w:rsidRPr="00D975E1">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D975E1" w:rsidRDefault="00D20BF5" w:rsidP="005E221B">
      <w:pPr>
        <w:jc w:val="left"/>
        <w:rPr>
          <w:rFonts w:ascii="Calibri" w:hAnsi="Calibri"/>
          <w:szCs w:val="21"/>
        </w:rPr>
      </w:pPr>
      <w:r w:rsidRPr="00D975E1">
        <w:rPr>
          <w:rFonts w:ascii="Calibri" w:hAnsi="Calibri"/>
          <w:szCs w:val="21"/>
        </w:rPr>
        <w:t>Here is the pseudocode of Data memo:</w:t>
      </w:r>
    </w:p>
    <w:p w14:paraId="2404EEB7" w14:textId="77777777" w:rsidR="00D20BF5" w:rsidRPr="00D975E1" w:rsidRDefault="00D20BF5" w:rsidP="005E221B">
      <w:pPr>
        <w:jc w:val="left"/>
        <w:rPr>
          <w:rFonts w:ascii="Calibri" w:hAnsi="Calibri"/>
          <w:szCs w:val="21"/>
        </w:rPr>
      </w:pPr>
    </w:p>
    <w:p w14:paraId="66C175CA" w14:textId="0A8EC968" w:rsidR="00D20BF5" w:rsidRPr="00D975E1" w:rsidRDefault="00D20BF5" w:rsidP="005E221B">
      <w:pPr>
        <w:jc w:val="left"/>
        <w:rPr>
          <w:rFonts w:ascii="Calibri" w:hAnsi="Calibri"/>
          <w:szCs w:val="21"/>
        </w:rPr>
      </w:pPr>
      <w:r w:rsidRPr="00D975E1">
        <w:rPr>
          <w:rFonts w:ascii="Calibri" w:hAnsi="Calibri"/>
          <w:szCs w:val="21"/>
        </w:rPr>
        <w:t xml:space="preserve">Def </w:t>
      </w:r>
      <w:proofErr w:type="spellStart"/>
      <w:r w:rsidRPr="00D975E1">
        <w:rPr>
          <w:rFonts w:ascii="Calibri" w:hAnsi="Calibri"/>
          <w:szCs w:val="21"/>
        </w:rPr>
        <w:t>Data_memo</w:t>
      </w:r>
      <w:proofErr w:type="spellEnd"/>
      <w:r w:rsidRPr="00D975E1">
        <w:rPr>
          <w:rFonts w:ascii="Calibri" w:hAnsi="Calibri"/>
          <w:szCs w:val="21"/>
        </w:rPr>
        <w:t>(set):</w:t>
      </w:r>
    </w:p>
    <w:p w14:paraId="22D14D49" w14:textId="6910CCF7" w:rsidR="00D20BF5" w:rsidRPr="00D975E1" w:rsidRDefault="00D20BF5" w:rsidP="005E221B">
      <w:pPr>
        <w:jc w:val="left"/>
        <w:rPr>
          <w:rFonts w:ascii="Calibri" w:hAnsi="Calibri"/>
          <w:szCs w:val="21"/>
        </w:rPr>
      </w:pPr>
      <w:r w:rsidRPr="00D975E1">
        <w:rPr>
          <w:rFonts w:ascii="Calibri" w:hAnsi="Calibri"/>
          <w:szCs w:val="21"/>
        </w:rPr>
        <w:t>New Memo={ }</w:t>
      </w:r>
    </w:p>
    <w:p w14:paraId="29FEAC7F" w14:textId="44D5FFC2" w:rsidR="00D20BF5" w:rsidRPr="00D975E1" w:rsidRDefault="00D20BF5" w:rsidP="005E221B">
      <w:pPr>
        <w:jc w:val="left"/>
        <w:rPr>
          <w:rFonts w:ascii="Calibri" w:hAnsi="Calibri"/>
          <w:szCs w:val="21"/>
        </w:rPr>
      </w:pPr>
      <w:r w:rsidRPr="00D975E1">
        <w:rPr>
          <w:rFonts w:ascii="Calibri" w:hAnsi="Calibri"/>
          <w:szCs w:val="21"/>
        </w:rPr>
        <w:tab/>
        <w:t>For set in set:</w:t>
      </w:r>
    </w:p>
    <w:p w14:paraId="60C18C51" w14:textId="5195383D" w:rsidR="00D20BF5" w:rsidRPr="00D975E1" w:rsidRDefault="00D20BF5" w:rsidP="005E221B">
      <w:pPr>
        <w:jc w:val="left"/>
        <w:rPr>
          <w:rFonts w:ascii="Calibri" w:hAnsi="Calibri"/>
          <w:szCs w:val="21"/>
        </w:rPr>
      </w:pPr>
      <w:r w:rsidRPr="00D975E1">
        <w:rPr>
          <w:rFonts w:ascii="Calibri" w:hAnsi="Calibri"/>
          <w:szCs w:val="21"/>
        </w:rPr>
        <w:tab/>
      </w:r>
      <w:r w:rsidRPr="00D975E1">
        <w:rPr>
          <w:rFonts w:ascii="Calibri" w:hAnsi="Calibri"/>
          <w:szCs w:val="21"/>
        </w:rPr>
        <w:tab/>
        <w:t xml:space="preserve">If </w:t>
      </w:r>
      <w:proofErr w:type="spellStart"/>
      <w:r w:rsidRPr="00D975E1">
        <w:rPr>
          <w:rFonts w:ascii="Calibri" w:hAnsi="Calibri"/>
          <w:szCs w:val="21"/>
        </w:rPr>
        <w:t>len</w:t>
      </w:r>
      <w:proofErr w:type="spellEnd"/>
      <w:r w:rsidRPr="00D975E1">
        <w:rPr>
          <w:rFonts w:ascii="Calibri" w:hAnsi="Calibri"/>
          <w:szCs w:val="21"/>
        </w:rPr>
        <w:t>(set)==1:</w:t>
      </w:r>
    </w:p>
    <w:p w14:paraId="649B4BF5" w14:textId="263FDE85" w:rsidR="00D20BF5" w:rsidRPr="00D975E1" w:rsidRDefault="00D20BF5" w:rsidP="005E221B">
      <w:pPr>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t>New Memo[set]= player rating</w:t>
      </w:r>
    </w:p>
    <w:p w14:paraId="4D8C4912" w14:textId="2653D9D5" w:rsidR="00D20BF5" w:rsidRPr="00D975E1" w:rsidRDefault="00D20BF5" w:rsidP="005E221B">
      <w:pPr>
        <w:jc w:val="left"/>
        <w:rPr>
          <w:rFonts w:ascii="Calibri" w:hAnsi="Calibri"/>
          <w:szCs w:val="21"/>
        </w:rPr>
      </w:pPr>
      <w:r w:rsidRPr="00D975E1">
        <w:rPr>
          <w:rFonts w:ascii="Calibri" w:hAnsi="Calibri"/>
          <w:szCs w:val="21"/>
        </w:rPr>
        <w:tab/>
      </w:r>
      <w:r w:rsidRPr="00D975E1">
        <w:rPr>
          <w:rFonts w:ascii="Calibri" w:hAnsi="Calibri"/>
          <w:szCs w:val="21"/>
        </w:rPr>
        <w:tab/>
        <w:t xml:space="preserve">If </w:t>
      </w:r>
      <w:proofErr w:type="spellStart"/>
      <w:r w:rsidRPr="00D975E1">
        <w:rPr>
          <w:rFonts w:ascii="Calibri" w:hAnsi="Calibri"/>
          <w:szCs w:val="21"/>
        </w:rPr>
        <w:t>len</w:t>
      </w:r>
      <w:proofErr w:type="spellEnd"/>
      <w:r w:rsidRPr="00D975E1">
        <w:rPr>
          <w:rFonts w:ascii="Calibri" w:hAnsi="Calibri"/>
          <w:szCs w:val="21"/>
        </w:rPr>
        <w:t>(set)==2:</w:t>
      </w:r>
    </w:p>
    <w:p w14:paraId="79D881F0" w14:textId="3A180749" w:rsidR="00D20BF5" w:rsidRPr="00D975E1" w:rsidRDefault="00D20BF5" w:rsidP="005E221B">
      <w:pPr>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t>New memo[set] = team chemistry value + team</w:t>
      </w:r>
    </w:p>
    <w:p w14:paraId="182DE722" w14:textId="06054549" w:rsidR="00D20BF5" w:rsidRPr="00D975E1" w:rsidRDefault="00D20BF5" w:rsidP="005E221B">
      <w:pPr>
        <w:jc w:val="left"/>
        <w:rPr>
          <w:rFonts w:ascii="Calibri" w:hAnsi="Calibri"/>
          <w:szCs w:val="21"/>
        </w:rPr>
      </w:pPr>
      <w:r w:rsidRPr="00D975E1">
        <w:rPr>
          <w:rFonts w:ascii="Calibri" w:hAnsi="Calibri"/>
          <w:szCs w:val="21"/>
        </w:rPr>
        <w:tab/>
      </w:r>
      <w:r w:rsidRPr="00D975E1">
        <w:rPr>
          <w:rFonts w:ascii="Calibri" w:hAnsi="Calibri"/>
          <w:szCs w:val="21"/>
        </w:rPr>
        <w:tab/>
        <w:t xml:space="preserve">If </w:t>
      </w:r>
      <w:proofErr w:type="spellStart"/>
      <w:r w:rsidRPr="00D975E1">
        <w:rPr>
          <w:rFonts w:ascii="Calibri" w:hAnsi="Calibri"/>
          <w:szCs w:val="21"/>
        </w:rPr>
        <w:t>len</w:t>
      </w:r>
      <w:proofErr w:type="spellEnd"/>
      <w:r w:rsidRPr="00D975E1">
        <w:rPr>
          <w:rFonts w:ascii="Calibri" w:hAnsi="Calibri"/>
          <w:szCs w:val="21"/>
        </w:rPr>
        <w:t>(set)==3:</w:t>
      </w:r>
    </w:p>
    <w:p w14:paraId="3408C4FD" w14:textId="0B092677" w:rsidR="00D20BF5" w:rsidRPr="00D975E1" w:rsidRDefault="00D20BF5" w:rsidP="005E221B">
      <w:pPr>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t>New memo[set] = team chemistry value + team</w:t>
      </w:r>
    </w:p>
    <w:p w14:paraId="79156312" w14:textId="6DF65D1E" w:rsidR="00D20BF5" w:rsidRPr="00D975E1" w:rsidRDefault="00D20BF5" w:rsidP="005E221B">
      <w:pPr>
        <w:jc w:val="left"/>
        <w:rPr>
          <w:rFonts w:ascii="Calibri" w:hAnsi="Calibri"/>
          <w:szCs w:val="21"/>
        </w:rPr>
      </w:pPr>
      <w:r w:rsidRPr="00D975E1">
        <w:rPr>
          <w:rFonts w:ascii="Calibri" w:hAnsi="Calibri"/>
          <w:szCs w:val="21"/>
        </w:rPr>
        <w:tab/>
        <w:t>Return New Memo</w:t>
      </w:r>
    </w:p>
    <w:p w14:paraId="62D22483" w14:textId="63F71001" w:rsidR="00D20BF5" w:rsidRPr="00D975E1" w:rsidRDefault="00D20BF5" w:rsidP="005E221B">
      <w:pPr>
        <w:jc w:val="left"/>
        <w:rPr>
          <w:rFonts w:ascii="Calibri" w:hAnsi="Calibri"/>
          <w:szCs w:val="21"/>
        </w:rPr>
      </w:pPr>
    </w:p>
    <w:p w14:paraId="3BD51365" w14:textId="6DD92123" w:rsidR="00D20BF5" w:rsidRPr="00D975E1" w:rsidRDefault="00D20BF5" w:rsidP="005E221B">
      <w:pPr>
        <w:jc w:val="left"/>
        <w:rPr>
          <w:rFonts w:ascii="Calibri" w:hAnsi="Calibri"/>
          <w:szCs w:val="21"/>
        </w:rPr>
      </w:pPr>
      <w:r w:rsidRPr="00D975E1">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A9B1F87" w:rsidR="00161EDE" w:rsidRPr="00D975E1" w:rsidRDefault="00161EDE" w:rsidP="00FF4CB8">
      <w:pPr>
        <w:pStyle w:val="3"/>
        <w:rPr>
          <w:rFonts w:ascii="Calibri" w:hAnsi="Calibri"/>
        </w:rPr>
      </w:pPr>
      <w:bookmarkStart w:id="85" w:name="_Toc70778236"/>
      <w:proofErr w:type="spellStart"/>
      <w:r w:rsidRPr="00D975E1">
        <w:rPr>
          <w:rFonts w:ascii="Calibri" w:hAnsi="Calibri"/>
        </w:rPr>
        <w:t>Tkinter</w:t>
      </w:r>
      <w:proofErr w:type="spellEnd"/>
      <w:r w:rsidRPr="00D975E1">
        <w:rPr>
          <w:rFonts w:ascii="Calibri" w:hAnsi="Calibri"/>
        </w:rPr>
        <w:t xml:space="preserve"> library </w:t>
      </w:r>
      <w:bookmarkEnd w:id="85"/>
      <w:sdt>
        <w:sdtPr>
          <w:rPr>
            <w:rFonts w:ascii="Calibri" w:hAnsi="Calibri"/>
          </w:rPr>
          <w:id w:val="95212744"/>
          <w:citation/>
        </w:sdtPr>
        <w:sdtContent>
          <w:r w:rsidR="002237A2">
            <w:rPr>
              <w:rFonts w:ascii="Calibri" w:hAnsi="Calibri"/>
            </w:rPr>
            <w:fldChar w:fldCharType="begin"/>
          </w:r>
          <w:r w:rsidR="002237A2">
            <w:rPr>
              <w:rFonts w:ascii="Calibri" w:hAnsi="Calibri"/>
            </w:rPr>
            <w:instrText xml:space="preserve"> CITATION Gee21 \l 1033 </w:instrText>
          </w:r>
          <w:r w:rsidR="002237A2">
            <w:rPr>
              <w:rFonts w:ascii="Calibri" w:hAnsi="Calibri"/>
            </w:rPr>
            <w:fldChar w:fldCharType="separate"/>
          </w:r>
          <w:r w:rsidR="002237A2" w:rsidRPr="002237A2">
            <w:rPr>
              <w:rFonts w:ascii="Calibri" w:hAnsi="Calibri"/>
              <w:noProof/>
            </w:rPr>
            <w:t>(Geeks, 2021)</w:t>
          </w:r>
          <w:r w:rsidR="002237A2">
            <w:rPr>
              <w:rFonts w:ascii="Calibri" w:hAnsi="Calibri"/>
            </w:rPr>
            <w:fldChar w:fldCharType="end"/>
          </w:r>
        </w:sdtContent>
      </w:sdt>
    </w:p>
    <w:p w14:paraId="1C0FE685" w14:textId="2CD199AE" w:rsidR="009733C7" w:rsidRPr="00D975E1" w:rsidRDefault="00161EDE" w:rsidP="005E221B">
      <w:pPr>
        <w:jc w:val="left"/>
        <w:rPr>
          <w:rFonts w:ascii="Calibri" w:hAnsi="Calibri"/>
          <w:szCs w:val="21"/>
        </w:rPr>
      </w:pPr>
      <w:r w:rsidRPr="00D975E1">
        <w:rPr>
          <w:rFonts w:ascii="Calibri" w:hAnsi="Calibri"/>
          <w:szCs w:val="21"/>
        </w:rPr>
        <w:t xml:space="preserve">For methods of making UIs, </w:t>
      </w:r>
      <w:proofErr w:type="spellStart"/>
      <w:r w:rsidRPr="00D975E1">
        <w:rPr>
          <w:rFonts w:ascii="Calibri" w:hAnsi="Calibri"/>
          <w:szCs w:val="21"/>
        </w:rPr>
        <w:t>Tkinter</w:t>
      </w:r>
      <w:proofErr w:type="spellEnd"/>
      <w:r w:rsidRPr="00D975E1">
        <w:rPr>
          <w:rFonts w:ascii="Calibri" w:hAnsi="Calibri"/>
          <w:szCs w:val="21"/>
        </w:rPr>
        <w:t xml:space="preserve"> (reference) is the most common library for developing GUIs (graphical </w:t>
      </w:r>
      <w:r w:rsidRPr="00D975E1">
        <w:rPr>
          <w:rFonts w:ascii="Calibri" w:hAnsi="Calibri"/>
          <w:szCs w:val="21"/>
        </w:rPr>
        <w:lastRenderedPageBreak/>
        <w:t xml:space="preserve">user interfaces) in Python. It is a standard Python interface that provides a toolkit for making UIs. The main language used for this project is python, and </w:t>
      </w:r>
      <w:proofErr w:type="spellStart"/>
      <w:r w:rsidRPr="00D975E1">
        <w:rPr>
          <w:rFonts w:ascii="Calibri" w:hAnsi="Calibri"/>
          <w:szCs w:val="21"/>
        </w:rPr>
        <w:t>Tkinter</w:t>
      </w:r>
      <w:proofErr w:type="spellEnd"/>
      <w:r w:rsidRPr="00D975E1">
        <w:rPr>
          <w:rFonts w:ascii="Calibri" w:hAnsi="Calibri"/>
          <w:szCs w:val="21"/>
        </w:rPr>
        <w:t xml:space="preserve"> is more accessible and efficient, so finally</w:t>
      </w:r>
      <w:r w:rsidR="00DD7EEF" w:rsidRPr="00D975E1">
        <w:rPr>
          <w:rFonts w:ascii="Calibri" w:hAnsi="Calibri"/>
          <w:szCs w:val="21"/>
        </w:rPr>
        <w:t>,</w:t>
      </w:r>
      <w:r w:rsidRPr="00D975E1">
        <w:rPr>
          <w:rFonts w:ascii="Calibri" w:hAnsi="Calibri"/>
          <w:szCs w:val="21"/>
        </w:rPr>
        <w:t xml:space="preserve"> </w:t>
      </w:r>
      <w:proofErr w:type="spellStart"/>
      <w:r w:rsidRPr="00D975E1">
        <w:rPr>
          <w:rFonts w:ascii="Calibri" w:hAnsi="Calibri"/>
          <w:szCs w:val="21"/>
        </w:rPr>
        <w:t>Tkinter</w:t>
      </w:r>
      <w:proofErr w:type="spellEnd"/>
      <w:r w:rsidRPr="00D975E1">
        <w:rPr>
          <w:rFonts w:ascii="Calibri" w:hAnsi="Calibri"/>
          <w:szCs w:val="21"/>
        </w:rPr>
        <w:t xml:space="preserve"> was chosen to build the user interface</w:t>
      </w:r>
    </w:p>
    <w:p w14:paraId="0262F6F0" w14:textId="4DD99174" w:rsidR="00D07185" w:rsidRPr="00D975E1" w:rsidRDefault="00D07185" w:rsidP="00FF4CB8">
      <w:pPr>
        <w:pStyle w:val="3"/>
        <w:rPr>
          <w:rFonts w:ascii="Calibri" w:hAnsi="Calibri"/>
        </w:rPr>
      </w:pPr>
      <w:bookmarkStart w:id="86" w:name="_Toc70778237"/>
      <w:r w:rsidRPr="00D975E1">
        <w:rPr>
          <w:rFonts w:ascii="Calibri" w:hAnsi="Calibri"/>
        </w:rPr>
        <w:t>UI design</w:t>
      </w:r>
      <w:bookmarkEnd w:id="86"/>
    </w:p>
    <w:p w14:paraId="2EADF007" w14:textId="3F83C7DB" w:rsidR="007402AD" w:rsidRPr="00D975E1" w:rsidRDefault="007402AD" w:rsidP="007402AD">
      <w:pPr>
        <w:rPr>
          <w:rFonts w:ascii="Calibri" w:hAnsi="Calibri"/>
          <w:szCs w:val="21"/>
        </w:rPr>
      </w:pPr>
      <w:r w:rsidRPr="00D975E1">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D975E1" w:rsidRDefault="007402AD" w:rsidP="007402AD">
      <w:pPr>
        <w:jc w:val="center"/>
        <w:rPr>
          <w:rFonts w:ascii="Calibri" w:hAnsi="Calibri"/>
          <w:szCs w:val="21"/>
        </w:rPr>
      </w:pPr>
      <w:r w:rsidRPr="00D975E1">
        <w:rPr>
          <w:rFonts w:ascii="Calibri" w:hAnsi="Calibri"/>
          <w:szCs w:val="21"/>
        </w:rPr>
        <w:t>-the front page for UI</w:t>
      </w:r>
    </w:p>
    <w:p w14:paraId="10082138" w14:textId="51B6A31F" w:rsidR="007402AD" w:rsidRPr="00D975E1" w:rsidRDefault="007402AD" w:rsidP="007402AD">
      <w:pPr>
        <w:jc w:val="left"/>
        <w:rPr>
          <w:rFonts w:ascii="Calibri" w:hAnsi="Calibri"/>
          <w:szCs w:val="21"/>
        </w:rPr>
      </w:pPr>
      <w:r w:rsidRPr="00D975E1">
        <w:rPr>
          <w:rFonts w:ascii="Calibri" w:hAnsi="Calibri"/>
          <w:szCs w:val="21"/>
        </w:rPr>
        <w:t xml:space="preserve">This is the starting page for the game, both of the players could type the name they prefer to their team, and start the game, the question mark </w:t>
      </w:r>
      <w:r w:rsidR="00DD7EEF" w:rsidRPr="00D975E1">
        <w:rPr>
          <w:rFonts w:ascii="Calibri" w:hAnsi="Calibri"/>
          <w:szCs w:val="21"/>
        </w:rPr>
        <w:t>at</w:t>
      </w:r>
      <w:r w:rsidRPr="00D975E1">
        <w:rPr>
          <w:rFonts w:ascii="Calibri" w:hAnsi="Calibri"/>
          <w:szCs w:val="21"/>
        </w:rPr>
        <w:t xml:space="preserve"> the bottom is used to show the rule and gameplay of this game.</w:t>
      </w:r>
    </w:p>
    <w:p w14:paraId="0EF519BA" w14:textId="77777777" w:rsidR="007379D5" w:rsidRPr="00D975E1" w:rsidRDefault="007379D5" w:rsidP="005E221B">
      <w:pPr>
        <w:jc w:val="left"/>
        <w:rPr>
          <w:rFonts w:ascii="Calibri" w:hAnsi="Calibri"/>
          <w:szCs w:val="21"/>
        </w:rPr>
      </w:pPr>
    </w:p>
    <w:p w14:paraId="6231C740" w14:textId="0B842D0B" w:rsidR="00D07185" w:rsidRPr="00D975E1" w:rsidRDefault="00D07185" w:rsidP="007402AD">
      <w:pPr>
        <w:jc w:val="center"/>
        <w:rPr>
          <w:rFonts w:ascii="Calibri" w:hAnsi="Calibri"/>
          <w:szCs w:val="21"/>
        </w:rPr>
      </w:pPr>
      <w:r w:rsidRPr="00D975E1">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D975E1" w:rsidRDefault="007402AD" w:rsidP="007402AD">
      <w:pPr>
        <w:ind w:firstLine="420"/>
        <w:jc w:val="center"/>
        <w:rPr>
          <w:rFonts w:ascii="Calibri" w:hAnsi="Calibri"/>
          <w:szCs w:val="21"/>
        </w:rPr>
      </w:pPr>
      <w:r w:rsidRPr="00D975E1">
        <w:rPr>
          <w:rFonts w:ascii="Calibri" w:hAnsi="Calibri"/>
          <w:szCs w:val="21"/>
        </w:rPr>
        <w:lastRenderedPageBreak/>
        <w:t xml:space="preserve">-Main </w:t>
      </w:r>
      <w:r w:rsidR="00D07185" w:rsidRPr="00D975E1">
        <w:rPr>
          <w:rFonts w:ascii="Calibri" w:hAnsi="Calibri"/>
          <w:szCs w:val="21"/>
        </w:rPr>
        <w:t>UI diagram</w:t>
      </w:r>
    </w:p>
    <w:p w14:paraId="0543B72E" w14:textId="40F7D740" w:rsidR="00161EDE" w:rsidRPr="00D975E1" w:rsidRDefault="00161EDE" w:rsidP="005E221B">
      <w:pPr>
        <w:widowControl/>
        <w:jc w:val="left"/>
        <w:rPr>
          <w:rFonts w:ascii="Calibri" w:hAnsi="Calibri"/>
          <w:szCs w:val="21"/>
        </w:rPr>
      </w:pPr>
      <w:r w:rsidRPr="00D975E1">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D975E1">
        <w:rPr>
          <w:rFonts w:ascii="Calibri" w:hAnsi="Calibri"/>
          <w:szCs w:val="21"/>
        </w:rPr>
        <w:t xml:space="preserve">Before the game start, the player will give the name </w:t>
      </w:r>
      <w:r w:rsidR="00DD7EEF" w:rsidRPr="00D975E1">
        <w:rPr>
          <w:rFonts w:ascii="Calibri" w:hAnsi="Calibri"/>
          <w:szCs w:val="21"/>
        </w:rPr>
        <w:t>of</w:t>
      </w:r>
      <w:r w:rsidR="00821F12" w:rsidRPr="00D975E1">
        <w:rPr>
          <w:rFonts w:ascii="Calibri" w:hAnsi="Calibri"/>
          <w:szCs w:val="21"/>
        </w:rPr>
        <w:t xml:space="preserve"> their team and given the order by rolling the dice. </w:t>
      </w:r>
      <w:r w:rsidR="00DC3D1B" w:rsidRPr="00D975E1">
        <w:rPr>
          <w:rFonts w:ascii="Calibri" w:hAnsi="Calibri"/>
          <w:szCs w:val="21"/>
        </w:rPr>
        <w:t>The player could choose five player</w:t>
      </w:r>
      <w:r w:rsidR="00DD7EEF" w:rsidRPr="00D975E1">
        <w:rPr>
          <w:rFonts w:ascii="Calibri" w:hAnsi="Calibri"/>
          <w:szCs w:val="21"/>
        </w:rPr>
        <w:t>s</w:t>
      </w:r>
      <w:r w:rsidR="00DC3D1B" w:rsidRPr="00D975E1">
        <w:rPr>
          <w:rFonts w:ascii="Calibri" w:hAnsi="Calibri"/>
          <w:szCs w:val="21"/>
        </w:rPr>
        <w:t xml:space="preserve"> which </w:t>
      </w:r>
      <w:r w:rsidR="00DD7EEF" w:rsidRPr="00D975E1">
        <w:rPr>
          <w:rFonts w:ascii="Calibri" w:hAnsi="Calibri"/>
          <w:szCs w:val="21"/>
        </w:rPr>
        <w:t>would be displayed with images</w:t>
      </w:r>
      <w:r w:rsidR="00DC3D1B" w:rsidRPr="00D975E1">
        <w:rPr>
          <w:rFonts w:ascii="Calibri" w:hAnsi="Calibri"/>
          <w:szCs w:val="21"/>
        </w:rPr>
        <w:t xml:space="preserve"> and combine their fantasy league team</w:t>
      </w:r>
      <w:r w:rsidRPr="00D975E1">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D975E1">
        <w:rPr>
          <w:rFonts w:ascii="Calibri" w:hAnsi="Calibri"/>
          <w:szCs w:val="21"/>
        </w:rPr>
        <w:t xml:space="preserve"> Which is shown below:</w:t>
      </w:r>
    </w:p>
    <w:p w14:paraId="2BAA9BB5" w14:textId="347B13DE" w:rsidR="00D07185" w:rsidRPr="00D975E1" w:rsidRDefault="00D07185" w:rsidP="005E221B">
      <w:pPr>
        <w:widowControl/>
        <w:jc w:val="left"/>
        <w:rPr>
          <w:rFonts w:ascii="Calibri" w:hAnsi="Calibri"/>
          <w:szCs w:val="21"/>
        </w:rPr>
      </w:pPr>
    </w:p>
    <w:p w14:paraId="39A53946" w14:textId="19C8D604" w:rsidR="003E546B" w:rsidRPr="00D975E1" w:rsidRDefault="008700E7" w:rsidP="005E221B">
      <w:pPr>
        <w:jc w:val="left"/>
        <w:rPr>
          <w:rFonts w:ascii="Calibri" w:hAnsi="Calibri"/>
          <w:szCs w:val="21"/>
        </w:rPr>
      </w:pPr>
      <w:r w:rsidRPr="00D975E1">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D975E1" w:rsidRDefault="00FB10C7" w:rsidP="00FB10C7">
      <w:pPr>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t>-the End page</w:t>
      </w:r>
    </w:p>
    <w:p w14:paraId="3DED05D3" w14:textId="696F912F" w:rsidR="00FB10C7" w:rsidRPr="00D975E1" w:rsidRDefault="00FB10C7" w:rsidP="00FB10C7">
      <w:pPr>
        <w:jc w:val="left"/>
        <w:rPr>
          <w:rFonts w:ascii="Calibri" w:hAnsi="Calibri"/>
          <w:szCs w:val="21"/>
        </w:rPr>
      </w:pPr>
    </w:p>
    <w:p w14:paraId="7821991A" w14:textId="51630CD3" w:rsidR="00FB10C7" w:rsidRPr="00D975E1" w:rsidRDefault="00E7747B" w:rsidP="00E7747B">
      <w:pPr>
        <w:pStyle w:val="3"/>
        <w:rPr>
          <w:rFonts w:ascii="Calibri" w:hAnsi="Calibri"/>
        </w:rPr>
      </w:pPr>
      <w:bookmarkStart w:id="87" w:name="_Toc70778238"/>
      <w:r w:rsidRPr="00D975E1">
        <w:rPr>
          <w:rFonts w:ascii="Calibri" w:hAnsi="Calibri"/>
        </w:rPr>
        <w:t>Game mode</w:t>
      </w:r>
      <w:bookmarkEnd w:id="87"/>
    </w:p>
    <w:p w14:paraId="6ACB649E" w14:textId="1E9514AA" w:rsidR="00E7747B" w:rsidRPr="00D975E1" w:rsidRDefault="00E7747B" w:rsidP="00E7747B">
      <w:pPr>
        <w:rPr>
          <w:rFonts w:ascii="Calibri" w:hAnsi="Calibri"/>
        </w:rPr>
      </w:pPr>
      <w:r w:rsidRPr="00D975E1">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D975E1" w:rsidRDefault="00E7747B" w:rsidP="00E7747B">
      <w:pPr>
        <w:rPr>
          <w:rFonts w:ascii="Calibri" w:hAnsi="Calibri"/>
        </w:rPr>
      </w:pPr>
    </w:p>
    <w:p w14:paraId="6C038B62" w14:textId="26955BAB" w:rsidR="00FB10C7" w:rsidRPr="00D975E1" w:rsidRDefault="00FB10C7" w:rsidP="00FF4CB8">
      <w:pPr>
        <w:pStyle w:val="3"/>
        <w:rPr>
          <w:rFonts w:ascii="Calibri" w:hAnsi="Calibri"/>
        </w:rPr>
      </w:pPr>
      <w:bookmarkStart w:id="88" w:name="_Toc70778239"/>
      <w:r w:rsidRPr="00D975E1">
        <w:rPr>
          <w:rFonts w:ascii="Calibri" w:hAnsi="Calibri"/>
        </w:rPr>
        <w:t>Game rule</w:t>
      </w:r>
      <w:bookmarkEnd w:id="88"/>
      <w:r w:rsidRPr="00D975E1">
        <w:rPr>
          <w:rFonts w:ascii="Calibri" w:hAnsi="Calibri"/>
        </w:rPr>
        <w:t xml:space="preserve"> </w:t>
      </w:r>
    </w:p>
    <w:p w14:paraId="650A6177" w14:textId="53895D2A" w:rsidR="00FB10C7" w:rsidRPr="00D975E1" w:rsidRDefault="00FB10C7" w:rsidP="00FB10C7">
      <w:pPr>
        <w:jc w:val="left"/>
        <w:rPr>
          <w:rFonts w:ascii="Calibri" w:hAnsi="Calibri"/>
          <w:szCs w:val="21"/>
        </w:rPr>
      </w:pPr>
      <w:r w:rsidRPr="00D975E1">
        <w:rPr>
          <w:rFonts w:ascii="Calibri" w:hAnsi="Calibri"/>
          <w:szCs w:val="21"/>
        </w:rPr>
        <w:t xml:space="preserve">For the rules of the game, the order of the players is determined by rolling the dice. </w:t>
      </w:r>
      <w:r w:rsidR="00DD7EEF" w:rsidRPr="00D975E1">
        <w:rPr>
          <w:rFonts w:ascii="Calibri" w:hAnsi="Calibri"/>
          <w:szCs w:val="21"/>
        </w:rPr>
        <w:t>T</w:t>
      </w:r>
      <w:r w:rsidRPr="00D975E1">
        <w:rPr>
          <w:rFonts w:ascii="Calibri" w:hAnsi="Calibri"/>
          <w:szCs w:val="21"/>
        </w:rPr>
        <w:t xml:space="preserve">o ensure the competitiveness of the game, the players are selected in a fixed order, but the players are free to mix and match and to use the order </w:t>
      </w:r>
      <w:r w:rsidR="00DD7EEF" w:rsidRPr="00D975E1">
        <w:rPr>
          <w:rFonts w:ascii="Calibri" w:hAnsi="Calibri"/>
          <w:szCs w:val="21"/>
        </w:rPr>
        <w:t>rationall</w:t>
      </w:r>
      <w:r w:rsidRPr="00D975E1">
        <w:rPr>
          <w:rFonts w:ascii="Calibri" w:hAnsi="Calibri"/>
          <w:szCs w:val="21"/>
        </w:rPr>
        <w:t>y, for example</w:t>
      </w:r>
      <w:r w:rsidR="00DD7EEF" w:rsidRPr="00D975E1">
        <w:rPr>
          <w:rFonts w:ascii="Calibri" w:hAnsi="Calibri"/>
          <w:szCs w:val="21"/>
        </w:rPr>
        <w:t>,</w:t>
      </w:r>
      <w:r w:rsidRPr="00D975E1">
        <w:rPr>
          <w:rFonts w:ascii="Calibri" w:hAnsi="Calibri"/>
          <w:szCs w:val="21"/>
        </w:rPr>
        <w:t xml:space="preserve"> to break up the opponents' upcoming combinations. The order in which players are selected is shown in figure xxx. </w:t>
      </w:r>
      <w:r w:rsidR="00DD7EEF" w:rsidRPr="00D975E1">
        <w:rPr>
          <w:rFonts w:ascii="Calibri" w:hAnsi="Calibri"/>
          <w:szCs w:val="21"/>
        </w:rPr>
        <w:t>T</w:t>
      </w:r>
      <w:r w:rsidRPr="00D975E1">
        <w:rPr>
          <w:rFonts w:ascii="Calibri" w:hAnsi="Calibri"/>
          <w:szCs w:val="21"/>
        </w:rPr>
        <w:t xml:space="preserve">o add interest to the game, we set and filter the players in the player pool in different tiers, all players with a rating of 80 or more will be selected </w:t>
      </w:r>
      <w:r w:rsidRPr="00D975E1">
        <w:rPr>
          <w:rFonts w:ascii="Calibri" w:hAnsi="Calibri"/>
          <w:szCs w:val="21"/>
        </w:rPr>
        <w:lastRenderedPageBreak/>
        <w:t xml:space="preserve">as data, while the final reality is 20 players selected randomly from the data, and the players are divided into 5 tiers, tier 1 players with </w:t>
      </w:r>
      <w:commentRangeStart w:id="89"/>
      <w:r w:rsidRPr="00D975E1">
        <w:rPr>
          <w:rFonts w:ascii="Calibri" w:hAnsi="Calibri"/>
          <w:szCs w:val="21"/>
        </w:rPr>
        <w:t>a</w:t>
      </w:r>
      <w:r w:rsidR="00AD7EFC" w:rsidRPr="00D975E1">
        <w:rPr>
          <w:rFonts w:ascii="Calibri" w:hAnsi="Calibri"/>
          <w:szCs w:val="21"/>
        </w:rPr>
        <w:t>n individual</w:t>
      </w:r>
      <w:r w:rsidRPr="00D975E1">
        <w:rPr>
          <w:rFonts w:ascii="Calibri" w:hAnsi="Calibri"/>
          <w:szCs w:val="21"/>
        </w:rPr>
        <w:t xml:space="preserve"> rating </w:t>
      </w:r>
      <w:commentRangeEnd w:id="89"/>
      <w:r w:rsidR="00AF6AE2" w:rsidRPr="00D975E1">
        <w:rPr>
          <w:rStyle w:val="a9"/>
          <w:rFonts w:ascii="Calibri" w:hAnsi="Calibri"/>
        </w:rPr>
        <w:commentReference w:id="89"/>
      </w:r>
      <w:r w:rsidRPr="00D975E1">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sidRPr="00D975E1">
        <w:rPr>
          <w:rFonts w:ascii="Calibri" w:hAnsi="Calibri"/>
          <w:szCs w:val="21"/>
        </w:rPr>
        <w:t>,</w:t>
      </w:r>
      <w:r w:rsidRPr="00D975E1">
        <w:rPr>
          <w:rFonts w:ascii="Calibri" w:hAnsi="Calibri"/>
          <w:szCs w:val="21"/>
        </w:rPr>
        <w:t xml:space="preserve"> tier 1 players are paid 5 coin</w:t>
      </w:r>
      <w:r w:rsidR="00DD7EEF" w:rsidRPr="00D975E1">
        <w:rPr>
          <w:rFonts w:ascii="Calibri" w:hAnsi="Calibri"/>
          <w:szCs w:val="21"/>
        </w:rPr>
        <w:t>s</w:t>
      </w:r>
      <w:r w:rsidRPr="00D975E1">
        <w:rPr>
          <w:rFonts w:ascii="Calibri" w:hAnsi="Calibri"/>
          <w:szCs w:val="21"/>
        </w:rPr>
        <w:t>, tier 2 players are paid 4 coin</w:t>
      </w:r>
      <w:r w:rsidR="00DD7EEF" w:rsidRPr="00D975E1">
        <w:rPr>
          <w:rFonts w:ascii="Calibri" w:hAnsi="Calibri"/>
          <w:szCs w:val="21"/>
        </w:rPr>
        <w:t>s</w:t>
      </w:r>
      <w:r w:rsidRPr="00D975E1">
        <w:rPr>
          <w:rFonts w:ascii="Calibri" w:hAnsi="Calibri"/>
          <w:szCs w:val="21"/>
        </w:rPr>
        <w:t>, and so on. To make it more challenging to build a team, we give each player 19 coins</w:t>
      </w:r>
      <w:r w:rsidR="00291FE6" w:rsidRPr="00D975E1">
        <w:rPr>
          <w:rFonts w:ascii="Calibri" w:hAnsi="Calibri"/>
          <w:szCs w:val="21"/>
        </w:rPr>
        <w:t>,</w:t>
      </w:r>
      <w:r w:rsidRPr="00D975E1">
        <w:rPr>
          <w:rFonts w:ascii="Calibri" w:hAnsi="Calibri"/>
          <w:szCs w:val="21"/>
        </w:rPr>
        <w:t xml:space="preserve"> </w:t>
      </w:r>
      <w:r w:rsidR="00EE7210" w:rsidRPr="00D975E1">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D975E1">
        <w:rPr>
          <w:rFonts w:ascii="Calibri" w:hAnsi="Calibri"/>
          <w:szCs w:val="21"/>
        </w:rPr>
        <w:t>and the player has to use a limited number of coins to build a team.</w:t>
      </w:r>
    </w:p>
    <w:p w14:paraId="4EC49383" w14:textId="7DC480F8" w:rsidR="007379D5" w:rsidRPr="00D975E1" w:rsidRDefault="007379D5" w:rsidP="005E221B">
      <w:pPr>
        <w:jc w:val="left"/>
        <w:rPr>
          <w:rFonts w:ascii="Calibri" w:hAnsi="Calibri"/>
          <w:szCs w:val="21"/>
        </w:rPr>
      </w:pPr>
      <w:r w:rsidRPr="00D975E1">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D975E1" w:rsidRDefault="007379D5" w:rsidP="005E221B">
      <w:pPr>
        <w:jc w:val="left"/>
        <w:rPr>
          <w:rFonts w:ascii="Calibri" w:hAnsi="Calibri"/>
          <w:szCs w:val="21"/>
        </w:rPr>
      </w:pPr>
      <w:r w:rsidRPr="00D975E1">
        <w:rPr>
          <w:rFonts w:ascii="Calibri" w:hAnsi="Calibri"/>
          <w:szCs w:val="21"/>
        </w:rPr>
        <w:t xml:space="preserve">Figure 6 -the order for </w:t>
      </w:r>
      <w:r w:rsidR="00DD7EEF" w:rsidRPr="00D975E1">
        <w:rPr>
          <w:rFonts w:ascii="Calibri" w:hAnsi="Calibri"/>
          <w:szCs w:val="21"/>
        </w:rPr>
        <w:t xml:space="preserve">the </w:t>
      </w:r>
      <w:r w:rsidRPr="00D975E1">
        <w:rPr>
          <w:rFonts w:ascii="Calibri" w:hAnsi="Calibri"/>
          <w:szCs w:val="21"/>
        </w:rPr>
        <w:t>player</w:t>
      </w:r>
      <w:r w:rsidR="00DD7EEF" w:rsidRPr="00D975E1">
        <w:rPr>
          <w:rFonts w:ascii="Calibri" w:hAnsi="Calibri"/>
          <w:szCs w:val="21"/>
        </w:rPr>
        <w:t>s</w:t>
      </w:r>
      <w:r w:rsidRPr="00D975E1">
        <w:rPr>
          <w:rFonts w:ascii="Calibri" w:hAnsi="Calibri"/>
          <w:szCs w:val="21"/>
        </w:rPr>
        <w:t xml:space="preserve"> to choose </w:t>
      </w:r>
      <w:r w:rsidR="00DD7EEF" w:rsidRPr="00D975E1">
        <w:rPr>
          <w:rFonts w:ascii="Calibri" w:hAnsi="Calibri"/>
          <w:szCs w:val="21"/>
        </w:rPr>
        <w:t>from a pool of basketball players</w:t>
      </w:r>
    </w:p>
    <w:p w14:paraId="0AB8AE71" w14:textId="5A4FE57F" w:rsidR="0098106B" w:rsidRPr="00D975E1" w:rsidRDefault="0098106B" w:rsidP="00FF4CB8">
      <w:pPr>
        <w:pStyle w:val="1"/>
        <w:rPr>
          <w:rFonts w:ascii="Calibri" w:hAnsi="Calibri"/>
        </w:rPr>
      </w:pPr>
      <w:bookmarkStart w:id="90" w:name="_Toc70778240"/>
      <w:r w:rsidRPr="00D975E1">
        <w:rPr>
          <w:rFonts w:ascii="Calibri" w:hAnsi="Calibri"/>
        </w:rPr>
        <w:lastRenderedPageBreak/>
        <w:t>6.implementation</w:t>
      </w:r>
      <w:bookmarkEnd w:id="90"/>
    </w:p>
    <w:p w14:paraId="4B0C0D5F" w14:textId="64C38BFF" w:rsidR="001A0275" w:rsidRPr="00D975E1" w:rsidRDefault="001A0275" w:rsidP="00FF4CB8">
      <w:pPr>
        <w:pStyle w:val="2"/>
        <w:rPr>
          <w:rFonts w:ascii="Calibri" w:hAnsi="Calibri"/>
        </w:rPr>
      </w:pPr>
      <w:bookmarkStart w:id="91" w:name="_Toc70778241"/>
      <w:commentRangeStart w:id="92"/>
      <w:r w:rsidRPr="00D975E1">
        <w:rPr>
          <w:rFonts w:ascii="Calibri" w:hAnsi="Calibri"/>
        </w:rPr>
        <w:t>Explore the suitable model for data structure</w:t>
      </w:r>
      <w:commentRangeEnd w:id="92"/>
      <w:r w:rsidR="00544677" w:rsidRPr="00D975E1">
        <w:rPr>
          <w:rStyle w:val="a9"/>
          <w:rFonts w:ascii="Calibri" w:eastAsiaTheme="minorEastAsia" w:hAnsi="Calibri" w:cstheme="minorBidi"/>
          <w:b w:val="0"/>
          <w:bCs w:val="0"/>
        </w:rPr>
        <w:commentReference w:id="92"/>
      </w:r>
      <w:bookmarkEnd w:id="91"/>
    </w:p>
    <w:p w14:paraId="3CDE9F83" w14:textId="21F66461" w:rsidR="00EE7210" w:rsidRPr="00D975E1" w:rsidRDefault="00EE7210" w:rsidP="00EE7210">
      <w:pPr>
        <w:rPr>
          <w:rFonts w:ascii="Calibri" w:hAnsi="Calibri"/>
        </w:rPr>
      </w:pPr>
      <w:r w:rsidRPr="00D975E1">
        <w:rPr>
          <w:rFonts w:ascii="Calibri" w:hAnsi="Calibri"/>
        </w:rPr>
        <w:t>For the basic setting of the data, the main objective of this project was to explore and calculate the tacit values of the relationships between players (team chemistry</w:t>
      </w:r>
      <w:commentRangeStart w:id="93"/>
      <w:r w:rsidRPr="00D975E1">
        <w:rPr>
          <w:rFonts w:ascii="Calibri" w:hAnsi="Calibri"/>
        </w:rPr>
        <w:t>). Based on the background research, I selected 14 famous combinations and compiled their team and teammate data</w:t>
      </w:r>
      <w:del w:id="94" w:author="Bolin Zhu" w:date="2021-04-30T16:17:00Z">
        <w:r w:rsidRPr="00D975E1" w:rsidDel="00F50444">
          <w:rPr>
            <w:rFonts w:ascii="Calibri" w:hAnsi="Calibri"/>
          </w:rPr>
          <w:delText xml:space="preserve"> </w:delText>
        </w:r>
      </w:del>
      <w:r w:rsidRPr="00D975E1">
        <w:rPr>
          <w:rFonts w:ascii="Calibri" w:hAnsi="Calibri"/>
        </w:rPr>
        <w:t xml:space="preserve"> for this project</w:t>
      </w:r>
      <w:commentRangeEnd w:id="93"/>
      <w:r w:rsidR="00773EEA" w:rsidRPr="00D975E1">
        <w:rPr>
          <w:rStyle w:val="a9"/>
          <w:rFonts w:ascii="Calibri" w:hAnsi="Calibri"/>
        </w:rPr>
        <w:commentReference w:id="93"/>
      </w:r>
      <w:r w:rsidRPr="00D975E1">
        <w:rPr>
          <w:rFonts w:ascii="Calibri" w:hAnsi="Calibri"/>
        </w:rPr>
        <w:t>.</w:t>
      </w:r>
    </w:p>
    <w:p w14:paraId="0F1FF9E0" w14:textId="27AEDF95" w:rsidR="001A0275" w:rsidRPr="00D975E1" w:rsidRDefault="00DE45D3" w:rsidP="005E221B">
      <w:pPr>
        <w:widowControl/>
        <w:jc w:val="left"/>
        <w:rPr>
          <w:rFonts w:ascii="Calibri" w:hAnsi="Calibri"/>
          <w:szCs w:val="21"/>
        </w:rPr>
      </w:pPr>
      <w:r w:rsidRPr="00D975E1">
        <w:rPr>
          <w:rFonts w:ascii="Calibri" w:hAnsi="Calibri"/>
          <w:szCs w:val="21"/>
        </w:rPr>
        <w:t>The initial stage of the model is considering which method to use to present the graph</w:t>
      </w:r>
      <w:r w:rsidRPr="00D975E1">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D975E1" w:rsidRDefault="001A0275" w:rsidP="005E221B">
      <w:pPr>
        <w:widowControl/>
        <w:jc w:val="left"/>
        <w:rPr>
          <w:rFonts w:ascii="Calibri" w:hAnsi="Calibri"/>
          <w:szCs w:val="21"/>
        </w:rPr>
      </w:pPr>
      <w:r w:rsidRPr="00D975E1">
        <w:rPr>
          <w:rFonts w:ascii="Calibri" w:hAnsi="Calibri"/>
          <w:szCs w:val="21"/>
        </w:rPr>
        <w:t xml:space="preserve">-The </w:t>
      </w:r>
      <w:r w:rsidR="00821F12" w:rsidRPr="00D975E1">
        <w:rPr>
          <w:rFonts w:ascii="Calibri" w:hAnsi="Calibri"/>
          <w:szCs w:val="21"/>
        </w:rPr>
        <w:t>player relation</w:t>
      </w:r>
      <w:r w:rsidRPr="00D975E1">
        <w:rPr>
          <w:rFonts w:ascii="Calibri" w:hAnsi="Calibri"/>
          <w:szCs w:val="21"/>
        </w:rPr>
        <w:t xml:space="preserve"> model</w:t>
      </w:r>
    </w:p>
    <w:p w14:paraId="1E22DC49" w14:textId="77777777" w:rsidR="001A0275" w:rsidRPr="00D975E1" w:rsidRDefault="001A0275" w:rsidP="005E221B">
      <w:pPr>
        <w:widowControl/>
        <w:jc w:val="left"/>
        <w:rPr>
          <w:rFonts w:ascii="Calibri" w:hAnsi="Calibri"/>
          <w:szCs w:val="21"/>
        </w:rPr>
      </w:pPr>
    </w:p>
    <w:p w14:paraId="3A6997DD" w14:textId="368FBA46" w:rsidR="001A0275" w:rsidRPr="00D975E1" w:rsidRDefault="001A0275" w:rsidP="005E221B">
      <w:pPr>
        <w:widowControl/>
        <w:jc w:val="left"/>
        <w:rPr>
          <w:rFonts w:ascii="Calibri" w:hAnsi="Calibri"/>
          <w:szCs w:val="21"/>
        </w:rPr>
      </w:pPr>
      <w:r w:rsidRPr="00D975E1">
        <w:rPr>
          <w:rFonts w:ascii="Calibri" w:hAnsi="Calibri"/>
          <w:szCs w:val="21"/>
        </w:rPr>
        <w:t>This image shows how the relationships between players can be represented by the adjacency list</w:t>
      </w:r>
      <w:r w:rsidR="004858DA" w:rsidRPr="00D975E1">
        <w:rPr>
          <w:rFonts w:ascii="Calibri" w:hAnsi="Calibri"/>
          <w:szCs w:val="21"/>
        </w:rPr>
        <w:t>[9]</w:t>
      </w:r>
      <w:r w:rsidRPr="00D975E1">
        <w:rPr>
          <w:rFonts w:ascii="Calibri" w:hAnsi="Calibri"/>
          <w:szCs w:val="21"/>
        </w:rPr>
        <w:t>.</w:t>
      </w:r>
    </w:p>
    <w:p w14:paraId="7FF3CDBA" w14:textId="27835F1C" w:rsidR="001A0275" w:rsidRPr="00D975E1" w:rsidRDefault="001A0275" w:rsidP="005E221B">
      <w:pPr>
        <w:widowControl/>
        <w:jc w:val="left"/>
        <w:rPr>
          <w:rFonts w:ascii="Calibri" w:hAnsi="Calibri"/>
          <w:szCs w:val="21"/>
        </w:rPr>
      </w:pPr>
      <w:r w:rsidRPr="00D975E1">
        <w:rPr>
          <w:rFonts w:ascii="Calibri" w:hAnsi="Calibri"/>
          <w:szCs w:val="21"/>
        </w:rPr>
        <w:t>the adjacency list is a chain structure of the graph it will have the vector, states, and a line connect</w:t>
      </w:r>
      <w:r w:rsidR="00DD7EEF" w:rsidRPr="00D975E1">
        <w:rPr>
          <w:rFonts w:ascii="Calibri" w:hAnsi="Calibri"/>
          <w:szCs w:val="21"/>
        </w:rPr>
        <w:t>ing</w:t>
      </w:r>
      <w:r w:rsidRPr="00D975E1">
        <w:rPr>
          <w:rFonts w:ascii="Calibri" w:hAnsi="Calibri"/>
          <w:szCs w:val="21"/>
        </w:rPr>
        <w:t xml:space="preserve"> the state. In this diagram, Player A connect</w:t>
      </w:r>
      <w:r w:rsidR="00DD7EEF" w:rsidRPr="00D975E1">
        <w:rPr>
          <w:rFonts w:ascii="Calibri" w:hAnsi="Calibri"/>
          <w:szCs w:val="21"/>
        </w:rPr>
        <w:t>s</w:t>
      </w:r>
      <w:r w:rsidRPr="00D975E1">
        <w:rPr>
          <w:rFonts w:ascii="Calibri" w:hAnsi="Calibri"/>
          <w:szCs w:val="21"/>
        </w:rPr>
        <w:t xml:space="preserve"> to Player B, </w:t>
      </w:r>
      <w:r w:rsidR="00DD7EEF" w:rsidRPr="00D975E1">
        <w:rPr>
          <w:rFonts w:ascii="Calibri" w:hAnsi="Calibri"/>
          <w:szCs w:val="21"/>
        </w:rPr>
        <w:t>which</w:t>
      </w:r>
      <w:r w:rsidRPr="00D975E1">
        <w:rPr>
          <w:rFonts w:ascii="Calibri" w:hAnsi="Calibri"/>
          <w:szCs w:val="21"/>
        </w:rPr>
        <w:t xml:space="preserve"> means Player A ha</w:t>
      </w:r>
      <w:r w:rsidR="00DD7EEF" w:rsidRPr="00D975E1">
        <w:rPr>
          <w:rFonts w:ascii="Calibri" w:hAnsi="Calibri"/>
          <w:szCs w:val="21"/>
        </w:rPr>
        <w:t>s</w:t>
      </w:r>
      <w:r w:rsidRPr="00D975E1">
        <w:rPr>
          <w:rFonts w:ascii="Calibri" w:hAnsi="Calibri"/>
          <w:szCs w:val="21"/>
        </w:rPr>
        <w:t xml:space="preserve"> a relationship with Player B. And the result for </w:t>
      </w:r>
      <w:r w:rsidR="00DD7EEF" w:rsidRPr="00D975E1">
        <w:rPr>
          <w:rFonts w:ascii="Calibri" w:hAnsi="Calibri"/>
          <w:szCs w:val="21"/>
        </w:rPr>
        <w:t xml:space="preserve">the </w:t>
      </w:r>
      <w:r w:rsidRPr="00D975E1">
        <w:rPr>
          <w:rFonts w:ascii="Calibri" w:hAnsi="Calibri"/>
          <w:szCs w:val="21"/>
        </w:rPr>
        <w:t xml:space="preserve">adjacency list is easy to represent Here </w:t>
      </w:r>
      <w:r w:rsidR="00DD7EEF" w:rsidRPr="00D975E1">
        <w:rPr>
          <w:rFonts w:ascii="Calibri" w:hAnsi="Calibri"/>
          <w:szCs w:val="21"/>
        </w:rPr>
        <w:t>is</w:t>
      </w:r>
      <w:r w:rsidRPr="00D975E1">
        <w:rPr>
          <w:rFonts w:ascii="Calibri" w:hAnsi="Calibri"/>
          <w:szCs w:val="21"/>
        </w:rPr>
        <w:t xml:space="preserve"> the graph to show the relation result:</w:t>
      </w:r>
    </w:p>
    <w:p w14:paraId="47284D9C" w14:textId="39C6EA9C" w:rsidR="001A0275" w:rsidRPr="00D975E1" w:rsidRDefault="001A0275" w:rsidP="005E221B">
      <w:pPr>
        <w:widowControl/>
        <w:jc w:val="left"/>
        <w:rPr>
          <w:rFonts w:ascii="Calibri" w:hAnsi="Calibri"/>
          <w:szCs w:val="21"/>
        </w:rPr>
      </w:pPr>
      <w:r w:rsidRPr="00D975E1">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D975E1" w:rsidRDefault="00821F12" w:rsidP="005E221B">
      <w:pPr>
        <w:widowControl/>
        <w:jc w:val="left"/>
        <w:rPr>
          <w:rFonts w:ascii="Calibri" w:hAnsi="Calibri"/>
          <w:szCs w:val="21"/>
        </w:rPr>
      </w:pPr>
      <w:r w:rsidRPr="00D975E1">
        <w:rPr>
          <w:rFonts w:ascii="Calibri" w:hAnsi="Calibri"/>
          <w:szCs w:val="21"/>
        </w:rPr>
        <w:t>-adjacency list to show the relationship</w:t>
      </w:r>
    </w:p>
    <w:p w14:paraId="70362905" w14:textId="7E10D69E" w:rsidR="001A0275" w:rsidRPr="00D975E1" w:rsidRDefault="001A0275" w:rsidP="005E221B">
      <w:pPr>
        <w:widowControl/>
        <w:jc w:val="left"/>
        <w:rPr>
          <w:rFonts w:ascii="Calibri" w:hAnsi="Calibri"/>
          <w:szCs w:val="21"/>
        </w:rPr>
      </w:pPr>
      <w:r w:rsidRPr="00D975E1">
        <w:rPr>
          <w:rFonts w:ascii="Calibri" w:hAnsi="Calibri"/>
          <w:szCs w:val="21"/>
        </w:rPr>
        <w:t>However</w:t>
      </w:r>
      <w:r w:rsidR="00DD7EEF" w:rsidRPr="00D975E1">
        <w:rPr>
          <w:rFonts w:ascii="Calibri" w:hAnsi="Calibri"/>
          <w:szCs w:val="21"/>
        </w:rPr>
        <w:t>,</w:t>
      </w:r>
      <w:r w:rsidRPr="00D975E1">
        <w:rPr>
          <w:rFonts w:ascii="Calibri" w:hAnsi="Calibri"/>
          <w:szCs w:val="21"/>
        </w:rPr>
        <w:t xml:space="preserve"> there are other way</w:t>
      </w:r>
      <w:r w:rsidR="00DD7EEF" w:rsidRPr="00D975E1">
        <w:rPr>
          <w:rFonts w:ascii="Calibri" w:hAnsi="Calibri"/>
          <w:szCs w:val="21"/>
        </w:rPr>
        <w:t>s</w:t>
      </w:r>
      <w:r w:rsidRPr="00D975E1">
        <w:rPr>
          <w:rFonts w:ascii="Calibri" w:hAnsi="Calibri"/>
          <w:szCs w:val="21"/>
        </w:rPr>
        <w:t xml:space="preserve"> to represent the</w:t>
      </w:r>
      <w:r w:rsidR="00DD7EEF" w:rsidRPr="00D975E1">
        <w:rPr>
          <w:rFonts w:ascii="Calibri" w:hAnsi="Calibri"/>
          <w:szCs w:val="21"/>
        </w:rPr>
        <w:t xml:space="preserve"> relation between players</w:t>
      </w:r>
      <w:r w:rsidRPr="00D975E1">
        <w:rPr>
          <w:rFonts w:ascii="Calibri" w:hAnsi="Calibri"/>
          <w:szCs w:val="21"/>
        </w:rPr>
        <w:t>.</w:t>
      </w:r>
    </w:p>
    <w:p w14:paraId="68D08C5D" w14:textId="77777777" w:rsidR="001A0275" w:rsidRPr="00D975E1" w:rsidRDefault="001A0275" w:rsidP="005E221B">
      <w:pPr>
        <w:widowControl/>
        <w:jc w:val="left"/>
        <w:rPr>
          <w:rFonts w:ascii="Calibri" w:hAnsi="Calibri"/>
          <w:szCs w:val="21"/>
        </w:rPr>
      </w:pPr>
      <w:r w:rsidRPr="00D975E1">
        <w:rPr>
          <w:rFonts w:ascii="Calibri" w:hAnsi="Calibri"/>
          <w:szCs w:val="21"/>
        </w:rPr>
        <w:t>Adjacency list can also be represented as arrays:</w:t>
      </w:r>
    </w:p>
    <w:p w14:paraId="23A5CD30" w14:textId="77777777" w:rsidR="001A0275" w:rsidRPr="00D975E1" w:rsidRDefault="001A0275" w:rsidP="005E221B">
      <w:pPr>
        <w:widowControl/>
        <w:jc w:val="left"/>
        <w:rPr>
          <w:rFonts w:ascii="Calibri" w:hAnsi="Calibri"/>
          <w:szCs w:val="21"/>
        </w:rPr>
      </w:pPr>
      <w:r w:rsidRPr="00D975E1">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D975E1" w:rsidRDefault="001A0275" w:rsidP="005E221B">
      <w:pPr>
        <w:widowControl/>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t xml:space="preserve">-The </w:t>
      </w:r>
      <w:r w:rsidR="00DD7EEF" w:rsidRPr="00D975E1">
        <w:rPr>
          <w:rFonts w:ascii="Calibri" w:hAnsi="Calibri"/>
          <w:szCs w:val="21"/>
        </w:rPr>
        <w:t>a</w:t>
      </w:r>
      <w:r w:rsidRPr="00D975E1">
        <w:rPr>
          <w:rFonts w:ascii="Calibri" w:hAnsi="Calibri"/>
          <w:szCs w:val="21"/>
        </w:rPr>
        <w:t xml:space="preserve">djacency </w:t>
      </w:r>
      <w:r w:rsidR="00DD7EEF" w:rsidRPr="00D975E1">
        <w:rPr>
          <w:rFonts w:ascii="Calibri" w:hAnsi="Calibri"/>
          <w:szCs w:val="21"/>
        </w:rPr>
        <w:t>array</w:t>
      </w:r>
      <w:r w:rsidRPr="00D975E1">
        <w:rPr>
          <w:rFonts w:ascii="Calibri" w:hAnsi="Calibri"/>
          <w:szCs w:val="21"/>
        </w:rPr>
        <w:t xml:space="preserve"> </w:t>
      </w:r>
    </w:p>
    <w:p w14:paraId="41C51DC5" w14:textId="553E2B7C" w:rsidR="001A0275" w:rsidRPr="00D975E1" w:rsidRDefault="001A0275" w:rsidP="005E221B">
      <w:pPr>
        <w:widowControl/>
        <w:jc w:val="left"/>
        <w:rPr>
          <w:rFonts w:ascii="Calibri" w:hAnsi="Calibri"/>
          <w:szCs w:val="21"/>
        </w:rPr>
      </w:pPr>
      <w:r w:rsidRPr="00D975E1">
        <w:rPr>
          <w:rFonts w:ascii="Calibri" w:hAnsi="Calibri"/>
          <w:szCs w:val="21"/>
        </w:rPr>
        <w:t>In this table</w:t>
      </w:r>
      <w:r w:rsidR="00DD7EEF" w:rsidRPr="00D975E1">
        <w:rPr>
          <w:rFonts w:ascii="Calibri" w:hAnsi="Calibri"/>
          <w:szCs w:val="21"/>
        </w:rPr>
        <w:t>,</w:t>
      </w:r>
      <w:r w:rsidRPr="00D975E1">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D975E1" w:rsidRDefault="001A0275" w:rsidP="005E221B">
      <w:pPr>
        <w:widowControl/>
        <w:jc w:val="left"/>
        <w:rPr>
          <w:rFonts w:ascii="Calibri" w:hAnsi="Calibri"/>
          <w:szCs w:val="21"/>
        </w:rPr>
      </w:pPr>
    </w:p>
    <w:p w14:paraId="0FF01928" w14:textId="77777777" w:rsidR="001A0275" w:rsidRPr="00D975E1" w:rsidRDefault="001A0275" w:rsidP="005E221B">
      <w:pPr>
        <w:widowControl/>
        <w:jc w:val="left"/>
        <w:rPr>
          <w:rFonts w:ascii="Calibri" w:hAnsi="Calibri"/>
          <w:szCs w:val="21"/>
        </w:rPr>
      </w:pPr>
    </w:p>
    <w:p w14:paraId="0901C8BC" w14:textId="38B42685" w:rsidR="001A0275" w:rsidRPr="00D975E1" w:rsidRDefault="001A0275" w:rsidP="005E221B">
      <w:pPr>
        <w:widowControl/>
        <w:jc w:val="left"/>
        <w:rPr>
          <w:rFonts w:ascii="Calibri" w:hAnsi="Calibri"/>
          <w:szCs w:val="21"/>
        </w:rPr>
      </w:pPr>
      <w:r w:rsidRPr="00D975E1">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D975E1" w:rsidRDefault="001A0275" w:rsidP="005E221B">
      <w:pPr>
        <w:widowControl/>
        <w:jc w:val="left"/>
        <w:rPr>
          <w:rFonts w:ascii="Calibri" w:hAnsi="Calibri"/>
          <w:szCs w:val="21"/>
        </w:rPr>
      </w:pPr>
    </w:p>
    <w:p w14:paraId="48E9957D" w14:textId="77777777" w:rsidR="0035237B" w:rsidRPr="00D975E1" w:rsidRDefault="001A0275" w:rsidP="005E221B">
      <w:pPr>
        <w:widowControl/>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r>
      <w:r w:rsidR="0035237B" w:rsidRPr="00D975E1">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D975E1" w:rsidRDefault="0035237B" w:rsidP="00DE45D3">
      <w:pPr>
        <w:widowControl/>
        <w:jc w:val="center"/>
        <w:rPr>
          <w:rFonts w:ascii="Calibri" w:hAnsi="Calibri"/>
          <w:szCs w:val="21"/>
        </w:rPr>
      </w:pPr>
      <w:r w:rsidRPr="00D975E1">
        <w:rPr>
          <w:rFonts w:ascii="Calibri" w:hAnsi="Calibri"/>
          <w:szCs w:val="21"/>
        </w:rPr>
        <w:t>-adjacency matrix graph show the value</w:t>
      </w:r>
    </w:p>
    <w:p w14:paraId="657CE408" w14:textId="77777777" w:rsidR="0035237B" w:rsidRPr="00D975E1" w:rsidRDefault="0035237B" w:rsidP="005E221B">
      <w:pPr>
        <w:widowControl/>
        <w:jc w:val="left"/>
        <w:rPr>
          <w:rFonts w:ascii="Calibri" w:hAnsi="Calibri"/>
          <w:szCs w:val="21"/>
        </w:rPr>
      </w:pPr>
    </w:p>
    <w:p w14:paraId="1AB8A71C" w14:textId="097D21F1" w:rsidR="00DE45D3" w:rsidRPr="00D975E1" w:rsidRDefault="00BC6761" w:rsidP="005E221B">
      <w:pPr>
        <w:widowControl/>
        <w:jc w:val="left"/>
        <w:rPr>
          <w:rFonts w:ascii="Calibri" w:hAnsi="Calibri"/>
          <w:szCs w:val="21"/>
        </w:rPr>
      </w:pPr>
      <w:r w:rsidRPr="00D975E1">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D975E1" w:rsidRDefault="00DE45D3" w:rsidP="005E221B">
      <w:pPr>
        <w:widowControl/>
        <w:jc w:val="left"/>
        <w:rPr>
          <w:rFonts w:ascii="Calibri" w:hAnsi="Calibri"/>
          <w:szCs w:val="21"/>
        </w:rPr>
      </w:pPr>
    </w:p>
    <w:p w14:paraId="09985AFF" w14:textId="77777777" w:rsidR="001A0275" w:rsidRPr="00D975E1" w:rsidRDefault="001A0275" w:rsidP="005E221B">
      <w:pPr>
        <w:widowControl/>
        <w:jc w:val="left"/>
        <w:rPr>
          <w:rFonts w:ascii="Calibri" w:hAnsi="Calibri"/>
          <w:szCs w:val="21"/>
        </w:rPr>
      </w:pPr>
    </w:p>
    <w:p w14:paraId="34E7A7CD" w14:textId="53F1D3E5" w:rsidR="001A0275" w:rsidRPr="00D975E1" w:rsidRDefault="001A0275" w:rsidP="005E221B">
      <w:pPr>
        <w:widowControl/>
        <w:jc w:val="left"/>
        <w:rPr>
          <w:rFonts w:ascii="Calibri" w:hAnsi="Calibri"/>
          <w:szCs w:val="21"/>
        </w:rPr>
      </w:pPr>
      <w:r w:rsidRPr="00D975E1">
        <w:rPr>
          <w:rFonts w:ascii="Calibri" w:hAnsi="Calibri"/>
          <w:szCs w:val="21"/>
        </w:rPr>
        <w:t>Finally, the power set model is set up, which not only identifies relationships between individuals and groups but also between groups and groups</w:t>
      </w:r>
    </w:p>
    <w:p w14:paraId="0D766F85" w14:textId="58D97A09" w:rsidR="0035237B" w:rsidRPr="00D975E1" w:rsidRDefault="004875CC" w:rsidP="005E221B">
      <w:pPr>
        <w:widowControl/>
        <w:jc w:val="left"/>
        <w:rPr>
          <w:rFonts w:ascii="Calibri" w:hAnsi="Calibri"/>
          <w:szCs w:val="21"/>
        </w:rPr>
      </w:pPr>
      <w:r w:rsidRPr="00D975E1">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D975E1" w:rsidRDefault="00A01428" w:rsidP="005E221B">
      <w:pPr>
        <w:widowControl/>
        <w:jc w:val="left"/>
        <w:rPr>
          <w:rFonts w:ascii="Calibri" w:hAnsi="Calibri"/>
          <w:szCs w:val="21"/>
        </w:rPr>
      </w:pPr>
      <w:r w:rsidRPr="00D975E1">
        <w:rPr>
          <w:rFonts w:ascii="Calibri" w:hAnsi="Calibri"/>
          <w:szCs w:val="21"/>
        </w:rPr>
        <w:t>-adjacency matrix graph show the value between power set and power set</w:t>
      </w:r>
    </w:p>
    <w:p w14:paraId="167CC0FE" w14:textId="77777777" w:rsidR="006908C0" w:rsidRPr="00D975E1" w:rsidRDefault="006908C0" w:rsidP="005E221B">
      <w:pPr>
        <w:widowControl/>
        <w:jc w:val="left"/>
        <w:rPr>
          <w:rFonts w:ascii="Calibri" w:hAnsi="Calibri"/>
          <w:szCs w:val="21"/>
        </w:rPr>
      </w:pPr>
    </w:p>
    <w:p w14:paraId="361D4208" w14:textId="7F5AEA27" w:rsidR="001A0275" w:rsidRPr="00D975E1" w:rsidRDefault="005F391F" w:rsidP="005E221B">
      <w:pPr>
        <w:widowControl/>
        <w:jc w:val="left"/>
        <w:rPr>
          <w:rFonts w:ascii="Calibri" w:hAnsi="Calibri"/>
          <w:szCs w:val="21"/>
        </w:rPr>
      </w:pPr>
      <w:r w:rsidRPr="00D975E1">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D975E1">
        <w:rPr>
          <w:rFonts w:ascii="Calibri" w:hAnsi="Calibri"/>
          <w:szCs w:val="21"/>
        </w:rPr>
        <w:t>,</w:t>
      </w:r>
      <w:r w:rsidRPr="00D975E1">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D975E1" w:rsidRDefault="00065ABD" w:rsidP="005E221B">
      <w:pPr>
        <w:widowControl/>
        <w:jc w:val="left"/>
        <w:rPr>
          <w:rFonts w:ascii="Calibri" w:hAnsi="Calibri"/>
          <w:szCs w:val="21"/>
        </w:rPr>
      </w:pPr>
    </w:p>
    <w:p w14:paraId="6853733D" w14:textId="7391B542" w:rsidR="00291FE6" w:rsidRPr="00D975E1" w:rsidRDefault="00065ABD" w:rsidP="00291FE6">
      <w:pPr>
        <w:pStyle w:val="3"/>
        <w:rPr>
          <w:rFonts w:ascii="Calibri" w:hAnsi="Calibri"/>
        </w:rPr>
      </w:pPr>
      <w:bookmarkStart w:id="95" w:name="_Toc70778242"/>
      <w:r w:rsidRPr="00D975E1">
        <w:rPr>
          <w:rFonts w:ascii="Calibri" w:hAnsi="Calibri"/>
        </w:rPr>
        <w:t>The rating implement method change</w:t>
      </w:r>
      <w:bookmarkEnd w:id="95"/>
      <w:r w:rsidRPr="00D975E1">
        <w:rPr>
          <w:rFonts w:ascii="Calibri" w:hAnsi="Calibri"/>
        </w:rPr>
        <w:t xml:space="preserve"> </w:t>
      </w:r>
    </w:p>
    <w:p w14:paraId="530367B1" w14:textId="2572F0F7" w:rsidR="00291FE6" w:rsidRPr="00D975E1" w:rsidRDefault="00AD64CC" w:rsidP="00065ABD">
      <w:pPr>
        <w:rPr>
          <w:rFonts w:ascii="Calibri" w:hAnsi="Calibri"/>
          <w:szCs w:val="21"/>
        </w:rPr>
      </w:pPr>
      <w:r w:rsidRPr="00D975E1">
        <w:rPr>
          <w:rFonts w:ascii="Calibri" w:hAnsi="Calibri"/>
          <w:szCs w:val="21"/>
        </w:rPr>
        <w:t>The project initially used pure recursion to implement the final scoring of the integrated teams, but during the run, it was found that the program took a long time to run using pure recursion</w:t>
      </w:r>
      <w:del w:id="96" w:author="Warrick Roseboom" w:date="2021-04-15T17:03:00Z">
        <w:r w:rsidRPr="00D975E1" w:rsidDel="00BB3706">
          <w:rPr>
            <w:rFonts w:ascii="Calibri" w:hAnsi="Calibri"/>
            <w:szCs w:val="21"/>
          </w:rPr>
          <w:delText>. However, during the run, it was found that the program took a long time to run using pure recursion</w:delText>
        </w:r>
      </w:del>
      <w:r w:rsidRPr="00D975E1">
        <w:rPr>
          <w:rFonts w:ascii="Calibri" w:hAnsi="Calibri"/>
          <w:szCs w:val="21"/>
        </w:rPr>
        <w:t>, and when testing with larger data, it was found that there was a Stack overflow situation.</w:t>
      </w:r>
    </w:p>
    <w:p w14:paraId="13F6B3D4" w14:textId="77777777" w:rsidR="00291FE6" w:rsidRPr="00D975E1"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D975E1" w:rsidRDefault="00291FE6" w:rsidP="00065ABD">
      <w:pPr>
        <w:rPr>
          <w:rFonts w:ascii="Calibri" w:hAnsi="Calibri"/>
          <w:szCs w:val="21"/>
        </w:rPr>
      </w:pPr>
      <w:commentRangeStart w:id="97"/>
      <w:r w:rsidRPr="00D975E1">
        <w:rPr>
          <w:rFonts w:ascii="Calibri" w:hAnsi="Calibri"/>
          <w:szCs w:val="21"/>
        </w:rPr>
        <w:t>Here is the function of Strength method.</w:t>
      </w:r>
      <w:commentRangeEnd w:id="97"/>
      <w:r w:rsidR="00544677" w:rsidRPr="00D975E1">
        <w:rPr>
          <w:rStyle w:val="a9"/>
          <w:rFonts w:ascii="Calibri" w:hAnsi="Calibri"/>
        </w:rPr>
        <w:commentReference w:id="97"/>
      </w:r>
    </w:p>
    <w:p w14:paraId="4724E8F4" w14:textId="460A8AE0" w:rsidR="00291FE6" w:rsidRPr="00D975E1" w:rsidRDefault="00291FE6" w:rsidP="00291FE6">
      <w:pPr>
        <w:jc w:val="left"/>
        <w:rPr>
          <w:rFonts w:ascii="Calibri" w:hAnsi="Calibri"/>
          <w:szCs w:val="21"/>
        </w:rPr>
      </w:pPr>
      <w:r w:rsidRPr="00D975E1">
        <w:rPr>
          <w:rFonts w:ascii="Calibri" w:hAnsi="Calibri"/>
          <w:szCs w:val="21"/>
        </w:rPr>
        <w:t xml:space="preserve">The pseudocode code for this function by using recursion is shown below, As it is rely on the way of recursion, it is necessary to set up the base case, so for this project’s </w:t>
      </w:r>
      <w:r w:rsidRPr="00D975E1">
        <w:rPr>
          <w:rFonts w:ascii="Calibri" w:hAnsi="Calibri"/>
          <w:color w:val="000000" w:themeColor="text1"/>
          <w:szCs w:val="21"/>
        </w:rPr>
        <w:t>pure</w:t>
      </w:r>
      <w:r w:rsidRPr="00D975E1">
        <w:rPr>
          <w:rFonts w:ascii="Calibri" w:hAnsi="Calibri"/>
          <w:color w:val="FF0000"/>
          <w:szCs w:val="21"/>
        </w:rPr>
        <w:t xml:space="preserve"> </w:t>
      </w:r>
      <w:r w:rsidRPr="00D975E1">
        <w:rPr>
          <w:rFonts w:ascii="Calibri" w:hAnsi="Calibri"/>
          <w:szCs w:val="21"/>
        </w:rPr>
        <w:t>recursion is if the number of set one, it will straight return that player’s rating.</w:t>
      </w:r>
    </w:p>
    <w:p w14:paraId="6E09AB0F" w14:textId="77777777" w:rsidR="00291FE6" w:rsidRPr="00D975E1" w:rsidRDefault="00291FE6" w:rsidP="00291FE6">
      <w:pPr>
        <w:jc w:val="left"/>
        <w:rPr>
          <w:rFonts w:ascii="Calibri" w:hAnsi="Calibri"/>
          <w:szCs w:val="21"/>
        </w:rPr>
      </w:pPr>
      <w:r w:rsidRPr="00D975E1">
        <w:rPr>
          <w:rFonts w:ascii="Calibri" w:hAnsi="Calibri"/>
          <w:szCs w:val="21"/>
        </w:rPr>
        <w:t>Define Strength(set)</w:t>
      </w:r>
    </w:p>
    <w:p w14:paraId="03F4572A" w14:textId="77777777" w:rsidR="00291FE6" w:rsidRPr="00D975E1" w:rsidRDefault="00291FE6" w:rsidP="00291FE6">
      <w:pPr>
        <w:jc w:val="left"/>
        <w:rPr>
          <w:rFonts w:ascii="Calibri" w:hAnsi="Calibri"/>
          <w:szCs w:val="21"/>
        </w:rPr>
      </w:pPr>
      <w:r w:rsidRPr="00D975E1">
        <w:rPr>
          <w:rFonts w:ascii="Calibri" w:hAnsi="Calibri"/>
          <w:szCs w:val="21"/>
        </w:rPr>
        <w:lastRenderedPageBreak/>
        <w:t>If num == 1</w:t>
      </w:r>
    </w:p>
    <w:p w14:paraId="4FC08B59" w14:textId="77777777" w:rsidR="00291FE6" w:rsidRPr="00D975E1" w:rsidRDefault="00291FE6" w:rsidP="00291FE6">
      <w:pPr>
        <w:jc w:val="left"/>
        <w:rPr>
          <w:rFonts w:ascii="Calibri" w:hAnsi="Calibri"/>
          <w:szCs w:val="21"/>
        </w:rPr>
      </w:pPr>
      <w:r w:rsidRPr="00D975E1">
        <w:rPr>
          <w:rFonts w:ascii="Calibri" w:hAnsi="Calibri"/>
          <w:szCs w:val="21"/>
        </w:rPr>
        <w:t xml:space="preserve">            Return Rating(set[0])</w:t>
      </w:r>
    </w:p>
    <w:p w14:paraId="28AEABCD" w14:textId="77777777" w:rsidR="00291FE6" w:rsidRPr="00D975E1" w:rsidRDefault="00291FE6" w:rsidP="00291FE6">
      <w:pPr>
        <w:jc w:val="left"/>
        <w:rPr>
          <w:rFonts w:ascii="Calibri" w:hAnsi="Calibri"/>
          <w:szCs w:val="21"/>
        </w:rPr>
      </w:pPr>
      <w:r w:rsidRPr="00D975E1">
        <w:rPr>
          <w:rFonts w:ascii="Calibri" w:hAnsi="Calibri"/>
          <w:szCs w:val="21"/>
        </w:rPr>
        <w:t>Else</w:t>
      </w:r>
    </w:p>
    <w:p w14:paraId="5001A27A" w14:textId="77777777" w:rsidR="00291FE6" w:rsidRPr="00D975E1" w:rsidRDefault="00291FE6" w:rsidP="00291FE6">
      <w:pPr>
        <w:jc w:val="left"/>
        <w:rPr>
          <w:rFonts w:ascii="Calibri" w:hAnsi="Calibri"/>
          <w:szCs w:val="21"/>
        </w:rPr>
      </w:pPr>
      <w:r w:rsidRPr="00D975E1">
        <w:rPr>
          <w:rFonts w:ascii="Calibri" w:hAnsi="Calibri"/>
          <w:szCs w:val="21"/>
        </w:rPr>
        <w:t xml:space="preserve">            strength = 0;</w:t>
      </w:r>
    </w:p>
    <w:p w14:paraId="69C2F557" w14:textId="77777777" w:rsidR="00291FE6" w:rsidRPr="00D975E1" w:rsidRDefault="00291FE6" w:rsidP="00291FE6">
      <w:pPr>
        <w:jc w:val="left"/>
        <w:rPr>
          <w:rFonts w:ascii="Calibri" w:hAnsi="Calibri"/>
          <w:szCs w:val="21"/>
        </w:rPr>
      </w:pPr>
      <w:r w:rsidRPr="00D975E1">
        <w:rPr>
          <w:rFonts w:ascii="Calibri" w:hAnsi="Calibri"/>
          <w:szCs w:val="21"/>
        </w:rPr>
        <w:t xml:space="preserve">            For each subset in </w:t>
      </w:r>
      <w:proofErr w:type="spellStart"/>
      <w:r w:rsidRPr="00D975E1">
        <w:rPr>
          <w:rFonts w:ascii="Calibri" w:hAnsi="Calibri"/>
          <w:szCs w:val="21"/>
        </w:rPr>
        <w:t>itertools.combination</w:t>
      </w:r>
      <w:proofErr w:type="spellEnd"/>
      <w:r w:rsidRPr="00D975E1">
        <w:rPr>
          <w:rFonts w:ascii="Calibri" w:hAnsi="Calibri"/>
          <w:szCs w:val="21"/>
        </w:rPr>
        <w:t xml:space="preserve">(set, </w:t>
      </w:r>
      <w:proofErr w:type="spellStart"/>
      <w:r w:rsidRPr="00D975E1">
        <w:rPr>
          <w:rFonts w:ascii="Calibri" w:hAnsi="Calibri"/>
          <w:szCs w:val="21"/>
        </w:rPr>
        <w:t>len</w:t>
      </w:r>
      <w:proofErr w:type="spellEnd"/>
      <w:r w:rsidRPr="00D975E1">
        <w:rPr>
          <w:rFonts w:ascii="Calibri" w:hAnsi="Calibri"/>
          <w:szCs w:val="21"/>
        </w:rPr>
        <w:t>(set)-1)</w:t>
      </w:r>
    </w:p>
    <w:p w14:paraId="774AEE55" w14:textId="77777777" w:rsidR="00291FE6" w:rsidRPr="00D975E1" w:rsidRDefault="00291FE6" w:rsidP="00291FE6">
      <w:pPr>
        <w:jc w:val="left"/>
        <w:rPr>
          <w:rFonts w:ascii="Calibri" w:hAnsi="Calibri"/>
          <w:szCs w:val="21"/>
        </w:rPr>
      </w:pPr>
      <w:r w:rsidRPr="00D975E1">
        <w:rPr>
          <w:rFonts w:ascii="Calibri" w:hAnsi="Calibri"/>
          <w:szCs w:val="21"/>
        </w:rPr>
        <w:t xml:space="preserve">                        Strength += Strength(subset)</w:t>
      </w:r>
    </w:p>
    <w:p w14:paraId="10A62A05" w14:textId="77777777" w:rsidR="00291FE6" w:rsidRPr="00D975E1" w:rsidRDefault="00291FE6" w:rsidP="00291FE6">
      <w:pPr>
        <w:jc w:val="left"/>
        <w:rPr>
          <w:rFonts w:ascii="Calibri" w:hAnsi="Calibri"/>
          <w:szCs w:val="21"/>
        </w:rPr>
      </w:pPr>
      <w:r w:rsidRPr="00D975E1">
        <w:rPr>
          <w:rFonts w:ascii="Calibri" w:hAnsi="Calibri"/>
          <w:szCs w:val="21"/>
        </w:rPr>
        <w:t xml:space="preserve">            Strength / (</w:t>
      </w:r>
      <w:proofErr w:type="spellStart"/>
      <w:r w:rsidRPr="00D975E1">
        <w:rPr>
          <w:rFonts w:ascii="Calibri" w:hAnsi="Calibri"/>
          <w:szCs w:val="21"/>
        </w:rPr>
        <w:t>len</w:t>
      </w:r>
      <w:proofErr w:type="spellEnd"/>
      <w:r w:rsidRPr="00D975E1">
        <w:rPr>
          <w:rFonts w:ascii="Calibri" w:hAnsi="Calibri"/>
          <w:szCs w:val="21"/>
        </w:rPr>
        <w:t>(set))</w:t>
      </w:r>
    </w:p>
    <w:p w14:paraId="51A6AE19" w14:textId="77777777" w:rsidR="00291FE6" w:rsidRPr="00D975E1" w:rsidRDefault="00291FE6" w:rsidP="00291FE6">
      <w:pPr>
        <w:jc w:val="left"/>
        <w:rPr>
          <w:rFonts w:ascii="Calibri" w:hAnsi="Calibri"/>
          <w:szCs w:val="21"/>
        </w:rPr>
      </w:pPr>
      <w:r w:rsidRPr="00D975E1">
        <w:rPr>
          <w:rFonts w:ascii="Calibri" w:hAnsi="Calibri"/>
          <w:szCs w:val="21"/>
        </w:rPr>
        <w:t xml:space="preserve">            Return Strength() </w:t>
      </w:r>
    </w:p>
    <w:p w14:paraId="0271DC56" w14:textId="77777777" w:rsidR="00291FE6" w:rsidRPr="00D975E1" w:rsidRDefault="00291FE6" w:rsidP="00291FE6">
      <w:pPr>
        <w:jc w:val="left"/>
        <w:rPr>
          <w:rFonts w:ascii="Calibri" w:hAnsi="Calibri"/>
          <w:szCs w:val="21"/>
        </w:rPr>
      </w:pPr>
    </w:p>
    <w:p w14:paraId="651E8E41" w14:textId="69010283" w:rsidR="00291FE6" w:rsidRPr="00D975E1" w:rsidRDefault="00291FE6" w:rsidP="00291FE6">
      <w:pPr>
        <w:jc w:val="left"/>
        <w:rPr>
          <w:rFonts w:ascii="Calibri" w:hAnsi="Calibri"/>
          <w:szCs w:val="21"/>
        </w:rPr>
      </w:pPr>
      <w:r w:rsidRPr="00D975E1">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D975E1">
        <w:rPr>
          <w:rFonts w:ascii="Calibri" w:hAnsi="Calibri"/>
          <w:szCs w:val="21"/>
        </w:rPr>
        <w:t>Memoization</w:t>
      </w:r>
      <w:proofErr w:type="spellEnd"/>
      <w:r w:rsidRPr="00D975E1">
        <w:rPr>
          <w:rFonts w:ascii="Calibri" w:hAnsi="Calibri"/>
          <w:szCs w:val="21"/>
        </w:rPr>
        <w:t xml:space="preserve">, the basic idea for </w:t>
      </w:r>
      <w:proofErr w:type="spellStart"/>
      <w:r w:rsidRPr="00D975E1">
        <w:rPr>
          <w:rFonts w:ascii="Calibri" w:hAnsi="Calibri"/>
          <w:szCs w:val="21"/>
        </w:rPr>
        <w:t>memoization</w:t>
      </w:r>
      <w:proofErr w:type="spellEnd"/>
      <w:r w:rsidRPr="00D975E1">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19BE67F0" w:rsidR="001F567B" w:rsidRPr="00D975E1" w:rsidRDefault="001F567B" w:rsidP="001F567B">
      <w:pPr>
        <w:pStyle w:val="2"/>
        <w:rPr>
          <w:rFonts w:ascii="Calibri" w:hAnsi="Calibri"/>
          <w:kern w:val="44"/>
        </w:rPr>
      </w:pPr>
      <w:bookmarkStart w:id="98" w:name="_Toc70778243"/>
      <w:r w:rsidRPr="00D975E1">
        <w:rPr>
          <w:rFonts w:ascii="Calibri" w:hAnsi="Calibri"/>
        </w:rPr>
        <w:t>Fibonacci sequence</w:t>
      </w:r>
      <w:r w:rsidRPr="00D975E1">
        <w:rPr>
          <w:rFonts w:ascii="Calibri" w:hAnsi="Calibri"/>
          <w:kern w:val="44"/>
        </w:rPr>
        <w:t xml:space="preserve"> [</w:t>
      </w:r>
      <w:commentRangeStart w:id="99"/>
      <w:r w:rsidRPr="00D975E1">
        <w:rPr>
          <w:rFonts w:ascii="Calibri" w:hAnsi="Calibri"/>
          <w:kern w:val="44"/>
        </w:rPr>
        <w:t>4</w:t>
      </w:r>
      <w:commentRangeEnd w:id="99"/>
      <w:r w:rsidRPr="00D975E1">
        <w:rPr>
          <w:rStyle w:val="a9"/>
          <w:rFonts w:ascii="Calibri" w:eastAsiaTheme="minorEastAsia" w:hAnsi="Calibri" w:cstheme="minorBidi"/>
          <w:b w:val="0"/>
          <w:bCs w:val="0"/>
        </w:rPr>
        <w:commentReference w:id="99"/>
      </w:r>
      <w:r w:rsidRPr="00D975E1">
        <w:rPr>
          <w:rFonts w:ascii="Calibri" w:hAnsi="Calibri"/>
          <w:kern w:val="44"/>
        </w:rPr>
        <w:t>]</w:t>
      </w:r>
      <w:bookmarkEnd w:id="98"/>
      <w:r w:rsidR="002237A2">
        <w:rPr>
          <w:rFonts w:ascii="Calibri" w:hAnsi="Calibri"/>
          <w:kern w:val="44"/>
        </w:rPr>
        <w:t xml:space="preserve"> </w:t>
      </w:r>
      <w:sdt>
        <w:sdtPr>
          <w:rPr>
            <w:rFonts w:ascii="Calibri" w:hAnsi="Calibri"/>
            <w:kern w:val="44"/>
          </w:rPr>
          <w:id w:val="-172264071"/>
          <w:citation/>
        </w:sdtPr>
        <w:sdtContent>
          <w:r w:rsidR="002237A2">
            <w:rPr>
              <w:rFonts w:ascii="Calibri" w:hAnsi="Calibri"/>
              <w:kern w:val="44"/>
            </w:rPr>
            <w:fldChar w:fldCharType="begin"/>
          </w:r>
          <w:r w:rsidR="002237A2">
            <w:rPr>
              <w:rFonts w:ascii="Calibri" w:hAnsi="Calibri"/>
              <w:kern w:val="44"/>
            </w:rPr>
            <w:instrText xml:space="preserve"> CITATION </w:instrText>
          </w:r>
          <w:r w:rsidR="002237A2">
            <w:rPr>
              <w:rFonts w:ascii="Calibri" w:hAnsi="Calibri"/>
              <w:kern w:val="44"/>
            </w:rPr>
            <w:instrText>占位符</w:instrText>
          </w:r>
          <w:r w:rsidR="002237A2">
            <w:rPr>
              <w:rFonts w:ascii="Calibri" w:hAnsi="Calibri"/>
              <w:kern w:val="44"/>
            </w:rPr>
            <w:instrText xml:space="preserve">1 \l 1033 </w:instrText>
          </w:r>
          <w:r w:rsidR="002237A2">
            <w:rPr>
              <w:rFonts w:ascii="Calibri" w:hAnsi="Calibri"/>
              <w:kern w:val="44"/>
            </w:rPr>
            <w:fldChar w:fldCharType="separate"/>
          </w:r>
          <w:r w:rsidR="002237A2" w:rsidRPr="002237A2">
            <w:rPr>
              <w:rFonts w:ascii="Calibri" w:hAnsi="Calibri"/>
              <w:noProof/>
              <w:kern w:val="44"/>
            </w:rPr>
            <w:t>(Ghose, 2019)</w:t>
          </w:r>
          <w:r w:rsidR="002237A2">
            <w:rPr>
              <w:rFonts w:ascii="Calibri" w:hAnsi="Calibri"/>
              <w:kern w:val="44"/>
            </w:rPr>
            <w:fldChar w:fldCharType="end"/>
          </w:r>
        </w:sdtContent>
      </w:sdt>
    </w:p>
    <w:p w14:paraId="3127146D" w14:textId="77777777" w:rsidR="001F567B" w:rsidRPr="00D975E1" w:rsidRDefault="001F567B" w:rsidP="001F567B">
      <w:pPr>
        <w:widowControl/>
        <w:jc w:val="left"/>
        <w:rPr>
          <w:rFonts w:ascii="Calibri" w:hAnsi="Calibri"/>
          <w:szCs w:val="21"/>
        </w:rPr>
      </w:pPr>
      <w:r w:rsidRPr="00D975E1">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D975E1" w:rsidRDefault="001F567B" w:rsidP="001F567B">
      <w:pPr>
        <w:jc w:val="left"/>
        <w:rPr>
          <w:rFonts w:ascii="Calibri" w:hAnsi="Calibri"/>
          <w:szCs w:val="21"/>
        </w:rPr>
      </w:pPr>
      <w:r w:rsidRPr="00D975E1">
        <w:rPr>
          <w:rFonts w:ascii="Calibri" w:hAnsi="Calibri"/>
          <w:szCs w:val="21"/>
        </w:rPr>
        <w:t>The pseudocode for fib can be conclude as:</w:t>
      </w:r>
    </w:p>
    <w:p w14:paraId="247DFFE2" w14:textId="77777777" w:rsidR="001F567B" w:rsidRPr="00D975E1" w:rsidRDefault="001F567B" w:rsidP="001F567B">
      <w:pPr>
        <w:jc w:val="left"/>
        <w:rPr>
          <w:rFonts w:ascii="Calibri" w:hAnsi="Calibri"/>
          <w:szCs w:val="21"/>
        </w:rPr>
      </w:pPr>
      <w:r w:rsidRPr="00D975E1">
        <w:rPr>
          <w:rFonts w:ascii="Calibri" w:hAnsi="Calibri"/>
          <w:szCs w:val="21"/>
        </w:rPr>
        <w:t>Define Fib(n)</w:t>
      </w:r>
    </w:p>
    <w:p w14:paraId="10CE419E" w14:textId="77777777" w:rsidR="001F567B" w:rsidRPr="00D975E1" w:rsidRDefault="001F567B" w:rsidP="001F567B">
      <w:pPr>
        <w:jc w:val="left"/>
        <w:rPr>
          <w:rFonts w:ascii="Calibri" w:hAnsi="Calibri"/>
          <w:szCs w:val="21"/>
        </w:rPr>
      </w:pPr>
      <w:r w:rsidRPr="00D975E1">
        <w:rPr>
          <w:rFonts w:ascii="Calibri" w:hAnsi="Calibri"/>
          <w:szCs w:val="21"/>
        </w:rPr>
        <w:t xml:space="preserve">If n = 0 </w:t>
      </w:r>
    </w:p>
    <w:p w14:paraId="53B80CEF" w14:textId="77777777" w:rsidR="001F567B" w:rsidRPr="00D975E1" w:rsidRDefault="001F567B" w:rsidP="001F567B">
      <w:pPr>
        <w:jc w:val="left"/>
        <w:rPr>
          <w:rFonts w:ascii="Calibri" w:hAnsi="Calibri"/>
          <w:szCs w:val="21"/>
        </w:rPr>
      </w:pPr>
      <w:r w:rsidRPr="00D975E1">
        <w:rPr>
          <w:rFonts w:ascii="Calibri" w:hAnsi="Calibri"/>
          <w:szCs w:val="21"/>
        </w:rPr>
        <w:t xml:space="preserve">            Return 0</w:t>
      </w:r>
    </w:p>
    <w:p w14:paraId="56D5120D" w14:textId="77777777" w:rsidR="001F567B" w:rsidRPr="00D975E1" w:rsidRDefault="001F567B" w:rsidP="001F567B">
      <w:pPr>
        <w:jc w:val="left"/>
        <w:rPr>
          <w:rFonts w:ascii="Calibri" w:hAnsi="Calibri"/>
          <w:szCs w:val="21"/>
        </w:rPr>
      </w:pPr>
      <w:r w:rsidRPr="00D975E1">
        <w:rPr>
          <w:rFonts w:ascii="Calibri" w:hAnsi="Calibri"/>
          <w:szCs w:val="21"/>
        </w:rPr>
        <w:t>Else</w:t>
      </w:r>
    </w:p>
    <w:p w14:paraId="472265C6" w14:textId="77777777" w:rsidR="001F567B" w:rsidRPr="00D975E1" w:rsidRDefault="001F567B" w:rsidP="001F567B">
      <w:pPr>
        <w:jc w:val="left"/>
        <w:rPr>
          <w:rFonts w:ascii="Calibri" w:hAnsi="Calibri"/>
          <w:szCs w:val="21"/>
        </w:rPr>
      </w:pPr>
      <w:r w:rsidRPr="00D975E1">
        <w:rPr>
          <w:rFonts w:ascii="Calibri" w:hAnsi="Calibri"/>
          <w:szCs w:val="21"/>
        </w:rPr>
        <w:t xml:space="preserve">            Return Fib(n-1)+Fib(n-2)</w:t>
      </w:r>
    </w:p>
    <w:p w14:paraId="0DA729BC" w14:textId="77777777" w:rsidR="001F567B" w:rsidRPr="00D975E1" w:rsidRDefault="001F567B" w:rsidP="001F567B">
      <w:pPr>
        <w:widowControl/>
        <w:jc w:val="left"/>
        <w:rPr>
          <w:rFonts w:ascii="Calibri" w:hAnsi="Calibri"/>
          <w:szCs w:val="21"/>
        </w:rPr>
      </w:pPr>
    </w:p>
    <w:p w14:paraId="60F8CBBD" w14:textId="77777777" w:rsidR="001F567B" w:rsidRPr="00D975E1" w:rsidRDefault="001F567B" w:rsidP="001F567B">
      <w:pPr>
        <w:widowControl/>
        <w:jc w:val="left"/>
        <w:rPr>
          <w:rFonts w:ascii="Calibri" w:hAnsi="Calibri"/>
          <w:szCs w:val="21"/>
        </w:rPr>
      </w:pPr>
      <w:r w:rsidRPr="00D975E1">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D975E1" w:rsidRDefault="001F567B" w:rsidP="001F567B">
      <w:pPr>
        <w:widowControl/>
        <w:jc w:val="left"/>
        <w:rPr>
          <w:rFonts w:ascii="Calibri" w:hAnsi="Calibri"/>
          <w:b/>
          <w:bCs/>
          <w:kern w:val="44"/>
          <w:szCs w:val="21"/>
        </w:rPr>
      </w:pP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r>
      <w:r w:rsidRPr="00D975E1">
        <w:rPr>
          <w:rFonts w:ascii="Calibri" w:hAnsi="Calibri"/>
          <w:b/>
          <w:bCs/>
          <w:kern w:val="44"/>
          <w:szCs w:val="21"/>
        </w:rPr>
        <w:tab/>
        <w:t xml:space="preserve">- </w:t>
      </w:r>
      <w:r w:rsidRPr="00D975E1">
        <w:rPr>
          <w:rFonts w:ascii="Calibri" w:hAnsi="Calibri"/>
          <w:szCs w:val="21"/>
        </w:rPr>
        <w:t>Figure</w:t>
      </w:r>
      <w:r w:rsidRPr="00D975E1">
        <w:rPr>
          <w:rFonts w:ascii="Calibri" w:hAnsi="Calibri"/>
          <w:b/>
          <w:bCs/>
          <w:kern w:val="44"/>
          <w:szCs w:val="21"/>
        </w:rPr>
        <w:t xml:space="preserve"> 3.the fib diagram</w:t>
      </w:r>
    </w:p>
    <w:p w14:paraId="5FBBB22A" w14:textId="77777777" w:rsidR="001F567B" w:rsidRPr="00D975E1" w:rsidRDefault="001F567B" w:rsidP="001F567B">
      <w:pPr>
        <w:widowControl/>
        <w:jc w:val="left"/>
        <w:rPr>
          <w:rFonts w:ascii="Calibri" w:hAnsi="Calibri"/>
          <w:b/>
          <w:bCs/>
          <w:kern w:val="44"/>
          <w:szCs w:val="21"/>
        </w:rPr>
      </w:pPr>
    </w:p>
    <w:p w14:paraId="3EAEE653" w14:textId="4F05CA49" w:rsidR="001F567B" w:rsidRPr="00D975E1" w:rsidRDefault="001F567B" w:rsidP="001F567B">
      <w:pPr>
        <w:pStyle w:val="2"/>
        <w:rPr>
          <w:rFonts w:ascii="Calibri" w:hAnsi="Calibri"/>
        </w:rPr>
      </w:pPr>
      <w:bookmarkStart w:id="100" w:name="_Toc70778244"/>
      <w:proofErr w:type="spellStart"/>
      <w:r w:rsidRPr="00D975E1">
        <w:rPr>
          <w:rFonts w:ascii="Calibri" w:hAnsi="Calibri"/>
        </w:rPr>
        <w:t>Memoization</w:t>
      </w:r>
      <w:proofErr w:type="spellEnd"/>
      <w:r w:rsidRPr="00D975E1">
        <w:rPr>
          <w:rFonts w:ascii="Calibri" w:hAnsi="Calibri"/>
        </w:rPr>
        <w:t xml:space="preserve"> [</w:t>
      </w:r>
      <w:commentRangeStart w:id="101"/>
      <w:r w:rsidRPr="00D975E1">
        <w:rPr>
          <w:rFonts w:ascii="Calibri" w:hAnsi="Calibri"/>
        </w:rPr>
        <w:t>5</w:t>
      </w:r>
      <w:commentRangeEnd w:id="101"/>
      <w:r w:rsidRPr="00D975E1">
        <w:rPr>
          <w:rStyle w:val="a9"/>
          <w:rFonts w:ascii="Calibri" w:eastAsiaTheme="minorEastAsia" w:hAnsi="Calibri" w:cstheme="minorBidi"/>
          <w:b w:val="0"/>
          <w:bCs w:val="0"/>
        </w:rPr>
        <w:commentReference w:id="101"/>
      </w:r>
      <w:r w:rsidRPr="00D975E1">
        <w:rPr>
          <w:rFonts w:ascii="Calibri" w:hAnsi="Calibri"/>
        </w:rPr>
        <w:t>]</w:t>
      </w:r>
      <w:bookmarkEnd w:id="100"/>
      <w:sdt>
        <w:sdtPr>
          <w:rPr>
            <w:rFonts w:ascii="Calibri" w:hAnsi="Calibri"/>
          </w:rPr>
          <w:id w:val="-2060080375"/>
          <w:citation/>
        </w:sdtPr>
        <w:sdtContent>
          <w:r w:rsidR="002237A2">
            <w:rPr>
              <w:rFonts w:ascii="Calibri" w:hAnsi="Calibri"/>
            </w:rPr>
            <w:fldChar w:fldCharType="begin"/>
          </w:r>
          <w:r w:rsidR="002237A2">
            <w:rPr>
              <w:rFonts w:ascii="Calibri" w:hAnsi="Calibri"/>
            </w:rPr>
            <w:instrText xml:space="preserve"> CITATION Luc18 \l 1033 </w:instrText>
          </w:r>
          <w:r w:rsidR="002237A2">
            <w:rPr>
              <w:rFonts w:ascii="Calibri" w:hAnsi="Calibri"/>
            </w:rPr>
            <w:fldChar w:fldCharType="separate"/>
          </w:r>
          <w:r w:rsidR="002237A2">
            <w:rPr>
              <w:rFonts w:ascii="Calibri" w:hAnsi="Calibri"/>
              <w:noProof/>
            </w:rPr>
            <w:t xml:space="preserve"> </w:t>
          </w:r>
          <w:r w:rsidR="002237A2" w:rsidRPr="002237A2">
            <w:rPr>
              <w:rFonts w:ascii="Calibri" w:hAnsi="Calibri"/>
              <w:noProof/>
            </w:rPr>
            <w:t>(Koroleva, 2018)</w:t>
          </w:r>
          <w:r w:rsidR="002237A2">
            <w:rPr>
              <w:rFonts w:ascii="Calibri" w:hAnsi="Calibri"/>
            </w:rPr>
            <w:fldChar w:fldCharType="end"/>
          </w:r>
        </w:sdtContent>
      </w:sdt>
    </w:p>
    <w:p w14:paraId="467E53B4" w14:textId="3E1501F4" w:rsidR="00F50444" w:rsidRPr="00D975E1" w:rsidRDefault="001F567B" w:rsidP="00F50444">
      <w:pPr>
        <w:widowControl/>
        <w:jc w:val="left"/>
        <w:rPr>
          <w:ins w:id="102" w:author="Bolin Zhu" w:date="2021-04-30T16:18:00Z"/>
          <w:rFonts w:ascii="Calibri" w:hAnsi="Calibri"/>
          <w:b/>
          <w:bCs/>
          <w:noProof/>
          <w:kern w:val="44"/>
          <w:szCs w:val="21"/>
        </w:rPr>
      </w:pPr>
      <w:r w:rsidRPr="00D975E1">
        <w:rPr>
          <w:rFonts w:ascii="Calibri" w:hAnsi="Calibri"/>
          <w:b/>
          <w:bCs/>
          <w:kern w:val="44"/>
          <w:szCs w:val="21"/>
        </w:rPr>
        <w:t xml:space="preserve">In computing, </w:t>
      </w:r>
      <w:proofErr w:type="spellStart"/>
      <w:r w:rsidRPr="00D975E1">
        <w:rPr>
          <w:rFonts w:ascii="Calibri" w:hAnsi="Calibri"/>
          <w:b/>
          <w:bCs/>
          <w:kern w:val="44"/>
          <w:szCs w:val="21"/>
        </w:rPr>
        <w:t>memoisation</w:t>
      </w:r>
      <w:proofErr w:type="spellEnd"/>
      <w:r w:rsidRPr="00D975E1">
        <w:rPr>
          <w:rFonts w:ascii="Calibri" w:hAnsi="Calibri"/>
          <w:b/>
          <w:bCs/>
          <w:kern w:val="44"/>
          <w:szCs w:val="21"/>
        </w:rPr>
        <w:t xml:space="preserve"> is an </w:t>
      </w:r>
      <w:del w:id="103" w:author="Bolin Zhu" w:date="2021-04-30T16:19:00Z">
        <w:r w:rsidRPr="00D975E1" w:rsidDel="00F50444">
          <w:rPr>
            <w:rFonts w:ascii="Calibri" w:hAnsi="Calibri"/>
            <w:b/>
            <w:bCs/>
            <w:kern w:val="44"/>
            <w:szCs w:val="21"/>
          </w:rPr>
          <w:delText>optimisation</w:delText>
        </w:r>
      </w:del>
      <w:ins w:id="104" w:author="Bolin Zhu" w:date="2021-04-30T16:19:00Z">
        <w:r w:rsidR="00F50444" w:rsidRPr="00D975E1">
          <w:rPr>
            <w:rFonts w:ascii="Calibri" w:hAnsi="Calibri"/>
            <w:b/>
            <w:bCs/>
            <w:kern w:val="44"/>
            <w:szCs w:val="21"/>
          </w:rPr>
          <w:t>optimization</w:t>
        </w:r>
      </w:ins>
      <w:r w:rsidRPr="00D975E1">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D975E1">
        <w:rPr>
          <w:rFonts w:ascii="Calibri" w:hAnsi="Calibri"/>
          <w:szCs w:val="21"/>
        </w:rPr>
        <w:t xml:space="preserve"> </w:t>
      </w:r>
      <w:proofErr w:type="spellStart"/>
      <w:r w:rsidRPr="00D975E1">
        <w:rPr>
          <w:rFonts w:ascii="Calibri" w:hAnsi="Calibri"/>
          <w:b/>
          <w:bCs/>
          <w:kern w:val="44"/>
          <w:szCs w:val="21"/>
        </w:rPr>
        <w:t>memoization</w:t>
      </w:r>
      <w:proofErr w:type="spellEnd"/>
      <w:r w:rsidRPr="00D975E1">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del w:id="105" w:author="Bolin Zhu" w:date="2021-04-30T16:18:00Z">
        <w:r w:rsidRPr="00D975E1" w:rsidDel="00F50444">
          <w:rPr>
            <w:rFonts w:ascii="Calibri" w:hAnsi="Calibri"/>
            <w:b/>
            <w:bCs/>
            <w:noProof/>
            <w:kern w:val="44"/>
            <w:szCs w:val="21"/>
          </w:rPr>
          <w:delText xml:space="preserve"> </w:delText>
        </w:r>
      </w:del>
    </w:p>
    <w:p w14:paraId="57E5560B" w14:textId="2640D336" w:rsidR="00F50444" w:rsidRPr="00D975E1" w:rsidDel="00C72249" w:rsidRDefault="00F50444">
      <w:pPr>
        <w:rPr>
          <w:del w:id="106" w:author="Bolin Zhu" w:date="2021-04-30T16:33:00Z"/>
          <w:rFonts w:ascii="Calibri" w:hAnsi="Calibri"/>
          <w:rPrChange w:id="107" w:author="Bolin Zhu" w:date="2021-04-30T16:18:00Z">
            <w:rPr>
              <w:del w:id="108" w:author="Bolin Zhu" w:date="2021-04-30T16:33:00Z"/>
              <w:b/>
              <w:bCs/>
              <w:noProof/>
            </w:rPr>
          </w:rPrChange>
        </w:rPr>
        <w:pPrChange w:id="109" w:author="Bolin Zhu" w:date="2021-04-30T16:18:00Z">
          <w:pPr>
            <w:widowControl/>
            <w:jc w:val="left"/>
          </w:pPr>
        </w:pPrChange>
      </w:pPr>
    </w:p>
    <w:p w14:paraId="25E5D69C" w14:textId="77777777" w:rsidR="001F567B" w:rsidRPr="00D975E1" w:rsidRDefault="001F567B" w:rsidP="001F567B">
      <w:pPr>
        <w:widowControl/>
        <w:jc w:val="left"/>
        <w:rPr>
          <w:rFonts w:ascii="Calibri" w:hAnsi="Calibri"/>
          <w:b/>
          <w:bCs/>
          <w:kern w:val="44"/>
          <w:szCs w:val="21"/>
        </w:rPr>
      </w:pPr>
      <w:r w:rsidRPr="00D975E1">
        <w:rPr>
          <w:rFonts w:ascii="Calibri" w:hAnsi="Calibri"/>
          <w:b/>
          <w:bCs/>
          <w:noProof/>
          <w:kern w:val="44"/>
          <w:szCs w:val="21"/>
        </w:rPr>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D975E1" w:rsidRDefault="001F567B" w:rsidP="00291FE6">
      <w:pPr>
        <w:jc w:val="left"/>
        <w:rPr>
          <w:rFonts w:ascii="Calibri" w:hAnsi="Calibri"/>
          <w:szCs w:val="21"/>
        </w:rPr>
      </w:pPr>
    </w:p>
    <w:p w14:paraId="1651E10D" w14:textId="77777777" w:rsidR="00291FE6" w:rsidRPr="00D975E1" w:rsidRDefault="00291FE6" w:rsidP="00065ABD">
      <w:pPr>
        <w:rPr>
          <w:rFonts w:ascii="Calibri" w:hAnsi="Calibri"/>
          <w:szCs w:val="21"/>
        </w:rPr>
      </w:pPr>
    </w:p>
    <w:p w14:paraId="48C73534" w14:textId="4495DDE3" w:rsidR="00AD64CC" w:rsidRPr="00D975E1" w:rsidRDefault="00AD64CC" w:rsidP="00065ABD">
      <w:pPr>
        <w:rPr>
          <w:rFonts w:ascii="Calibri" w:hAnsi="Calibri"/>
          <w:szCs w:val="21"/>
        </w:rPr>
      </w:pPr>
      <w:r w:rsidRPr="00D975E1">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D975E1" w:rsidRDefault="00AD64CC" w:rsidP="00065ABD">
      <w:pPr>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t xml:space="preserve">-how to implement the </w:t>
      </w:r>
      <w:proofErr w:type="spellStart"/>
      <w:r w:rsidRPr="00D975E1">
        <w:rPr>
          <w:rFonts w:ascii="Calibri" w:hAnsi="Calibri"/>
          <w:szCs w:val="21"/>
        </w:rPr>
        <w:t>memoization</w:t>
      </w:r>
      <w:proofErr w:type="spellEnd"/>
      <w:r w:rsidRPr="00D975E1">
        <w:rPr>
          <w:rFonts w:ascii="Calibri" w:hAnsi="Calibri"/>
          <w:szCs w:val="21"/>
        </w:rPr>
        <w:t xml:space="preserve"> in this project</w:t>
      </w:r>
    </w:p>
    <w:p w14:paraId="69C5AF0C" w14:textId="77777777" w:rsidR="00FF4CB8" w:rsidRPr="00D975E1" w:rsidRDefault="00FF4CB8" w:rsidP="00065ABD">
      <w:pPr>
        <w:rPr>
          <w:rFonts w:ascii="Calibri" w:hAnsi="Calibri"/>
          <w:szCs w:val="21"/>
        </w:rPr>
      </w:pPr>
    </w:p>
    <w:p w14:paraId="038F3AE5" w14:textId="491F66DD" w:rsidR="00AD64CC" w:rsidRPr="00D975E1" w:rsidRDefault="00AD64CC" w:rsidP="00FF4CB8">
      <w:pPr>
        <w:rPr>
          <w:rFonts w:ascii="Calibri" w:hAnsi="Calibri"/>
        </w:rPr>
      </w:pPr>
      <w:r w:rsidRPr="00D975E1">
        <w:rPr>
          <w:rFonts w:ascii="Calibri" w:hAnsi="Calibri"/>
        </w:rPr>
        <w:t xml:space="preserve">The data in the green part of the image can be used without calculation, because </w:t>
      </w:r>
      <w:proofErr w:type="spellStart"/>
      <w:r w:rsidRPr="00D975E1">
        <w:rPr>
          <w:rFonts w:ascii="Calibri" w:hAnsi="Calibri"/>
        </w:rPr>
        <w:t>memoization</w:t>
      </w:r>
      <w:proofErr w:type="spellEnd"/>
      <w:r w:rsidRPr="00D975E1">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D975E1" w:rsidRDefault="00291FE6" w:rsidP="00291FE6">
      <w:pPr>
        <w:jc w:val="left"/>
        <w:rPr>
          <w:rFonts w:ascii="Calibri" w:hAnsi="Calibri"/>
          <w:szCs w:val="21"/>
        </w:rPr>
      </w:pPr>
    </w:p>
    <w:p w14:paraId="18ED488A" w14:textId="77777777" w:rsidR="00291FE6" w:rsidRPr="00D975E1" w:rsidRDefault="00291FE6" w:rsidP="00291FE6">
      <w:pPr>
        <w:jc w:val="left"/>
        <w:rPr>
          <w:rFonts w:ascii="Calibri" w:hAnsi="Calibri"/>
          <w:szCs w:val="21"/>
        </w:rPr>
      </w:pPr>
      <w:r w:rsidRPr="00D975E1">
        <w:rPr>
          <w:rFonts w:ascii="Calibri" w:hAnsi="Calibri"/>
          <w:szCs w:val="21"/>
        </w:rPr>
        <w:t xml:space="preserve">Here is the pseudocode for </w:t>
      </w:r>
      <w:proofErr w:type="spellStart"/>
      <w:r w:rsidRPr="00D975E1">
        <w:rPr>
          <w:rFonts w:ascii="Calibri" w:hAnsi="Calibri"/>
          <w:szCs w:val="21"/>
        </w:rPr>
        <w:t>Memoization</w:t>
      </w:r>
      <w:proofErr w:type="spellEnd"/>
      <w:r w:rsidRPr="00D975E1">
        <w:rPr>
          <w:rFonts w:ascii="Calibri" w:hAnsi="Calibri"/>
          <w:szCs w:val="21"/>
        </w:rPr>
        <w:t>:</w:t>
      </w:r>
    </w:p>
    <w:p w14:paraId="620497FE" w14:textId="77777777" w:rsidR="00291FE6" w:rsidRPr="00D975E1" w:rsidRDefault="00291FE6" w:rsidP="00291FE6">
      <w:pPr>
        <w:jc w:val="left"/>
        <w:rPr>
          <w:rFonts w:ascii="Calibri" w:hAnsi="Calibri"/>
          <w:szCs w:val="21"/>
        </w:rPr>
      </w:pPr>
      <w:r w:rsidRPr="00D975E1">
        <w:rPr>
          <w:rFonts w:ascii="Calibri" w:hAnsi="Calibri"/>
          <w:szCs w:val="21"/>
        </w:rPr>
        <w:lastRenderedPageBreak/>
        <w:t>Define Strength(set)</w:t>
      </w:r>
    </w:p>
    <w:p w14:paraId="6547DE83" w14:textId="77777777" w:rsidR="00291FE6" w:rsidRPr="00D975E1" w:rsidRDefault="00291FE6" w:rsidP="00291FE6">
      <w:pPr>
        <w:jc w:val="left"/>
        <w:rPr>
          <w:rFonts w:ascii="Calibri" w:hAnsi="Calibri"/>
          <w:szCs w:val="21"/>
        </w:rPr>
      </w:pPr>
      <w:r w:rsidRPr="00D975E1">
        <w:rPr>
          <w:rFonts w:ascii="Calibri" w:hAnsi="Calibri"/>
          <w:szCs w:val="21"/>
        </w:rPr>
        <w:t>Memo = keys:powerset5 -&gt; values: zeros(</w:t>
      </w:r>
      <w:proofErr w:type="spellStart"/>
      <w:r w:rsidRPr="00D975E1">
        <w:rPr>
          <w:rFonts w:ascii="Calibri" w:hAnsi="Calibri"/>
          <w:szCs w:val="21"/>
        </w:rPr>
        <w:t>len</w:t>
      </w:r>
      <w:proofErr w:type="spellEnd"/>
      <w:r w:rsidRPr="00D975E1">
        <w:rPr>
          <w:rFonts w:ascii="Calibri" w:hAnsi="Calibri"/>
          <w:szCs w:val="21"/>
        </w:rPr>
        <w:t>(powerset5(players)))</w:t>
      </w:r>
    </w:p>
    <w:p w14:paraId="11302F5E" w14:textId="77777777" w:rsidR="00291FE6" w:rsidRPr="00D975E1" w:rsidRDefault="00291FE6" w:rsidP="00291FE6">
      <w:pPr>
        <w:jc w:val="left"/>
        <w:rPr>
          <w:rFonts w:ascii="Calibri" w:hAnsi="Calibri"/>
          <w:szCs w:val="21"/>
        </w:rPr>
      </w:pPr>
      <w:r w:rsidRPr="00D975E1">
        <w:rPr>
          <w:rFonts w:ascii="Calibri" w:hAnsi="Calibri"/>
          <w:szCs w:val="21"/>
        </w:rPr>
        <w:t>If num == 1</w:t>
      </w:r>
    </w:p>
    <w:p w14:paraId="0095F295" w14:textId="77777777" w:rsidR="00291FE6" w:rsidRPr="00D975E1" w:rsidRDefault="00291FE6" w:rsidP="00291FE6">
      <w:pPr>
        <w:jc w:val="left"/>
        <w:rPr>
          <w:rFonts w:ascii="Calibri" w:hAnsi="Calibri"/>
          <w:szCs w:val="21"/>
        </w:rPr>
      </w:pPr>
      <w:r w:rsidRPr="00D975E1">
        <w:rPr>
          <w:rFonts w:ascii="Calibri" w:hAnsi="Calibri"/>
          <w:szCs w:val="21"/>
        </w:rPr>
        <w:t xml:space="preserve">            Memo[set] = Rating(set[0])</w:t>
      </w:r>
    </w:p>
    <w:p w14:paraId="1387F1E8" w14:textId="77777777" w:rsidR="00291FE6" w:rsidRPr="00D975E1" w:rsidRDefault="00291FE6" w:rsidP="00291FE6">
      <w:pPr>
        <w:jc w:val="left"/>
        <w:rPr>
          <w:rFonts w:ascii="Calibri" w:hAnsi="Calibri"/>
          <w:szCs w:val="21"/>
        </w:rPr>
      </w:pPr>
      <w:r w:rsidRPr="00D975E1">
        <w:rPr>
          <w:rFonts w:ascii="Calibri" w:hAnsi="Calibri"/>
          <w:szCs w:val="21"/>
        </w:rPr>
        <w:t xml:space="preserve">            Return Rating(set[0])</w:t>
      </w:r>
    </w:p>
    <w:p w14:paraId="61581876" w14:textId="77777777" w:rsidR="00291FE6" w:rsidRPr="00D975E1" w:rsidRDefault="00291FE6" w:rsidP="00291FE6">
      <w:pPr>
        <w:jc w:val="left"/>
        <w:rPr>
          <w:rFonts w:ascii="Calibri" w:hAnsi="Calibri"/>
          <w:szCs w:val="21"/>
        </w:rPr>
      </w:pPr>
      <w:r w:rsidRPr="00D975E1">
        <w:rPr>
          <w:rFonts w:ascii="Calibri" w:hAnsi="Calibri"/>
          <w:szCs w:val="21"/>
        </w:rPr>
        <w:t>Else</w:t>
      </w:r>
    </w:p>
    <w:p w14:paraId="0BAF61A4" w14:textId="77777777" w:rsidR="00291FE6" w:rsidRPr="00D975E1" w:rsidRDefault="00291FE6" w:rsidP="00291FE6">
      <w:pPr>
        <w:jc w:val="left"/>
        <w:rPr>
          <w:rFonts w:ascii="Calibri" w:hAnsi="Calibri"/>
          <w:szCs w:val="21"/>
        </w:rPr>
      </w:pPr>
      <w:r w:rsidRPr="00D975E1">
        <w:rPr>
          <w:rFonts w:ascii="Calibri" w:hAnsi="Calibri"/>
          <w:szCs w:val="21"/>
        </w:rPr>
        <w:t xml:space="preserve">            If (Memo[set] == 0)</w:t>
      </w:r>
    </w:p>
    <w:p w14:paraId="6241889F" w14:textId="77777777" w:rsidR="00291FE6" w:rsidRPr="00D975E1" w:rsidRDefault="00291FE6" w:rsidP="00291FE6">
      <w:pPr>
        <w:jc w:val="left"/>
        <w:rPr>
          <w:rFonts w:ascii="Calibri" w:hAnsi="Calibri"/>
          <w:szCs w:val="21"/>
        </w:rPr>
      </w:pPr>
      <w:r w:rsidRPr="00D975E1">
        <w:rPr>
          <w:rFonts w:ascii="Calibri" w:hAnsi="Calibri"/>
          <w:szCs w:val="21"/>
        </w:rPr>
        <w:t xml:space="preserve">                        strength = 0;</w:t>
      </w:r>
    </w:p>
    <w:p w14:paraId="072336DF" w14:textId="77777777" w:rsidR="00291FE6" w:rsidRPr="00D975E1" w:rsidRDefault="00291FE6" w:rsidP="00291FE6">
      <w:pPr>
        <w:jc w:val="left"/>
        <w:rPr>
          <w:rFonts w:ascii="Calibri" w:hAnsi="Calibri"/>
          <w:szCs w:val="21"/>
        </w:rPr>
      </w:pPr>
      <w:r w:rsidRPr="00D975E1">
        <w:rPr>
          <w:rFonts w:ascii="Calibri" w:hAnsi="Calibri"/>
          <w:szCs w:val="21"/>
        </w:rPr>
        <w:t xml:space="preserve">                        For each subset in </w:t>
      </w:r>
      <w:proofErr w:type="spellStart"/>
      <w:r w:rsidRPr="00D975E1">
        <w:rPr>
          <w:rFonts w:ascii="Calibri" w:hAnsi="Calibri"/>
          <w:szCs w:val="21"/>
        </w:rPr>
        <w:t>itertools.combination</w:t>
      </w:r>
      <w:proofErr w:type="spellEnd"/>
      <w:r w:rsidRPr="00D975E1">
        <w:rPr>
          <w:rFonts w:ascii="Calibri" w:hAnsi="Calibri"/>
          <w:szCs w:val="21"/>
        </w:rPr>
        <w:t xml:space="preserve">(set, </w:t>
      </w:r>
      <w:proofErr w:type="spellStart"/>
      <w:r w:rsidRPr="00D975E1">
        <w:rPr>
          <w:rFonts w:ascii="Calibri" w:hAnsi="Calibri"/>
          <w:szCs w:val="21"/>
        </w:rPr>
        <w:t>len</w:t>
      </w:r>
      <w:proofErr w:type="spellEnd"/>
      <w:r w:rsidRPr="00D975E1">
        <w:rPr>
          <w:rFonts w:ascii="Calibri" w:hAnsi="Calibri"/>
          <w:szCs w:val="21"/>
        </w:rPr>
        <w:t>(set)-1)</w:t>
      </w:r>
    </w:p>
    <w:p w14:paraId="6CFCCD32" w14:textId="77777777" w:rsidR="00291FE6" w:rsidRPr="00D975E1" w:rsidRDefault="00291FE6" w:rsidP="00291FE6">
      <w:pPr>
        <w:jc w:val="left"/>
        <w:rPr>
          <w:rFonts w:ascii="Calibri" w:hAnsi="Calibri"/>
          <w:szCs w:val="21"/>
        </w:rPr>
      </w:pPr>
      <w:r w:rsidRPr="00D975E1">
        <w:rPr>
          <w:rFonts w:ascii="Calibri" w:hAnsi="Calibri"/>
          <w:szCs w:val="21"/>
        </w:rPr>
        <w:t xml:space="preserve">                                    strength += Strength(subset)</w:t>
      </w:r>
    </w:p>
    <w:p w14:paraId="3958DC3E" w14:textId="77777777" w:rsidR="00291FE6" w:rsidRPr="00D975E1" w:rsidRDefault="00291FE6" w:rsidP="00291FE6">
      <w:pPr>
        <w:jc w:val="left"/>
        <w:rPr>
          <w:rFonts w:ascii="Calibri" w:hAnsi="Calibri"/>
          <w:szCs w:val="21"/>
        </w:rPr>
      </w:pPr>
      <w:r w:rsidRPr="00D975E1">
        <w:rPr>
          <w:rFonts w:ascii="Calibri" w:hAnsi="Calibri"/>
          <w:szCs w:val="21"/>
        </w:rPr>
        <w:t xml:space="preserve">                        strength / (</w:t>
      </w:r>
      <w:proofErr w:type="spellStart"/>
      <w:r w:rsidRPr="00D975E1">
        <w:rPr>
          <w:rFonts w:ascii="Calibri" w:hAnsi="Calibri"/>
          <w:szCs w:val="21"/>
        </w:rPr>
        <w:t>len</w:t>
      </w:r>
      <w:proofErr w:type="spellEnd"/>
      <w:r w:rsidRPr="00D975E1">
        <w:rPr>
          <w:rFonts w:ascii="Calibri" w:hAnsi="Calibri"/>
          <w:szCs w:val="21"/>
        </w:rPr>
        <w:t xml:space="preserve">(set))                </w:t>
      </w:r>
    </w:p>
    <w:p w14:paraId="210611B7" w14:textId="77777777" w:rsidR="00291FE6" w:rsidRPr="00D975E1" w:rsidRDefault="00291FE6" w:rsidP="00291FE6">
      <w:pPr>
        <w:jc w:val="left"/>
        <w:rPr>
          <w:rFonts w:ascii="Calibri" w:hAnsi="Calibri"/>
          <w:szCs w:val="21"/>
        </w:rPr>
      </w:pPr>
      <w:r w:rsidRPr="00D975E1">
        <w:rPr>
          <w:rFonts w:ascii="Calibri" w:hAnsi="Calibri"/>
          <w:szCs w:val="21"/>
        </w:rPr>
        <w:t xml:space="preserve">                        Memo[set] = strength</w:t>
      </w:r>
    </w:p>
    <w:p w14:paraId="00E24F22" w14:textId="77777777" w:rsidR="00291FE6" w:rsidRPr="00D975E1" w:rsidRDefault="00291FE6" w:rsidP="00291FE6">
      <w:pPr>
        <w:jc w:val="left"/>
        <w:rPr>
          <w:rFonts w:ascii="Calibri" w:hAnsi="Calibri"/>
          <w:szCs w:val="21"/>
        </w:rPr>
      </w:pPr>
      <w:r w:rsidRPr="00D975E1">
        <w:rPr>
          <w:rFonts w:ascii="Calibri" w:hAnsi="Calibri"/>
          <w:szCs w:val="21"/>
        </w:rPr>
        <w:t xml:space="preserve">            Return Memo[set]</w:t>
      </w:r>
    </w:p>
    <w:p w14:paraId="050280EE" w14:textId="77777777" w:rsidR="00291FE6" w:rsidRPr="00D975E1" w:rsidRDefault="00291FE6" w:rsidP="00291FE6">
      <w:pPr>
        <w:jc w:val="left"/>
        <w:rPr>
          <w:rFonts w:ascii="Calibri" w:hAnsi="Calibri"/>
          <w:szCs w:val="21"/>
        </w:rPr>
      </w:pPr>
    </w:p>
    <w:p w14:paraId="4C18D911" w14:textId="34D93172" w:rsidR="00291FE6" w:rsidRPr="00D975E1" w:rsidRDefault="00291FE6" w:rsidP="00291FE6">
      <w:pPr>
        <w:jc w:val="left"/>
        <w:rPr>
          <w:rFonts w:ascii="Calibri" w:hAnsi="Calibri"/>
          <w:szCs w:val="21"/>
        </w:rPr>
      </w:pPr>
      <w:r w:rsidRPr="00D975E1">
        <w:rPr>
          <w:rFonts w:ascii="Calibri" w:hAnsi="Calibri"/>
          <w:szCs w:val="21"/>
        </w:rPr>
        <w:t xml:space="preserve">In the pseudocode, the function will always check the Set and do the recursion which will always check all of the powerset of </w:t>
      </w:r>
      <w:proofErr w:type="spellStart"/>
      <w:r w:rsidRPr="00D975E1">
        <w:rPr>
          <w:rFonts w:ascii="Calibri" w:hAnsi="Calibri"/>
          <w:szCs w:val="21"/>
        </w:rPr>
        <w:t>len</w:t>
      </w:r>
      <w:proofErr w:type="spellEnd"/>
      <w:r w:rsidRPr="00D975E1">
        <w:rPr>
          <w:rFonts w:ascii="Calibri" w:hAnsi="Calibri"/>
          <w:szCs w:val="21"/>
        </w:rPr>
        <w:t xml:space="preserve"> (set), until it find the personal rating, however, as the method mentioned before, the formula to calculate a group rating is Strength(</w:t>
      </w:r>
      <w:proofErr w:type="spellStart"/>
      <w:r w:rsidRPr="00D975E1">
        <w:rPr>
          <w:rFonts w:ascii="Calibri" w:hAnsi="Calibri"/>
          <w:szCs w:val="21"/>
        </w:rPr>
        <w:t>playerA,B</w:t>
      </w:r>
      <w:proofErr w:type="spellEnd"/>
      <w:r w:rsidRPr="00D975E1">
        <w:rPr>
          <w:rFonts w:ascii="Calibri" w:hAnsi="Calibri"/>
          <w:szCs w:val="21"/>
        </w:rPr>
        <w:t>)= Strength(</w:t>
      </w:r>
      <w:proofErr w:type="spellStart"/>
      <w:r w:rsidRPr="00D975E1">
        <w:rPr>
          <w:rFonts w:ascii="Calibri" w:hAnsi="Calibri"/>
          <w:szCs w:val="21"/>
        </w:rPr>
        <w:t>playerA</w:t>
      </w:r>
      <w:proofErr w:type="spellEnd"/>
      <w:r w:rsidRPr="00D975E1">
        <w:rPr>
          <w:rFonts w:ascii="Calibri" w:hAnsi="Calibri"/>
          <w:szCs w:val="21"/>
        </w:rPr>
        <w:t>)+Strength(</w:t>
      </w:r>
      <w:proofErr w:type="spellStart"/>
      <w:r w:rsidRPr="00D975E1">
        <w:rPr>
          <w:rFonts w:ascii="Calibri" w:hAnsi="Calibri"/>
          <w:szCs w:val="21"/>
        </w:rPr>
        <w:t>playerB</w:t>
      </w:r>
      <w:proofErr w:type="spellEnd"/>
      <w:r w:rsidRPr="00D975E1">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D975E1" w:rsidRDefault="00291FE6" w:rsidP="00FF4CB8">
      <w:pPr>
        <w:rPr>
          <w:ins w:id="110" w:author="Bolin Zhu" w:date="2021-04-30T16:33:00Z"/>
          <w:rFonts w:ascii="Calibri" w:hAnsi="Calibri"/>
          <w:b/>
          <w:bCs/>
        </w:rPr>
      </w:pPr>
    </w:p>
    <w:p w14:paraId="5C5EE551" w14:textId="6117131E" w:rsidR="00C72249" w:rsidRPr="00D975E1" w:rsidRDefault="00C72249" w:rsidP="00C72249">
      <w:pPr>
        <w:pStyle w:val="3"/>
        <w:rPr>
          <w:ins w:id="111" w:author="Bolin Zhu" w:date="2021-04-30T16:33:00Z"/>
          <w:rFonts w:ascii="Calibri" w:hAnsi="Calibri"/>
          <w:noProof/>
        </w:rPr>
      </w:pPr>
      <w:bookmarkStart w:id="112" w:name="_Toc70778245"/>
      <w:ins w:id="113" w:author="Bolin Zhu" w:date="2021-04-30T16:33:00Z">
        <w:r w:rsidRPr="00D975E1">
          <w:rPr>
            <w:rFonts w:ascii="Calibri" w:hAnsi="Calibri"/>
            <w:noProof/>
          </w:rPr>
          <w:t xml:space="preserve">Implementation in simple </w:t>
        </w:r>
      </w:ins>
      <w:ins w:id="114" w:author="Bolin Zhu" w:date="2021-04-30T16:41:00Z">
        <w:r w:rsidRPr="00D975E1">
          <w:rPr>
            <w:rFonts w:ascii="Calibri" w:hAnsi="Calibri"/>
            <w:noProof/>
          </w:rPr>
          <w:t>robot</w:t>
        </w:r>
      </w:ins>
      <w:bookmarkEnd w:id="112"/>
    </w:p>
    <w:p w14:paraId="3F90347C" w14:textId="5490BDC3" w:rsidR="00C72249" w:rsidRPr="00D975E1" w:rsidRDefault="00C72249" w:rsidP="00C72249">
      <w:pPr>
        <w:rPr>
          <w:ins w:id="115" w:author="Bolin Zhu" w:date="2021-04-30T16:33:00Z"/>
          <w:rFonts w:ascii="Calibri" w:hAnsi="Calibri"/>
        </w:rPr>
      </w:pPr>
      <w:ins w:id="116" w:author="Bolin Zhu" w:date="2021-04-30T16:33:00Z">
        <w:r w:rsidRPr="00D975E1">
          <w:rPr>
            <w:rFonts w:ascii="Calibri" w:hAnsi="Calibri"/>
          </w:rPr>
          <w:t>In this project, there are two modes are considered which the player could choose to against with a player, and player could choose to against with the computer choice</w:t>
        </w:r>
      </w:ins>
      <w:ins w:id="117" w:author="Bolin Zhu" w:date="2021-04-30T16:50:00Z">
        <w:r w:rsidRPr="00D975E1">
          <w:rPr>
            <w:rFonts w:ascii="Calibri" w:hAnsi="Calibri"/>
          </w:rPr>
          <w:t>. However, In this project, the robot has not been set up to be very complex, due to time constraints.</w:t>
        </w:r>
      </w:ins>
      <w:ins w:id="118" w:author="Bolin Zhu" w:date="2021-04-30T20:09:00Z">
        <w:r w:rsidR="00FE6B9C" w:rsidRPr="00D975E1">
          <w:rPr>
            <w:rFonts w:ascii="Calibri" w:hAnsi="Calibri"/>
          </w:rPr>
          <w:t xml:space="preserve"> To ensure the cost AI </w:t>
        </w:r>
      </w:ins>
      <w:ins w:id="119" w:author="Bolin Zhu" w:date="2021-04-30T20:10:00Z">
        <w:r w:rsidR="00FE6B9C" w:rsidRPr="00D975E1">
          <w:rPr>
            <w:rFonts w:ascii="Calibri" w:hAnsi="Calibri"/>
          </w:rPr>
          <w:t>will not more than 19 points</w:t>
        </w:r>
      </w:ins>
      <w:ins w:id="120" w:author="Bolin Zhu" w:date="2021-04-30T20:08:00Z">
        <w:r w:rsidR="00FE6B9C" w:rsidRPr="00D975E1">
          <w:rPr>
            <w:rFonts w:ascii="Calibri" w:hAnsi="Calibri"/>
          </w:rPr>
          <w:t xml:space="preserve"> </w:t>
        </w:r>
      </w:ins>
      <w:ins w:id="121" w:author="Bolin Zhu" w:date="2021-04-30T20:10:00Z">
        <w:r w:rsidR="00FE6B9C" w:rsidRPr="00D975E1">
          <w:rPr>
            <w:rFonts w:ascii="Calibri" w:hAnsi="Calibri"/>
          </w:rPr>
          <w:t>t</w:t>
        </w:r>
      </w:ins>
      <w:ins w:id="122" w:author="Bolin Zhu" w:date="2021-04-30T20:08:00Z">
        <w:r w:rsidR="00FE6B9C" w:rsidRPr="00D975E1">
          <w:rPr>
            <w:rFonts w:ascii="Calibri" w:hAnsi="Calibri"/>
          </w:rPr>
          <w:t>he setting of AI choose the player is that the AI player will only choose the baske</w:t>
        </w:r>
      </w:ins>
      <w:ins w:id="123" w:author="Bolin Zhu" w:date="2021-04-30T20:09:00Z">
        <w:r w:rsidR="00FE6B9C" w:rsidRPr="00D975E1">
          <w:rPr>
            <w:rFonts w:ascii="Calibri" w:hAnsi="Calibri"/>
          </w:rPr>
          <w:t xml:space="preserve">tball player from T3 which means the player in that level will cost 3 points. </w:t>
        </w:r>
      </w:ins>
      <w:ins w:id="124" w:author="Bolin Zhu" w:date="2021-04-30T20:10:00Z">
        <w:r w:rsidR="00FE6B9C" w:rsidRPr="00D975E1">
          <w:rPr>
            <w:rFonts w:ascii="Calibri" w:hAnsi="Calibri"/>
          </w:rPr>
          <w:t>So in this level the AI player</w:t>
        </w:r>
      </w:ins>
      <w:ins w:id="125" w:author="Bolin Zhu" w:date="2021-04-30T20:11:00Z">
        <w:r w:rsidR="00FE6B9C" w:rsidRPr="00D975E1">
          <w:rPr>
            <w:rFonts w:ascii="Calibri" w:hAnsi="Calibri"/>
          </w:rPr>
          <w:t xml:space="preserve"> will not be very strong. But this mode could help the player to get know more about how will the rating be and </w:t>
        </w:r>
      </w:ins>
      <w:ins w:id="126" w:author="Bolin Zhu" w:date="2021-04-30T20:12:00Z">
        <w:r w:rsidR="00FE6B9C" w:rsidRPr="00D975E1">
          <w:rPr>
            <w:rFonts w:ascii="Calibri" w:hAnsi="Calibri"/>
          </w:rPr>
          <w:t>the whole process of playing this game.</w:t>
        </w:r>
      </w:ins>
    </w:p>
    <w:p w14:paraId="5B1C00FE" w14:textId="77777777" w:rsidR="00C72249" w:rsidRPr="00D975E1" w:rsidRDefault="00C72249" w:rsidP="00FF4CB8">
      <w:pPr>
        <w:rPr>
          <w:rFonts w:ascii="Calibri" w:hAnsi="Calibri"/>
          <w:b/>
          <w:bCs/>
        </w:rPr>
      </w:pPr>
    </w:p>
    <w:p w14:paraId="52D9A650" w14:textId="1CC3187D" w:rsidR="00821F12" w:rsidRPr="00D975E1" w:rsidRDefault="00821F12" w:rsidP="00FF4CB8">
      <w:pPr>
        <w:pStyle w:val="3"/>
        <w:rPr>
          <w:rFonts w:ascii="Calibri" w:hAnsi="Calibri"/>
        </w:rPr>
      </w:pPr>
      <w:bookmarkStart w:id="127" w:name="_Toc70778246"/>
      <w:r w:rsidRPr="00D975E1">
        <w:rPr>
          <w:rFonts w:ascii="Calibri" w:hAnsi="Calibri"/>
        </w:rPr>
        <w:t>Implementation issue</w:t>
      </w:r>
      <w:bookmarkEnd w:id="127"/>
    </w:p>
    <w:p w14:paraId="348989D2" w14:textId="1872BFB6" w:rsidR="00821F12" w:rsidRPr="00D975E1" w:rsidRDefault="00821F12" w:rsidP="005E221B">
      <w:pPr>
        <w:jc w:val="left"/>
        <w:rPr>
          <w:rFonts w:ascii="Calibri" w:hAnsi="Calibri"/>
          <w:szCs w:val="21"/>
        </w:rPr>
      </w:pPr>
      <w:r w:rsidRPr="00D975E1">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D975E1" w:rsidRDefault="00821F12" w:rsidP="005E221B">
      <w:pPr>
        <w:jc w:val="left"/>
        <w:rPr>
          <w:rFonts w:ascii="Calibri" w:hAnsi="Calibri"/>
          <w:szCs w:val="21"/>
        </w:rPr>
      </w:pPr>
      <w:r w:rsidRPr="00D975E1">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w:t>
      </w:r>
      <w:r w:rsidRPr="00D975E1">
        <w:rPr>
          <w:rFonts w:ascii="Calibri" w:hAnsi="Calibri"/>
          <w:szCs w:val="21"/>
        </w:rPr>
        <w:lastRenderedPageBreak/>
        <w:t xml:space="preserve">manually. </w:t>
      </w:r>
      <w:del w:id="128" w:author="Warrick Roseboom" w:date="2021-04-15T17:04:00Z">
        <w:r w:rsidRPr="00D975E1" w:rsidDel="000B46C7">
          <w:rPr>
            <w:rFonts w:ascii="Calibri" w:hAnsi="Calibri"/>
            <w:szCs w:val="21"/>
          </w:rPr>
          <w:delText xml:space="preserve">This revealed that the data was not comprehensive enough and more information had to be added manually. </w:delText>
        </w:r>
      </w:del>
      <w:r w:rsidRPr="00D975E1">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D975E1" w:rsidRDefault="009733C7" w:rsidP="005E221B">
      <w:pPr>
        <w:jc w:val="left"/>
        <w:rPr>
          <w:rFonts w:ascii="Calibri" w:hAnsi="Calibri"/>
          <w:szCs w:val="21"/>
        </w:rPr>
      </w:pPr>
    </w:p>
    <w:p w14:paraId="0F56A037" w14:textId="090B1FFC" w:rsidR="00821F12" w:rsidRPr="00D975E1" w:rsidRDefault="009733C7" w:rsidP="005E221B">
      <w:pPr>
        <w:jc w:val="left"/>
        <w:rPr>
          <w:rFonts w:ascii="Calibri" w:hAnsi="Calibri"/>
          <w:szCs w:val="21"/>
        </w:rPr>
      </w:pPr>
      <w:r w:rsidRPr="00D975E1">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D975E1" w:rsidRDefault="009733C7" w:rsidP="005E221B">
      <w:pPr>
        <w:jc w:val="left"/>
        <w:rPr>
          <w:rFonts w:ascii="Calibri" w:hAnsi="Calibri"/>
          <w:szCs w:val="21"/>
        </w:rPr>
      </w:pPr>
    </w:p>
    <w:p w14:paraId="770958A8" w14:textId="77777777" w:rsidR="009733C7" w:rsidRPr="00D975E1" w:rsidRDefault="009733C7" w:rsidP="005E221B">
      <w:pPr>
        <w:jc w:val="left"/>
        <w:rPr>
          <w:rFonts w:ascii="Calibri" w:hAnsi="Calibri"/>
          <w:szCs w:val="21"/>
        </w:rPr>
      </w:pPr>
      <w:r w:rsidRPr="00D975E1">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D975E1" w:rsidRDefault="009733C7" w:rsidP="005E221B">
      <w:pPr>
        <w:jc w:val="left"/>
        <w:rPr>
          <w:rFonts w:ascii="Calibri" w:hAnsi="Calibri"/>
          <w:szCs w:val="21"/>
        </w:rPr>
      </w:pPr>
      <w:r w:rsidRPr="00D975E1">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D975E1" w:rsidRDefault="00821F12" w:rsidP="005E221B">
      <w:pPr>
        <w:jc w:val="left"/>
        <w:rPr>
          <w:rFonts w:ascii="Calibri" w:hAnsi="Calibri"/>
          <w:szCs w:val="21"/>
        </w:rPr>
      </w:pPr>
    </w:p>
    <w:p w14:paraId="1B7B0F97" w14:textId="77777777" w:rsidR="001A0275" w:rsidRPr="00D975E1" w:rsidRDefault="001A0275" w:rsidP="005E221B">
      <w:pPr>
        <w:widowControl/>
        <w:jc w:val="left"/>
        <w:rPr>
          <w:rFonts w:ascii="Calibri" w:hAnsi="Calibri"/>
          <w:b/>
          <w:bCs/>
          <w:kern w:val="44"/>
          <w:szCs w:val="21"/>
        </w:rPr>
      </w:pPr>
      <w:r w:rsidRPr="00D975E1">
        <w:rPr>
          <w:rFonts w:ascii="Calibri" w:hAnsi="Calibri"/>
          <w:b/>
          <w:bCs/>
          <w:kern w:val="44"/>
          <w:szCs w:val="21"/>
        </w:rPr>
        <w:br w:type="page"/>
      </w:r>
    </w:p>
    <w:p w14:paraId="078F666A" w14:textId="23E4E15A" w:rsidR="000E39C9" w:rsidRPr="00D975E1" w:rsidRDefault="000E39C9" w:rsidP="00FF4CB8">
      <w:pPr>
        <w:pStyle w:val="1"/>
        <w:rPr>
          <w:rFonts w:ascii="Calibri" w:hAnsi="Calibri"/>
        </w:rPr>
      </w:pPr>
      <w:bookmarkStart w:id="129" w:name="_Toc70778247"/>
      <w:r w:rsidRPr="00D975E1">
        <w:rPr>
          <w:rFonts w:ascii="Calibri" w:hAnsi="Calibri"/>
        </w:rPr>
        <w:lastRenderedPageBreak/>
        <w:t>7.testing</w:t>
      </w:r>
      <w:bookmarkEnd w:id="129"/>
    </w:p>
    <w:p w14:paraId="60882BA2" w14:textId="10285242" w:rsidR="000E39C9" w:rsidRPr="00D975E1" w:rsidRDefault="000E39C9" w:rsidP="00FF4CB8">
      <w:pPr>
        <w:pStyle w:val="2"/>
        <w:rPr>
          <w:rFonts w:ascii="Calibri" w:hAnsi="Calibri"/>
        </w:rPr>
      </w:pPr>
      <w:bookmarkStart w:id="130" w:name="_Toc70778248"/>
      <w:r w:rsidRPr="00D975E1">
        <w:rPr>
          <w:rFonts w:ascii="Calibri" w:hAnsi="Calibri"/>
        </w:rPr>
        <w:t>Unit test</w:t>
      </w:r>
      <w:bookmarkEnd w:id="130"/>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D975E1" w14:paraId="0AC21838" w14:textId="77777777" w:rsidTr="00065ABD">
        <w:tc>
          <w:tcPr>
            <w:tcW w:w="1392" w:type="dxa"/>
            <w:vMerge w:val="restart"/>
          </w:tcPr>
          <w:p w14:paraId="32D7F6FD" w14:textId="51C70108" w:rsidR="00F97729" w:rsidRPr="00D975E1" w:rsidRDefault="00F97729" w:rsidP="005E221B">
            <w:pPr>
              <w:jc w:val="left"/>
              <w:rPr>
                <w:rFonts w:ascii="Calibri" w:hAnsi="Calibri"/>
                <w:szCs w:val="21"/>
              </w:rPr>
            </w:pPr>
            <w:r w:rsidRPr="00D975E1">
              <w:rPr>
                <w:rFonts w:ascii="Calibri" w:hAnsi="Calibri"/>
                <w:szCs w:val="21"/>
              </w:rPr>
              <w:t>Module</w:t>
            </w:r>
          </w:p>
        </w:tc>
        <w:tc>
          <w:tcPr>
            <w:tcW w:w="2549" w:type="dxa"/>
            <w:gridSpan w:val="2"/>
          </w:tcPr>
          <w:p w14:paraId="675F4699" w14:textId="37B93DA0" w:rsidR="00F97729" w:rsidRPr="00D975E1" w:rsidRDefault="00F97729" w:rsidP="005E221B">
            <w:pPr>
              <w:jc w:val="left"/>
              <w:rPr>
                <w:rFonts w:ascii="Calibri" w:hAnsi="Calibri"/>
                <w:szCs w:val="21"/>
              </w:rPr>
            </w:pPr>
            <w:r w:rsidRPr="00D975E1">
              <w:rPr>
                <w:rFonts w:ascii="Calibri" w:hAnsi="Calibri"/>
                <w:szCs w:val="21"/>
              </w:rPr>
              <w:t>Normal Value</w:t>
            </w:r>
          </w:p>
        </w:tc>
        <w:tc>
          <w:tcPr>
            <w:tcW w:w="2531" w:type="dxa"/>
            <w:gridSpan w:val="2"/>
          </w:tcPr>
          <w:p w14:paraId="04F955AE" w14:textId="12FE6E2D" w:rsidR="00F97729" w:rsidRPr="00D975E1" w:rsidRDefault="00F97729" w:rsidP="005E221B">
            <w:pPr>
              <w:jc w:val="left"/>
              <w:rPr>
                <w:rFonts w:ascii="Calibri" w:hAnsi="Calibri"/>
                <w:szCs w:val="21"/>
              </w:rPr>
            </w:pPr>
            <w:r w:rsidRPr="00D975E1">
              <w:rPr>
                <w:rFonts w:ascii="Calibri" w:hAnsi="Calibri"/>
                <w:szCs w:val="21"/>
              </w:rPr>
              <w:t>Extreme Value</w:t>
            </w:r>
          </w:p>
        </w:tc>
        <w:tc>
          <w:tcPr>
            <w:tcW w:w="2544" w:type="dxa"/>
            <w:gridSpan w:val="2"/>
          </w:tcPr>
          <w:p w14:paraId="2195CC0F" w14:textId="75B8E88D" w:rsidR="00F97729" w:rsidRPr="00D975E1" w:rsidRDefault="00F97729" w:rsidP="005E221B">
            <w:pPr>
              <w:jc w:val="left"/>
              <w:rPr>
                <w:rFonts w:ascii="Calibri" w:hAnsi="Calibri"/>
                <w:szCs w:val="21"/>
              </w:rPr>
            </w:pPr>
            <w:r w:rsidRPr="00D975E1">
              <w:rPr>
                <w:rFonts w:ascii="Calibri" w:hAnsi="Calibri"/>
                <w:szCs w:val="21"/>
              </w:rPr>
              <w:t>Anomalous Value</w:t>
            </w:r>
          </w:p>
        </w:tc>
      </w:tr>
      <w:tr w:rsidR="00FE6053" w:rsidRPr="00D975E1" w14:paraId="1F126E68" w14:textId="77777777" w:rsidTr="00065ABD">
        <w:tc>
          <w:tcPr>
            <w:tcW w:w="1392" w:type="dxa"/>
            <w:vMerge/>
          </w:tcPr>
          <w:p w14:paraId="5327DBBB" w14:textId="77777777" w:rsidR="00F97729" w:rsidRPr="00D975E1" w:rsidRDefault="00F97729" w:rsidP="005E221B">
            <w:pPr>
              <w:jc w:val="left"/>
              <w:rPr>
                <w:rFonts w:ascii="Calibri" w:hAnsi="Calibri"/>
                <w:szCs w:val="21"/>
              </w:rPr>
            </w:pPr>
          </w:p>
        </w:tc>
        <w:tc>
          <w:tcPr>
            <w:tcW w:w="1276" w:type="dxa"/>
          </w:tcPr>
          <w:p w14:paraId="3B258866" w14:textId="5924C7F8" w:rsidR="00F97729" w:rsidRPr="00D975E1" w:rsidRDefault="00F97729" w:rsidP="005E221B">
            <w:pPr>
              <w:jc w:val="left"/>
              <w:rPr>
                <w:rFonts w:ascii="Calibri" w:hAnsi="Calibri"/>
                <w:szCs w:val="21"/>
              </w:rPr>
            </w:pPr>
            <w:r w:rsidRPr="00D975E1">
              <w:rPr>
                <w:rFonts w:ascii="Calibri" w:hAnsi="Calibri"/>
                <w:szCs w:val="21"/>
              </w:rPr>
              <w:t>Value</w:t>
            </w:r>
          </w:p>
        </w:tc>
        <w:tc>
          <w:tcPr>
            <w:tcW w:w="1273" w:type="dxa"/>
          </w:tcPr>
          <w:p w14:paraId="29EE8760" w14:textId="6A124C55" w:rsidR="00F97729" w:rsidRPr="00D975E1" w:rsidRDefault="00F97729" w:rsidP="005E221B">
            <w:pPr>
              <w:jc w:val="left"/>
              <w:rPr>
                <w:rFonts w:ascii="Calibri" w:hAnsi="Calibri"/>
                <w:szCs w:val="21"/>
              </w:rPr>
            </w:pPr>
            <w:r w:rsidRPr="00D975E1">
              <w:rPr>
                <w:rFonts w:ascii="Calibri" w:hAnsi="Calibri"/>
                <w:szCs w:val="21"/>
              </w:rPr>
              <w:t>Test result</w:t>
            </w:r>
          </w:p>
        </w:tc>
        <w:tc>
          <w:tcPr>
            <w:tcW w:w="1261" w:type="dxa"/>
          </w:tcPr>
          <w:p w14:paraId="3ECC2AF1" w14:textId="7AF43D4A" w:rsidR="00F97729" w:rsidRPr="00D975E1" w:rsidRDefault="00F97729" w:rsidP="005E221B">
            <w:pPr>
              <w:jc w:val="left"/>
              <w:rPr>
                <w:rFonts w:ascii="Calibri" w:hAnsi="Calibri"/>
                <w:szCs w:val="21"/>
              </w:rPr>
            </w:pPr>
            <w:r w:rsidRPr="00D975E1">
              <w:rPr>
                <w:rFonts w:ascii="Calibri" w:hAnsi="Calibri"/>
                <w:szCs w:val="21"/>
              </w:rPr>
              <w:t>Value</w:t>
            </w:r>
          </w:p>
        </w:tc>
        <w:tc>
          <w:tcPr>
            <w:tcW w:w="1270" w:type="dxa"/>
          </w:tcPr>
          <w:p w14:paraId="39983AD0" w14:textId="2ADD2EE3" w:rsidR="00F97729" w:rsidRPr="00D975E1" w:rsidRDefault="00F97729" w:rsidP="005E221B">
            <w:pPr>
              <w:jc w:val="left"/>
              <w:rPr>
                <w:rFonts w:ascii="Calibri" w:hAnsi="Calibri"/>
                <w:szCs w:val="21"/>
              </w:rPr>
            </w:pPr>
            <w:r w:rsidRPr="00D975E1">
              <w:rPr>
                <w:rFonts w:ascii="Calibri" w:hAnsi="Calibri"/>
                <w:szCs w:val="21"/>
              </w:rPr>
              <w:t>Test result</w:t>
            </w:r>
          </w:p>
        </w:tc>
        <w:tc>
          <w:tcPr>
            <w:tcW w:w="1271" w:type="dxa"/>
          </w:tcPr>
          <w:p w14:paraId="2015208C" w14:textId="58B4EA6D" w:rsidR="00F97729" w:rsidRPr="00D975E1" w:rsidRDefault="00F97729" w:rsidP="005E221B">
            <w:pPr>
              <w:jc w:val="left"/>
              <w:rPr>
                <w:rFonts w:ascii="Calibri" w:hAnsi="Calibri"/>
                <w:szCs w:val="21"/>
              </w:rPr>
            </w:pPr>
            <w:r w:rsidRPr="00D975E1">
              <w:rPr>
                <w:rFonts w:ascii="Calibri" w:hAnsi="Calibri"/>
                <w:szCs w:val="21"/>
              </w:rPr>
              <w:t>Value</w:t>
            </w:r>
          </w:p>
        </w:tc>
        <w:tc>
          <w:tcPr>
            <w:tcW w:w="1273" w:type="dxa"/>
          </w:tcPr>
          <w:p w14:paraId="658E4C4F" w14:textId="22FEB3A1" w:rsidR="00F97729" w:rsidRPr="00D975E1" w:rsidRDefault="00F97729" w:rsidP="005E221B">
            <w:pPr>
              <w:jc w:val="left"/>
              <w:rPr>
                <w:rFonts w:ascii="Calibri" w:hAnsi="Calibri"/>
                <w:szCs w:val="21"/>
              </w:rPr>
            </w:pPr>
            <w:r w:rsidRPr="00D975E1">
              <w:rPr>
                <w:rFonts w:ascii="Calibri" w:hAnsi="Calibri"/>
                <w:szCs w:val="21"/>
              </w:rPr>
              <w:t>Test result</w:t>
            </w:r>
          </w:p>
        </w:tc>
      </w:tr>
      <w:tr w:rsidR="00FE6053" w:rsidRPr="00D975E1" w14:paraId="3F23F3B4" w14:textId="77777777" w:rsidTr="00065ABD">
        <w:tc>
          <w:tcPr>
            <w:tcW w:w="1392" w:type="dxa"/>
          </w:tcPr>
          <w:p w14:paraId="18FB465E" w14:textId="7AC731DA" w:rsidR="00F97729" w:rsidRPr="00D975E1" w:rsidRDefault="00F97729" w:rsidP="005E221B">
            <w:pPr>
              <w:jc w:val="left"/>
              <w:rPr>
                <w:rFonts w:ascii="Calibri" w:hAnsi="Calibri"/>
                <w:szCs w:val="21"/>
              </w:rPr>
            </w:pPr>
            <w:r w:rsidRPr="00D975E1">
              <w:rPr>
                <w:rFonts w:ascii="Calibri" w:hAnsi="Calibri"/>
                <w:szCs w:val="21"/>
              </w:rPr>
              <w:t xml:space="preserve">Team </w:t>
            </w:r>
            <w:r w:rsidR="00161EDE" w:rsidRPr="00D975E1">
              <w:rPr>
                <w:rFonts w:ascii="Calibri" w:hAnsi="Calibri"/>
                <w:szCs w:val="21"/>
              </w:rPr>
              <w:t>E</w:t>
            </w:r>
            <w:r w:rsidRPr="00D975E1">
              <w:rPr>
                <w:rFonts w:ascii="Calibri" w:hAnsi="Calibri"/>
                <w:szCs w:val="21"/>
              </w:rPr>
              <w:t>lo</w:t>
            </w:r>
          </w:p>
          <w:p w14:paraId="46D070C1" w14:textId="75BD2A0E" w:rsidR="00FE6053" w:rsidRPr="00D975E1" w:rsidRDefault="00FE6053" w:rsidP="005E221B">
            <w:pPr>
              <w:jc w:val="left"/>
              <w:rPr>
                <w:rFonts w:ascii="Calibri" w:hAnsi="Calibri"/>
                <w:szCs w:val="21"/>
              </w:rPr>
            </w:pPr>
            <w:r w:rsidRPr="00D975E1">
              <w:rPr>
                <w:rFonts w:ascii="Calibri" w:hAnsi="Calibri"/>
                <w:szCs w:val="21"/>
              </w:rPr>
              <w:t xml:space="preserve">Get team Elo() </w:t>
            </w:r>
          </w:p>
          <w:p w14:paraId="2122615A" w14:textId="11E1A81E" w:rsidR="00FE6053" w:rsidRPr="00D975E1" w:rsidRDefault="00FE6053" w:rsidP="005E221B">
            <w:pPr>
              <w:jc w:val="left"/>
              <w:rPr>
                <w:rFonts w:ascii="Calibri" w:hAnsi="Calibri"/>
                <w:szCs w:val="21"/>
              </w:rPr>
            </w:pPr>
          </w:p>
        </w:tc>
        <w:tc>
          <w:tcPr>
            <w:tcW w:w="1276" w:type="dxa"/>
          </w:tcPr>
          <w:p w14:paraId="3EFD7DCE" w14:textId="218791CC" w:rsidR="00F97729" w:rsidRPr="00D975E1" w:rsidRDefault="00F97729" w:rsidP="005E221B">
            <w:pPr>
              <w:jc w:val="left"/>
              <w:rPr>
                <w:rFonts w:ascii="Calibri" w:hAnsi="Calibri"/>
                <w:szCs w:val="21"/>
              </w:rPr>
            </w:pPr>
            <w:r w:rsidRPr="00D975E1">
              <w:rPr>
                <w:rFonts w:ascii="Calibri" w:hAnsi="Calibri"/>
                <w:szCs w:val="21"/>
              </w:rPr>
              <w:t>‘Utah Jazz’</w:t>
            </w:r>
          </w:p>
        </w:tc>
        <w:tc>
          <w:tcPr>
            <w:tcW w:w="1273" w:type="dxa"/>
          </w:tcPr>
          <w:p w14:paraId="1DD025F3" w14:textId="55E95867" w:rsidR="00F97729" w:rsidRPr="00D975E1" w:rsidRDefault="00F97729" w:rsidP="005E221B">
            <w:pPr>
              <w:jc w:val="left"/>
              <w:rPr>
                <w:rFonts w:ascii="Calibri" w:hAnsi="Calibri"/>
                <w:color w:val="385623" w:themeColor="accent6" w:themeShade="80"/>
                <w:szCs w:val="21"/>
              </w:rPr>
            </w:pPr>
            <w:r w:rsidRPr="00D975E1">
              <w:rPr>
                <w:rFonts w:ascii="Calibri" w:hAnsi="Calibri"/>
                <w:color w:val="385623" w:themeColor="accent6" w:themeShade="80"/>
                <w:szCs w:val="21"/>
              </w:rPr>
              <w:t>1</w:t>
            </w:r>
            <w:r w:rsidR="00B410E1" w:rsidRPr="00D975E1">
              <w:rPr>
                <w:rFonts w:ascii="Calibri" w:hAnsi="Calibri"/>
                <w:color w:val="385623" w:themeColor="accent6" w:themeShade="80"/>
                <w:szCs w:val="21"/>
              </w:rPr>
              <w:t>764</w:t>
            </w:r>
          </w:p>
        </w:tc>
        <w:tc>
          <w:tcPr>
            <w:tcW w:w="1261" w:type="dxa"/>
          </w:tcPr>
          <w:p w14:paraId="554C9426" w14:textId="0B6E57E3" w:rsidR="00F97729" w:rsidRPr="00D975E1" w:rsidRDefault="00F97729" w:rsidP="005E221B">
            <w:pPr>
              <w:jc w:val="left"/>
              <w:rPr>
                <w:rFonts w:ascii="Calibri" w:hAnsi="Calibri"/>
                <w:szCs w:val="21"/>
              </w:rPr>
            </w:pPr>
            <w:r w:rsidRPr="00D975E1">
              <w:rPr>
                <w:rFonts w:ascii="Calibri" w:hAnsi="Calibri"/>
                <w:szCs w:val="21"/>
              </w:rPr>
              <w:t>-</w:t>
            </w:r>
          </w:p>
        </w:tc>
        <w:tc>
          <w:tcPr>
            <w:tcW w:w="1270" w:type="dxa"/>
          </w:tcPr>
          <w:p w14:paraId="75DC4A78" w14:textId="232E66E0" w:rsidR="00F97729" w:rsidRPr="00D975E1" w:rsidRDefault="00F97729" w:rsidP="005E221B">
            <w:pPr>
              <w:jc w:val="left"/>
              <w:rPr>
                <w:rFonts w:ascii="Calibri" w:hAnsi="Calibri"/>
                <w:szCs w:val="21"/>
              </w:rPr>
            </w:pPr>
            <w:r w:rsidRPr="00D975E1">
              <w:rPr>
                <w:rFonts w:ascii="Calibri" w:hAnsi="Calibri"/>
                <w:szCs w:val="21"/>
              </w:rPr>
              <w:t>-</w:t>
            </w:r>
          </w:p>
        </w:tc>
        <w:tc>
          <w:tcPr>
            <w:tcW w:w="1271" w:type="dxa"/>
          </w:tcPr>
          <w:p w14:paraId="1F21E78A" w14:textId="73CF59F9" w:rsidR="00F97729" w:rsidRPr="00D975E1" w:rsidRDefault="00FE6053" w:rsidP="005E221B">
            <w:pPr>
              <w:jc w:val="left"/>
              <w:rPr>
                <w:rFonts w:ascii="Calibri" w:hAnsi="Calibri"/>
                <w:szCs w:val="21"/>
              </w:rPr>
            </w:pPr>
            <w:r w:rsidRPr="00D975E1">
              <w:rPr>
                <w:rFonts w:ascii="Calibri" w:hAnsi="Calibri"/>
                <w:szCs w:val="21"/>
              </w:rPr>
              <w:t>‘Good</w:t>
            </w:r>
            <w:r w:rsidR="00F97729" w:rsidRPr="00D975E1">
              <w:rPr>
                <w:rFonts w:ascii="Calibri" w:hAnsi="Calibri"/>
                <w:szCs w:val="21"/>
              </w:rPr>
              <w:t>’</w:t>
            </w:r>
          </w:p>
        </w:tc>
        <w:tc>
          <w:tcPr>
            <w:tcW w:w="1273" w:type="dxa"/>
          </w:tcPr>
          <w:p w14:paraId="72BC5C0A" w14:textId="2369F8ED" w:rsidR="00F97729" w:rsidRPr="00D975E1" w:rsidRDefault="00FE6053" w:rsidP="005E221B">
            <w:pPr>
              <w:jc w:val="left"/>
              <w:rPr>
                <w:rFonts w:ascii="Calibri" w:hAnsi="Calibri"/>
                <w:szCs w:val="21"/>
              </w:rPr>
            </w:pPr>
            <w:r w:rsidRPr="00D975E1">
              <w:rPr>
                <w:rFonts w:ascii="Calibri" w:hAnsi="Calibri"/>
                <w:szCs w:val="21"/>
              </w:rPr>
              <w:t>null</w:t>
            </w:r>
          </w:p>
        </w:tc>
      </w:tr>
      <w:tr w:rsidR="00FE6053" w:rsidRPr="00D975E1" w14:paraId="581EE6C8" w14:textId="77777777" w:rsidTr="00065ABD">
        <w:trPr>
          <w:trHeight w:val="360"/>
        </w:trPr>
        <w:tc>
          <w:tcPr>
            <w:tcW w:w="1392" w:type="dxa"/>
          </w:tcPr>
          <w:p w14:paraId="614914D5" w14:textId="2411695E" w:rsidR="00F97729" w:rsidRPr="00D975E1" w:rsidRDefault="00FE6053" w:rsidP="005E221B">
            <w:pPr>
              <w:jc w:val="left"/>
              <w:rPr>
                <w:rFonts w:ascii="Calibri" w:hAnsi="Calibri"/>
                <w:szCs w:val="21"/>
              </w:rPr>
            </w:pPr>
            <w:r w:rsidRPr="00D975E1">
              <w:rPr>
                <w:rFonts w:ascii="Calibri" w:hAnsi="Calibri"/>
                <w:szCs w:val="21"/>
              </w:rPr>
              <w:t>Team Elo Get team Average()</w:t>
            </w:r>
          </w:p>
        </w:tc>
        <w:tc>
          <w:tcPr>
            <w:tcW w:w="1276" w:type="dxa"/>
          </w:tcPr>
          <w:p w14:paraId="4BB1246B" w14:textId="20A4BA18" w:rsidR="00F97729" w:rsidRPr="00D975E1" w:rsidRDefault="00FE6053" w:rsidP="005E221B">
            <w:pPr>
              <w:jc w:val="left"/>
              <w:rPr>
                <w:rFonts w:ascii="Calibri" w:hAnsi="Calibri"/>
                <w:szCs w:val="21"/>
              </w:rPr>
            </w:pPr>
            <w:r w:rsidRPr="00D975E1">
              <w:rPr>
                <w:rFonts w:ascii="Calibri" w:hAnsi="Calibri"/>
                <w:szCs w:val="21"/>
              </w:rPr>
              <w:t>‘ Nuggets’</w:t>
            </w:r>
          </w:p>
        </w:tc>
        <w:tc>
          <w:tcPr>
            <w:tcW w:w="1273" w:type="dxa"/>
          </w:tcPr>
          <w:p w14:paraId="65CEEC11" w14:textId="68365CAE" w:rsidR="00F97729" w:rsidRPr="00D975E1" w:rsidRDefault="00FE6053" w:rsidP="005E221B">
            <w:pPr>
              <w:jc w:val="left"/>
              <w:rPr>
                <w:rFonts w:ascii="Calibri" w:hAnsi="Calibri"/>
                <w:szCs w:val="21"/>
              </w:rPr>
            </w:pPr>
            <w:r w:rsidRPr="00D975E1">
              <w:rPr>
                <w:rFonts w:ascii="Calibri" w:hAnsi="Calibri"/>
                <w:szCs w:val="21"/>
              </w:rPr>
              <w:t>81.375</w:t>
            </w:r>
          </w:p>
        </w:tc>
        <w:tc>
          <w:tcPr>
            <w:tcW w:w="1261" w:type="dxa"/>
          </w:tcPr>
          <w:p w14:paraId="4E434827" w14:textId="5306881D" w:rsidR="00F97729" w:rsidRPr="00D975E1" w:rsidRDefault="00FE6053" w:rsidP="005E221B">
            <w:pPr>
              <w:jc w:val="left"/>
              <w:rPr>
                <w:rFonts w:ascii="Calibri" w:hAnsi="Calibri"/>
                <w:szCs w:val="21"/>
              </w:rPr>
            </w:pPr>
            <w:r w:rsidRPr="00D975E1">
              <w:rPr>
                <w:rFonts w:ascii="Calibri" w:hAnsi="Calibri"/>
                <w:szCs w:val="21"/>
              </w:rPr>
              <w:t>’14 team’</w:t>
            </w:r>
          </w:p>
        </w:tc>
        <w:tc>
          <w:tcPr>
            <w:tcW w:w="1270" w:type="dxa"/>
          </w:tcPr>
          <w:p w14:paraId="0633E34D" w14:textId="479ACA7C" w:rsidR="00F97729" w:rsidRPr="00D975E1" w:rsidRDefault="00FE6053" w:rsidP="005E221B">
            <w:pPr>
              <w:jc w:val="left"/>
              <w:rPr>
                <w:rFonts w:ascii="Calibri" w:hAnsi="Calibri"/>
                <w:color w:val="FF0000"/>
                <w:szCs w:val="21"/>
              </w:rPr>
            </w:pPr>
            <w:r w:rsidRPr="00D975E1">
              <w:rPr>
                <w:rFonts w:ascii="Calibri" w:hAnsi="Calibri"/>
                <w:color w:val="70AD47" w:themeColor="accent6"/>
                <w:szCs w:val="21"/>
              </w:rPr>
              <w:t>Error</w:t>
            </w:r>
          </w:p>
        </w:tc>
        <w:tc>
          <w:tcPr>
            <w:tcW w:w="1271" w:type="dxa"/>
          </w:tcPr>
          <w:p w14:paraId="0FA3C05E" w14:textId="7A40DE04" w:rsidR="00F97729" w:rsidRPr="00D975E1" w:rsidRDefault="00F97729" w:rsidP="005E221B">
            <w:pPr>
              <w:jc w:val="left"/>
              <w:rPr>
                <w:rFonts w:ascii="Calibri" w:hAnsi="Calibri"/>
                <w:szCs w:val="21"/>
              </w:rPr>
            </w:pPr>
            <w:r w:rsidRPr="00D975E1">
              <w:rPr>
                <w:rFonts w:ascii="Calibri" w:hAnsi="Calibri"/>
                <w:szCs w:val="21"/>
              </w:rPr>
              <w:t>‘</w:t>
            </w:r>
            <w:r w:rsidR="00FE6053" w:rsidRPr="00D975E1">
              <w:rPr>
                <w:rFonts w:ascii="Calibri" w:hAnsi="Calibri"/>
                <w:szCs w:val="21"/>
              </w:rPr>
              <w:t>Not team</w:t>
            </w:r>
            <w:r w:rsidRPr="00D975E1">
              <w:rPr>
                <w:rFonts w:ascii="Calibri" w:hAnsi="Calibri"/>
                <w:szCs w:val="21"/>
              </w:rPr>
              <w:t>’</w:t>
            </w:r>
          </w:p>
        </w:tc>
        <w:tc>
          <w:tcPr>
            <w:tcW w:w="1273" w:type="dxa"/>
          </w:tcPr>
          <w:p w14:paraId="18177CE4" w14:textId="1E8CD0B9" w:rsidR="00F97729" w:rsidRPr="00D975E1" w:rsidRDefault="00F97729" w:rsidP="005E221B">
            <w:pPr>
              <w:jc w:val="left"/>
              <w:rPr>
                <w:rFonts w:ascii="Calibri" w:hAnsi="Calibri"/>
                <w:szCs w:val="21"/>
              </w:rPr>
            </w:pPr>
            <w:r w:rsidRPr="00D975E1">
              <w:rPr>
                <w:rFonts w:ascii="Calibri" w:hAnsi="Calibri"/>
                <w:color w:val="385623" w:themeColor="accent6" w:themeShade="80"/>
                <w:szCs w:val="21"/>
              </w:rPr>
              <w:t>Error</w:t>
            </w:r>
          </w:p>
        </w:tc>
      </w:tr>
      <w:tr w:rsidR="00FE6053" w:rsidRPr="00D975E1" w14:paraId="63DE9659" w14:textId="77777777" w:rsidTr="00065ABD">
        <w:trPr>
          <w:trHeight w:val="142"/>
        </w:trPr>
        <w:tc>
          <w:tcPr>
            <w:tcW w:w="1392" w:type="dxa"/>
          </w:tcPr>
          <w:p w14:paraId="7661A49F" w14:textId="09F3F920" w:rsidR="00F97729" w:rsidRPr="00D975E1" w:rsidRDefault="00FE6053" w:rsidP="005E221B">
            <w:pPr>
              <w:jc w:val="left"/>
              <w:rPr>
                <w:rFonts w:ascii="Calibri" w:hAnsi="Calibri"/>
                <w:szCs w:val="21"/>
              </w:rPr>
            </w:pPr>
            <w:r w:rsidRPr="00D975E1">
              <w:rPr>
                <w:rFonts w:ascii="Calibri" w:hAnsi="Calibri"/>
                <w:szCs w:val="21"/>
              </w:rPr>
              <w:t xml:space="preserve">Player </w:t>
            </w:r>
          </w:p>
          <w:p w14:paraId="6FA8EC88" w14:textId="3447E08A" w:rsidR="00FE6053" w:rsidRPr="00D975E1" w:rsidRDefault="00FE6053" w:rsidP="005E221B">
            <w:pPr>
              <w:jc w:val="left"/>
              <w:rPr>
                <w:rFonts w:ascii="Calibri" w:hAnsi="Calibri"/>
                <w:szCs w:val="21"/>
              </w:rPr>
            </w:pPr>
            <w:proofErr w:type="spellStart"/>
            <w:r w:rsidRPr="00D975E1">
              <w:rPr>
                <w:rFonts w:ascii="Calibri" w:hAnsi="Calibri"/>
                <w:szCs w:val="21"/>
              </w:rPr>
              <w:t>Get_wholeGP</w:t>
            </w:r>
            <w:proofErr w:type="spellEnd"/>
          </w:p>
          <w:p w14:paraId="34886A16" w14:textId="25923E02" w:rsidR="00FE6053" w:rsidRPr="00D975E1" w:rsidRDefault="00FE6053" w:rsidP="005E221B">
            <w:pPr>
              <w:jc w:val="left"/>
              <w:rPr>
                <w:rFonts w:ascii="Calibri" w:hAnsi="Calibri"/>
                <w:szCs w:val="21"/>
              </w:rPr>
            </w:pPr>
          </w:p>
        </w:tc>
        <w:tc>
          <w:tcPr>
            <w:tcW w:w="1276" w:type="dxa"/>
          </w:tcPr>
          <w:p w14:paraId="705AA941" w14:textId="62F01E4A" w:rsidR="00F97729" w:rsidRPr="00D975E1" w:rsidRDefault="00FE6053" w:rsidP="005E221B">
            <w:pPr>
              <w:jc w:val="left"/>
              <w:rPr>
                <w:rFonts w:ascii="Calibri" w:hAnsi="Calibri"/>
                <w:szCs w:val="21"/>
              </w:rPr>
            </w:pPr>
            <w:r w:rsidRPr="00D975E1">
              <w:rPr>
                <w:rFonts w:ascii="Calibri" w:hAnsi="Calibri"/>
                <w:szCs w:val="21"/>
              </w:rPr>
              <w:t>‘Chris Bosh’</w:t>
            </w:r>
          </w:p>
        </w:tc>
        <w:tc>
          <w:tcPr>
            <w:tcW w:w="1273" w:type="dxa"/>
          </w:tcPr>
          <w:p w14:paraId="611C0598" w14:textId="5FD625E0" w:rsidR="00F97729" w:rsidRPr="00D975E1" w:rsidRDefault="00FE6053" w:rsidP="005E221B">
            <w:pPr>
              <w:jc w:val="left"/>
              <w:rPr>
                <w:rFonts w:ascii="Calibri" w:hAnsi="Calibri"/>
                <w:szCs w:val="21"/>
              </w:rPr>
            </w:pPr>
            <w:r w:rsidRPr="00D975E1">
              <w:rPr>
                <w:rFonts w:ascii="Calibri" w:hAnsi="Calibri"/>
                <w:szCs w:val="21"/>
              </w:rPr>
              <w:t>Heat</w:t>
            </w:r>
          </w:p>
        </w:tc>
        <w:tc>
          <w:tcPr>
            <w:tcW w:w="1261" w:type="dxa"/>
          </w:tcPr>
          <w:p w14:paraId="0B0F701D" w14:textId="3577F34B" w:rsidR="00F97729" w:rsidRPr="00D975E1" w:rsidRDefault="00FE6053" w:rsidP="005E221B">
            <w:pPr>
              <w:jc w:val="left"/>
              <w:rPr>
                <w:rFonts w:ascii="Calibri" w:hAnsi="Calibri"/>
                <w:szCs w:val="21"/>
              </w:rPr>
            </w:pPr>
            <w:r w:rsidRPr="00D975E1">
              <w:rPr>
                <w:rFonts w:ascii="Calibri" w:hAnsi="Calibri"/>
                <w:szCs w:val="21"/>
              </w:rPr>
              <w:t>-</w:t>
            </w:r>
          </w:p>
        </w:tc>
        <w:tc>
          <w:tcPr>
            <w:tcW w:w="1270" w:type="dxa"/>
          </w:tcPr>
          <w:p w14:paraId="6A4CBE7B" w14:textId="55BD53D2" w:rsidR="00F97729" w:rsidRPr="00D975E1" w:rsidRDefault="00FE6053" w:rsidP="005E221B">
            <w:pPr>
              <w:jc w:val="left"/>
              <w:rPr>
                <w:rFonts w:ascii="Calibri" w:hAnsi="Calibri"/>
                <w:szCs w:val="21"/>
              </w:rPr>
            </w:pPr>
            <w:r w:rsidRPr="00D975E1">
              <w:rPr>
                <w:rFonts w:ascii="Calibri" w:hAnsi="Calibri"/>
                <w:szCs w:val="21"/>
              </w:rPr>
              <w:t>-</w:t>
            </w:r>
          </w:p>
        </w:tc>
        <w:tc>
          <w:tcPr>
            <w:tcW w:w="1271" w:type="dxa"/>
          </w:tcPr>
          <w:p w14:paraId="1D346C7F" w14:textId="4B6A9081" w:rsidR="00F97729" w:rsidRPr="00D975E1" w:rsidRDefault="00FE6053" w:rsidP="005E221B">
            <w:pPr>
              <w:jc w:val="left"/>
              <w:rPr>
                <w:rFonts w:ascii="Calibri" w:hAnsi="Calibri"/>
                <w:szCs w:val="21"/>
              </w:rPr>
            </w:pPr>
            <w:r w:rsidRPr="00D975E1">
              <w:rPr>
                <w:rFonts w:ascii="Calibri" w:hAnsi="Calibri"/>
                <w:szCs w:val="21"/>
              </w:rPr>
              <w:t>‘other people’</w:t>
            </w:r>
          </w:p>
        </w:tc>
        <w:tc>
          <w:tcPr>
            <w:tcW w:w="1273" w:type="dxa"/>
          </w:tcPr>
          <w:p w14:paraId="67850B3E" w14:textId="77777777" w:rsidR="00FE6053" w:rsidRPr="00D975E1" w:rsidRDefault="00FE6053" w:rsidP="005E221B">
            <w:pPr>
              <w:jc w:val="left"/>
              <w:rPr>
                <w:rFonts w:ascii="Calibri" w:hAnsi="Calibri"/>
                <w:color w:val="70AD47" w:themeColor="accent6"/>
                <w:szCs w:val="21"/>
              </w:rPr>
            </w:pPr>
            <w:r w:rsidRPr="00D975E1">
              <w:rPr>
                <w:rFonts w:ascii="Calibri" w:hAnsi="Calibri"/>
                <w:color w:val="70AD47" w:themeColor="accent6"/>
                <w:szCs w:val="21"/>
              </w:rPr>
              <w:t>Error</w:t>
            </w:r>
          </w:p>
          <w:p w14:paraId="7F33089E" w14:textId="599C9821" w:rsidR="00FE6053" w:rsidRPr="00D975E1" w:rsidRDefault="00FE6053" w:rsidP="005E221B">
            <w:pPr>
              <w:jc w:val="left"/>
              <w:rPr>
                <w:rFonts w:ascii="Calibri" w:hAnsi="Calibri"/>
                <w:szCs w:val="21"/>
              </w:rPr>
            </w:pPr>
          </w:p>
        </w:tc>
      </w:tr>
      <w:tr w:rsidR="00FE6053" w:rsidRPr="00D975E1" w14:paraId="5C4B95EA" w14:textId="77777777" w:rsidTr="00065ABD">
        <w:trPr>
          <w:trHeight w:val="142"/>
        </w:trPr>
        <w:tc>
          <w:tcPr>
            <w:tcW w:w="1392" w:type="dxa"/>
          </w:tcPr>
          <w:p w14:paraId="3A4B0E42" w14:textId="77777777" w:rsidR="00FE6053" w:rsidRPr="00D975E1" w:rsidRDefault="00FE6053" w:rsidP="005E221B">
            <w:pPr>
              <w:jc w:val="left"/>
              <w:rPr>
                <w:rFonts w:ascii="Calibri" w:hAnsi="Calibri"/>
                <w:szCs w:val="21"/>
              </w:rPr>
            </w:pPr>
            <w:r w:rsidRPr="00D975E1">
              <w:rPr>
                <w:rFonts w:ascii="Calibri" w:hAnsi="Calibri"/>
                <w:szCs w:val="21"/>
              </w:rPr>
              <w:t>Player</w:t>
            </w:r>
          </w:p>
          <w:p w14:paraId="13BB95E4" w14:textId="1118969B" w:rsidR="00FE6053" w:rsidRPr="00D975E1" w:rsidRDefault="00FE6053" w:rsidP="005E221B">
            <w:pPr>
              <w:jc w:val="left"/>
              <w:rPr>
                <w:rFonts w:ascii="Calibri" w:hAnsi="Calibri"/>
                <w:szCs w:val="21"/>
              </w:rPr>
            </w:pPr>
            <w:proofErr w:type="spellStart"/>
            <w:r w:rsidRPr="00D975E1">
              <w:rPr>
                <w:rFonts w:ascii="Calibri" w:hAnsi="Calibri"/>
                <w:szCs w:val="21"/>
              </w:rPr>
              <w:t>Whole_rating</w:t>
            </w:r>
            <w:proofErr w:type="spellEnd"/>
          </w:p>
        </w:tc>
        <w:tc>
          <w:tcPr>
            <w:tcW w:w="1276" w:type="dxa"/>
          </w:tcPr>
          <w:p w14:paraId="1E720992" w14:textId="04734E96" w:rsidR="00FE6053" w:rsidRPr="00D975E1" w:rsidRDefault="00FE6053" w:rsidP="005E221B">
            <w:pPr>
              <w:jc w:val="left"/>
              <w:rPr>
                <w:rFonts w:ascii="Calibri" w:hAnsi="Calibri"/>
                <w:szCs w:val="21"/>
              </w:rPr>
            </w:pPr>
            <w:r w:rsidRPr="00D975E1">
              <w:rPr>
                <w:rFonts w:ascii="Calibri" w:hAnsi="Calibri"/>
                <w:szCs w:val="21"/>
              </w:rPr>
              <w:t>‘Ray Allen’</w:t>
            </w:r>
          </w:p>
        </w:tc>
        <w:tc>
          <w:tcPr>
            <w:tcW w:w="1273" w:type="dxa"/>
          </w:tcPr>
          <w:p w14:paraId="17E5F34B" w14:textId="106107E3" w:rsidR="00FE6053" w:rsidRPr="00D975E1" w:rsidRDefault="00FE6053" w:rsidP="005E221B">
            <w:pPr>
              <w:jc w:val="left"/>
              <w:rPr>
                <w:rFonts w:ascii="Calibri" w:hAnsi="Calibri"/>
                <w:szCs w:val="21"/>
              </w:rPr>
            </w:pPr>
            <w:r w:rsidRPr="00D975E1">
              <w:rPr>
                <w:rFonts w:ascii="Calibri" w:hAnsi="Calibri"/>
                <w:szCs w:val="21"/>
              </w:rPr>
              <w:t>88</w:t>
            </w:r>
          </w:p>
        </w:tc>
        <w:tc>
          <w:tcPr>
            <w:tcW w:w="1261" w:type="dxa"/>
          </w:tcPr>
          <w:p w14:paraId="6BB34222" w14:textId="75783B38" w:rsidR="00FE6053" w:rsidRPr="00D975E1" w:rsidRDefault="00FE6053" w:rsidP="005E221B">
            <w:pPr>
              <w:jc w:val="left"/>
              <w:rPr>
                <w:rFonts w:ascii="Calibri" w:hAnsi="Calibri"/>
                <w:szCs w:val="21"/>
              </w:rPr>
            </w:pPr>
            <w:r w:rsidRPr="00D975E1">
              <w:rPr>
                <w:rFonts w:ascii="Calibri" w:hAnsi="Calibri"/>
                <w:szCs w:val="21"/>
              </w:rPr>
              <w:t>-</w:t>
            </w:r>
          </w:p>
        </w:tc>
        <w:tc>
          <w:tcPr>
            <w:tcW w:w="1270" w:type="dxa"/>
          </w:tcPr>
          <w:p w14:paraId="56FD13E7" w14:textId="2084D68C" w:rsidR="00FE6053" w:rsidRPr="00D975E1" w:rsidRDefault="00FE6053" w:rsidP="005E221B">
            <w:pPr>
              <w:jc w:val="left"/>
              <w:rPr>
                <w:rFonts w:ascii="Calibri" w:hAnsi="Calibri"/>
                <w:szCs w:val="21"/>
              </w:rPr>
            </w:pPr>
            <w:r w:rsidRPr="00D975E1">
              <w:rPr>
                <w:rFonts w:ascii="Calibri" w:hAnsi="Calibri"/>
                <w:szCs w:val="21"/>
              </w:rPr>
              <w:t>-</w:t>
            </w:r>
          </w:p>
        </w:tc>
        <w:tc>
          <w:tcPr>
            <w:tcW w:w="1271" w:type="dxa"/>
          </w:tcPr>
          <w:p w14:paraId="45F16101" w14:textId="3D345E90" w:rsidR="00FE6053" w:rsidRPr="00D975E1" w:rsidRDefault="00FE6053" w:rsidP="005E221B">
            <w:pPr>
              <w:jc w:val="left"/>
              <w:rPr>
                <w:rFonts w:ascii="Calibri" w:hAnsi="Calibri"/>
                <w:szCs w:val="21"/>
              </w:rPr>
            </w:pPr>
            <w:r w:rsidRPr="00D975E1">
              <w:rPr>
                <w:rFonts w:ascii="Calibri" w:hAnsi="Calibri"/>
                <w:szCs w:val="21"/>
              </w:rPr>
              <w:t>‘Hello’</w:t>
            </w:r>
          </w:p>
        </w:tc>
        <w:tc>
          <w:tcPr>
            <w:tcW w:w="1273" w:type="dxa"/>
          </w:tcPr>
          <w:p w14:paraId="58234644" w14:textId="224992B5" w:rsidR="00FE6053" w:rsidRPr="00D975E1" w:rsidRDefault="00FE6053" w:rsidP="005E221B">
            <w:pPr>
              <w:jc w:val="left"/>
              <w:rPr>
                <w:rFonts w:ascii="Calibri" w:hAnsi="Calibri"/>
                <w:color w:val="70AD47" w:themeColor="accent6"/>
                <w:szCs w:val="21"/>
              </w:rPr>
            </w:pPr>
            <w:r w:rsidRPr="00D975E1">
              <w:rPr>
                <w:rFonts w:ascii="Calibri" w:hAnsi="Calibri"/>
                <w:color w:val="70AD47" w:themeColor="accent6"/>
                <w:szCs w:val="21"/>
              </w:rPr>
              <w:t>Can’t find</w:t>
            </w:r>
          </w:p>
        </w:tc>
      </w:tr>
      <w:tr w:rsidR="00065ABD" w:rsidRPr="00D975E1" w14:paraId="7F778FBC" w14:textId="77777777" w:rsidTr="00065ABD">
        <w:trPr>
          <w:trHeight w:val="142"/>
        </w:trPr>
        <w:tc>
          <w:tcPr>
            <w:tcW w:w="1392" w:type="dxa"/>
          </w:tcPr>
          <w:p w14:paraId="5DD7911A" w14:textId="77777777" w:rsidR="00065ABD" w:rsidRPr="00D975E1" w:rsidRDefault="00065ABD" w:rsidP="00065ABD">
            <w:pPr>
              <w:jc w:val="left"/>
              <w:rPr>
                <w:rFonts w:ascii="Calibri" w:hAnsi="Calibri"/>
                <w:szCs w:val="21"/>
              </w:rPr>
            </w:pPr>
            <w:r w:rsidRPr="00D975E1">
              <w:rPr>
                <w:rFonts w:ascii="Calibri" w:hAnsi="Calibri"/>
                <w:szCs w:val="21"/>
              </w:rPr>
              <w:t>Set for Powerset</w:t>
            </w:r>
          </w:p>
          <w:p w14:paraId="32C9BC98" w14:textId="64ED5075" w:rsidR="00065ABD" w:rsidRPr="00D975E1" w:rsidRDefault="00065ABD" w:rsidP="00065ABD">
            <w:pPr>
              <w:jc w:val="left"/>
              <w:rPr>
                <w:rFonts w:ascii="Calibri" w:hAnsi="Calibri"/>
                <w:szCs w:val="21"/>
              </w:rPr>
            </w:pPr>
            <w:r w:rsidRPr="00D975E1">
              <w:rPr>
                <w:rFonts w:ascii="Calibri" w:hAnsi="Calibri"/>
                <w:szCs w:val="21"/>
              </w:rPr>
              <w:t>Powerset()</w:t>
            </w:r>
          </w:p>
        </w:tc>
        <w:tc>
          <w:tcPr>
            <w:tcW w:w="1276" w:type="dxa"/>
          </w:tcPr>
          <w:p w14:paraId="0054D2E9" w14:textId="016D057A" w:rsidR="00065ABD" w:rsidRPr="00D975E1" w:rsidRDefault="00065ABD" w:rsidP="00065ABD">
            <w:pPr>
              <w:jc w:val="left"/>
              <w:rPr>
                <w:rFonts w:ascii="Calibri" w:hAnsi="Calibri"/>
                <w:szCs w:val="21"/>
              </w:rPr>
            </w:pPr>
            <w:r w:rsidRPr="00D975E1">
              <w:rPr>
                <w:rFonts w:ascii="Calibri" w:hAnsi="Calibri"/>
                <w:szCs w:val="21"/>
              </w:rPr>
              <w:t>Player List</w:t>
            </w:r>
          </w:p>
        </w:tc>
        <w:tc>
          <w:tcPr>
            <w:tcW w:w="1273" w:type="dxa"/>
          </w:tcPr>
          <w:p w14:paraId="512BF741" w14:textId="45FD7E32" w:rsidR="00065ABD" w:rsidRPr="00D975E1" w:rsidRDefault="00065ABD" w:rsidP="00065ABD">
            <w:pPr>
              <w:jc w:val="left"/>
              <w:rPr>
                <w:rFonts w:ascii="Calibri" w:hAnsi="Calibri"/>
                <w:szCs w:val="21"/>
              </w:rPr>
            </w:pPr>
            <w:r w:rsidRPr="00D975E1">
              <w:rPr>
                <w:rFonts w:ascii="Calibri" w:hAnsi="Calibri"/>
                <w:szCs w:val="21"/>
              </w:rPr>
              <w:t>A list include all possible powerset for player</w:t>
            </w:r>
          </w:p>
        </w:tc>
        <w:tc>
          <w:tcPr>
            <w:tcW w:w="1261" w:type="dxa"/>
          </w:tcPr>
          <w:p w14:paraId="1EB964D0" w14:textId="47EA9252" w:rsidR="00065ABD" w:rsidRPr="00D975E1" w:rsidRDefault="00065ABD" w:rsidP="00065ABD">
            <w:pPr>
              <w:jc w:val="left"/>
              <w:rPr>
                <w:rFonts w:ascii="Calibri" w:hAnsi="Calibri"/>
                <w:szCs w:val="21"/>
              </w:rPr>
            </w:pPr>
            <w:r w:rsidRPr="00D975E1">
              <w:rPr>
                <w:rFonts w:ascii="Calibri" w:hAnsi="Calibri"/>
                <w:szCs w:val="21"/>
              </w:rPr>
              <w:t>A huge Player List</w:t>
            </w:r>
          </w:p>
        </w:tc>
        <w:tc>
          <w:tcPr>
            <w:tcW w:w="1270" w:type="dxa"/>
          </w:tcPr>
          <w:p w14:paraId="61F6DBCD" w14:textId="77777777" w:rsidR="00065ABD" w:rsidRPr="00D975E1" w:rsidRDefault="00065ABD" w:rsidP="00065ABD">
            <w:pPr>
              <w:jc w:val="left"/>
              <w:rPr>
                <w:rFonts w:ascii="Calibri" w:hAnsi="Calibri"/>
                <w:szCs w:val="21"/>
              </w:rPr>
            </w:pPr>
            <w:r w:rsidRPr="00D975E1">
              <w:rPr>
                <w:rFonts w:ascii="Calibri" w:hAnsi="Calibri"/>
                <w:szCs w:val="21"/>
              </w:rPr>
              <w:t xml:space="preserve">Stack over </w:t>
            </w:r>
          </w:p>
          <w:p w14:paraId="495D4C83" w14:textId="53291873" w:rsidR="00065ABD" w:rsidRPr="00D975E1" w:rsidRDefault="00065ABD" w:rsidP="00065ABD">
            <w:pPr>
              <w:jc w:val="left"/>
              <w:rPr>
                <w:rFonts w:ascii="Calibri" w:hAnsi="Calibri"/>
                <w:szCs w:val="21"/>
              </w:rPr>
            </w:pPr>
            <w:r w:rsidRPr="00D975E1">
              <w:rPr>
                <w:rFonts w:ascii="Calibri" w:hAnsi="Calibri"/>
                <w:szCs w:val="21"/>
              </w:rPr>
              <w:t>flow</w:t>
            </w:r>
          </w:p>
        </w:tc>
        <w:tc>
          <w:tcPr>
            <w:tcW w:w="1271" w:type="dxa"/>
          </w:tcPr>
          <w:p w14:paraId="1B4D2C56" w14:textId="3B149C21" w:rsidR="00065ABD" w:rsidRPr="00D975E1" w:rsidRDefault="00065ABD" w:rsidP="00065ABD">
            <w:pPr>
              <w:jc w:val="left"/>
              <w:rPr>
                <w:rFonts w:ascii="Calibri" w:hAnsi="Calibri"/>
                <w:szCs w:val="21"/>
              </w:rPr>
            </w:pPr>
            <w:r w:rsidRPr="00D975E1">
              <w:rPr>
                <w:rFonts w:ascii="Calibri" w:hAnsi="Calibri"/>
                <w:szCs w:val="21"/>
              </w:rPr>
              <w:t>[1,2,3,4]</w:t>
            </w:r>
          </w:p>
        </w:tc>
        <w:tc>
          <w:tcPr>
            <w:tcW w:w="1273" w:type="dxa"/>
          </w:tcPr>
          <w:p w14:paraId="7AAAA48C" w14:textId="2B65124D" w:rsidR="00065ABD" w:rsidRPr="00D975E1" w:rsidRDefault="00065ABD" w:rsidP="00065ABD">
            <w:pPr>
              <w:jc w:val="left"/>
              <w:rPr>
                <w:rFonts w:ascii="Calibri" w:hAnsi="Calibri"/>
                <w:color w:val="70AD47" w:themeColor="accent6"/>
                <w:szCs w:val="21"/>
              </w:rPr>
            </w:pPr>
            <w:r w:rsidRPr="00D975E1">
              <w:rPr>
                <w:rFonts w:ascii="Calibri" w:hAnsi="Calibri"/>
                <w:color w:val="70AD47" w:themeColor="accent6"/>
                <w:szCs w:val="21"/>
              </w:rPr>
              <w:t>List all possible powerset for the number in the List.</w:t>
            </w:r>
          </w:p>
        </w:tc>
      </w:tr>
      <w:tr w:rsidR="00065ABD" w:rsidRPr="00D975E1" w14:paraId="59A6CE25" w14:textId="77777777" w:rsidTr="00065ABD">
        <w:trPr>
          <w:trHeight w:val="142"/>
        </w:trPr>
        <w:tc>
          <w:tcPr>
            <w:tcW w:w="1392" w:type="dxa"/>
          </w:tcPr>
          <w:p w14:paraId="1664503B" w14:textId="331AE8B7" w:rsidR="00065ABD" w:rsidRPr="00D975E1" w:rsidRDefault="00065ABD" w:rsidP="00065ABD">
            <w:pPr>
              <w:jc w:val="left"/>
              <w:rPr>
                <w:rFonts w:ascii="Calibri" w:hAnsi="Calibri"/>
                <w:szCs w:val="21"/>
              </w:rPr>
            </w:pPr>
            <w:proofErr w:type="spellStart"/>
            <w:r w:rsidRPr="00D975E1">
              <w:rPr>
                <w:rFonts w:ascii="Calibri" w:hAnsi="Calibri"/>
                <w:szCs w:val="21"/>
              </w:rPr>
              <w:t>Team_infor</w:t>
            </w:r>
            <w:proofErr w:type="spellEnd"/>
            <w:r w:rsidRPr="00D975E1">
              <w:rPr>
                <w:rFonts w:ascii="Calibri" w:hAnsi="Calibri"/>
                <w:szCs w:val="21"/>
              </w:rPr>
              <w:t>()</w:t>
            </w:r>
          </w:p>
        </w:tc>
        <w:tc>
          <w:tcPr>
            <w:tcW w:w="1276" w:type="dxa"/>
          </w:tcPr>
          <w:p w14:paraId="21669D4F" w14:textId="134188D3" w:rsidR="00065ABD" w:rsidRPr="00D975E1" w:rsidRDefault="00065ABD" w:rsidP="00065ABD">
            <w:pPr>
              <w:jc w:val="left"/>
              <w:rPr>
                <w:rFonts w:ascii="Calibri" w:hAnsi="Calibri"/>
                <w:szCs w:val="21"/>
              </w:rPr>
            </w:pPr>
            <w:r w:rsidRPr="00D975E1">
              <w:rPr>
                <w:rFonts w:ascii="Calibri" w:hAnsi="Calibri"/>
                <w:szCs w:val="21"/>
              </w:rPr>
              <w:t>'Utah Jazz', 'Karl Malone', 'John Stockton', 'Jeff Hornacek'</w:t>
            </w:r>
          </w:p>
        </w:tc>
        <w:tc>
          <w:tcPr>
            <w:tcW w:w="1273" w:type="dxa"/>
          </w:tcPr>
          <w:p w14:paraId="78ADAA2D" w14:textId="77784D32" w:rsidR="00065ABD" w:rsidRPr="00D975E1" w:rsidRDefault="00065ABD" w:rsidP="00065ABD">
            <w:pPr>
              <w:jc w:val="left"/>
              <w:rPr>
                <w:rFonts w:ascii="Calibri" w:hAnsi="Calibri"/>
                <w:szCs w:val="21"/>
              </w:rPr>
            </w:pPr>
            <w:r w:rsidRPr="00D975E1">
              <w:rPr>
                <w:rFonts w:ascii="Calibri" w:hAnsi="Calibri"/>
                <w:szCs w:val="21"/>
              </w:rPr>
              <w:t>93.2124</w:t>
            </w:r>
          </w:p>
        </w:tc>
        <w:tc>
          <w:tcPr>
            <w:tcW w:w="1261" w:type="dxa"/>
          </w:tcPr>
          <w:p w14:paraId="39666F51" w14:textId="5D367B69" w:rsidR="00065ABD" w:rsidRPr="00D975E1" w:rsidRDefault="00065ABD" w:rsidP="00065ABD">
            <w:pPr>
              <w:jc w:val="left"/>
              <w:rPr>
                <w:rFonts w:ascii="Calibri" w:hAnsi="Calibri"/>
                <w:szCs w:val="21"/>
              </w:rPr>
            </w:pPr>
            <w:r w:rsidRPr="00D975E1">
              <w:rPr>
                <w:rFonts w:ascii="Calibri" w:hAnsi="Calibri"/>
                <w:szCs w:val="21"/>
              </w:rPr>
              <w:t>-</w:t>
            </w:r>
          </w:p>
        </w:tc>
        <w:tc>
          <w:tcPr>
            <w:tcW w:w="1270" w:type="dxa"/>
          </w:tcPr>
          <w:p w14:paraId="29C950B7" w14:textId="0E295BEA" w:rsidR="00065ABD" w:rsidRPr="00D975E1" w:rsidRDefault="00065ABD" w:rsidP="00065ABD">
            <w:pPr>
              <w:jc w:val="left"/>
              <w:rPr>
                <w:rFonts w:ascii="Calibri" w:hAnsi="Calibri"/>
                <w:szCs w:val="21"/>
              </w:rPr>
            </w:pPr>
            <w:r w:rsidRPr="00D975E1">
              <w:rPr>
                <w:rFonts w:ascii="Calibri" w:hAnsi="Calibri"/>
                <w:szCs w:val="21"/>
              </w:rPr>
              <w:t>-</w:t>
            </w:r>
          </w:p>
        </w:tc>
        <w:tc>
          <w:tcPr>
            <w:tcW w:w="1271" w:type="dxa"/>
          </w:tcPr>
          <w:p w14:paraId="2B2A519A" w14:textId="1907D716" w:rsidR="00065ABD" w:rsidRPr="00D975E1" w:rsidRDefault="00065ABD" w:rsidP="00065ABD">
            <w:pPr>
              <w:jc w:val="left"/>
              <w:rPr>
                <w:rFonts w:ascii="Calibri" w:hAnsi="Calibri"/>
                <w:szCs w:val="21"/>
              </w:rPr>
            </w:pPr>
            <w:r w:rsidRPr="00D975E1">
              <w:rPr>
                <w:rFonts w:ascii="Calibri" w:hAnsi="Calibri"/>
                <w:szCs w:val="21"/>
              </w:rPr>
              <w:t>'Utah Jazz', 'A', 'B', 'C'</w:t>
            </w:r>
          </w:p>
        </w:tc>
        <w:tc>
          <w:tcPr>
            <w:tcW w:w="1273" w:type="dxa"/>
          </w:tcPr>
          <w:p w14:paraId="1189419D" w14:textId="5E3D2334" w:rsidR="00065ABD" w:rsidRPr="00D975E1" w:rsidRDefault="00065ABD" w:rsidP="00065ABD">
            <w:pPr>
              <w:jc w:val="left"/>
              <w:rPr>
                <w:rFonts w:ascii="Calibri" w:hAnsi="Calibri"/>
                <w:color w:val="70AD47" w:themeColor="accent6"/>
                <w:szCs w:val="21"/>
              </w:rPr>
            </w:pPr>
            <w:r w:rsidRPr="00D975E1">
              <w:rPr>
                <w:rFonts w:ascii="Calibri" w:hAnsi="Calibri"/>
                <w:color w:val="70AD47" w:themeColor="accent6"/>
                <w:szCs w:val="21"/>
              </w:rPr>
              <w:t>Error</w:t>
            </w:r>
          </w:p>
        </w:tc>
      </w:tr>
      <w:tr w:rsidR="00065ABD" w:rsidRPr="00D975E1" w14:paraId="65B88874" w14:textId="77777777" w:rsidTr="00065ABD">
        <w:trPr>
          <w:trHeight w:val="142"/>
        </w:trPr>
        <w:tc>
          <w:tcPr>
            <w:tcW w:w="1392" w:type="dxa"/>
          </w:tcPr>
          <w:p w14:paraId="75D4FD5D" w14:textId="77777777" w:rsidR="00065ABD" w:rsidRPr="00D975E1" w:rsidRDefault="00065ABD" w:rsidP="00065ABD">
            <w:pPr>
              <w:jc w:val="left"/>
              <w:rPr>
                <w:rFonts w:ascii="Calibri" w:hAnsi="Calibri"/>
                <w:szCs w:val="21"/>
              </w:rPr>
            </w:pPr>
            <w:r w:rsidRPr="00D975E1">
              <w:rPr>
                <w:rFonts w:ascii="Calibri" w:hAnsi="Calibri"/>
                <w:szCs w:val="21"/>
              </w:rPr>
              <w:t>Set for Powerset</w:t>
            </w:r>
          </w:p>
          <w:p w14:paraId="0EBB359B" w14:textId="0708C01D" w:rsidR="00065ABD" w:rsidRPr="00D975E1" w:rsidRDefault="00065ABD" w:rsidP="00065ABD">
            <w:pPr>
              <w:jc w:val="left"/>
              <w:rPr>
                <w:rFonts w:ascii="Calibri" w:hAnsi="Calibri"/>
                <w:szCs w:val="21"/>
              </w:rPr>
            </w:pPr>
            <w:r w:rsidRPr="00D975E1">
              <w:rPr>
                <w:rFonts w:ascii="Calibri" w:hAnsi="Calibri"/>
                <w:szCs w:val="21"/>
              </w:rPr>
              <w:t>Data memo()</w:t>
            </w:r>
          </w:p>
        </w:tc>
        <w:tc>
          <w:tcPr>
            <w:tcW w:w="1276" w:type="dxa"/>
          </w:tcPr>
          <w:p w14:paraId="542F3687" w14:textId="4E6FC986" w:rsidR="00065ABD" w:rsidRPr="00D975E1" w:rsidRDefault="00065ABD" w:rsidP="00065ABD">
            <w:pPr>
              <w:jc w:val="left"/>
              <w:rPr>
                <w:rFonts w:ascii="Calibri" w:hAnsi="Calibri"/>
                <w:szCs w:val="21"/>
              </w:rPr>
            </w:pPr>
            <w:r w:rsidRPr="00D975E1">
              <w:rPr>
                <w:rFonts w:ascii="Calibri" w:hAnsi="Calibri"/>
                <w:szCs w:val="21"/>
              </w:rPr>
              <w:t xml:space="preserve">Player </w:t>
            </w:r>
            <w:proofErr w:type="spellStart"/>
            <w:r w:rsidRPr="00D975E1">
              <w:rPr>
                <w:rFonts w:ascii="Calibri" w:hAnsi="Calibri"/>
                <w:szCs w:val="21"/>
              </w:rPr>
              <w:t>powerser</w:t>
            </w:r>
            <w:proofErr w:type="spellEnd"/>
            <w:r w:rsidRPr="00D975E1">
              <w:rPr>
                <w:rFonts w:ascii="Calibri" w:hAnsi="Calibri"/>
                <w:szCs w:val="21"/>
              </w:rPr>
              <w:t xml:space="preserve"> List</w:t>
            </w:r>
          </w:p>
          <w:p w14:paraId="3F043D9F" w14:textId="2360D099" w:rsidR="00065ABD" w:rsidRPr="00D975E1" w:rsidRDefault="00065ABD" w:rsidP="00065ABD">
            <w:pPr>
              <w:jc w:val="left"/>
              <w:rPr>
                <w:rFonts w:ascii="Calibri" w:hAnsi="Calibri"/>
                <w:szCs w:val="21"/>
              </w:rPr>
            </w:pPr>
          </w:p>
        </w:tc>
        <w:tc>
          <w:tcPr>
            <w:tcW w:w="1273" w:type="dxa"/>
          </w:tcPr>
          <w:p w14:paraId="20BCCD16" w14:textId="3E9713AC" w:rsidR="00065ABD" w:rsidRPr="00D975E1" w:rsidRDefault="00065ABD" w:rsidP="00065ABD">
            <w:pPr>
              <w:jc w:val="left"/>
              <w:rPr>
                <w:rFonts w:ascii="Calibri" w:hAnsi="Calibri"/>
                <w:szCs w:val="21"/>
              </w:rPr>
            </w:pPr>
            <w:r w:rsidRPr="00D975E1">
              <w:rPr>
                <w:rFonts w:ascii="Calibri" w:hAnsi="Calibri"/>
                <w:szCs w:val="21"/>
              </w:rPr>
              <w:t xml:space="preserve">Rating the score for each powerset </w:t>
            </w:r>
          </w:p>
        </w:tc>
        <w:tc>
          <w:tcPr>
            <w:tcW w:w="1261" w:type="dxa"/>
          </w:tcPr>
          <w:p w14:paraId="0614940C" w14:textId="2A6D59F3" w:rsidR="00065ABD" w:rsidRPr="00D975E1" w:rsidRDefault="00065ABD" w:rsidP="00065ABD">
            <w:pPr>
              <w:jc w:val="left"/>
              <w:rPr>
                <w:rFonts w:ascii="Calibri" w:hAnsi="Calibri"/>
                <w:szCs w:val="21"/>
              </w:rPr>
            </w:pPr>
            <w:r w:rsidRPr="00D975E1">
              <w:rPr>
                <w:rFonts w:ascii="Calibri" w:hAnsi="Calibri"/>
                <w:szCs w:val="21"/>
              </w:rPr>
              <w:t>A huge Player List</w:t>
            </w:r>
          </w:p>
        </w:tc>
        <w:tc>
          <w:tcPr>
            <w:tcW w:w="1270" w:type="dxa"/>
          </w:tcPr>
          <w:p w14:paraId="5E8035AC" w14:textId="546091ED" w:rsidR="00065ABD" w:rsidRPr="00D975E1" w:rsidRDefault="00065ABD" w:rsidP="00065ABD">
            <w:pPr>
              <w:jc w:val="left"/>
              <w:rPr>
                <w:rFonts w:ascii="Calibri" w:hAnsi="Calibri"/>
                <w:szCs w:val="21"/>
              </w:rPr>
            </w:pPr>
            <w:r w:rsidRPr="00D975E1">
              <w:rPr>
                <w:rFonts w:ascii="Calibri" w:hAnsi="Calibri"/>
                <w:szCs w:val="21"/>
              </w:rPr>
              <w:t>Stack over flow</w:t>
            </w:r>
          </w:p>
        </w:tc>
        <w:tc>
          <w:tcPr>
            <w:tcW w:w="1271" w:type="dxa"/>
          </w:tcPr>
          <w:p w14:paraId="7797F2DB" w14:textId="76ABE246" w:rsidR="00065ABD" w:rsidRPr="00D975E1" w:rsidRDefault="00065ABD" w:rsidP="00065ABD">
            <w:pPr>
              <w:jc w:val="left"/>
              <w:rPr>
                <w:rFonts w:ascii="Calibri" w:hAnsi="Calibri"/>
                <w:szCs w:val="21"/>
              </w:rPr>
            </w:pPr>
          </w:p>
        </w:tc>
        <w:tc>
          <w:tcPr>
            <w:tcW w:w="1273" w:type="dxa"/>
          </w:tcPr>
          <w:p w14:paraId="1B4CA091" w14:textId="5AB9F7D2" w:rsidR="00065ABD" w:rsidRPr="00D975E1" w:rsidRDefault="00065ABD" w:rsidP="00065ABD">
            <w:pPr>
              <w:jc w:val="left"/>
              <w:rPr>
                <w:rFonts w:ascii="Calibri" w:hAnsi="Calibri"/>
                <w:color w:val="70AD47" w:themeColor="accent6"/>
                <w:szCs w:val="21"/>
              </w:rPr>
            </w:pPr>
          </w:p>
        </w:tc>
      </w:tr>
      <w:tr w:rsidR="00065ABD" w:rsidRPr="00D975E1" w14:paraId="06F24AD5" w14:textId="77777777" w:rsidTr="00065ABD">
        <w:trPr>
          <w:trHeight w:val="142"/>
        </w:trPr>
        <w:tc>
          <w:tcPr>
            <w:tcW w:w="1392" w:type="dxa"/>
          </w:tcPr>
          <w:p w14:paraId="2E6AB822" w14:textId="3C123DAB" w:rsidR="00065ABD" w:rsidRPr="00D975E1" w:rsidRDefault="00065ABD" w:rsidP="00065ABD">
            <w:pPr>
              <w:jc w:val="left"/>
              <w:rPr>
                <w:rFonts w:ascii="Calibri" w:hAnsi="Calibri"/>
                <w:szCs w:val="21"/>
              </w:rPr>
            </w:pPr>
            <w:r w:rsidRPr="00D975E1">
              <w:rPr>
                <w:rFonts w:ascii="Calibri" w:hAnsi="Calibri"/>
                <w:szCs w:val="21"/>
              </w:rPr>
              <w:t>Strength()</w:t>
            </w:r>
          </w:p>
        </w:tc>
        <w:tc>
          <w:tcPr>
            <w:tcW w:w="1276" w:type="dxa"/>
          </w:tcPr>
          <w:p w14:paraId="4F26C445" w14:textId="365F86CC" w:rsidR="00065ABD" w:rsidRPr="00D975E1" w:rsidRDefault="00065ABD" w:rsidP="00065ABD">
            <w:pPr>
              <w:jc w:val="left"/>
              <w:rPr>
                <w:rFonts w:ascii="Calibri" w:hAnsi="Calibri"/>
                <w:szCs w:val="21"/>
              </w:rPr>
            </w:pPr>
            <w:r w:rsidRPr="00D975E1">
              <w:rPr>
                <w:rFonts w:ascii="Calibri" w:hAnsi="Calibri"/>
                <w:szCs w:val="21"/>
              </w:rPr>
              <w:t>Karl Malone', 'John Stockton</w:t>
            </w:r>
          </w:p>
        </w:tc>
        <w:tc>
          <w:tcPr>
            <w:tcW w:w="1273" w:type="dxa"/>
          </w:tcPr>
          <w:p w14:paraId="1D4475B1" w14:textId="6139A40A" w:rsidR="00065ABD" w:rsidRPr="00D975E1" w:rsidRDefault="00065ABD" w:rsidP="00065ABD">
            <w:pPr>
              <w:jc w:val="left"/>
              <w:rPr>
                <w:rFonts w:ascii="Calibri" w:hAnsi="Calibri"/>
                <w:szCs w:val="21"/>
              </w:rPr>
            </w:pPr>
            <w:r w:rsidRPr="00D975E1">
              <w:rPr>
                <w:rFonts w:ascii="Calibri" w:hAnsi="Calibri"/>
                <w:szCs w:val="21"/>
              </w:rPr>
              <w:t xml:space="preserve"> 104.6507</w:t>
            </w:r>
          </w:p>
        </w:tc>
        <w:tc>
          <w:tcPr>
            <w:tcW w:w="1261" w:type="dxa"/>
          </w:tcPr>
          <w:p w14:paraId="6663CCFB" w14:textId="281EA4EB" w:rsidR="00065ABD" w:rsidRPr="00D975E1" w:rsidRDefault="00065ABD" w:rsidP="00065ABD">
            <w:pPr>
              <w:jc w:val="left"/>
              <w:rPr>
                <w:rFonts w:ascii="Calibri" w:hAnsi="Calibri"/>
                <w:szCs w:val="21"/>
              </w:rPr>
            </w:pPr>
            <w:r w:rsidRPr="00D975E1">
              <w:rPr>
                <w:rFonts w:ascii="Calibri" w:hAnsi="Calibri"/>
                <w:szCs w:val="21"/>
              </w:rPr>
              <w:t>’30 player’</w:t>
            </w:r>
          </w:p>
        </w:tc>
        <w:tc>
          <w:tcPr>
            <w:tcW w:w="1270" w:type="dxa"/>
          </w:tcPr>
          <w:p w14:paraId="1DBBB68B" w14:textId="6BF84868" w:rsidR="00065ABD" w:rsidRPr="00D975E1" w:rsidRDefault="00065ABD" w:rsidP="00065ABD">
            <w:pPr>
              <w:jc w:val="left"/>
              <w:rPr>
                <w:rFonts w:ascii="Calibri" w:hAnsi="Calibri"/>
                <w:szCs w:val="21"/>
              </w:rPr>
            </w:pPr>
            <w:r w:rsidRPr="00D975E1">
              <w:rPr>
                <w:rFonts w:ascii="Calibri" w:hAnsi="Calibri"/>
                <w:szCs w:val="21"/>
              </w:rPr>
              <w:t>Stack overflow</w:t>
            </w:r>
          </w:p>
        </w:tc>
        <w:tc>
          <w:tcPr>
            <w:tcW w:w="1271" w:type="dxa"/>
          </w:tcPr>
          <w:p w14:paraId="4556A18D" w14:textId="6E2436E6" w:rsidR="00065ABD" w:rsidRPr="00D975E1" w:rsidRDefault="00065ABD" w:rsidP="00065ABD">
            <w:pPr>
              <w:jc w:val="left"/>
              <w:rPr>
                <w:rFonts w:ascii="Calibri" w:hAnsi="Calibri"/>
                <w:szCs w:val="21"/>
              </w:rPr>
            </w:pPr>
            <w:r w:rsidRPr="00D975E1">
              <w:rPr>
                <w:rFonts w:ascii="Calibri" w:hAnsi="Calibri"/>
                <w:szCs w:val="21"/>
              </w:rPr>
              <w:t>‘nobody’</w:t>
            </w:r>
          </w:p>
        </w:tc>
        <w:tc>
          <w:tcPr>
            <w:tcW w:w="1273" w:type="dxa"/>
          </w:tcPr>
          <w:p w14:paraId="27807AC3" w14:textId="6D8F2AA1" w:rsidR="00065ABD" w:rsidRPr="00D975E1" w:rsidRDefault="00065ABD" w:rsidP="00065ABD">
            <w:pPr>
              <w:jc w:val="left"/>
              <w:rPr>
                <w:rFonts w:ascii="Calibri" w:hAnsi="Calibri"/>
                <w:color w:val="70AD47" w:themeColor="accent6"/>
                <w:szCs w:val="21"/>
              </w:rPr>
            </w:pPr>
            <w:r w:rsidRPr="00D975E1">
              <w:rPr>
                <w:rFonts w:ascii="Calibri" w:hAnsi="Calibri"/>
                <w:color w:val="70AD47" w:themeColor="accent6"/>
                <w:szCs w:val="21"/>
              </w:rPr>
              <w:t>Value Error: r must be non-negative</w:t>
            </w:r>
          </w:p>
        </w:tc>
      </w:tr>
      <w:tr w:rsidR="00065ABD" w:rsidRPr="00D975E1" w14:paraId="1BEA0718" w14:textId="77777777" w:rsidTr="00065ABD">
        <w:trPr>
          <w:trHeight w:val="142"/>
        </w:trPr>
        <w:tc>
          <w:tcPr>
            <w:tcW w:w="1392" w:type="dxa"/>
          </w:tcPr>
          <w:p w14:paraId="78035C90" w14:textId="5BE33E75" w:rsidR="00065ABD" w:rsidRPr="00D975E1" w:rsidRDefault="00065ABD" w:rsidP="00065ABD">
            <w:pPr>
              <w:jc w:val="left"/>
              <w:rPr>
                <w:rFonts w:ascii="Calibri" w:hAnsi="Calibri"/>
                <w:szCs w:val="21"/>
              </w:rPr>
            </w:pPr>
            <w:r w:rsidRPr="00D975E1">
              <w:rPr>
                <w:rFonts w:ascii="Calibri" w:hAnsi="Calibri"/>
                <w:szCs w:val="21"/>
              </w:rPr>
              <w:t>Strength easy()</w:t>
            </w:r>
          </w:p>
        </w:tc>
        <w:tc>
          <w:tcPr>
            <w:tcW w:w="1276" w:type="dxa"/>
          </w:tcPr>
          <w:p w14:paraId="340307B5" w14:textId="30328992" w:rsidR="00065ABD" w:rsidRPr="00D975E1" w:rsidRDefault="00065ABD" w:rsidP="00065ABD">
            <w:pPr>
              <w:jc w:val="left"/>
              <w:rPr>
                <w:rFonts w:ascii="Calibri" w:hAnsi="Calibri"/>
                <w:szCs w:val="21"/>
              </w:rPr>
            </w:pPr>
            <w:r w:rsidRPr="00D975E1">
              <w:rPr>
                <w:rFonts w:ascii="Calibri" w:hAnsi="Calibri"/>
                <w:szCs w:val="21"/>
              </w:rPr>
              <w:t>‘Heat’</w:t>
            </w:r>
          </w:p>
        </w:tc>
        <w:tc>
          <w:tcPr>
            <w:tcW w:w="1273" w:type="dxa"/>
          </w:tcPr>
          <w:p w14:paraId="734B8D48" w14:textId="1921BC14" w:rsidR="00065ABD" w:rsidRPr="00D975E1" w:rsidRDefault="00065ABD" w:rsidP="00065ABD">
            <w:pPr>
              <w:jc w:val="left"/>
              <w:rPr>
                <w:rFonts w:ascii="Calibri" w:hAnsi="Calibri"/>
                <w:szCs w:val="21"/>
              </w:rPr>
            </w:pPr>
            <w:r w:rsidRPr="00D975E1">
              <w:rPr>
                <w:rFonts w:ascii="Calibri" w:hAnsi="Calibri"/>
                <w:szCs w:val="21"/>
              </w:rPr>
              <w:t>79.0687</w:t>
            </w:r>
          </w:p>
        </w:tc>
        <w:tc>
          <w:tcPr>
            <w:tcW w:w="1261" w:type="dxa"/>
          </w:tcPr>
          <w:p w14:paraId="3477FDE4" w14:textId="3E391778" w:rsidR="00065ABD" w:rsidRPr="00D975E1" w:rsidRDefault="00065ABD" w:rsidP="00065ABD">
            <w:pPr>
              <w:jc w:val="left"/>
              <w:rPr>
                <w:rFonts w:ascii="Calibri" w:hAnsi="Calibri"/>
                <w:szCs w:val="21"/>
              </w:rPr>
            </w:pPr>
            <w:r w:rsidRPr="00D975E1">
              <w:rPr>
                <w:rFonts w:ascii="Calibri" w:hAnsi="Calibri"/>
                <w:szCs w:val="21"/>
              </w:rPr>
              <w:t>-</w:t>
            </w:r>
          </w:p>
        </w:tc>
        <w:tc>
          <w:tcPr>
            <w:tcW w:w="1270" w:type="dxa"/>
          </w:tcPr>
          <w:p w14:paraId="7A53DBAE" w14:textId="2F462605" w:rsidR="00065ABD" w:rsidRPr="00D975E1" w:rsidRDefault="00065ABD" w:rsidP="00065ABD">
            <w:pPr>
              <w:jc w:val="left"/>
              <w:rPr>
                <w:rFonts w:ascii="Calibri" w:hAnsi="Calibri"/>
                <w:szCs w:val="21"/>
              </w:rPr>
            </w:pPr>
            <w:r w:rsidRPr="00D975E1">
              <w:rPr>
                <w:rFonts w:ascii="Calibri" w:hAnsi="Calibri"/>
                <w:szCs w:val="21"/>
              </w:rPr>
              <w:t>-</w:t>
            </w:r>
          </w:p>
        </w:tc>
        <w:tc>
          <w:tcPr>
            <w:tcW w:w="1271" w:type="dxa"/>
          </w:tcPr>
          <w:p w14:paraId="7E1FA9D4" w14:textId="339DCED0" w:rsidR="00065ABD" w:rsidRPr="00D975E1" w:rsidRDefault="00065ABD" w:rsidP="00065ABD">
            <w:pPr>
              <w:jc w:val="left"/>
              <w:rPr>
                <w:rFonts w:ascii="Calibri" w:hAnsi="Calibri"/>
                <w:szCs w:val="21"/>
              </w:rPr>
            </w:pPr>
            <w:r w:rsidRPr="00D975E1">
              <w:rPr>
                <w:rFonts w:ascii="Calibri" w:hAnsi="Calibri"/>
                <w:szCs w:val="21"/>
              </w:rPr>
              <w:t>‘Kobe Bryant’</w:t>
            </w:r>
          </w:p>
        </w:tc>
        <w:tc>
          <w:tcPr>
            <w:tcW w:w="1273" w:type="dxa"/>
          </w:tcPr>
          <w:p w14:paraId="1FC32187" w14:textId="6456B26A" w:rsidR="00065ABD" w:rsidRPr="00D975E1" w:rsidRDefault="00065ABD" w:rsidP="00065ABD">
            <w:pPr>
              <w:jc w:val="left"/>
              <w:rPr>
                <w:rFonts w:ascii="Calibri" w:hAnsi="Calibri"/>
                <w:color w:val="70AD47" w:themeColor="accent6"/>
                <w:szCs w:val="21"/>
              </w:rPr>
            </w:pPr>
            <w:r w:rsidRPr="00D975E1">
              <w:rPr>
                <w:rFonts w:ascii="Calibri" w:hAnsi="Calibri"/>
                <w:color w:val="70AD47" w:themeColor="accent6"/>
                <w:szCs w:val="21"/>
              </w:rPr>
              <w:t>Error</w:t>
            </w:r>
          </w:p>
        </w:tc>
      </w:tr>
    </w:tbl>
    <w:p w14:paraId="75E875FB" w14:textId="77777777" w:rsidR="00F97729" w:rsidRPr="00D975E1" w:rsidRDefault="00F97729" w:rsidP="005E221B">
      <w:pPr>
        <w:jc w:val="left"/>
        <w:rPr>
          <w:rFonts w:ascii="Calibri" w:hAnsi="Calibri"/>
          <w:szCs w:val="21"/>
        </w:rPr>
      </w:pPr>
    </w:p>
    <w:p w14:paraId="62FEE0F5" w14:textId="63EB3BD0" w:rsidR="000E39C9" w:rsidRPr="00D975E1" w:rsidRDefault="000E39C9" w:rsidP="00FF4CB8">
      <w:pPr>
        <w:pStyle w:val="2"/>
        <w:rPr>
          <w:rFonts w:ascii="Calibri" w:hAnsi="Calibri"/>
        </w:rPr>
      </w:pPr>
      <w:bookmarkStart w:id="131" w:name="_Toc70778249"/>
      <w:r w:rsidRPr="00D975E1">
        <w:rPr>
          <w:rFonts w:ascii="Calibri" w:hAnsi="Calibri"/>
        </w:rPr>
        <w:lastRenderedPageBreak/>
        <w:t>Integration test</w:t>
      </w:r>
      <w:bookmarkEnd w:id="131"/>
    </w:p>
    <w:tbl>
      <w:tblPr>
        <w:tblStyle w:val="af"/>
        <w:tblW w:w="0" w:type="auto"/>
        <w:tblLook w:val="04A0" w:firstRow="1" w:lastRow="0" w:firstColumn="1" w:lastColumn="0" w:noHBand="0" w:noVBand="1"/>
      </w:tblPr>
      <w:tblGrid>
        <w:gridCol w:w="4508"/>
        <w:gridCol w:w="4508"/>
      </w:tblGrid>
      <w:tr w:rsidR="004D0012" w:rsidRPr="00D975E1" w14:paraId="25FF32DB" w14:textId="77777777" w:rsidTr="004D0012">
        <w:tc>
          <w:tcPr>
            <w:tcW w:w="4508" w:type="dxa"/>
          </w:tcPr>
          <w:p w14:paraId="4A9C317F" w14:textId="19EFC81E" w:rsidR="004D0012" w:rsidRPr="00D975E1" w:rsidRDefault="004D0012" w:rsidP="005E221B">
            <w:pPr>
              <w:jc w:val="left"/>
              <w:rPr>
                <w:rFonts w:ascii="Calibri" w:hAnsi="Calibri"/>
                <w:szCs w:val="21"/>
              </w:rPr>
            </w:pPr>
            <w:r w:rsidRPr="00D975E1">
              <w:rPr>
                <w:rFonts w:ascii="Calibri" w:hAnsi="Calibri"/>
                <w:szCs w:val="21"/>
              </w:rPr>
              <w:t xml:space="preserve">Integration </w:t>
            </w:r>
          </w:p>
        </w:tc>
        <w:tc>
          <w:tcPr>
            <w:tcW w:w="4508" w:type="dxa"/>
          </w:tcPr>
          <w:p w14:paraId="6523B5B8" w14:textId="488A401B" w:rsidR="004D0012" w:rsidRPr="00D975E1" w:rsidRDefault="004D0012" w:rsidP="005E221B">
            <w:pPr>
              <w:jc w:val="left"/>
              <w:rPr>
                <w:rFonts w:ascii="Calibri" w:hAnsi="Calibri"/>
                <w:szCs w:val="21"/>
              </w:rPr>
            </w:pPr>
            <w:r w:rsidRPr="00D975E1">
              <w:rPr>
                <w:rFonts w:ascii="Calibri" w:hAnsi="Calibri"/>
                <w:szCs w:val="21"/>
              </w:rPr>
              <w:t>condition</w:t>
            </w:r>
          </w:p>
        </w:tc>
      </w:tr>
      <w:tr w:rsidR="004D0012" w:rsidRPr="00D975E1" w14:paraId="2EA87603" w14:textId="77777777" w:rsidTr="004D0012">
        <w:tc>
          <w:tcPr>
            <w:tcW w:w="4508" w:type="dxa"/>
          </w:tcPr>
          <w:p w14:paraId="7ACA2BF0" w14:textId="5ED2D0C9" w:rsidR="004D0012" w:rsidRPr="00D975E1" w:rsidRDefault="004D0012" w:rsidP="005E221B">
            <w:pPr>
              <w:jc w:val="left"/>
              <w:rPr>
                <w:rFonts w:ascii="Calibri" w:hAnsi="Calibri"/>
                <w:szCs w:val="21"/>
              </w:rPr>
            </w:pPr>
            <w:r w:rsidRPr="00D975E1">
              <w:rPr>
                <w:rFonts w:ascii="Calibri" w:hAnsi="Calibri"/>
                <w:szCs w:val="21"/>
              </w:rPr>
              <w:t>Powerset-Data memo</w:t>
            </w:r>
          </w:p>
          <w:p w14:paraId="4A4EBB53" w14:textId="05DD2B71" w:rsidR="004D0012" w:rsidRPr="00D975E1" w:rsidRDefault="004D0012" w:rsidP="005E221B">
            <w:pPr>
              <w:jc w:val="left"/>
              <w:rPr>
                <w:rFonts w:ascii="Calibri" w:hAnsi="Calibri"/>
                <w:szCs w:val="21"/>
              </w:rPr>
            </w:pPr>
            <w:r w:rsidRPr="00D975E1">
              <w:rPr>
                <w:rFonts w:ascii="Calibri" w:hAnsi="Calibri"/>
                <w:szCs w:val="21"/>
              </w:rPr>
              <w:t>Strength – data memo</w:t>
            </w:r>
          </w:p>
        </w:tc>
        <w:tc>
          <w:tcPr>
            <w:tcW w:w="4508" w:type="dxa"/>
          </w:tcPr>
          <w:p w14:paraId="09A9F94A" w14:textId="77777777" w:rsidR="004D0012" w:rsidRPr="00D975E1" w:rsidRDefault="004D0012" w:rsidP="005E221B">
            <w:pPr>
              <w:jc w:val="left"/>
              <w:rPr>
                <w:rFonts w:ascii="Calibri" w:hAnsi="Calibri"/>
                <w:szCs w:val="21"/>
              </w:rPr>
            </w:pPr>
            <w:r w:rsidRPr="00D975E1">
              <w:rPr>
                <w:rFonts w:ascii="Calibri" w:hAnsi="Calibri"/>
                <w:szCs w:val="21"/>
              </w:rPr>
              <w:t>A cache memo set as expected</w:t>
            </w:r>
          </w:p>
          <w:p w14:paraId="497528BB" w14:textId="33B3F7F2" w:rsidR="004D0012" w:rsidRPr="00D975E1" w:rsidRDefault="004D0012" w:rsidP="005E221B">
            <w:pPr>
              <w:jc w:val="left"/>
              <w:rPr>
                <w:rFonts w:ascii="Calibri" w:hAnsi="Calibri"/>
                <w:szCs w:val="21"/>
              </w:rPr>
            </w:pPr>
            <w:r w:rsidRPr="00D975E1">
              <w:rPr>
                <w:rFonts w:ascii="Calibri" w:hAnsi="Calibri"/>
                <w:szCs w:val="21"/>
              </w:rPr>
              <w:t>Strength function can get the value from cache data</w:t>
            </w:r>
          </w:p>
        </w:tc>
      </w:tr>
      <w:tr w:rsidR="004D0012" w:rsidRPr="00D975E1" w14:paraId="135F78FF" w14:textId="77777777" w:rsidTr="004D0012">
        <w:tc>
          <w:tcPr>
            <w:tcW w:w="4508" w:type="dxa"/>
          </w:tcPr>
          <w:p w14:paraId="0FC41008" w14:textId="6049312A" w:rsidR="004D0012" w:rsidRPr="00D975E1" w:rsidRDefault="004D0012" w:rsidP="005E221B">
            <w:pPr>
              <w:jc w:val="left"/>
              <w:rPr>
                <w:rFonts w:ascii="Calibri" w:hAnsi="Calibri"/>
                <w:szCs w:val="21"/>
              </w:rPr>
            </w:pPr>
            <w:r w:rsidRPr="00D975E1">
              <w:rPr>
                <w:rFonts w:ascii="Calibri" w:hAnsi="Calibri"/>
                <w:szCs w:val="21"/>
              </w:rPr>
              <w:t>Data memo- Team Infor</w:t>
            </w:r>
          </w:p>
        </w:tc>
        <w:tc>
          <w:tcPr>
            <w:tcW w:w="4508" w:type="dxa"/>
          </w:tcPr>
          <w:p w14:paraId="6FA7CC8F" w14:textId="1D71CC43" w:rsidR="004D0012" w:rsidRPr="00D975E1" w:rsidRDefault="004D0012" w:rsidP="005E221B">
            <w:pPr>
              <w:jc w:val="left"/>
              <w:rPr>
                <w:rFonts w:ascii="Calibri" w:hAnsi="Calibri"/>
                <w:szCs w:val="21"/>
              </w:rPr>
            </w:pPr>
            <w:r w:rsidRPr="00D975E1">
              <w:rPr>
                <w:rFonts w:ascii="Calibri" w:hAnsi="Calibri"/>
                <w:szCs w:val="21"/>
              </w:rPr>
              <w:t xml:space="preserve">The value calculate from team </w:t>
            </w:r>
            <w:proofErr w:type="spellStart"/>
            <w:r w:rsidRPr="00D975E1">
              <w:rPr>
                <w:rFonts w:ascii="Calibri" w:hAnsi="Calibri"/>
                <w:szCs w:val="21"/>
              </w:rPr>
              <w:t>infor</w:t>
            </w:r>
            <w:proofErr w:type="spellEnd"/>
            <w:r w:rsidRPr="00D975E1">
              <w:rPr>
                <w:rFonts w:ascii="Calibri" w:hAnsi="Calibri"/>
                <w:szCs w:val="21"/>
              </w:rPr>
              <w:t xml:space="preserve"> can be stored into Data memo</w:t>
            </w:r>
          </w:p>
        </w:tc>
      </w:tr>
      <w:tr w:rsidR="004D0012" w:rsidRPr="00D975E1" w14:paraId="76677BB5" w14:textId="77777777" w:rsidTr="004D0012">
        <w:tc>
          <w:tcPr>
            <w:tcW w:w="4508" w:type="dxa"/>
          </w:tcPr>
          <w:p w14:paraId="50B1899B" w14:textId="1FEDCC81" w:rsidR="004D0012" w:rsidRPr="00D975E1" w:rsidRDefault="004D0012" w:rsidP="005E221B">
            <w:pPr>
              <w:jc w:val="left"/>
              <w:rPr>
                <w:rFonts w:ascii="Calibri" w:hAnsi="Calibri"/>
                <w:szCs w:val="21"/>
              </w:rPr>
            </w:pPr>
            <w:proofErr w:type="spellStart"/>
            <w:r w:rsidRPr="00D975E1">
              <w:rPr>
                <w:rFonts w:ascii="Calibri" w:hAnsi="Calibri"/>
                <w:szCs w:val="21"/>
              </w:rPr>
              <w:t>Team_infor</w:t>
            </w:r>
            <w:proofErr w:type="spellEnd"/>
            <w:r w:rsidRPr="00D975E1">
              <w:rPr>
                <w:rFonts w:ascii="Calibri" w:hAnsi="Calibri"/>
                <w:szCs w:val="21"/>
              </w:rPr>
              <w:t>-whole rating</w:t>
            </w:r>
          </w:p>
        </w:tc>
        <w:tc>
          <w:tcPr>
            <w:tcW w:w="4508" w:type="dxa"/>
          </w:tcPr>
          <w:p w14:paraId="45F8D746" w14:textId="1628AC50" w:rsidR="004D0012" w:rsidRPr="00D975E1" w:rsidRDefault="004D0012" w:rsidP="005E221B">
            <w:pPr>
              <w:jc w:val="left"/>
              <w:rPr>
                <w:rFonts w:ascii="Calibri" w:hAnsi="Calibri"/>
                <w:szCs w:val="21"/>
              </w:rPr>
            </w:pPr>
            <w:r w:rsidRPr="00D975E1">
              <w:rPr>
                <w:rFonts w:ascii="Calibri" w:hAnsi="Calibri"/>
                <w:szCs w:val="21"/>
              </w:rPr>
              <w:t xml:space="preserve">In team </w:t>
            </w:r>
            <w:proofErr w:type="spellStart"/>
            <w:r w:rsidRPr="00D975E1">
              <w:rPr>
                <w:rFonts w:ascii="Calibri" w:hAnsi="Calibri"/>
                <w:szCs w:val="21"/>
              </w:rPr>
              <w:t>infor</w:t>
            </w:r>
            <w:proofErr w:type="spellEnd"/>
            <w:r w:rsidRPr="00D975E1">
              <w:rPr>
                <w:rFonts w:ascii="Calibri" w:hAnsi="Calibri"/>
                <w:szCs w:val="21"/>
              </w:rPr>
              <w:t xml:space="preserve"> function the player rating can be obtained by using whole rating function</w:t>
            </w:r>
          </w:p>
        </w:tc>
      </w:tr>
      <w:tr w:rsidR="004D0012" w:rsidRPr="00D975E1" w14:paraId="4B1B494C" w14:textId="77777777" w:rsidTr="004D0012">
        <w:tc>
          <w:tcPr>
            <w:tcW w:w="4508" w:type="dxa"/>
          </w:tcPr>
          <w:p w14:paraId="1D533FB1" w14:textId="49900E03" w:rsidR="004D0012" w:rsidRPr="00D975E1" w:rsidRDefault="004D0012" w:rsidP="005E221B">
            <w:pPr>
              <w:jc w:val="left"/>
              <w:rPr>
                <w:rFonts w:ascii="Calibri" w:hAnsi="Calibri"/>
                <w:szCs w:val="21"/>
              </w:rPr>
            </w:pPr>
            <w:r w:rsidRPr="00D975E1">
              <w:rPr>
                <w:rFonts w:ascii="Calibri" w:hAnsi="Calibri"/>
                <w:szCs w:val="21"/>
              </w:rPr>
              <w:t xml:space="preserve">Team </w:t>
            </w:r>
            <w:proofErr w:type="spellStart"/>
            <w:r w:rsidRPr="00D975E1">
              <w:rPr>
                <w:rFonts w:ascii="Calibri" w:hAnsi="Calibri"/>
                <w:szCs w:val="21"/>
              </w:rPr>
              <w:t>infor</w:t>
            </w:r>
            <w:proofErr w:type="spellEnd"/>
            <w:r w:rsidRPr="00D975E1">
              <w:rPr>
                <w:rFonts w:ascii="Calibri" w:hAnsi="Calibri"/>
                <w:szCs w:val="21"/>
              </w:rPr>
              <w:t xml:space="preserve"> – Team </w:t>
            </w:r>
            <w:proofErr w:type="spellStart"/>
            <w:r w:rsidRPr="00D975E1">
              <w:rPr>
                <w:rFonts w:ascii="Calibri" w:hAnsi="Calibri"/>
                <w:szCs w:val="21"/>
              </w:rPr>
              <w:t>elo</w:t>
            </w:r>
            <w:proofErr w:type="spellEnd"/>
            <w:r w:rsidRPr="00D975E1">
              <w:rPr>
                <w:rFonts w:ascii="Calibri" w:hAnsi="Calibri"/>
                <w:szCs w:val="21"/>
              </w:rPr>
              <w:t xml:space="preserve"> rating</w:t>
            </w:r>
          </w:p>
        </w:tc>
        <w:tc>
          <w:tcPr>
            <w:tcW w:w="4508" w:type="dxa"/>
          </w:tcPr>
          <w:p w14:paraId="1DBF332F" w14:textId="168C433F" w:rsidR="004D0012" w:rsidRPr="00D975E1" w:rsidRDefault="004D0012" w:rsidP="005E221B">
            <w:pPr>
              <w:jc w:val="left"/>
              <w:rPr>
                <w:rFonts w:ascii="Calibri" w:hAnsi="Calibri"/>
                <w:szCs w:val="21"/>
              </w:rPr>
            </w:pPr>
            <w:r w:rsidRPr="00D975E1">
              <w:rPr>
                <w:rFonts w:ascii="Calibri" w:hAnsi="Calibri"/>
                <w:szCs w:val="21"/>
              </w:rPr>
              <w:t xml:space="preserve">In team </w:t>
            </w:r>
            <w:proofErr w:type="spellStart"/>
            <w:r w:rsidRPr="00D975E1">
              <w:rPr>
                <w:rFonts w:ascii="Calibri" w:hAnsi="Calibri"/>
                <w:szCs w:val="21"/>
              </w:rPr>
              <w:t>infor</w:t>
            </w:r>
            <w:proofErr w:type="spellEnd"/>
            <w:r w:rsidRPr="00D975E1">
              <w:rPr>
                <w:rFonts w:ascii="Calibri" w:hAnsi="Calibri"/>
                <w:szCs w:val="21"/>
              </w:rPr>
              <w:t xml:space="preserve"> function each team Elo rating can be got from Team </w:t>
            </w:r>
            <w:proofErr w:type="spellStart"/>
            <w:r w:rsidRPr="00D975E1">
              <w:rPr>
                <w:rFonts w:ascii="Calibri" w:hAnsi="Calibri"/>
                <w:szCs w:val="21"/>
              </w:rPr>
              <w:t>elo</w:t>
            </w:r>
            <w:proofErr w:type="spellEnd"/>
            <w:r w:rsidRPr="00D975E1">
              <w:rPr>
                <w:rFonts w:ascii="Calibri" w:hAnsi="Calibri"/>
                <w:szCs w:val="21"/>
              </w:rPr>
              <w:t xml:space="preserve"> function</w:t>
            </w:r>
          </w:p>
        </w:tc>
      </w:tr>
    </w:tbl>
    <w:p w14:paraId="02F874B5" w14:textId="77777777" w:rsidR="004D0012" w:rsidRPr="00D975E1" w:rsidRDefault="004D0012" w:rsidP="005E221B">
      <w:pPr>
        <w:jc w:val="left"/>
        <w:rPr>
          <w:rFonts w:ascii="Calibri" w:hAnsi="Calibri"/>
          <w:szCs w:val="21"/>
        </w:rPr>
      </w:pPr>
    </w:p>
    <w:p w14:paraId="6709018D" w14:textId="654A9C5F" w:rsidR="000E39C9" w:rsidRPr="00D975E1" w:rsidRDefault="000E39C9" w:rsidP="00FF4CB8">
      <w:pPr>
        <w:pStyle w:val="2"/>
        <w:rPr>
          <w:rFonts w:ascii="Calibri" w:hAnsi="Calibri"/>
        </w:rPr>
      </w:pPr>
      <w:bookmarkStart w:id="132" w:name="_Toc70778250"/>
      <w:r w:rsidRPr="00D975E1">
        <w:rPr>
          <w:rFonts w:ascii="Calibri" w:hAnsi="Calibri"/>
        </w:rPr>
        <w:t>System test</w:t>
      </w:r>
      <w:bookmarkEnd w:id="132"/>
    </w:p>
    <w:tbl>
      <w:tblPr>
        <w:tblStyle w:val="af"/>
        <w:tblW w:w="5944" w:type="dxa"/>
        <w:tblLook w:val="04A0" w:firstRow="1" w:lastRow="0" w:firstColumn="1" w:lastColumn="0" w:noHBand="0" w:noVBand="1"/>
      </w:tblPr>
      <w:tblGrid>
        <w:gridCol w:w="2972"/>
        <w:gridCol w:w="2972"/>
      </w:tblGrid>
      <w:tr w:rsidR="004D0012" w:rsidRPr="00D975E1" w14:paraId="250C2084" w14:textId="787F7069" w:rsidTr="004D0012">
        <w:trPr>
          <w:trHeight w:val="634"/>
        </w:trPr>
        <w:tc>
          <w:tcPr>
            <w:tcW w:w="2972" w:type="dxa"/>
          </w:tcPr>
          <w:p w14:paraId="03B8F4A1" w14:textId="48B23766" w:rsidR="004D0012" w:rsidRPr="00D975E1" w:rsidRDefault="004D0012" w:rsidP="005E221B">
            <w:pPr>
              <w:jc w:val="left"/>
              <w:rPr>
                <w:rFonts w:ascii="Calibri" w:hAnsi="Calibri"/>
                <w:szCs w:val="21"/>
              </w:rPr>
            </w:pPr>
            <w:r w:rsidRPr="00D975E1">
              <w:rPr>
                <w:rFonts w:ascii="Calibri" w:hAnsi="Calibri"/>
                <w:szCs w:val="21"/>
              </w:rPr>
              <w:t>Case</w:t>
            </w:r>
          </w:p>
        </w:tc>
        <w:tc>
          <w:tcPr>
            <w:tcW w:w="2972" w:type="dxa"/>
          </w:tcPr>
          <w:p w14:paraId="4C086E25" w14:textId="1C102F21" w:rsidR="004D0012" w:rsidRPr="00D975E1" w:rsidRDefault="004D0012" w:rsidP="005E221B">
            <w:pPr>
              <w:jc w:val="left"/>
              <w:rPr>
                <w:rFonts w:ascii="Calibri" w:hAnsi="Calibri"/>
                <w:szCs w:val="21"/>
              </w:rPr>
            </w:pPr>
            <w:r w:rsidRPr="00D975E1">
              <w:rPr>
                <w:rFonts w:ascii="Calibri" w:hAnsi="Calibri"/>
                <w:szCs w:val="21"/>
              </w:rPr>
              <w:t>Condition</w:t>
            </w:r>
          </w:p>
        </w:tc>
      </w:tr>
      <w:tr w:rsidR="004D0012" w:rsidRPr="00D975E1" w14:paraId="58341861" w14:textId="77777777" w:rsidTr="004D0012">
        <w:tc>
          <w:tcPr>
            <w:tcW w:w="2972" w:type="dxa"/>
          </w:tcPr>
          <w:p w14:paraId="35F16619" w14:textId="40355026" w:rsidR="004D0012" w:rsidRPr="00D975E1" w:rsidRDefault="004D0012" w:rsidP="005E221B">
            <w:pPr>
              <w:jc w:val="left"/>
              <w:rPr>
                <w:rFonts w:ascii="Calibri" w:hAnsi="Calibri"/>
                <w:szCs w:val="21"/>
              </w:rPr>
            </w:pPr>
            <w:r w:rsidRPr="00D975E1">
              <w:rPr>
                <w:rFonts w:ascii="Calibri" w:hAnsi="Calibri"/>
                <w:szCs w:val="21"/>
              </w:rPr>
              <w:t xml:space="preserve">Player select teams normally </w:t>
            </w:r>
          </w:p>
        </w:tc>
        <w:tc>
          <w:tcPr>
            <w:tcW w:w="2972" w:type="dxa"/>
          </w:tcPr>
          <w:p w14:paraId="48D2D328" w14:textId="44AABB37" w:rsidR="004D0012" w:rsidRPr="00D975E1" w:rsidRDefault="004D0012" w:rsidP="005E221B">
            <w:pPr>
              <w:jc w:val="left"/>
              <w:rPr>
                <w:rFonts w:ascii="Calibri" w:hAnsi="Calibri"/>
                <w:szCs w:val="21"/>
              </w:rPr>
            </w:pPr>
            <w:r w:rsidRPr="00D975E1">
              <w:rPr>
                <w:rFonts w:ascii="Calibri" w:hAnsi="Calibri"/>
                <w:szCs w:val="21"/>
              </w:rPr>
              <w:t>A wins as expected</w:t>
            </w:r>
          </w:p>
        </w:tc>
      </w:tr>
      <w:tr w:rsidR="004D0012" w:rsidRPr="00D975E1" w14:paraId="5E245035" w14:textId="77777777" w:rsidTr="004D0012">
        <w:trPr>
          <w:trHeight w:val="360"/>
        </w:trPr>
        <w:tc>
          <w:tcPr>
            <w:tcW w:w="2972" w:type="dxa"/>
          </w:tcPr>
          <w:p w14:paraId="6198353A" w14:textId="5B0EFE08" w:rsidR="004D0012" w:rsidRPr="00D975E1" w:rsidRDefault="004D0012" w:rsidP="005E221B">
            <w:pPr>
              <w:jc w:val="left"/>
              <w:rPr>
                <w:rFonts w:ascii="Calibri" w:hAnsi="Calibri"/>
                <w:szCs w:val="21"/>
              </w:rPr>
            </w:pPr>
            <w:r w:rsidRPr="00D975E1">
              <w:rPr>
                <w:rFonts w:ascii="Calibri" w:hAnsi="Calibri"/>
                <w:szCs w:val="21"/>
              </w:rPr>
              <w:t xml:space="preserve">Players choose players worth more than their budget </w:t>
            </w:r>
          </w:p>
        </w:tc>
        <w:tc>
          <w:tcPr>
            <w:tcW w:w="2972" w:type="dxa"/>
          </w:tcPr>
          <w:p w14:paraId="7FDBD3F4" w14:textId="4A8A4484" w:rsidR="004D0012" w:rsidRPr="00D975E1" w:rsidRDefault="004D0012" w:rsidP="005E221B">
            <w:pPr>
              <w:jc w:val="left"/>
              <w:rPr>
                <w:rFonts w:ascii="Calibri" w:hAnsi="Calibri"/>
                <w:szCs w:val="21"/>
              </w:rPr>
            </w:pPr>
            <w:proofErr w:type="spellStart"/>
            <w:r w:rsidRPr="00D975E1">
              <w:rPr>
                <w:rFonts w:ascii="Calibri" w:hAnsi="Calibri"/>
                <w:szCs w:val="21"/>
              </w:rPr>
              <w:t>Can not</w:t>
            </w:r>
            <w:proofErr w:type="spellEnd"/>
            <w:r w:rsidRPr="00D975E1">
              <w:rPr>
                <w:rFonts w:ascii="Calibri" w:hAnsi="Calibri"/>
                <w:szCs w:val="21"/>
              </w:rPr>
              <w:t xml:space="preserve"> choose, force to choose another one</w:t>
            </w:r>
          </w:p>
        </w:tc>
      </w:tr>
      <w:tr w:rsidR="004D0012" w:rsidRPr="00D975E1" w14:paraId="61CFC51F" w14:textId="77777777" w:rsidTr="004D0012">
        <w:trPr>
          <w:trHeight w:val="142"/>
        </w:trPr>
        <w:tc>
          <w:tcPr>
            <w:tcW w:w="2972" w:type="dxa"/>
          </w:tcPr>
          <w:p w14:paraId="3225F372" w14:textId="7EB0353E" w:rsidR="004D0012" w:rsidRPr="00D975E1" w:rsidRDefault="004D0012" w:rsidP="005E221B">
            <w:pPr>
              <w:jc w:val="left"/>
              <w:rPr>
                <w:rFonts w:ascii="Calibri" w:hAnsi="Calibri"/>
                <w:szCs w:val="21"/>
              </w:rPr>
            </w:pPr>
            <w:r w:rsidRPr="00D975E1">
              <w:rPr>
                <w:rFonts w:ascii="Calibri" w:hAnsi="Calibri"/>
                <w:szCs w:val="21"/>
              </w:rPr>
              <w:t xml:space="preserve">Players enter the team name </w:t>
            </w:r>
          </w:p>
        </w:tc>
        <w:tc>
          <w:tcPr>
            <w:tcW w:w="2972" w:type="dxa"/>
          </w:tcPr>
          <w:p w14:paraId="7144BE5A" w14:textId="5553BCF9" w:rsidR="004D0012" w:rsidRPr="00D975E1" w:rsidRDefault="004D0012" w:rsidP="005E221B">
            <w:pPr>
              <w:jc w:val="left"/>
              <w:rPr>
                <w:rFonts w:ascii="Calibri" w:hAnsi="Calibri"/>
                <w:szCs w:val="21"/>
              </w:rPr>
            </w:pPr>
            <w:r w:rsidRPr="00D975E1">
              <w:rPr>
                <w:rFonts w:ascii="Calibri" w:hAnsi="Calibri"/>
                <w:szCs w:val="21"/>
              </w:rPr>
              <w:t>The team name will be shown on the screen</w:t>
            </w:r>
          </w:p>
        </w:tc>
      </w:tr>
      <w:tr w:rsidR="004D0012" w:rsidRPr="00D975E1" w14:paraId="095DAE15" w14:textId="77777777" w:rsidTr="004D0012">
        <w:trPr>
          <w:trHeight w:val="142"/>
        </w:trPr>
        <w:tc>
          <w:tcPr>
            <w:tcW w:w="2972" w:type="dxa"/>
          </w:tcPr>
          <w:p w14:paraId="23E51120" w14:textId="34D8F94C" w:rsidR="004D0012" w:rsidRPr="00D975E1" w:rsidRDefault="00224079" w:rsidP="005E221B">
            <w:pPr>
              <w:jc w:val="left"/>
              <w:rPr>
                <w:rFonts w:ascii="Calibri" w:hAnsi="Calibri"/>
                <w:szCs w:val="21"/>
              </w:rPr>
            </w:pPr>
            <w:r w:rsidRPr="00D975E1">
              <w:rPr>
                <w:rFonts w:ascii="Calibri" w:hAnsi="Calibri"/>
                <w:szCs w:val="21"/>
              </w:rPr>
              <w:t>Player re-choose the NBA players during the choose section</w:t>
            </w:r>
          </w:p>
        </w:tc>
        <w:tc>
          <w:tcPr>
            <w:tcW w:w="2972" w:type="dxa"/>
          </w:tcPr>
          <w:p w14:paraId="53DA1ED9" w14:textId="520F84DE" w:rsidR="004D0012" w:rsidRPr="00D975E1" w:rsidRDefault="00224079" w:rsidP="005E221B">
            <w:pPr>
              <w:jc w:val="left"/>
              <w:rPr>
                <w:rFonts w:ascii="Calibri" w:hAnsi="Calibri"/>
                <w:szCs w:val="21"/>
              </w:rPr>
            </w:pPr>
            <w:r w:rsidRPr="00D975E1">
              <w:rPr>
                <w:rFonts w:ascii="Calibri" w:hAnsi="Calibri"/>
                <w:szCs w:val="21"/>
              </w:rPr>
              <w:t>The player could be change but the money of player are cost already</w:t>
            </w:r>
          </w:p>
        </w:tc>
      </w:tr>
      <w:tr w:rsidR="004D0012" w:rsidRPr="00D975E1" w14:paraId="25D3D8F9" w14:textId="77777777" w:rsidTr="004D0012">
        <w:trPr>
          <w:trHeight w:val="142"/>
        </w:trPr>
        <w:tc>
          <w:tcPr>
            <w:tcW w:w="2972" w:type="dxa"/>
          </w:tcPr>
          <w:p w14:paraId="60781D64" w14:textId="562C5B52" w:rsidR="004D0012" w:rsidRPr="00D975E1" w:rsidRDefault="00224079" w:rsidP="00224079">
            <w:pPr>
              <w:jc w:val="left"/>
              <w:rPr>
                <w:rFonts w:ascii="Calibri" w:hAnsi="Calibri"/>
                <w:szCs w:val="21"/>
              </w:rPr>
            </w:pPr>
            <w:r w:rsidRPr="00D975E1">
              <w:rPr>
                <w:rFonts w:ascii="Calibri" w:hAnsi="Calibri"/>
                <w:szCs w:val="21"/>
              </w:rPr>
              <w:t xml:space="preserve">The User choose the same player in whole time </w:t>
            </w:r>
          </w:p>
        </w:tc>
        <w:tc>
          <w:tcPr>
            <w:tcW w:w="2972" w:type="dxa"/>
          </w:tcPr>
          <w:p w14:paraId="7A6724D7" w14:textId="777C2F14" w:rsidR="004D0012" w:rsidRPr="00D975E1" w:rsidRDefault="00224079" w:rsidP="005E221B">
            <w:pPr>
              <w:jc w:val="left"/>
              <w:rPr>
                <w:rFonts w:ascii="Calibri" w:hAnsi="Calibri"/>
                <w:szCs w:val="21"/>
              </w:rPr>
            </w:pPr>
            <w:r w:rsidRPr="00D975E1">
              <w:rPr>
                <w:rFonts w:ascii="Calibri" w:hAnsi="Calibri"/>
                <w:szCs w:val="21"/>
              </w:rPr>
              <w:t>The player cannot be choose, as it was already fixed, but the money still cost.</w:t>
            </w:r>
          </w:p>
        </w:tc>
      </w:tr>
    </w:tbl>
    <w:p w14:paraId="5B11CFCC" w14:textId="307C2976" w:rsidR="001A0275" w:rsidRPr="00D975E1" w:rsidRDefault="001A0275" w:rsidP="005E221B">
      <w:pPr>
        <w:widowControl/>
        <w:jc w:val="left"/>
        <w:rPr>
          <w:rFonts w:ascii="Calibri" w:hAnsi="Calibri"/>
          <w:b/>
          <w:bCs/>
          <w:kern w:val="44"/>
          <w:szCs w:val="21"/>
        </w:rPr>
      </w:pPr>
    </w:p>
    <w:p w14:paraId="264F57E7" w14:textId="77777777" w:rsidR="00161EDE" w:rsidRPr="00D975E1" w:rsidRDefault="00161EDE" w:rsidP="005E221B">
      <w:pPr>
        <w:widowControl/>
        <w:jc w:val="left"/>
        <w:rPr>
          <w:rFonts w:ascii="Calibri" w:hAnsi="Calibri"/>
          <w:b/>
          <w:bCs/>
          <w:kern w:val="44"/>
          <w:szCs w:val="21"/>
        </w:rPr>
      </w:pPr>
    </w:p>
    <w:p w14:paraId="50E1D1EE" w14:textId="77777777" w:rsidR="0098106B" w:rsidRPr="00D975E1" w:rsidRDefault="0098106B" w:rsidP="005E221B">
      <w:pPr>
        <w:widowControl/>
        <w:jc w:val="left"/>
        <w:rPr>
          <w:rFonts w:ascii="Calibri" w:hAnsi="Calibri"/>
          <w:b/>
          <w:bCs/>
          <w:kern w:val="44"/>
          <w:szCs w:val="21"/>
        </w:rPr>
      </w:pPr>
      <w:r w:rsidRPr="00D975E1">
        <w:rPr>
          <w:rFonts w:ascii="Calibri" w:hAnsi="Calibri"/>
          <w:szCs w:val="21"/>
        </w:rPr>
        <w:br w:type="page"/>
      </w:r>
    </w:p>
    <w:p w14:paraId="471DACED" w14:textId="38C41B5B" w:rsidR="009F67B1" w:rsidRPr="00D975E1" w:rsidRDefault="00B963A9" w:rsidP="00FF4CB8">
      <w:pPr>
        <w:pStyle w:val="1"/>
        <w:rPr>
          <w:rFonts w:ascii="Calibri" w:hAnsi="Calibri"/>
        </w:rPr>
      </w:pPr>
      <w:bookmarkStart w:id="133" w:name="_Toc70778251"/>
      <w:r w:rsidRPr="00D975E1">
        <w:rPr>
          <w:rFonts w:ascii="Calibri" w:hAnsi="Calibri"/>
        </w:rPr>
        <w:lastRenderedPageBreak/>
        <w:t>7.evaluation</w:t>
      </w:r>
      <w:bookmarkEnd w:id="133"/>
    </w:p>
    <w:p w14:paraId="4DDED2A3" w14:textId="69C50807" w:rsidR="003E546B" w:rsidRPr="00D975E1" w:rsidRDefault="003E546B" w:rsidP="005E221B">
      <w:pPr>
        <w:jc w:val="left"/>
        <w:rPr>
          <w:rFonts w:ascii="Calibri" w:hAnsi="Calibri"/>
          <w:szCs w:val="21"/>
        </w:rPr>
      </w:pPr>
      <w:r w:rsidRPr="00D975E1">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D975E1" w:rsidRDefault="008557DC"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2" o:title=""/>
          </v:shape>
          <o:OLEObject Type="Embed" ProgID="Excel.Sheet.12" ShapeID="_x0000_i1025" DrawAspect="Content" ObjectID="_1681413667" r:id="rId33"/>
        </w:object>
      </w:r>
    </w:p>
    <w:p w14:paraId="0139B41B" w14:textId="39689F41" w:rsidR="009F67B1" w:rsidRPr="00D975E1" w:rsidRDefault="009F67B1" w:rsidP="005E221B">
      <w:pPr>
        <w:jc w:val="left"/>
        <w:rPr>
          <w:rFonts w:ascii="Calibri" w:hAnsi="Calibri"/>
          <w:szCs w:val="21"/>
        </w:rPr>
      </w:pPr>
      <w:r w:rsidRPr="00D975E1">
        <w:rPr>
          <w:rFonts w:ascii="Calibri" w:hAnsi="Calibri"/>
          <w:szCs w:val="21"/>
        </w:rPr>
        <w:t>-confusion matrix graph</w:t>
      </w:r>
    </w:p>
    <w:p w14:paraId="1311E447" w14:textId="67CC6DB3" w:rsidR="009F67B1" w:rsidRPr="00D975E1" w:rsidRDefault="007379D5" w:rsidP="005E221B">
      <w:pPr>
        <w:jc w:val="left"/>
        <w:rPr>
          <w:rFonts w:ascii="Calibri" w:hAnsi="Calibri"/>
          <w:szCs w:val="21"/>
        </w:rPr>
      </w:pPr>
      <w:r w:rsidRPr="00D975E1">
        <w:rPr>
          <w:rFonts w:ascii="Calibri" w:hAnsi="Calibri"/>
          <w:szCs w:val="21"/>
        </w:rPr>
        <w:t xml:space="preserve">Above is the confusion matrix graph, The horizontal and vertical rows show the </w:t>
      </w:r>
      <w:r w:rsidR="00AD7EFC" w:rsidRPr="00D975E1">
        <w:rPr>
          <w:rFonts w:ascii="Calibri" w:hAnsi="Calibri"/>
          <w:szCs w:val="21"/>
        </w:rPr>
        <w:t xml:space="preserve">true team </w:t>
      </w:r>
      <w:proofErr w:type="spellStart"/>
      <w:r w:rsidR="00AD7EFC" w:rsidRPr="00D975E1">
        <w:rPr>
          <w:rFonts w:ascii="Calibri" w:hAnsi="Calibri"/>
          <w:szCs w:val="21"/>
        </w:rPr>
        <w:t>elo</w:t>
      </w:r>
      <w:proofErr w:type="spellEnd"/>
      <w:r w:rsidR="00AD7EFC" w:rsidRPr="00D975E1">
        <w:rPr>
          <w:rFonts w:ascii="Calibri" w:hAnsi="Calibri"/>
          <w:szCs w:val="21"/>
        </w:rPr>
        <w:t xml:space="preserve"> and the predicted </w:t>
      </w:r>
      <w:ins w:id="134" w:author="Bolin Zhu" w:date="2021-04-30T16:21:00Z">
        <w:r w:rsidR="00F50444" w:rsidRPr="00D975E1">
          <w:rPr>
            <w:rFonts w:ascii="Calibri" w:hAnsi="Calibri"/>
            <w:szCs w:val="21"/>
          </w:rPr>
          <w:t>E</w:t>
        </w:r>
      </w:ins>
      <w:del w:id="135" w:author="Bolin Zhu" w:date="2021-04-30T16:21:00Z">
        <w:r w:rsidR="00AD7EFC" w:rsidRPr="00D975E1" w:rsidDel="00F50444">
          <w:rPr>
            <w:rFonts w:ascii="Calibri" w:hAnsi="Calibri"/>
            <w:szCs w:val="21"/>
          </w:rPr>
          <w:delText>e</w:delText>
        </w:r>
      </w:del>
      <w:r w:rsidR="00AD7EFC" w:rsidRPr="00D975E1">
        <w:rPr>
          <w:rFonts w:ascii="Calibri" w:hAnsi="Calibri"/>
          <w:szCs w:val="21"/>
        </w:rPr>
        <w:t xml:space="preserve">lo </w:t>
      </w:r>
      <w:commentRangeStart w:id="136"/>
      <w:r w:rsidRPr="00D975E1">
        <w:rPr>
          <w:rFonts w:ascii="Calibri" w:hAnsi="Calibri"/>
          <w:szCs w:val="21"/>
        </w:rPr>
        <w:t xml:space="preserve"> </w:t>
      </w:r>
      <w:commentRangeEnd w:id="136"/>
      <w:r w:rsidR="000B46C7" w:rsidRPr="00D975E1">
        <w:rPr>
          <w:rStyle w:val="a9"/>
          <w:rFonts w:ascii="Calibri" w:hAnsi="Calibri"/>
        </w:rPr>
        <w:commentReference w:id="136"/>
      </w:r>
      <w:ins w:id="137" w:author="Bolin Zhu" w:date="2021-05-01T02:03:00Z">
        <w:r w:rsidR="005E504C" w:rsidRPr="00D975E1">
          <w:rPr>
            <w:rFonts w:ascii="Calibri" w:hAnsi="Calibri"/>
            <w:szCs w:val="21"/>
          </w:rPr>
          <w:t xml:space="preserve">the </w:t>
        </w:r>
      </w:ins>
      <w:ins w:id="138" w:author="Bolin Zhu" w:date="2021-05-01T02:04:00Z">
        <w:r w:rsidR="005E504C" w:rsidRPr="00D975E1">
          <w:rPr>
            <w:rFonts w:ascii="Calibri" w:hAnsi="Calibri"/>
            <w:szCs w:val="21"/>
          </w:rPr>
          <w:t xml:space="preserve">calculate data is the team </w:t>
        </w:r>
      </w:ins>
      <w:r w:rsidRPr="00D975E1">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D975E1" w:rsidRDefault="009F67B1" w:rsidP="005E221B">
      <w:pPr>
        <w:widowControl/>
        <w:jc w:val="left"/>
        <w:rPr>
          <w:rFonts w:ascii="Calibri" w:hAnsi="Calibri"/>
          <w:b/>
          <w:bCs/>
          <w:kern w:val="44"/>
          <w:szCs w:val="21"/>
        </w:rPr>
      </w:pPr>
      <w:r w:rsidRPr="00D975E1">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D975E1">
        <w:rPr>
          <w:rFonts w:ascii="Calibri" w:hAnsi="Calibri"/>
          <w:b/>
          <w:bCs/>
          <w:kern w:val="44"/>
          <w:szCs w:val="21"/>
        </w:rPr>
        <w:t xml:space="preserve">      </w:t>
      </w:r>
      <w:r w:rsidRPr="00D975E1">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D975E1" w:rsidRDefault="00D07185" w:rsidP="005E221B">
      <w:pPr>
        <w:ind w:left="840" w:firstLine="420"/>
        <w:jc w:val="left"/>
        <w:rPr>
          <w:rFonts w:ascii="Calibri" w:hAnsi="Calibri"/>
          <w:szCs w:val="21"/>
        </w:rPr>
      </w:pPr>
      <w:r w:rsidRPr="00D975E1">
        <w:rPr>
          <w:rFonts w:ascii="Calibri" w:hAnsi="Calibri"/>
          <w:szCs w:val="21"/>
        </w:rPr>
        <w:t xml:space="preserve">-True value </w:t>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t>-calculate value</w:t>
      </w:r>
    </w:p>
    <w:p w14:paraId="35A6CC0F" w14:textId="7CD5DCF3" w:rsidR="009F67B1" w:rsidRPr="00D975E1" w:rsidRDefault="009F67B1" w:rsidP="005E221B">
      <w:pPr>
        <w:jc w:val="left"/>
        <w:rPr>
          <w:rFonts w:ascii="Calibri" w:hAnsi="Calibri"/>
          <w:szCs w:val="21"/>
        </w:rPr>
      </w:pPr>
    </w:p>
    <w:p w14:paraId="5E2732CA" w14:textId="7652C7A4" w:rsidR="009733C7" w:rsidRPr="00D975E1" w:rsidRDefault="000B159C" w:rsidP="005E221B">
      <w:pPr>
        <w:jc w:val="left"/>
        <w:rPr>
          <w:rFonts w:ascii="Calibri" w:hAnsi="Calibri"/>
          <w:szCs w:val="21"/>
        </w:rPr>
      </w:pPr>
      <w:r w:rsidRPr="00D975E1">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D975E1" w:rsidRDefault="000B159C" w:rsidP="005E221B">
      <w:pPr>
        <w:jc w:val="left"/>
        <w:rPr>
          <w:rFonts w:ascii="Calibri" w:hAnsi="Calibri"/>
          <w:szCs w:val="21"/>
        </w:rPr>
      </w:pPr>
      <w:r w:rsidRPr="00D975E1">
        <w:rPr>
          <w:rFonts w:ascii="Calibri" w:hAnsi="Calibri"/>
          <w:szCs w:val="21"/>
        </w:rPr>
        <w:tab/>
        <w:t xml:space="preserve"> -rating calculate from average </w:t>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t>-the rating from 2krating website</w:t>
      </w:r>
    </w:p>
    <w:p w14:paraId="3F75345C" w14:textId="0E669161" w:rsidR="000B159C" w:rsidRPr="00D975E1" w:rsidRDefault="000B159C" w:rsidP="005E221B">
      <w:pPr>
        <w:jc w:val="left"/>
        <w:rPr>
          <w:rFonts w:ascii="Calibri" w:hAnsi="Calibri"/>
          <w:szCs w:val="21"/>
        </w:rPr>
      </w:pPr>
    </w:p>
    <w:p w14:paraId="0FE3F58E" w14:textId="37500EB8" w:rsidR="000B159C" w:rsidRPr="00D975E1" w:rsidRDefault="000B159C" w:rsidP="005E221B">
      <w:pPr>
        <w:jc w:val="left"/>
        <w:rPr>
          <w:rFonts w:ascii="Calibri" w:hAnsi="Calibri"/>
          <w:szCs w:val="21"/>
        </w:rPr>
      </w:pPr>
    </w:p>
    <w:p w14:paraId="15518349" w14:textId="1DDE0365" w:rsidR="000B159C" w:rsidRPr="00D975E1" w:rsidRDefault="000B159C" w:rsidP="005E221B">
      <w:pPr>
        <w:jc w:val="left"/>
        <w:rPr>
          <w:rFonts w:ascii="Calibri" w:hAnsi="Calibri"/>
          <w:szCs w:val="21"/>
        </w:rPr>
      </w:pPr>
      <w:r w:rsidRPr="00D975E1">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D975E1" w:rsidRDefault="00D07185" w:rsidP="005E221B">
      <w:pPr>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r>
      <w:r w:rsidRPr="00D975E1">
        <w:rPr>
          <w:rFonts w:ascii="Calibri" w:hAnsi="Calibri"/>
          <w:szCs w:val="21"/>
        </w:rPr>
        <w:tab/>
        <w:t>-</w:t>
      </w:r>
      <w:r w:rsidR="009733C7" w:rsidRPr="00D975E1">
        <w:rPr>
          <w:rFonts w:ascii="Calibri" w:hAnsi="Calibri"/>
          <w:szCs w:val="21"/>
        </w:rPr>
        <w:t>Figure 7</w:t>
      </w:r>
    </w:p>
    <w:p w14:paraId="74B47815" w14:textId="1FD847FC" w:rsidR="009733C7" w:rsidRPr="00D975E1" w:rsidRDefault="000B159C" w:rsidP="005E221B">
      <w:pPr>
        <w:jc w:val="left"/>
        <w:rPr>
          <w:rFonts w:ascii="Calibri" w:hAnsi="Calibri"/>
          <w:szCs w:val="21"/>
        </w:rPr>
      </w:pPr>
      <w:r w:rsidRPr="00D975E1">
        <w:rPr>
          <w:rFonts w:ascii="Calibri" w:hAnsi="Calibri"/>
          <w:szCs w:val="21"/>
        </w:rPr>
        <w:t>Four different results are shown in figure 7, the true value is set for each team Elo rating divide by the ratio(average Elo/average Player rating),</w:t>
      </w:r>
      <w:r w:rsidR="004D0012" w:rsidRPr="00D975E1">
        <w:rPr>
          <w:rFonts w:ascii="Calibri" w:hAnsi="Calibri"/>
          <w:szCs w:val="21"/>
        </w:rPr>
        <w:t xml:space="preserve">and the </w:t>
      </w:r>
      <w:commentRangeStart w:id="139"/>
      <w:r w:rsidR="004D0012" w:rsidRPr="00D975E1">
        <w:rPr>
          <w:rFonts w:ascii="Calibri" w:hAnsi="Calibri"/>
          <w:szCs w:val="21"/>
        </w:rPr>
        <w:t xml:space="preserve">2k rating </w:t>
      </w:r>
      <w:commentRangeEnd w:id="139"/>
      <w:r w:rsidR="000B46C7" w:rsidRPr="00D975E1">
        <w:rPr>
          <w:rStyle w:val="a9"/>
          <w:rFonts w:ascii="Calibri" w:hAnsi="Calibri"/>
        </w:rPr>
        <w:commentReference w:id="139"/>
      </w:r>
      <w:r w:rsidR="004D0012" w:rsidRPr="00D975E1">
        <w:rPr>
          <w:rFonts w:ascii="Calibri" w:hAnsi="Calibri"/>
          <w:szCs w:val="21"/>
        </w:rPr>
        <w:t>is that the rating record from the other rating system ,according to the graph we could find most of the value are similar to each other, except the team 6 and team 14,</w:t>
      </w:r>
      <w:r w:rsidR="009733C7" w:rsidRPr="00D975E1">
        <w:rPr>
          <w:rFonts w:ascii="Calibri" w:hAnsi="Calibri"/>
          <w:szCs w:val="21"/>
        </w:rPr>
        <w:t>and our calculate value follow a similar path to the true value.</w:t>
      </w:r>
    </w:p>
    <w:p w14:paraId="545930ED" w14:textId="7CB6D7D3" w:rsidR="009733C7" w:rsidRPr="00D975E1" w:rsidRDefault="009733C7" w:rsidP="005E221B">
      <w:pPr>
        <w:jc w:val="left"/>
        <w:rPr>
          <w:rFonts w:ascii="Calibri" w:hAnsi="Calibri"/>
          <w:szCs w:val="21"/>
        </w:rPr>
      </w:pPr>
    </w:p>
    <w:p w14:paraId="0D82B0CB" w14:textId="77777777" w:rsidR="009733C7" w:rsidRPr="00D975E1" w:rsidRDefault="009733C7" w:rsidP="005E221B">
      <w:pPr>
        <w:jc w:val="left"/>
        <w:rPr>
          <w:rFonts w:ascii="Calibri" w:hAnsi="Calibri"/>
          <w:szCs w:val="21"/>
        </w:rPr>
      </w:pPr>
    </w:p>
    <w:p w14:paraId="74443A19" w14:textId="7DCDF27A" w:rsidR="009F67B1" w:rsidRPr="00D975E1" w:rsidRDefault="009F67B1" w:rsidP="005E221B">
      <w:pPr>
        <w:widowControl/>
        <w:jc w:val="left"/>
        <w:rPr>
          <w:rFonts w:ascii="Calibri" w:hAnsi="Calibri"/>
          <w:b/>
          <w:bCs/>
          <w:kern w:val="44"/>
          <w:szCs w:val="21"/>
        </w:rPr>
      </w:pPr>
      <w:commentRangeStart w:id="140"/>
      <w:r w:rsidRPr="00D975E1">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40"/>
      <w:r w:rsidR="003B1E50" w:rsidRPr="00D975E1">
        <w:rPr>
          <w:rStyle w:val="a9"/>
          <w:rFonts w:ascii="Calibri" w:hAnsi="Calibri"/>
        </w:rPr>
        <w:commentReference w:id="140"/>
      </w:r>
    </w:p>
    <w:p w14:paraId="60DC4002" w14:textId="1A992854" w:rsidR="008F3B8E" w:rsidRPr="00D975E1" w:rsidRDefault="00D07185" w:rsidP="005E221B">
      <w:pPr>
        <w:jc w:val="left"/>
        <w:rPr>
          <w:rFonts w:ascii="Calibri" w:hAnsi="Calibri"/>
          <w:szCs w:val="21"/>
        </w:rPr>
      </w:pPr>
      <w:r w:rsidRPr="00D975E1">
        <w:rPr>
          <w:rFonts w:ascii="Calibri" w:hAnsi="Calibri"/>
          <w:szCs w:val="21"/>
        </w:rPr>
        <w:t>-r square value bar chart</w:t>
      </w:r>
    </w:p>
    <w:p w14:paraId="67D56401" w14:textId="77777777" w:rsidR="00B410E1" w:rsidRPr="00D975E1" w:rsidRDefault="009733C7" w:rsidP="005E221B">
      <w:pPr>
        <w:jc w:val="left"/>
        <w:rPr>
          <w:rFonts w:ascii="Calibri" w:hAnsi="Calibri"/>
          <w:szCs w:val="21"/>
        </w:rPr>
      </w:pPr>
      <w:r w:rsidRPr="00D975E1">
        <w:rPr>
          <w:rFonts w:ascii="Calibri" w:hAnsi="Calibri"/>
          <w:szCs w:val="21"/>
        </w:rPr>
        <w:t>The r square value is used to calculate the accuracy of our project, as the graph shown if the value of r square is very low that means the result is more accurate.</w:t>
      </w:r>
      <w:r w:rsidR="000B159C" w:rsidRPr="00D975E1">
        <w:rPr>
          <w:rFonts w:ascii="Calibri" w:hAnsi="Calibri"/>
          <w:szCs w:val="21"/>
        </w:rPr>
        <w:t xml:space="preserve"> However, the data of our result is </w:t>
      </w:r>
      <w:proofErr w:type="spellStart"/>
      <w:r w:rsidR="000B159C" w:rsidRPr="00D975E1">
        <w:rPr>
          <w:rFonts w:ascii="Calibri" w:hAnsi="Calibri"/>
          <w:szCs w:val="21"/>
        </w:rPr>
        <w:t>to</w:t>
      </w:r>
      <w:proofErr w:type="spellEnd"/>
      <w:r w:rsidR="000B159C" w:rsidRPr="00D975E1">
        <w:rPr>
          <w:rFonts w:ascii="Calibri" w:hAnsi="Calibri"/>
          <w:szCs w:val="21"/>
        </w:rPr>
        <w:t xml:space="preserve"> close to the true data, so I assume that maybe there cause a overfitting </w:t>
      </w:r>
      <w:r w:rsidR="004D0012" w:rsidRPr="00D975E1">
        <w:rPr>
          <w:rFonts w:ascii="Calibri" w:hAnsi="Calibri"/>
          <w:szCs w:val="21"/>
        </w:rPr>
        <w:t>condition</w:t>
      </w:r>
      <w:r w:rsidR="000B159C" w:rsidRPr="00D975E1">
        <w:rPr>
          <w:rFonts w:ascii="Calibri" w:hAnsi="Calibri"/>
          <w:szCs w:val="21"/>
        </w:rPr>
        <w:t>.</w:t>
      </w:r>
      <w:r w:rsidR="00B410E1" w:rsidRPr="00D975E1">
        <w:rPr>
          <w:rFonts w:ascii="Calibri" w:hAnsi="Calibri"/>
          <w:szCs w:val="21"/>
        </w:rPr>
        <w:t xml:space="preserve"> In order to check whether is it overfitting the 2krating value are set to the true value, and this is the diagram show below:</w:t>
      </w:r>
    </w:p>
    <w:p w14:paraId="6B9A962F" w14:textId="13E86C56" w:rsidR="008F3B8E" w:rsidRPr="00D975E1" w:rsidRDefault="00B410E1" w:rsidP="005E221B">
      <w:pPr>
        <w:jc w:val="left"/>
        <w:rPr>
          <w:rFonts w:ascii="Calibri" w:hAnsi="Calibri"/>
          <w:szCs w:val="21"/>
        </w:rPr>
      </w:pPr>
      <w:r w:rsidRPr="00D975E1">
        <w:rPr>
          <w:rFonts w:ascii="Calibri" w:hAnsi="Calibri"/>
          <w:szCs w:val="21"/>
        </w:rPr>
        <w:t xml:space="preserve"> </w:t>
      </w:r>
      <w:r w:rsidRPr="00D975E1">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D975E1" w:rsidRDefault="00B410E1" w:rsidP="005E221B">
      <w:pPr>
        <w:jc w:val="left"/>
        <w:rPr>
          <w:rFonts w:ascii="Calibri" w:hAnsi="Calibri"/>
          <w:szCs w:val="21"/>
        </w:rPr>
      </w:pPr>
      <w:r w:rsidRPr="00D975E1">
        <w:rPr>
          <w:rFonts w:ascii="Calibri" w:hAnsi="Calibri"/>
          <w:szCs w:val="21"/>
        </w:rPr>
        <w:tab/>
      </w:r>
      <w:r w:rsidRPr="00D975E1">
        <w:rPr>
          <w:rFonts w:ascii="Calibri" w:hAnsi="Calibri"/>
          <w:szCs w:val="21"/>
        </w:rPr>
        <w:tab/>
      </w:r>
      <w:r w:rsidRPr="00D975E1">
        <w:rPr>
          <w:rFonts w:ascii="Calibri" w:hAnsi="Calibri"/>
          <w:szCs w:val="21"/>
        </w:rPr>
        <w:tab/>
        <w:t>-the R square value graph base on 2krating</w:t>
      </w:r>
    </w:p>
    <w:p w14:paraId="2C2861A3" w14:textId="3527B1A2" w:rsidR="000B159C" w:rsidRPr="00D975E1" w:rsidRDefault="00B410E1" w:rsidP="005E221B">
      <w:pPr>
        <w:jc w:val="left"/>
        <w:rPr>
          <w:rFonts w:ascii="Calibri" w:hAnsi="Calibri"/>
          <w:szCs w:val="21"/>
        </w:rPr>
      </w:pPr>
      <w:commentRangeStart w:id="141"/>
      <w:r w:rsidRPr="00D975E1">
        <w:rPr>
          <w:rFonts w:ascii="Calibri" w:hAnsi="Calibri"/>
          <w:szCs w:val="21"/>
        </w:rPr>
        <w:t>The graph indicate that, our result’s R square value is a little bit higher than the average data.</w:t>
      </w:r>
      <w:commentRangeEnd w:id="141"/>
      <w:r w:rsidR="002F7B19" w:rsidRPr="00D975E1">
        <w:rPr>
          <w:rStyle w:val="a9"/>
          <w:rFonts w:ascii="Calibri" w:hAnsi="Calibri"/>
        </w:rPr>
        <w:commentReference w:id="141"/>
      </w:r>
    </w:p>
    <w:p w14:paraId="56F1273C" w14:textId="7CD71C61" w:rsidR="000B159C" w:rsidRPr="00D975E1" w:rsidRDefault="000B159C" w:rsidP="005E221B">
      <w:pPr>
        <w:jc w:val="left"/>
        <w:rPr>
          <w:rFonts w:ascii="Calibri" w:hAnsi="Calibri"/>
          <w:szCs w:val="21"/>
        </w:rPr>
      </w:pPr>
    </w:p>
    <w:p w14:paraId="19A4B069" w14:textId="5E106DB5" w:rsidR="000B159C" w:rsidRPr="00D975E1" w:rsidRDefault="000B159C" w:rsidP="005E221B">
      <w:pPr>
        <w:jc w:val="left"/>
        <w:rPr>
          <w:rFonts w:ascii="Calibri" w:hAnsi="Calibri"/>
          <w:szCs w:val="21"/>
        </w:rPr>
      </w:pPr>
    </w:p>
    <w:p w14:paraId="374D901F" w14:textId="359EC729" w:rsidR="000B159C" w:rsidRPr="00D975E1" w:rsidRDefault="000B159C" w:rsidP="005E221B">
      <w:pPr>
        <w:jc w:val="left"/>
        <w:rPr>
          <w:rFonts w:ascii="Calibri" w:hAnsi="Calibri"/>
          <w:szCs w:val="21"/>
        </w:rPr>
      </w:pPr>
    </w:p>
    <w:p w14:paraId="65D90DB9" w14:textId="77777777" w:rsidR="008F3B8E" w:rsidRPr="00D975E1" w:rsidRDefault="008F3B8E" w:rsidP="005E221B">
      <w:pPr>
        <w:widowControl/>
        <w:jc w:val="left"/>
        <w:rPr>
          <w:rFonts w:ascii="Calibri" w:hAnsi="Calibri"/>
          <w:b/>
          <w:bCs/>
          <w:kern w:val="44"/>
          <w:szCs w:val="21"/>
        </w:rPr>
      </w:pPr>
    </w:p>
    <w:p w14:paraId="6A18BFD5" w14:textId="7E026D39" w:rsidR="00B963A9" w:rsidRPr="00D975E1" w:rsidRDefault="00B963A9" w:rsidP="00FF4CB8">
      <w:pPr>
        <w:pStyle w:val="1"/>
        <w:rPr>
          <w:rFonts w:ascii="Calibri" w:hAnsi="Calibri"/>
        </w:rPr>
      </w:pPr>
      <w:bookmarkStart w:id="142" w:name="_Toc70778252"/>
      <w:r w:rsidRPr="00D975E1">
        <w:rPr>
          <w:rFonts w:ascii="Calibri" w:hAnsi="Calibri"/>
        </w:rPr>
        <w:lastRenderedPageBreak/>
        <w:t>8.</w:t>
      </w:r>
      <w:commentRangeStart w:id="143"/>
      <w:r w:rsidRPr="00D975E1">
        <w:rPr>
          <w:rFonts w:ascii="Calibri" w:hAnsi="Calibri"/>
        </w:rPr>
        <w:t>conclusion</w:t>
      </w:r>
      <w:commentRangeEnd w:id="143"/>
      <w:r w:rsidR="00C55206" w:rsidRPr="00D975E1">
        <w:rPr>
          <w:rStyle w:val="a9"/>
          <w:rFonts w:ascii="Calibri" w:hAnsi="Calibri"/>
          <w:b w:val="0"/>
          <w:bCs w:val="0"/>
          <w:kern w:val="2"/>
        </w:rPr>
        <w:commentReference w:id="143"/>
      </w:r>
      <w:bookmarkEnd w:id="142"/>
    </w:p>
    <w:p w14:paraId="3E25276E" w14:textId="1583470E" w:rsidR="00DE45D3" w:rsidRPr="00D975E1" w:rsidRDefault="00DE45D3" w:rsidP="00DE45D3">
      <w:pPr>
        <w:rPr>
          <w:rFonts w:ascii="Calibri" w:hAnsi="Calibri"/>
        </w:rPr>
      </w:pPr>
      <w:r w:rsidRPr="00D975E1">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D975E1" w:rsidRDefault="00DE45D3" w:rsidP="00DE45D3">
      <w:pPr>
        <w:rPr>
          <w:rFonts w:ascii="Calibri" w:hAnsi="Calibri"/>
        </w:rPr>
      </w:pPr>
    </w:p>
    <w:p w14:paraId="0198A2A8" w14:textId="07B45883" w:rsidR="00B410E1" w:rsidRPr="00D975E1" w:rsidRDefault="00B410E1" w:rsidP="00B410E1">
      <w:pPr>
        <w:widowControl/>
        <w:jc w:val="left"/>
        <w:rPr>
          <w:rFonts w:ascii="Calibri" w:eastAsia="宋体" w:hAnsi="Calibri" w:cs="宋体"/>
          <w:kern w:val="0"/>
          <w:szCs w:val="21"/>
        </w:rPr>
      </w:pPr>
      <w:r w:rsidRPr="00D975E1">
        <w:rPr>
          <w:rFonts w:ascii="Calibri" w:eastAsia="宋体" w:hAnsi="Calibri" w:cs="宋体"/>
          <w:kern w:val="0"/>
          <w:szCs w:val="21"/>
        </w:rPr>
        <w:t>The main aim of this project w</w:t>
      </w:r>
      <w:r w:rsidR="00DD7EEF" w:rsidRPr="00D975E1">
        <w:rPr>
          <w:rFonts w:ascii="Calibri" w:eastAsia="宋体" w:hAnsi="Calibri" w:cs="宋体"/>
          <w:kern w:val="0"/>
          <w:szCs w:val="21"/>
        </w:rPr>
        <w:t>as</w:t>
      </w:r>
      <w:r w:rsidRPr="00D975E1">
        <w:rPr>
          <w:rFonts w:ascii="Calibri" w:eastAsia="宋体" w:hAnsi="Calibri" w:cs="宋体"/>
          <w:kern w:val="0"/>
          <w:szCs w:val="21"/>
        </w:rPr>
        <w:t xml:space="preserve"> to first</w:t>
      </w:r>
      <w:r w:rsidR="00DD7EEF" w:rsidRPr="00D975E1">
        <w:rPr>
          <w:rFonts w:ascii="Calibri" w:eastAsia="宋体" w:hAnsi="Calibri" w:cs="宋体"/>
          <w:kern w:val="0"/>
          <w:szCs w:val="21"/>
        </w:rPr>
        <w:t xml:space="preserve">, </w:t>
      </w:r>
      <w:r w:rsidRPr="00D975E1">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32E2DD95" w14:textId="1EB68296" w:rsidR="0038222B" w:rsidRPr="00D975E1" w:rsidRDefault="0038222B" w:rsidP="0038222B">
      <w:pPr>
        <w:pStyle w:val="2"/>
        <w:rPr>
          <w:rFonts w:ascii="Calibri" w:hAnsi="Calibri"/>
        </w:rPr>
      </w:pPr>
      <w:bookmarkStart w:id="144" w:name="_Toc70778253"/>
      <w:r w:rsidRPr="00D975E1">
        <w:rPr>
          <w:rFonts w:ascii="Calibri" w:hAnsi="Calibri"/>
        </w:rPr>
        <w:t>Limitation</w:t>
      </w:r>
      <w:bookmarkEnd w:id="144"/>
    </w:p>
    <w:p w14:paraId="5ABC8856" w14:textId="57DA6BC5" w:rsidR="0038222B" w:rsidRPr="00D975E1" w:rsidRDefault="0038222B" w:rsidP="0038222B">
      <w:pPr>
        <w:pStyle w:val="a6"/>
        <w:numPr>
          <w:ilvl w:val="0"/>
          <w:numId w:val="14"/>
        </w:numPr>
        <w:ind w:firstLineChars="0"/>
        <w:rPr>
          <w:ins w:id="145" w:author="Bolin Zhu" w:date="2021-04-30T20:15:00Z"/>
          <w:rFonts w:ascii="Calibri" w:hAnsi="Calibri"/>
        </w:rPr>
      </w:pPr>
      <w:r w:rsidRPr="00D975E1">
        <w:rPr>
          <w:rFonts w:ascii="Calibri" w:hAnsi="Calibri"/>
        </w:rPr>
        <w:t xml:space="preserve">Higher </w:t>
      </w:r>
      <w:ins w:id="146" w:author="Bolin Zhu" w:date="2021-04-30T16:24:00Z">
        <w:r w:rsidR="00F50444" w:rsidRPr="00D975E1">
          <w:rPr>
            <w:rFonts w:ascii="Calibri" w:hAnsi="Calibri"/>
          </w:rPr>
          <w:t>E</w:t>
        </w:r>
      </w:ins>
      <w:del w:id="147" w:author="Bolin Zhu" w:date="2021-04-30T16:24:00Z">
        <w:r w:rsidRPr="00D975E1" w:rsidDel="00F50444">
          <w:rPr>
            <w:rFonts w:ascii="Calibri" w:hAnsi="Calibri"/>
          </w:rPr>
          <w:delText>e</w:delText>
        </w:r>
      </w:del>
      <w:r w:rsidRPr="00D975E1">
        <w:rPr>
          <w:rFonts w:ascii="Calibri" w:hAnsi="Calibri"/>
        </w:rPr>
        <w:t>lo might not win</w:t>
      </w:r>
    </w:p>
    <w:p w14:paraId="71655914" w14:textId="77777777" w:rsidR="00FE6B9C" w:rsidRPr="00D975E1" w:rsidRDefault="00FE6B9C">
      <w:pPr>
        <w:ind w:left="720"/>
        <w:rPr>
          <w:ins w:id="148" w:author="Bolin Zhu" w:date="2021-04-30T20:14:00Z"/>
          <w:rFonts w:ascii="Calibri" w:hAnsi="Calibri"/>
          <w:rPrChange w:id="149" w:author="Bolin Zhu" w:date="2021-04-30T20:15:00Z">
            <w:rPr>
              <w:ins w:id="150" w:author="Bolin Zhu" w:date="2021-04-30T20:14:00Z"/>
            </w:rPr>
          </w:rPrChange>
        </w:rPr>
        <w:pPrChange w:id="151" w:author="Bolin Zhu" w:date="2021-04-30T20:15:00Z">
          <w:pPr>
            <w:pStyle w:val="a6"/>
            <w:numPr>
              <w:numId w:val="14"/>
            </w:numPr>
            <w:ind w:left="720" w:firstLineChars="0" w:hanging="360"/>
          </w:pPr>
        </w:pPrChange>
      </w:pPr>
    </w:p>
    <w:p w14:paraId="18EC02B0" w14:textId="712F50D1" w:rsidR="00FE6B9C" w:rsidRPr="00D975E1" w:rsidRDefault="00FE6B9C" w:rsidP="0038222B">
      <w:pPr>
        <w:pStyle w:val="a6"/>
        <w:numPr>
          <w:ilvl w:val="0"/>
          <w:numId w:val="14"/>
        </w:numPr>
        <w:ind w:firstLineChars="0"/>
        <w:rPr>
          <w:ins w:id="152" w:author="Bolin Zhu" w:date="2021-04-30T20:14:00Z"/>
          <w:rFonts w:ascii="Calibri" w:hAnsi="Calibri"/>
        </w:rPr>
      </w:pPr>
      <w:ins w:id="153" w:author="Bolin Zhu" w:date="2021-04-30T20:14:00Z">
        <w:r w:rsidRPr="00D975E1">
          <w:rPr>
            <w:rFonts w:ascii="Calibri" w:hAnsi="Calibri"/>
          </w:rPr>
          <w:t xml:space="preserve">The </w:t>
        </w:r>
      </w:ins>
      <w:ins w:id="154" w:author="Bolin Zhu" w:date="2021-04-30T20:17:00Z">
        <w:r w:rsidRPr="00D975E1">
          <w:rPr>
            <w:rFonts w:ascii="Calibri" w:hAnsi="Calibri"/>
          </w:rPr>
          <w:t xml:space="preserve">Player PER </w:t>
        </w:r>
      </w:ins>
      <w:ins w:id="155" w:author="Bolin Zhu" w:date="2021-04-30T20:14:00Z">
        <w:r w:rsidRPr="00D975E1">
          <w:rPr>
            <w:rFonts w:ascii="Calibri" w:hAnsi="Calibri"/>
          </w:rPr>
          <w:t>data may still not accurate</w:t>
        </w:r>
      </w:ins>
    </w:p>
    <w:p w14:paraId="2629D3C0" w14:textId="064E8413" w:rsidR="00FE6B9C" w:rsidRPr="00D975E1" w:rsidRDefault="005E504C">
      <w:pPr>
        <w:ind w:left="720"/>
        <w:rPr>
          <w:rFonts w:ascii="Calibri" w:hAnsi="Calibri"/>
          <w:rPrChange w:id="156" w:author="Bolin Zhu" w:date="2021-04-30T20:14:00Z">
            <w:rPr/>
          </w:rPrChange>
        </w:rPr>
        <w:pPrChange w:id="157" w:author="Bolin Zhu" w:date="2021-04-30T20:14:00Z">
          <w:pPr>
            <w:pStyle w:val="a6"/>
            <w:numPr>
              <w:numId w:val="14"/>
            </w:numPr>
            <w:ind w:left="720" w:firstLineChars="0" w:hanging="360"/>
          </w:pPr>
        </w:pPrChange>
      </w:pPr>
      <w:ins w:id="158" w:author="Bolin Zhu" w:date="2021-05-01T01:57:00Z">
        <w:r w:rsidRPr="00D975E1">
          <w:rPr>
            <w:rFonts w:ascii="Calibri" w:hAnsi="Calibri"/>
          </w:rPr>
          <w:t>Th</w:t>
        </w:r>
      </w:ins>
      <w:ins w:id="159" w:author="Bolin Zhu" w:date="2021-05-01T01:58:00Z">
        <w:r w:rsidRPr="00D975E1">
          <w:rPr>
            <w:rFonts w:ascii="Calibri" w:hAnsi="Calibri"/>
          </w:rPr>
          <w:t>e PER could represent the player efficiency during the game</w:t>
        </w:r>
      </w:ins>
      <w:ins w:id="160" w:author="Bolin Zhu" w:date="2021-05-01T01:59:00Z">
        <w:r w:rsidRPr="00D975E1">
          <w:rPr>
            <w:rFonts w:ascii="Calibri" w:hAnsi="Calibri"/>
          </w:rPr>
          <w:t>.</w:t>
        </w:r>
      </w:ins>
      <w:ins w:id="161" w:author="Bolin Zhu" w:date="2021-05-01T01:58:00Z">
        <w:r w:rsidRPr="00D975E1">
          <w:rPr>
            <w:rFonts w:ascii="Calibri" w:hAnsi="Calibri"/>
          </w:rPr>
          <w:t xml:space="preserve"> </w:t>
        </w:r>
      </w:ins>
      <w:ins w:id="162" w:author="Bolin Zhu" w:date="2021-05-01T01:59:00Z">
        <w:r w:rsidRPr="00D975E1">
          <w:rPr>
            <w:rFonts w:ascii="Calibri" w:hAnsi="Calibri"/>
          </w:rPr>
          <w:t>H</w:t>
        </w:r>
      </w:ins>
      <w:ins w:id="163" w:author="Bolin Zhu" w:date="2021-05-01T01:58:00Z">
        <w:r w:rsidRPr="00D975E1">
          <w:rPr>
            <w:rFonts w:ascii="Calibri" w:hAnsi="Calibri"/>
          </w:rPr>
          <w:t xml:space="preserve">owever, </w:t>
        </w:r>
      </w:ins>
      <w:ins w:id="164" w:author="Bolin Zhu" w:date="2021-05-01T01:59:00Z">
        <w:r w:rsidRPr="00D975E1">
          <w:rPr>
            <w:rFonts w:ascii="Calibri" w:hAnsi="Calibri"/>
          </w:rPr>
          <w:t>It will i</w:t>
        </w:r>
      </w:ins>
      <w:ins w:id="165" w:author="Bolin Zhu" w:date="2021-05-01T02:00:00Z">
        <w:r w:rsidRPr="00D975E1">
          <w:rPr>
            <w:rFonts w:ascii="Calibri" w:hAnsi="Calibri"/>
          </w:rPr>
          <w:t xml:space="preserve">nfluenced by the number of game play. </w:t>
        </w:r>
      </w:ins>
      <w:ins w:id="166" w:author="Bolin Zhu" w:date="2021-05-01T01:58:00Z">
        <w:r w:rsidRPr="00D975E1">
          <w:rPr>
            <w:rFonts w:ascii="Calibri" w:hAnsi="Calibri"/>
          </w:rPr>
          <w:t>In the data there are</w:t>
        </w:r>
      </w:ins>
      <w:ins w:id="167" w:author="Bolin Zhu" w:date="2021-05-01T01:59:00Z">
        <w:r w:rsidRPr="00D975E1">
          <w:rPr>
            <w:rFonts w:ascii="Calibri" w:hAnsi="Calibri"/>
          </w:rPr>
          <w:t xml:space="preserve"> some teams which have a few player who have a high PER due to the lack of Game play,</w:t>
        </w:r>
      </w:ins>
      <w:ins w:id="168" w:author="Bolin Zhu" w:date="2021-05-01T02:00:00Z">
        <w:r w:rsidRPr="00D975E1">
          <w:rPr>
            <w:rFonts w:ascii="Calibri" w:hAnsi="Calibri"/>
          </w:rPr>
          <w:t xml:space="preserve"> So this may cause the calculation of team chemistry not accurate.</w:t>
        </w:r>
      </w:ins>
    </w:p>
    <w:p w14:paraId="71FF7273" w14:textId="02BF077E" w:rsidR="0038222B" w:rsidRPr="00D975E1" w:rsidRDefault="00FE6B9C" w:rsidP="0038222B">
      <w:pPr>
        <w:pStyle w:val="a6"/>
        <w:numPr>
          <w:ilvl w:val="0"/>
          <w:numId w:val="14"/>
        </w:numPr>
        <w:ind w:firstLineChars="0"/>
        <w:rPr>
          <w:ins w:id="169" w:author="Bolin Zhu" w:date="2021-04-30T20:12:00Z"/>
          <w:rFonts w:ascii="Calibri" w:hAnsi="Calibri"/>
        </w:rPr>
      </w:pPr>
      <w:ins w:id="170" w:author="Bolin Zhu" w:date="2021-04-30T20:28:00Z">
        <w:r w:rsidRPr="00D975E1">
          <w:rPr>
            <w:rFonts w:ascii="Calibri" w:hAnsi="Calibri"/>
          </w:rPr>
          <w:t>Purely based on previous records</w:t>
        </w:r>
      </w:ins>
      <w:del w:id="171" w:author="Bolin Zhu" w:date="2021-04-30T20:28:00Z">
        <w:r w:rsidR="0038222B" w:rsidRPr="00D975E1" w:rsidDel="00FE6B9C">
          <w:rPr>
            <w:rFonts w:ascii="Calibri" w:hAnsi="Calibri"/>
          </w:rPr>
          <w:delText>Purely based on previous records</w:delText>
        </w:r>
      </w:del>
    </w:p>
    <w:p w14:paraId="7CCFEDCD" w14:textId="0D2D8015" w:rsidR="00FE6B9C" w:rsidRPr="00D975E1" w:rsidRDefault="00FE6B9C">
      <w:pPr>
        <w:pStyle w:val="a6"/>
        <w:ind w:left="720" w:firstLineChars="0" w:firstLine="0"/>
        <w:rPr>
          <w:rFonts w:ascii="Calibri" w:hAnsi="Calibri"/>
        </w:rPr>
        <w:pPrChange w:id="172" w:author="Bolin Zhu" w:date="2021-04-30T20:12:00Z">
          <w:pPr>
            <w:pStyle w:val="a6"/>
            <w:numPr>
              <w:numId w:val="14"/>
            </w:numPr>
            <w:ind w:left="720" w:firstLineChars="0" w:hanging="360"/>
          </w:pPr>
        </w:pPrChange>
      </w:pPr>
      <w:ins w:id="173" w:author="Bolin Zhu" w:date="2021-04-30T20:12:00Z">
        <w:r w:rsidRPr="00D975E1">
          <w:rPr>
            <w:rFonts w:ascii="Calibri" w:hAnsi="Calibri"/>
          </w:rPr>
          <w:t xml:space="preserve">As mentioned </w:t>
        </w:r>
      </w:ins>
      <w:ins w:id="174" w:author="Bolin Zhu" w:date="2021-04-30T20:13:00Z">
        <w:r w:rsidRPr="00D975E1">
          <w:rPr>
            <w:rFonts w:ascii="Calibri" w:hAnsi="Calibri"/>
          </w:rPr>
          <w:t>in the background research session, all of the data are based on the website record.</w:t>
        </w:r>
      </w:ins>
      <w:ins w:id="175" w:author="Bolin Zhu" w:date="2021-04-30T20:16:00Z">
        <w:r w:rsidRPr="00D975E1">
          <w:rPr>
            <w:rFonts w:ascii="Calibri" w:hAnsi="Calibri"/>
          </w:rPr>
          <w:t xml:space="preserve"> So the system can only figure out how the player </w:t>
        </w:r>
      </w:ins>
      <w:ins w:id="176" w:author="Bolin Zhu" w:date="2021-04-30T20:17:00Z">
        <w:r w:rsidRPr="00D975E1">
          <w:rPr>
            <w:rFonts w:ascii="Calibri" w:hAnsi="Calibri"/>
          </w:rPr>
          <w:t xml:space="preserve">performance in the previous period, but </w:t>
        </w:r>
        <w:proofErr w:type="spellStart"/>
        <w:r w:rsidRPr="00D975E1">
          <w:rPr>
            <w:rFonts w:ascii="Calibri" w:hAnsi="Calibri"/>
          </w:rPr>
          <w:t>can not</w:t>
        </w:r>
        <w:proofErr w:type="spellEnd"/>
        <w:r w:rsidRPr="00D975E1">
          <w:rPr>
            <w:rFonts w:ascii="Calibri" w:hAnsi="Calibri"/>
          </w:rPr>
          <w:t xml:space="preserve"> to show the current state of the player</w:t>
        </w:r>
      </w:ins>
      <w:ins w:id="177" w:author="Bolin Zhu" w:date="2021-05-01T02:01:00Z">
        <w:r w:rsidR="005E504C" w:rsidRPr="00D975E1">
          <w:rPr>
            <w:rFonts w:ascii="Calibri" w:hAnsi="Calibri"/>
          </w:rPr>
          <w:t>.</w:t>
        </w:r>
      </w:ins>
    </w:p>
    <w:p w14:paraId="4D6C935A" w14:textId="5E355BAB" w:rsidR="0038222B" w:rsidRPr="00D975E1" w:rsidRDefault="00FE6B9C" w:rsidP="0038222B">
      <w:pPr>
        <w:pStyle w:val="a6"/>
        <w:numPr>
          <w:ilvl w:val="0"/>
          <w:numId w:val="14"/>
        </w:numPr>
        <w:ind w:firstLineChars="0"/>
        <w:rPr>
          <w:rFonts w:ascii="Calibri" w:hAnsi="Calibri"/>
        </w:rPr>
      </w:pPr>
      <w:ins w:id="178" w:author="Bolin Zhu" w:date="2021-04-30T20:17:00Z">
        <w:r w:rsidRPr="00D975E1">
          <w:rPr>
            <w:rFonts w:ascii="Calibri" w:hAnsi="Calibri"/>
          </w:rPr>
          <w:t>Th</w:t>
        </w:r>
      </w:ins>
      <w:ins w:id="179" w:author="Bolin Zhu" w:date="2021-04-30T20:18:00Z">
        <w:r w:rsidRPr="00D975E1">
          <w:rPr>
            <w:rFonts w:ascii="Calibri" w:hAnsi="Calibri"/>
          </w:rPr>
          <w:t>e team Elo rating may not accurate</w:t>
        </w:r>
      </w:ins>
      <w:del w:id="180" w:author="Bolin Zhu" w:date="2021-04-30T20:17:00Z">
        <w:r w:rsidR="0038222B" w:rsidRPr="00D975E1" w:rsidDel="00FE6B9C">
          <w:rPr>
            <w:rFonts w:ascii="Calibri" w:hAnsi="Calibri"/>
          </w:rPr>
          <w:delText>Peak</w:delText>
        </w:r>
      </w:del>
    </w:p>
    <w:p w14:paraId="4CB69A8F" w14:textId="4EDBAD71" w:rsidR="0038222B" w:rsidRPr="00D975E1" w:rsidRDefault="005E504C">
      <w:pPr>
        <w:pStyle w:val="a6"/>
        <w:ind w:left="720" w:firstLineChars="0" w:firstLine="0"/>
        <w:rPr>
          <w:rFonts w:ascii="Calibri" w:hAnsi="Calibri"/>
        </w:rPr>
        <w:pPrChange w:id="181" w:author="Bolin Zhu" w:date="2021-04-30T20:17:00Z">
          <w:pPr>
            <w:pStyle w:val="a6"/>
            <w:numPr>
              <w:numId w:val="14"/>
            </w:numPr>
            <w:ind w:left="720" w:firstLineChars="0" w:hanging="360"/>
          </w:pPr>
        </w:pPrChange>
      </w:pPr>
      <w:ins w:id="182" w:author="Bolin Zhu" w:date="2021-05-01T02:01:00Z">
        <w:r w:rsidRPr="00D975E1">
          <w:rPr>
            <w:rFonts w:ascii="Calibri" w:hAnsi="Calibri"/>
          </w:rPr>
          <w:t xml:space="preserve">In the background session, the Team Elo are introduced as one of the major data, but the team Elo </w:t>
        </w:r>
      </w:ins>
      <w:ins w:id="183" w:author="Bolin Zhu" w:date="2021-05-01T02:02:00Z">
        <w:r w:rsidRPr="00D975E1">
          <w:rPr>
            <w:rFonts w:ascii="Calibri" w:hAnsi="Calibri"/>
          </w:rPr>
          <w:t xml:space="preserve">could change depend on the daily competition, so the project choose the peak of </w:t>
        </w:r>
      </w:ins>
      <w:ins w:id="184" w:author="Bolin Zhu" w:date="2021-05-01T02:03:00Z">
        <w:r w:rsidRPr="00D975E1">
          <w:rPr>
            <w:rFonts w:ascii="Calibri" w:hAnsi="Calibri"/>
          </w:rPr>
          <w:t>Team Elo to use, this may cause the data not accurate as well</w:t>
        </w:r>
      </w:ins>
    </w:p>
    <w:p w14:paraId="194101B4" w14:textId="6DEB110F" w:rsidR="00B410E1" w:rsidRPr="00D975E1" w:rsidRDefault="00B410E1" w:rsidP="00B410E1">
      <w:pPr>
        <w:widowControl/>
        <w:jc w:val="left"/>
        <w:rPr>
          <w:rFonts w:ascii="Calibri" w:eastAsia="宋体" w:hAnsi="Calibri" w:cs="宋体"/>
          <w:kern w:val="0"/>
          <w:szCs w:val="21"/>
        </w:rPr>
      </w:pPr>
    </w:p>
    <w:p w14:paraId="6DFA4EE7" w14:textId="4FB7D8CA" w:rsidR="00B410E1" w:rsidRPr="00D975E1" w:rsidRDefault="00F50444" w:rsidP="00F50444">
      <w:pPr>
        <w:pStyle w:val="2"/>
        <w:rPr>
          <w:ins w:id="185" w:author="Bolin Zhu" w:date="2021-04-30T16:26:00Z"/>
          <w:rFonts w:ascii="Calibri" w:hAnsi="Calibri"/>
        </w:rPr>
      </w:pPr>
      <w:bookmarkStart w:id="186" w:name="_Toc70778254"/>
      <w:ins w:id="187" w:author="Bolin Zhu" w:date="2021-04-30T16:26:00Z">
        <w:r w:rsidRPr="00D975E1">
          <w:rPr>
            <w:rFonts w:ascii="Calibri" w:hAnsi="Calibri"/>
          </w:rPr>
          <w:lastRenderedPageBreak/>
          <w:t>Compare with existing work</w:t>
        </w:r>
        <w:bookmarkEnd w:id="186"/>
      </w:ins>
    </w:p>
    <w:p w14:paraId="5B048C6E" w14:textId="77777777" w:rsidR="00F50444" w:rsidRPr="00D975E1" w:rsidRDefault="00F50444">
      <w:pPr>
        <w:rPr>
          <w:rFonts w:ascii="Calibri" w:hAnsi="Calibri"/>
        </w:rPr>
        <w:pPrChange w:id="188" w:author="Bolin Zhu" w:date="2021-04-30T16:26:00Z">
          <w:pPr>
            <w:widowControl/>
            <w:jc w:val="left"/>
          </w:pPr>
        </w:pPrChange>
      </w:pPr>
    </w:p>
    <w:p w14:paraId="57A4B077" w14:textId="2EE8BB0D" w:rsidR="00B410E1" w:rsidRPr="00D975E1" w:rsidRDefault="00B410E1" w:rsidP="00FF4CB8">
      <w:pPr>
        <w:pStyle w:val="2"/>
        <w:rPr>
          <w:rFonts w:ascii="Calibri" w:hAnsi="Calibri"/>
        </w:rPr>
      </w:pPr>
      <w:bookmarkStart w:id="189" w:name="_Toc70778255"/>
      <w:r w:rsidRPr="00D975E1">
        <w:rPr>
          <w:rFonts w:ascii="Calibri" w:hAnsi="Calibri"/>
        </w:rPr>
        <w:t>Future work</w:t>
      </w:r>
      <w:bookmarkEnd w:id="189"/>
    </w:p>
    <w:p w14:paraId="315CA216" w14:textId="68548CD3" w:rsidR="00B410E1" w:rsidRPr="00D975E1" w:rsidRDefault="00B410E1" w:rsidP="00B410E1">
      <w:pPr>
        <w:pStyle w:val="a6"/>
        <w:numPr>
          <w:ilvl w:val="0"/>
          <w:numId w:val="11"/>
        </w:numPr>
        <w:ind w:firstLineChars="0"/>
        <w:rPr>
          <w:rFonts w:ascii="Calibri" w:hAnsi="Calibri"/>
          <w:szCs w:val="21"/>
        </w:rPr>
      </w:pPr>
      <w:r w:rsidRPr="00D975E1">
        <w:rPr>
          <w:rFonts w:ascii="Calibri" w:hAnsi="Calibri"/>
          <w:szCs w:val="21"/>
        </w:rPr>
        <w:t xml:space="preserve">Expand data </w:t>
      </w:r>
    </w:p>
    <w:p w14:paraId="0EAB56D1" w14:textId="73E96B03" w:rsidR="00B410E1" w:rsidRPr="00D975E1" w:rsidRDefault="00B410E1" w:rsidP="00B410E1">
      <w:pPr>
        <w:ind w:left="360"/>
        <w:rPr>
          <w:rFonts w:ascii="Calibri" w:hAnsi="Calibri"/>
          <w:szCs w:val="21"/>
        </w:rPr>
      </w:pPr>
      <w:r w:rsidRPr="00D975E1">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D975E1" w:rsidRDefault="00B410E1" w:rsidP="00B410E1">
      <w:pPr>
        <w:pStyle w:val="a6"/>
        <w:numPr>
          <w:ilvl w:val="0"/>
          <w:numId w:val="11"/>
        </w:numPr>
        <w:ind w:firstLineChars="0"/>
        <w:rPr>
          <w:rFonts w:ascii="Calibri" w:hAnsi="Calibri"/>
          <w:szCs w:val="21"/>
        </w:rPr>
      </w:pPr>
      <w:r w:rsidRPr="00D975E1">
        <w:rPr>
          <w:rFonts w:ascii="Calibri" w:hAnsi="Calibri"/>
          <w:szCs w:val="21"/>
        </w:rPr>
        <w:t>Against AI mode</w:t>
      </w:r>
    </w:p>
    <w:p w14:paraId="52540CC2" w14:textId="1E6BA6B8" w:rsidR="00B410E1" w:rsidRPr="00D975E1" w:rsidRDefault="00B410E1" w:rsidP="00B410E1">
      <w:pPr>
        <w:ind w:left="360"/>
        <w:rPr>
          <w:rFonts w:ascii="Calibri" w:hAnsi="Calibri"/>
          <w:szCs w:val="21"/>
        </w:rPr>
      </w:pPr>
      <w:r w:rsidRPr="00D975E1">
        <w:rPr>
          <w:rFonts w:ascii="Calibri" w:hAnsi="Calibri"/>
          <w:szCs w:val="21"/>
        </w:rPr>
        <w:t xml:space="preserve">For the moment for this project, the mode only supports confrontations between two players, and players will be added to play against Ai later. This </w:t>
      </w:r>
      <w:r w:rsidR="00DD7EEF" w:rsidRPr="00D975E1">
        <w:rPr>
          <w:rFonts w:ascii="Calibri" w:hAnsi="Calibri"/>
          <w:szCs w:val="21"/>
        </w:rPr>
        <w:t>might</w:t>
      </w:r>
      <w:r w:rsidRPr="00D975E1">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D975E1" w:rsidRDefault="00B410E1" w:rsidP="00B410E1">
      <w:pPr>
        <w:pStyle w:val="a6"/>
        <w:numPr>
          <w:ilvl w:val="0"/>
          <w:numId w:val="11"/>
        </w:numPr>
        <w:ind w:firstLineChars="0"/>
        <w:rPr>
          <w:rFonts w:ascii="Calibri" w:hAnsi="Calibri"/>
          <w:szCs w:val="21"/>
        </w:rPr>
      </w:pPr>
      <w:r w:rsidRPr="00D975E1">
        <w:rPr>
          <w:rFonts w:ascii="Calibri" w:hAnsi="Calibri"/>
          <w:szCs w:val="21"/>
        </w:rPr>
        <w:t>Optimize the UI</w:t>
      </w:r>
    </w:p>
    <w:p w14:paraId="67F276BC" w14:textId="3C2216AD" w:rsidR="00B410E1" w:rsidRPr="00D975E1" w:rsidRDefault="00B410E1" w:rsidP="00B410E1">
      <w:pPr>
        <w:ind w:left="360"/>
        <w:rPr>
          <w:rFonts w:ascii="Calibri" w:hAnsi="Calibri"/>
          <w:szCs w:val="21"/>
        </w:rPr>
      </w:pPr>
      <w:r w:rsidRPr="00D975E1">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D975E1" w:rsidRDefault="00B410E1" w:rsidP="00B410E1">
      <w:pPr>
        <w:rPr>
          <w:rFonts w:ascii="Calibri" w:hAnsi="Calibri"/>
          <w:szCs w:val="21"/>
        </w:rPr>
      </w:pPr>
    </w:p>
    <w:p w14:paraId="47BF25D8" w14:textId="14860BDB" w:rsidR="00B410E1" w:rsidRPr="00D975E1" w:rsidRDefault="00DD7EEF" w:rsidP="00B410E1">
      <w:pPr>
        <w:pStyle w:val="a6"/>
        <w:numPr>
          <w:ilvl w:val="0"/>
          <w:numId w:val="11"/>
        </w:numPr>
        <w:ind w:firstLineChars="0"/>
        <w:rPr>
          <w:rFonts w:ascii="Calibri" w:hAnsi="Calibri"/>
          <w:szCs w:val="21"/>
        </w:rPr>
      </w:pPr>
      <w:r w:rsidRPr="00D975E1">
        <w:rPr>
          <w:rFonts w:ascii="Calibri" w:hAnsi="Calibri"/>
          <w:szCs w:val="21"/>
        </w:rPr>
        <w:t>Expand the model</w:t>
      </w:r>
    </w:p>
    <w:p w14:paraId="4E8EE1BC" w14:textId="7CA3A497" w:rsidR="00B410E1" w:rsidRPr="00D975E1" w:rsidRDefault="00B410E1" w:rsidP="00805DD8">
      <w:pPr>
        <w:ind w:left="360"/>
        <w:rPr>
          <w:rFonts w:ascii="Calibri" w:hAnsi="Calibri"/>
          <w:szCs w:val="21"/>
        </w:rPr>
      </w:pPr>
      <w:r w:rsidRPr="00D975E1">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D975E1" w:rsidRDefault="00C47EC1" w:rsidP="00805DD8">
      <w:pPr>
        <w:ind w:left="360"/>
        <w:rPr>
          <w:rFonts w:ascii="Calibri" w:hAnsi="Calibri"/>
          <w:szCs w:val="21"/>
        </w:rPr>
      </w:pPr>
    </w:p>
    <w:p w14:paraId="00E7736F" w14:textId="53171B25" w:rsidR="00D975E1" w:rsidRPr="00D975E1" w:rsidRDefault="00D975E1">
      <w:pPr>
        <w:widowControl/>
        <w:jc w:val="left"/>
        <w:rPr>
          <w:rFonts w:ascii="Calibri" w:hAnsi="Calibri"/>
          <w:szCs w:val="21"/>
        </w:rPr>
      </w:pPr>
      <w:r w:rsidRPr="00D975E1">
        <w:rPr>
          <w:rFonts w:ascii="Calibri" w:hAnsi="Calibri"/>
          <w:szCs w:val="21"/>
        </w:rPr>
        <w:br w:type="page"/>
      </w:r>
    </w:p>
    <w:p w14:paraId="38794BBC" w14:textId="77777777" w:rsidR="00C47EC1" w:rsidRPr="00D975E1" w:rsidRDefault="00C47EC1" w:rsidP="00805DD8">
      <w:pPr>
        <w:ind w:left="360"/>
        <w:rPr>
          <w:rFonts w:ascii="Calibri" w:hAnsi="Calibri"/>
          <w:szCs w:val="21"/>
        </w:rPr>
      </w:pPr>
    </w:p>
    <w:p w14:paraId="183CF3E4" w14:textId="77777777" w:rsidR="002237A2" w:rsidRPr="002237A2" w:rsidRDefault="00B963A9" w:rsidP="002237A2">
      <w:pPr>
        <w:pStyle w:val="1"/>
        <w:rPr>
          <w:rFonts w:ascii="Calibri" w:hAnsi="Calibri" w:hint="eastAsia"/>
        </w:rPr>
      </w:pPr>
      <w:bookmarkStart w:id="190" w:name="_Toc70778256"/>
      <w:r w:rsidRPr="00D975E1">
        <w:rPr>
          <w:rFonts w:ascii="Calibri" w:hAnsi="Calibri"/>
        </w:rPr>
        <w:t>9.appendix</w:t>
      </w:r>
      <w:bookmarkEnd w:id="190"/>
    </w:p>
    <w:sdt>
      <w:sdtPr>
        <w:rPr>
          <w:lang w:val="zh-CN"/>
        </w:rPr>
        <w:id w:val="1630046109"/>
        <w:docPartObj>
          <w:docPartGallery w:val="Bibliographies"/>
          <w:docPartUnique/>
        </w:docPartObj>
      </w:sdtPr>
      <w:sdtEndPr>
        <w:rPr>
          <w:kern w:val="2"/>
          <w:sz w:val="21"/>
          <w:szCs w:val="22"/>
          <w:lang w:val="en-US"/>
        </w:rPr>
      </w:sdtEndPr>
      <w:sdtContent>
        <w:p w14:paraId="75654273" w14:textId="6EAAFC0C" w:rsidR="002237A2" w:rsidRDefault="002237A2">
          <w:pPr>
            <w:pStyle w:val="1"/>
          </w:pPr>
          <w:r>
            <w:rPr>
              <w:lang w:val="zh-CN"/>
            </w:rPr>
            <w:t>引用作品</w:t>
          </w:r>
        </w:p>
        <w:p w14:paraId="4B57D1CF" w14:textId="09E6B8D9" w:rsidR="002237A2" w:rsidRDefault="002237A2" w:rsidP="002237A2">
          <w:pPr>
            <w:pStyle w:val="af7"/>
            <w:rPr>
              <w:noProof/>
              <w:kern w:val="0"/>
              <w:sz w:val="24"/>
              <w:szCs w:val="24"/>
            </w:rPr>
          </w:pPr>
          <w:r>
            <w:fldChar w:fldCharType="begin"/>
          </w:r>
          <w:r>
            <w:instrText>BIBLIOGRAPHY</w:instrText>
          </w:r>
          <w:r>
            <w:fldChar w:fldCharType="separate"/>
          </w:r>
          <w:r>
            <w:rPr>
              <w:rFonts w:hint="eastAsia"/>
              <w:noProof/>
            </w:rPr>
            <w:t xml:space="preserve">BCS the Chartered for IT, 2019. </w:t>
          </w:r>
          <w:r>
            <w:rPr>
              <w:rFonts w:hint="eastAsia"/>
              <w:i/>
              <w:iCs/>
              <w:noProof/>
            </w:rPr>
            <w:t xml:space="preserve">BCS COde of Conduct. </w:t>
          </w:r>
          <w:r>
            <w:rPr>
              <w:rFonts w:hint="eastAsia"/>
              <w:noProof/>
            </w:rPr>
            <w:br/>
            <w:t xml:space="preserve">Available at: </w:t>
          </w:r>
          <w:r>
            <w:rPr>
              <w:rFonts w:hint="eastAsia"/>
              <w:noProof/>
              <w:u w:val="single"/>
            </w:rPr>
            <w:t>https://www.bcs.org</w:t>
          </w:r>
          <w:bookmarkStart w:id="191" w:name="_GoBack"/>
          <w:bookmarkEnd w:id="191"/>
          <w:r>
            <w:rPr>
              <w:rFonts w:hint="eastAsia"/>
              <w:noProof/>
            </w:rPr>
            <w:br/>
            <w:t>[访问日期: 1 11 2020].</w:t>
          </w:r>
        </w:p>
        <w:p w14:paraId="15169566" w14:textId="1E6E3177" w:rsidR="002237A2" w:rsidRPr="002237A2" w:rsidRDefault="002237A2" w:rsidP="002237A2">
          <w:pPr>
            <w:pStyle w:val="af7"/>
            <w:rPr>
              <w:rFonts w:hint="eastAsia"/>
              <w:noProof/>
            </w:rPr>
          </w:pPr>
          <w:r>
            <w:rPr>
              <w:rFonts w:hint="eastAsia"/>
              <w:noProof/>
            </w:rPr>
            <w:t xml:space="preserve">Fein, Z., 2009. </w:t>
          </w:r>
          <w:r>
            <w:rPr>
              <w:rFonts w:hint="eastAsia"/>
              <w:i/>
              <w:iCs/>
              <w:noProof/>
            </w:rPr>
            <w:t xml:space="preserve">Cracking the Code: How to Calculate Hollinger's PER Without All the Mess. </w:t>
          </w:r>
          <w:r>
            <w:rPr>
              <w:rFonts w:hint="eastAsia"/>
              <w:noProof/>
            </w:rPr>
            <w:t xml:space="preserve">[联机] </w:t>
          </w:r>
          <w:r>
            <w:rPr>
              <w:rFonts w:hint="eastAsia"/>
              <w:noProof/>
            </w:rPr>
            <w:br/>
            <w:t xml:space="preserve">Available at: </w:t>
          </w:r>
          <w:r>
            <w:rPr>
              <w:rFonts w:hint="eastAsia"/>
              <w:noProof/>
              <w:u w:val="single"/>
            </w:rPr>
            <w:t>https://bleacherreport.com/articles/113144- cracking-the-code-how-to-calculate-hollingers-per-without-all-the-mess</w:t>
          </w:r>
          <w:r>
            <w:rPr>
              <w:rFonts w:hint="eastAsia"/>
              <w:noProof/>
            </w:rPr>
            <w:br/>
            <w:t>[访问日期: 10 11 2020].</w:t>
          </w:r>
        </w:p>
        <w:p w14:paraId="67B1E050" w14:textId="77777777" w:rsidR="002237A2" w:rsidRDefault="002237A2" w:rsidP="002237A2">
          <w:pPr>
            <w:pStyle w:val="af7"/>
            <w:rPr>
              <w:rFonts w:hint="eastAsia"/>
              <w:noProof/>
            </w:rPr>
          </w:pPr>
          <w:r>
            <w:rPr>
              <w:rFonts w:hint="eastAsia"/>
              <w:noProof/>
            </w:rPr>
            <w:t xml:space="preserve">Feldman, D., 2021. </w:t>
          </w:r>
          <w:r>
            <w:rPr>
              <w:rFonts w:hint="eastAsia"/>
              <w:i/>
              <w:iCs/>
              <w:noProof/>
            </w:rPr>
            <w:t xml:space="preserve">Daryl Morey says 3-pointers worth too much: ‘It skews the game’. </w:t>
          </w:r>
          <w:r>
            <w:rPr>
              <w:rFonts w:hint="eastAsia"/>
              <w:noProof/>
            </w:rPr>
            <w:t xml:space="preserve">[联机] </w:t>
          </w:r>
          <w:r>
            <w:rPr>
              <w:rFonts w:hint="eastAsia"/>
              <w:noProof/>
            </w:rPr>
            <w:br/>
            <w:t xml:space="preserve">Available at: </w:t>
          </w:r>
          <w:r>
            <w:rPr>
              <w:rFonts w:hint="eastAsia"/>
              <w:noProof/>
              <w:u w:val="single"/>
            </w:rPr>
            <w:t>https://nba.nbcsports.com/2021/04/06/daryl-morey-says-3-pointers-worth-too-much-it-skews-the-game/?partner=MSN</w:t>
          </w:r>
          <w:r>
            <w:rPr>
              <w:rFonts w:hint="eastAsia"/>
              <w:noProof/>
            </w:rPr>
            <w:br/>
            <w:t>[访问日期: 11 2020].</w:t>
          </w:r>
        </w:p>
        <w:p w14:paraId="2DF754CD" w14:textId="77777777" w:rsidR="002237A2" w:rsidRDefault="002237A2" w:rsidP="002237A2">
          <w:pPr>
            <w:pStyle w:val="af7"/>
            <w:rPr>
              <w:rFonts w:hint="eastAsia"/>
              <w:noProof/>
            </w:rPr>
          </w:pPr>
          <w:r>
            <w:rPr>
              <w:rFonts w:hint="eastAsia"/>
              <w:noProof/>
            </w:rPr>
            <w:t xml:space="preserve">FiveThirtyEight, 2021. </w:t>
          </w:r>
          <w:r>
            <w:rPr>
              <w:rFonts w:hint="eastAsia"/>
              <w:i/>
              <w:iCs/>
              <w:noProof/>
            </w:rPr>
            <w:t xml:space="preserve">The Complete History Of The NBA. </w:t>
          </w:r>
          <w:r>
            <w:rPr>
              <w:rFonts w:hint="eastAsia"/>
              <w:noProof/>
            </w:rPr>
            <w:t xml:space="preserve">[联机] </w:t>
          </w:r>
          <w:r>
            <w:rPr>
              <w:rFonts w:hint="eastAsia"/>
              <w:noProof/>
            </w:rPr>
            <w:br/>
            <w:t xml:space="preserve">Available at: </w:t>
          </w:r>
          <w:r>
            <w:rPr>
              <w:rFonts w:hint="eastAsia"/>
              <w:noProof/>
              <w:u w:val="single"/>
            </w:rPr>
            <w:t>https://projects.fivethirtyeight.com/complete-history-of-the-nba/#lakers</w:t>
          </w:r>
          <w:r>
            <w:rPr>
              <w:rFonts w:hint="eastAsia"/>
              <w:noProof/>
            </w:rPr>
            <w:br/>
            <w:t>[访问日期: 2 2021].</w:t>
          </w:r>
        </w:p>
        <w:p w14:paraId="047D10FF" w14:textId="77777777" w:rsidR="002237A2" w:rsidRDefault="002237A2" w:rsidP="002237A2">
          <w:pPr>
            <w:pStyle w:val="af7"/>
            <w:rPr>
              <w:rFonts w:hint="eastAsia"/>
              <w:noProof/>
            </w:rPr>
          </w:pPr>
          <w:r>
            <w:rPr>
              <w:rFonts w:hint="eastAsia"/>
              <w:noProof/>
            </w:rPr>
            <w:t xml:space="preserve">Geeks, G. f., 2021. </w:t>
          </w:r>
          <w:r>
            <w:rPr>
              <w:rFonts w:hint="eastAsia"/>
              <w:i/>
              <w:iCs/>
              <w:noProof/>
            </w:rPr>
            <w:t xml:space="preserve">Python Tkinter Tutorial. </w:t>
          </w:r>
          <w:r>
            <w:rPr>
              <w:rFonts w:hint="eastAsia"/>
              <w:noProof/>
            </w:rPr>
            <w:t xml:space="preserve">[联机] </w:t>
          </w:r>
          <w:r>
            <w:rPr>
              <w:rFonts w:hint="eastAsia"/>
              <w:noProof/>
            </w:rPr>
            <w:br/>
            <w:t xml:space="preserve">Available at: </w:t>
          </w:r>
          <w:r>
            <w:rPr>
              <w:rFonts w:hint="eastAsia"/>
              <w:noProof/>
              <w:u w:val="single"/>
            </w:rPr>
            <w:t>https://www.geeksforgeeks.org/python-tkinter-tutorial/#:~:text=Tkinter%20is%20the%20most%20commonly%20used%20library%20for,applications%20with%20Tkinter%20becomes%20the%20fastest%20and%20easiest</w:t>
          </w:r>
          <w:r>
            <w:rPr>
              <w:rFonts w:hint="eastAsia"/>
              <w:noProof/>
            </w:rPr>
            <w:br/>
            <w:t>[访问日期: 3 2021].</w:t>
          </w:r>
        </w:p>
        <w:p w14:paraId="4D01B5EA" w14:textId="77777777" w:rsidR="002237A2" w:rsidRDefault="002237A2" w:rsidP="002237A2">
          <w:pPr>
            <w:pStyle w:val="af7"/>
            <w:rPr>
              <w:rFonts w:hint="eastAsia"/>
              <w:noProof/>
            </w:rPr>
          </w:pPr>
          <w:r>
            <w:rPr>
              <w:rFonts w:hint="eastAsia"/>
              <w:noProof/>
            </w:rPr>
            <w:t xml:space="preserve">Ghose, T., 2019. </w:t>
          </w:r>
          <w:r>
            <w:rPr>
              <w:rFonts w:hint="eastAsia"/>
              <w:i/>
              <w:iCs/>
              <w:noProof/>
            </w:rPr>
            <w:t xml:space="preserve">What is fibonacci Sequence. </w:t>
          </w:r>
          <w:r>
            <w:rPr>
              <w:rFonts w:hint="eastAsia"/>
              <w:noProof/>
            </w:rPr>
            <w:t xml:space="preserve">[联机] </w:t>
          </w:r>
          <w:r>
            <w:rPr>
              <w:rFonts w:hint="eastAsia"/>
              <w:noProof/>
            </w:rPr>
            <w:br/>
            <w:t xml:space="preserve">Available at: </w:t>
          </w:r>
          <w:r>
            <w:rPr>
              <w:rFonts w:hint="eastAsia"/>
              <w:noProof/>
              <w:u w:val="single"/>
            </w:rPr>
            <w:t>https://www.livescience.com/37470-fibonacci-sequence.html</w:t>
          </w:r>
          <w:r>
            <w:rPr>
              <w:rFonts w:hint="eastAsia"/>
              <w:noProof/>
            </w:rPr>
            <w:br/>
            <w:t>[访问日期: 2 2021].</w:t>
          </w:r>
        </w:p>
        <w:p w14:paraId="55ACC373" w14:textId="77777777" w:rsidR="002237A2" w:rsidRDefault="002237A2" w:rsidP="002237A2">
          <w:pPr>
            <w:pStyle w:val="af7"/>
            <w:rPr>
              <w:rFonts w:hint="eastAsia"/>
              <w:noProof/>
            </w:rPr>
          </w:pPr>
          <w:r>
            <w:rPr>
              <w:rFonts w:hint="eastAsia"/>
              <w:noProof/>
            </w:rPr>
            <w:t xml:space="preserve">Koroleva, L., 2018. </w:t>
          </w:r>
          <w:r>
            <w:rPr>
              <w:rFonts w:hint="eastAsia"/>
              <w:i/>
              <w:iCs/>
              <w:noProof/>
            </w:rPr>
            <w:t xml:space="preserve">Memoization. Improving Recursive Solution for Fibonacci Sequence Problem.. </w:t>
          </w:r>
          <w:r>
            <w:rPr>
              <w:rFonts w:hint="eastAsia"/>
              <w:noProof/>
            </w:rPr>
            <w:t xml:space="preserve">[联机] </w:t>
          </w:r>
          <w:r>
            <w:rPr>
              <w:rFonts w:hint="eastAsia"/>
              <w:noProof/>
            </w:rPr>
            <w:br/>
            <w:t xml:space="preserve">Available at: </w:t>
          </w:r>
          <w:r>
            <w:rPr>
              <w:rFonts w:hint="eastAsia"/>
              <w:noProof/>
              <w:u w:val="single"/>
            </w:rPr>
            <w:t>https://medium.com/@nothingisfunny/memoization-improving-recursive-solution-for-fibonacci-sequence-problem-c02dab7a74e5</w:t>
          </w:r>
          <w:r>
            <w:rPr>
              <w:rFonts w:hint="eastAsia"/>
              <w:noProof/>
            </w:rPr>
            <w:br/>
            <w:t>[访问日期: 2 2020].</w:t>
          </w:r>
        </w:p>
        <w:p w14:paraId="5FD2ECC4" w14:textId="77777777" w:rsidR="002237A2" w:rsidRDefault="002237A2" w:rsidP="002237A2">
          <w:pPr>
            <w:pStyle w:val="af7"/>
            <w:rPr>
              <w:rFonts w:hint="eastAsia"/>
              <w:noProof/>
            </w:rPr>
          </w:pPr>
          <w:r>
            <w:rPr>
              <w:rFonts w:hint="eastAsia"/>
              <w:noProof/>
            </w:rPr>
            <w:t xml:space="preserve">OpenGenus IQ, 2021. </w:t>
          </w:r>
          <w:r>
            <w:rPr>
              <w:rFonts w:hint="eastAsia"/>
              <w:i/>
              <w:iCs/>
              <w:noProof/>
            </w:rPr>
            <w:t xml:space="preserve">Learn Computer Science. </w:t>
          </w:r>
          <w:r>
            <w:rPr>
              <w:rFonts w:hint="eastAsia"/>
              <w:noProof/>
            </w:rPr>
            <w:t xml:space="preserve">[联机] </w:t>
          </w:r>
          <w:r>
            <w:rPr>
              <w:rFonts w:hint="eastAsia"/>
              <w:noProof/>
            </w:rPr>
            <w:br/>
            <w:t xml:space="preserve">Available at: </w:t>
          </w:r>
          <w:r>
            <w:rPr>
              <w:rFonts w:hint="eastAsia"/>
              <w:noProof/>
              <w:u w:val="single"/>
            </w:rPr>
            <w:t>&lt;https://iq.opengenus.org/graph-representation-adjacency-matrix-adjacency-list/</w:t>
          </w:r>
          <w:r>
            <w:rPr>
              <w:rFonts w:hint="eastAsia"/>
              <w:noProof/>
            </w:rPr>
            <w:br/>
            <w:t>[访问日期: 1 2021].</w:t>
          </w:r>
        </w:p>
        <w:p w14:paraId="39D1FAD0" w14:textId="77777777" w:rsidR="002237A2" w:rsidRDefault="002237A2" w:rsidP="002237A2">
          <w:pPr>
            <w:pStyle w:val="af7"/>
            <w:rPr>
              <w:rFonts w:hint="eastAsia"/>
              <w:noProof/>
            </w:rPr>
          </w:pPr>
          <w:r>
            <w:rPr>
              <w:rFonts w:hint="eastAsia"/>
              <w:noProof/>
            </w:rPr>
            <w:t xml:space="preserve">Pina, M., 2020. </w:t>
          </w:r>
          <w:r>
            <w:rPr>
              <w:rFonts w:hint="eastAsia"/>
              <w:i/>
              <w:iCs/>
              <w:noProof/>
            </w:rPr>
            <w:t xml:space="preserve">The NBA has a chemistry problem. </w:t>
          </w:r>
          <w:r>
            <w:rPr>
              <w:rFonts w:hint="eastAsia"/>
              <w:noProof/>
            </w:rPr>
            <w:t xml:space="preserve">[联机] </w:t>
          </w:r>
          <w:r>
            <w:rPr>
              <w:rFonts w:hint="eastAsia"/>
              <w:noProof/>
            </w:rPr>
            <w:br/>
            <w:t xml:space="preserve">Available at: </w:t>
          </w:r>
          <w:r>
            <w:rPr>
              <w:rFonts w:hint="eastAsia"/>
              <w:noProof/>
              <w:u w:val="single"/>
            </w:rPr>
            <w:t>https://www.sbnation.com/nba/2020/4/23/21229237/nba-roster-chemistry-free-agency-team-turnover</w:t>
          </w:r>
          <w:r>
            <w:rPr>
              <w:rFonts w:hint="eastAsia"/>
              <w:noProof/>
            </w:rPr>
            <w:br/>
            <w:t>[访问日期: 12 2020].</w:t>
          </w:r>
        </w:p>
        <w:p w14:paraId="478FCEB6" w14:textId="77777777" w:rsidR="002237A2" w:rsidRDefault="002237A2" w:rsidP="002237A2">
          <w:pPr>
            <w:pStyle w:val="af7"/>
            <w:rPr>
              <w:rFonts w:hint="eastAsia"/>
              <w:noProof/>
            </w:rPr>
          </w:pPr>
          <w:r>
            <w:rPr>
              <w:rFonts w:hint="eastAsia"/>
              <w:noProof/>
            </w:rPr>
            <w:t xml:space="preserve">School of Engineering and informatics, The university of Sussex, 2020. </w:t>
          </w:r>
          <w:r>
            <w:rPr>
              <w:rFonts w:hint="eastAsia"/>
              <w:i/>
              <w:iCs/>
              <w:noProof/>
            </w:rPr>
            <w:t xml:space="preserve">information for studens. </w:t>
          </w:r>
          <w:r>
            <w:rPr>
              <w:rFonts w:hint="eastAsia"/>
              <w:noProof/>
            </w:rPr>
            <w:t xml:space="preserve">[联机] </w:t>
          </w:r>
          <w:r>
            <w:rPr>
              <w:rFonts w:hint="eastAsia"/>
              <w:noProof/>
            </w:rPr>
            <w:br/>
          </w:r>
          <w:r>
            <w:rPr>
              <w:rFonts w:hint="eastAsia"/>
              <w:noProof/>
            </w:rPr>
            <w:lastRenderedPageBreak/>
            <w:t xml:space="preserve">Available at: </w:t>
          </w:r>
          <w:r>
            <w:rPr>
              <w:rFonts w:hint="eastAsia"/>
              <w:noProof/>
              <w:u w:val="single"/>
            </w:rPr>
            <w:t>http://www.sussex.ac.uk/ei/internal/forstudents/informatics/undergraduate/finalyearprojects/i%20nformationforstudents</w:t>
          </w:r>
          <w:r>
            <w:rPr>
              <w:rFonts w:hint="eastAsia"/>
              <w:noProof/>
            </w:rPr>
            <w:br/>
            <w:t>[访问日期: 2 11 2020].</w:t>
          </w:r>
        </w:p>
        <w:p w14:paraId="72F9EB17" w14:textId="77777777" w:rsidR="002237A2" w:rsidRDefault="002237A2" w:rsidP="002237A2">
          <w:pPr>
            <w:pStyle w:val="af7"/>
            <w:rPr>
              <w:rFonts w:hint="eastAsia"/>
              <w:noProof/>
            </w:rPr>
          </w:pPr>
          <w:r>
            <w:rPr>
              <w:rFonts w:hint="eastAsia"/>
              <w:noProof/>
            </w:rPr>
            <w:t xml:space="preserve">Unknow, 2019. </w:t>
          </w:r>
          <w:r>
            <w:rPr>
              <w:rFonts w:hint="eastAsia"/>
              <w:i/>
              <w:iCs/>
              <w:noProof/>
            </w:rPr>
            <w:t xml:space="preserve">The Basketball Movement. </w:t>
          </w:r>
          <w:r>
            <w:rPr>
              <w:rFonts w:hint="eastAsia"/>
              <w:noProof/>
            </w:rPr>
            <w:t xml:space="preserve">[联机] </w:t>
          </w:r>
          <w:r>
            <w:rPr>
              <w:rFonts w:hint="eastAsia"/>
              <w:noProof/>
            </w:rPr>
            <w:br/>
            <w:t xml:space="preserve">Available at: </w:t>
          </w:r>
          <w:r>
            <w:rPr>
              <w:rFonts w:hint="eastAsia"/>
              <w:noProof/>
              <w:u w:val="single"/>
            </w:rPr>
            <w:t>https://thebasketballmovement.com/blog/2019/4/27/what-team-chemistry-means</w:t>
          </w:r>
          <w:r>
            <w:rPr>
              <w:rFonts w:hint="eastAsia"/>
              <w:noProof/>
            </w:rPr>
            <w:br/>
            <w:t>[访问日期: 11 2020].</w:t>
          </w:r>
        </w:p>
        <w:p w14:paraId="78BCBC6D" w14:textId="77777777" w:rsidR="002237A2" w:rsidRDefault="002237A2" w:rsidP="002237A2">
          <w:pPr>
            <w:pStyle w:val="af7"/>
            <w:rPr>
              <w:rFonts w:hint="eastAsia"/>
              <w:noProof/>
            </w:rPr>
          </w:pPr>
          <w:r>
            <w:rPr>
              <w:rFonts w:hint="eastAsia"/>
              <w:noProof/>
            </w:rPr>
            <w:t xml:space="preserve">Unknow, 无日期 </w:t>
          </w:r>
          <w:r>
            <w:rPr>
              <w:rFonts w:hint="eastAsia"/>
              <w:i/>
              <w:iCs/>
              <w:noProof/>
            </w:rPr>
            <w:t xml:space="preserve">Calculating PER. </w:t>
          </w:r>
          <w:r>
            <w:rPr>
              <w:rFonts w:hint="eastAsia"/>
              <w:noProof/>
            </w:rPr>
            <w:t xml:space="preserve">[联机] </w:t>
          </w:r>
          <w:r>
            <w:rPr>
              <w:rFonts w:hint="eastAsia"/>
              <w:noProof/>
            </w:rPr>
            <w:br/>
            <w:t xml:space="preserve">Available at: </w:t>
          </w:r>
          <w:r>
            <w:rPr>
              <w:rFonts w:hint="eastAsia"/>
              <w:noProof/>
              <w:u w:val="single"/>
            </w:rPr>
            <w:t>https://www.basketball-reference.com/about/per.html</w:t>
          </w:r>
          <w:r>
            <w:rPr>
              <w:rFonts w:hint="eastAsia"/>
              <w:noProof/>
            </w:rPr>
            <w:br/>
            <w:t>[访问日期: 7 11 2020].</w:t>
          </w:r>
        </w:p>
        <w:p w14:paraId="48B320B3" w14:textId="33EEE3EE" w:rsidR="002237A2" w:rsidRDefault="002237A2" w:rsidP="002237A2">
          <w:r>
            <w:rPr>
              <w:b/>
              <w:bCs/>
            </w:rPr>
            <w:fldChar w:fldCharType="end"/>
          </w:r>
        </w:p>
      </w:sdtContent>
    </w:sdt>
    <w:p w14:paraId="24D117E1" w14:textId="5A5C0BC9" w:rsidR="004858DA" w:rsidRPr="002237A2" w:rsidRDefault="004858DA" w:rsidP="002237A2">
      <w:pPr>
        <w:pStyle w:val="1"/>
        <w:rPr>
          <w:rFonts w:ascii="Calibri" w:hAnsi="Calibri" w:hint="eastAsia"/>
        </w:rPr>
      </w:pPr>
    </w:p>
    <w:p w14:paraId="0EEE5403" w14:textId="77777777" w:rsidR="004858DA" w:rsidRPr="00D975E1" w:rsidRDefault="004858DA" w:rsidP="004858DA">
      <w:pPr>
        <w:jc w:val="left"/>
        <w:rPr>
          <w:rFonts w:ascii="Calibri" w:hAnsi="Calibri"/>
          <w:szCs w:val="21"/>
        </w:rPr>
      </w:pPr>
    </w:p>
    <w:sectPr w:rsidR="004858DA" w:rsidRPr="00D975E1"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5"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aa"/>
      </w:pPr>
      <w:r>
        <w:rPr>
          <w:rStyle w:val="a9"/>
        </w:rPr>
        <w:annotationRef/>
      </w:r>
      <w:r>
        <w:t>Citation?</w:t>
      </w:r>
    </w:p>
  </w:comment>
  <w:comment w:id="34"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5"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44"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46"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56"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57"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58"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60"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61" w:author="Warrick Roseboom" w:date="2021-04-15T16:44:00Z" w:initials="WR">
    <w:p w14:paraId="3C2AD857" w14:textId="40808B65" w:rsidR="00081E65" w:rsidRDefault="00081E65">
      <w:pPr>
        <w:pStyle w:val="aa"/>
      </w:pPr>
      <w:r>
        <w:rPr>
          <w:rStyle w:val="a9"/>
        </w:rPr>
        <w:annotationRef/>
      </w:r>
      <w:r>
        <w:t>And this is based on ELO? PER?</w:t>
      </w:r>
    </w:p>
  </w:comment>
  <w:comment w:id="64"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66"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80"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81"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82"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83"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89" w:author="Warrick Roseboom" w:date="2021-04-15T17:00:00Z" w:initials="WR">
    <w:p w14:paraId="1EA2145D" w14:textId="1A97F11F" w:rsidR="00081E65" w:rsidRDefault="00081E65">
      <w:pPr>
        <w:pStyle w:val="aa"/>
      </w:pPr>
      <w:r>
        <w:rPr>
          <w:rStyle w:val="a9"/>
        </w:rPr>
        <w:annotationRef/>
      </w:r>
      <w:r>
        <w:t>An individual rating.</w:t>
      </w:r>
    </w:p>
  </w:comment>
  <w:comment w:id="92"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93"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97"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99"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101"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136"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139"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140"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141"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143"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9C37E" w14:textId="77777777" w:rsidR="008557DC" w:rsidRDefault="008557DC" w:rsidP="00805DD8">
      <w:r>
        <w:separator/>
      </w:r>
    </w:p>
  </w:endnote>
  <w:endnote w:type="continuationSeparator" w:id="0">
    <w:p w14:paraId="3D4E5C8E" w14:textId="77777777" w:rsidR="008557DC" w:rsidRDefault="008557DC"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B3B0C" w14:textId="77777777" w:rsidR="008557DC" w:rsidRDefault="008557DC" w:rsidP="00805DD8">
      <w:r>
        <w:separator/>
      </w:r>
    </w:p>
  </w:footnote>
  <w:footnote w:type="continuationSeparator" w:id="0">
    <w:p w14:paraId="2706F1F5" w14:textId="77777777" w:rsidR="008557DC" w:rsidRDefault="008557DC"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46A7985"/>
    <w:multiLevelType w:val="hybridMultilevel"/>
    <w:tmpl w:val="5A78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2"/>
  </w:num>
  <w:num w:numId="4">
    <w:abstractNumId w:val="4"/>
  </w:num>
  <w:num w:numId="5">
    <w:abstractNumId w:val="10"/>
  </w:num>
  <w:num w:numId="6">
    <w:abstractNumId w:val="8"/>
  </w:num>
  <w:num w:numId="7">
    <w:abstractNumId w:val="7"/>
  </w:num>
  <w:num w:numId="8">
    <w:abstractNumId w:val="13"/>
  </w:num>
  <w:num w:numId="9">
    <w:abstractNumId w:val="11"/>
  </w:num>
  <w:num w:numId="10">
    <w:abstractNumId w:val="5"/>
  </w:num>
  <w:num w:numId="11">
    <w:abstractNumId w:val="3"/>
  </w:num>
  <w:num w:numId="12">
    <w:abstractNumId w:val="0"/>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3385"/>
    <w:rsid w:val="00216E61"/>
    <w:rsid w:val="002237A2"/>
    <w:rsid w:val="00224079"/>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05ED7"/>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B4997"/>
    <w:rsid w:val="005D5F7A"/>
    <w:rsid w:val="005E221B"/>
    <w:rsid w:val="005E504C"/>
    <w:rsid w:val="005E5AED"/>
    <w:rsid w:val="005F391F"/>
    <w:rsid w:val="00620FF9"/>
    <w:rsid w:val="00651BD5"/>
    <w:rsid w:val="00654EC8"/>
    <w:rsid w:val="006725A5"/>
    <w:rsid w:val="006908C0"/>
    <w:rsid w:val="006930A3"/>
    <w:rsid w:val="006A254B"/>
    <w:rsid w:val="006D71FA"/>
    <w:rsid w:val="006E2FB5"/>
    <w:rsid w:val="0070466D"/>
    <w:rsid w:val="0072450C"/>
    <w:rsid w:val="007379D5"/>
    <w:rsid w:val="00740144"/>
    <w:rsid w:val="007402AD"/>
    <w:rsid w:val="007654F5"/>
    <w:rsid w:val="00773EEA"/>
    <w:rsid w:val="00784BA1"/>
    <w:rsid w:val="00792799"/>
    <w:rsid w:val="007F0F86"/>
    <w:rsid w:val="00805DD8"/>
    <w:rsid w:val="00821F12"/>
    <w:rsid w:val="00831B74"/>
    <w:rsid w:val="008557DC"/>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975E1"/>
    <w:rsid w:val="00DA6612"/>
    <w:rsid w:val="00DC3D1B"/>
    <w:rsid w:val="00DD7EEF"/>
    <w:rsid w:val="00DE45D3"/>
    <w:rsid w:val="00DF108D"/>
    <w:rsid w:val="00DF2C8F"/>
    <w:rsid w:val="00E062FF"/>
    <w:rsid w:val="00E105CD"/>
    <w:rsid w:val="00E24656"/>
    <w:rsid w:val="00E7747B"/>
    <w:rsid w:val="00E81F6B"/>
    <w:rsid w:val="00E866F9"/>
    <w:rsid w:val="00EB697B"/>
    <w:rsid w:val="00EC7068"/>
    <w:rsid w:val="00EE4B31"/>
    <w:rsid w:val="00EE7210"/>
    <w:rsid w:val="00F13B77"/>
    <w:rsid w:val="00F2635F"/>
    <w:rsid w:val="00F50444"/>
    <w:rsid w:val="00F80BDB"/>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7</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8</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9</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6</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10</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11</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12</b:RefOrder>
  </b:Source>
</b:Sources>
</file>

<file path=customXml/itemProps1.xml><?xml version="1.0" encoding="utf-8"?>
<ds:datastoreItem xmlns:ds="http://schemas.openxmlformats.org/officeDocument/2006/customXml" ds:itemID="{39CCA168-F651-1149-90F2-33F1A54B6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40</Pages>
  <Words>8663</Words>
  <Characters>49380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50</cp:revision>
  <dcterms:created xsi:type="dcterms:W3CDTF">2021-04-15T14:25:00Z</dcterms:created>
  <dcterms:modified xsi:type="dcterms:W3CDTF">2021-05-01T21:34:00Z</dcterms:modified>
</cp:coreProperties>
</file>