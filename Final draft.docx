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AC194A">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AC194A">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FD3459">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FD3459">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 xml:space="preserve">Table of </w:t>
          </w:r>
          <w:commentRangeStart w:id="0"/>
          <w:r w:rsidRPr="00211D8D">
            <w:rPr>
              <w:rFonts w:ascii="Calibri" w:hAnsi="Calibri"/>
              <w:sz w:val="28"/>
              <w:szCs w:val="28"/>
            </w:rPr>
            <w:t>content</w:t>
          </w:r>
          <w:commentRangeEnd w:id="0"/>
          <w:r w:rsidR="00FC2823">
            <w:rPr>
              <w:rStyle w:val="a9"/>
              <w:rFonts w:asciiTheme="minorHAnsi" w:eastAsiaTheme="minorEastAsia" w:hAnsiTheme="minorHAnsi" w:cstheme="minorBidi"/>
              <w:color w:val="auto"/>
              <w:kern w:val="2"/>
            </w:rPr>
            <w:commentReference w:id="0"/>
          </w:r>
        </w:p>
        <w:p w14:paraId="66794A66" w14:textId="42E9C9FA" w:rsidR="009A3210"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223419" w:history="1">
            <w:r w:rsidR="009A3210" w:rsidRPr="002431D6">
              <w:rPr>
                <w:rStyle w:val="a5"/>
                <w:noProof/>
              </w:rPr>
              <w:t xml:space="preserve">1 </w:t>
            </w:r>
            <w:r w:rsidR="009A3210" w:rsidRPr="002431D6">
              <w:rPr>
                <w:rStyle w:val="a5"/>
                <w:rFonts w:ascii="Calibri" w:hAnsi="Calibri"/>
                <w:noProof/>
              </w:rPr>
              <w:t>Introduction</w:t>
            </w:r>
            <w:r w:rsidR="009A3210">
              <w:rPr>
                <w:noProof/>
                <w:webHidden/>
              </w:rPr>
              <w:tab/>
            </w:r>
            <w:r w:rsidR="009A3210">
              <w:rPr>
                <w:noProof/>
                <w:webHidden/>
              </w:rPr>
              <w:fldChar w:fldCharType="begin"/>
            </w:r>
            <w:r w:rsidR="009A3210">
              <w:rPr>
                <w:noProof/>
                <w:webHidden/>
              </w:rPr>
              <w:instrText xml:space="preserve"> PAGEREF _Toc71223419 \h </w:instrText>
            </w:r>
            <w:r w:rsidR="009A3210">
              <w:rPr>
                <w:noProof/>
                <w:webHidden/>
              </w:rPr>
            </w:r>
            <w:r w:rsidR="009A3210">
              <w:rPr>
                <w:noProof/>
                <w:webHidden/>
              </w:rPr>
              <w:fldChar w:fldCharType="separate"/>
            </w:r>
            <w:r w:rsidR="009A3210">
              <w:rPr>
                <w:noProof/>
                <w:webHidden/>
              </w:rPr>
              <w:t>3</w:t>
            </w:r>
            <w:r w:rsidR="009A3210">
              <w:rPr>
                <w:noProof/>
                <w:webHidden/>
              </w:rPr>
              <w:fldChar w:fldCharType="end"/>
            </w:r>
          </w:hyperlink>
        </w:p>
        <w:p w14:paraId="56280FFB" w14:textId="6CEF8B29" w:rsidR="009A3210" w:rsidRDefault="00AC194A">
          <w:pPr>
            <w:pStyle w:val="TOC1"/>
            <w:tabs>
              <w:tab w:val="right" w:leader="dot" w:pos="9016"/>
            </w:tabs>
            <w:rPr>
              <w:noProof/>
              <w:szCs w:val="24"/>
            </w:rPr>
          </w:pPr>
          <w:hyperlink w:anchor="_Toc71223420" w:history="1">
            <w:r w:rsidR="009A3210" w:rsidRPr="002431D6">
              <w:rPr>
                <w:rStyle w:val="a5"/>
                <w:rFonts w:ascii="Calibri" w:hAnsi="Calibri"/>
                <w:noProof/>
              </w:rPr>
              <w:t>2.Background research</w:t>
            </w:r>
            <w:r w:rsidR="009A3210">
              <w:rPr>
                <w:noProof/>
                <w:webHidden/>
              </w:rPr>
              <w:tab/>
            </w:r>
            <w:r w:rsidR="009A3210">
              <w:rPr>
                <w:noProof/>
                <w:webHidden/>
              </w:rPr>
              <w:fldChar w:fldCharType="begin"/>
            </w:r>
            <w:r w:rsidR="009A3210">
              <w:rPr>
                <w:noProof/>
                <w:webHidden/>
              </w:rPr>
              <w:instrText xml:space="preserve"> PAGEREF _Toc71223420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59FA03B9" w14:textId="50C18B97" w:rsidR="009A3210" w:rsidRDefault="00AC194A">
          <w:pPr>
            <w:pStyle w:val="TOC2"/>
            <w:tabs>
              <w:tab w:val="right" w:leader="dot" w:pos="9016"/>
            </w:tabs>
            <w:rPr>
              <w:noProof/>
              <w:szCs w:val="24"/>
            </w:rPr>
          </w:pPr>
          <w:hyperlink w:anchor="_Toc71223421" w:history="1">
            <w:r w:rsidR="009A3210" w:rsidRPr="002431D6">
              <w:rPr>
                <w:rStyle w:val="a5"/>
                <w:rFonts w:ascii="Calibri" w:hAnsi="Calibri"/>
                <w:noProof/>
              </w:rPr>
              <w:t>Top Trumps: NBA All Stars</w:t>
            </w:r>
            <w:r w:rsidR="009A3210">
              <w:rPr>
                <w:noProof/>
                <w:webHidden/>
              </w:rPr>
              <w:tab/>
            </w:r>
            <w:r w:rsidR="009A3210">
              <w:rPr>
                <w:noProof/>
                <w:webHidden/>
              </w:rPr>
              <w:fldChar w:fldCharType="begin"/>
            </w:r>
            <w:r w:rsidR="009A3210">
              <w:rPr>
                <w:noProof/>
                <w:webHidden/>
              </w:rPr>
              <w:instrText xml:space="preserve"> PAGEREF _Toc71223421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676DAD7E" w14:textId="023181F9" w:rsidR="009A3210" w:rsidRDefault="00AC194A">
          <w:pPr>
            <w:pStyle w:val="TOC2"/>
            <w:tabs>
              <w:tab w:val="right" w:leader="dot" w:pos="9016"/>
            </w:tabs>
            <w:rPr>
              <w:noProof/>
              <w:szCs w:val="24"/>
            </w:rPr>
          </w:pPr>
          <w:hyperlink w:anchor="_Toc71223422" w:history="1">
            <w:r w:rsidR="009A3210" w:rsidRPr="002431D6">
              <w:rPr>
                <w:rStyle w:val="a5"/>
                <w:rFonts w:ascii="Calibri" w:hAnsi="Calibri"/>
                <w:noProof/>
              </w:rPr>
              <w:t>Fantasy basketball league</w:t>
            </w:r>
            <w:r w:rsidR="009A3210">
              <w:rPr>
                <w:noProof/>
                <w:webHidden/>
              </w:rPr>
              <w:tab/>
            </w:r>
            <w:r w:rsidR="009A3210">
              <w:rPr>
                <w:noProof/>
                <w:webHidden/>
              </w:rPr>
              <w:fldChar w:fldCharType="begin"/>
            </w:r>
            <w:r w:rsidR="009A3210">
              <w:rPr>
                <w:noProof/>
                <w:webHidden/>
              </w:rPr>
              <w:instrText xml:space="preserve"> PAGEREF _Toc71223422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75A59A14" w14:textId="281630B3" w:rsidR="009A3210" w:rsidRDefault="00AC194A">
          <w:pPr>
            <w:pStyle w:val="TOC3"/>
            <w:tabs>
              <w:tab w:val="right" w:leader="dot" w:pos="9016"/>
            </w:tabs>
            <w:rPr>
              <w:noProof/>
              <w:szCs w:val="24"/>
            </w:rPr>
          </w:pPr>
          <w:hyperlink w:anchor="_Toc71223423" w:history="1">
            <w:r w:rsidR="009A3210" w:rsidRPr="002431D6">
              <w:rPr>
                <w:rStyle w:val="a5"/>
                <w:rFonts w:ascii="Calibri" w:hAnsi="Calibri"/>
                <w:noProof/>
              </w:rPr>
              <w:t>NBA Fantasy</w:t>
            </w:r>
            <w:r w:rsidR="009A3210">
              <w:rPr>
                <w:noProof/>
                <w:webHidden/>
              </w:rPr>
              <w:tab/>
            </w:r>
            <w:r w:rsidR="009A3210">
              <w:rPr>
                <w:noProof/>
                <w:webHidden/>
              </w:rPr>
              <w:fldChar w:fldCharType="begin"/>
            </w:r>
            <w:r w:rsidR="009A3210">
              <w:rPr>
                <w:noProof/>
                <w:webHidden/>
              </w:rPr>
              <w:instrText xml:space="preserve"> PAGEREF _Toc71223423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6D14F344" w14:textId="65167AA3" w:rsidR="009A3210" w:rsidRDefault="00AC194A">
          <w:pPr>
            <w:pStyle w:val="TOC3"/>
            <w:tabs>
              <w:tab w:val="right" w:leader="dot" w:pos="9016"/>
            </w:tabs>
            <w:rPr>
              <w:noProof/>
              <w:szCs w:val="24"/>
            </w:rPr>
          </w:pPr>
          <w:hyperlink w:anchor="_Toc71223424" w:history="1">
            <w:r w:rsidR="009A3210" w:rsidRPr="002431D6">
              <w:rPr>
                <w:rStyle w:val="a5"/>
                <w:rFonts w:ascii="Calibri" w:hAnsi="Calibri"/>
                <w:noProof/>
              </w:rPr>
              <w:t>Yahoo Fantasy basketball</w:t>
            </w:r>
            <w:r w:rsidR="009A3210">
              <w:rPr>
                <w:noProof/>
                <w:webHidden/>
              </w:rPr>
              <w:tab/>
            </w:r>
            <w:r w:rsidR="009A3210">
              <w:rPr>
                <w:noProof/>
                <w:webHidden/>
              </w:rPr>
              <w:fldChar w:fldCharType="begin"/>
            </w:r>
            <w:r w:rsidR="009A3210">
              <w:rPr>
                <w:noProof/>
                <w:webHidden/>
              </w:rPr>
              <w:instrText xml:space="preserve"> PAGEREF _Toc71223424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57C5573C" w14:textId="0959D678" w:rsidR="009A3210" w:rsidRDefault="00AC194A">
          <w:pPr>
            <w:pStyle w:val="TOC2"/>
            <w:tabs>
              <w:tab w:val="right" w:leader="dot" w:pos="9016"/>
            </w:tabs>
            <w:rPr>
              <w:noProof/>
              <w:szCs w:val="24"/>
            </w:rPr>
          </w:pPr>
          <w:hyperlink w:anchor="_Toc71223425" w:history="1">
            <w:r w:rsidR="009A3210" w:rsidRPr="002431D6">
              <w:rPr>
                <w:rStyle w:val="a5"/>
                <w:rFonts w:ascii="Calibri" w:hAnsi="Calibri"/>
                <w:noProof/>
              </w:rPr>
              <w:t>The team Elo rating system</w:t>
            </w:r>
            <w:r w:rsidR="009A3210">
              <w:rPr>
                <w:noProof/>
                <w:webHidden/>
              </w:rPr>
              <w:tab/>
            </w:r>
            <w:r w:rsidR="009A3210">
              <w:rPr>
                <w:noProof/>
                <w:webHidden/>
              </w:rPr>
              <w:fldChar w:fldCharType="begin"/>
            </w:r>
            <w:r w:rsidR="009A3210">
              <w:rPr>
                <w:noProof/>
                <w:webHidden/>
              </w:rPr>
              <w:instrText xml:space="preserve"> PAGEREF _Toc71223425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48B0896A" w14:textId="0FAD0216" w:rsidR="009A3210" w:rsidRDefault="00AC194A">
          <w:pPr>
            <w:pStyle w:val="TOC2"/>
            <w:tabs>
              <w:tab w:val="right" w:leader="dot" w:pos="9016"/>
            </w:tabs>
            <w:rPr>
              <w:noProof/>
              <w:szCs w:val="24"/>
            </w:rPr>
          </w:pPr>
          <w:hyperlink w:anchor="_Toc71223426" w:history="1">
            <w:r w:rsidR="009A3210" w:rsidRPr="002431D6">
              <w:rPr>
                <w:rStyle w:val="a5"/>
                <w:rFonts w:ascii="Calibri" w:hAnsi="Calibri"/>
                <w:noProof/>
                <w:bdr w:val="none" w:sz="0" w:space="0" w:color="auto" w:frame="1"/>
                <w:shd w:val="clear" w:color="auto" w:fill="FFFFFF"/>
              </w:rPr>
              <w:t>The formula of Elo rating system</w:t>
            </w:r>
            <w:r w:rsidR="009A3210">
              <w:rPr>
                <w:noProof/>
                <w:webHidden/>
              </w:rPr>
              <w:tab/>
            </w:r>
            <w:r w:rsidR="009A3210">
              <w:rPr>
                <w:noProof/>
                <w:webHidden/>
              </w:rPr>
              <w:fldChar w:fldCharType="begin"/>
            </w:r>
            <w:r w:rsidR="009A3210">
              <w:rPr>
                <w:noProof/>
                <w:webHidden/>
              </w:rPr>
              <w:instrText xml:space="preserve"> PAGEREF _Toc71223426 \h </w:instrText>
            </w:r>
            <w:r w:rsidR="009A3210">
              <w:rPr>
                <w:noProof/>
                <w:webHidden/>
              </w:rPr>
            </w:r>
            <w:r w:rsidR="009A3210">
              <w:rPr>
                <w:noProof/>
                <w:webHidden/>
              </w:rPr>
              <w:fldChar w:fldCharType="separate"/>
            </w:r>
            <w:r w:rsidR="009A3210">
              <w:rPr>
                <w:noProof/>
                <w:webHidden/>
              </w:rPr>
              <w:t>7</w:t>
            </w:r>
            <w:r w:rsidR="009A3210">
              <w:rPr>
                <w:noProof/>
                <w:webHidden/>
              </w:rPr>
              <w:fldChar w:fldCharType="end"/>
            </w:r>
          </w:hyperlink>
        </w:p>
        <w:p w14:paraId="37948193" w14:textId="7A29AD42" w:rsidR="009A3210" w:rsidRDefault="00AC194A">
          <w:pPr>
            <w:pStyle w:val="TOC2"/>
            <w:tabs>
              <w:tab w:val="right" w:leader="dot" w:pos="9016"/>
            </w:tabs>
            <w:rPr>
              <w:noProof/>
              <w:szCs w:val="24"/>
            </w:rPr>
          </w:pPr>
          <w:hyperlink w:anchor="_Toc71223427" w:history="1">
            <w:r w:rsidR="009A3210" w:rsidRPr="002431D6">
              <w:rPr>
                <w:rStyle w:val="a5"/>
                <w:rFonts w:ascii="Calibri" w:hAnsi="Calibri"/>
                <w:noProof/>
              </w:rPr>
              <w:t>Per(Player Efficiency Rating)</w:t>
            </w:r>
            <w:r w:rsidR="009A3210">
              <w:rPr>
                <w:noProof/>
                <w:webHidden/>
              </w:rPr>
              <w:tab/>
            </w:r>
            <w:r w:rsidR="009A3210">
              <w:rPr>
                <w:noProof/>
                <w:webHidden/>
              </w:rPr>
              <w:fldChar w:fldCharType="begin"/>
            </w:r>
            <w:r w:rsidR="009A3210">
              <w:rPr>
                <w:noProof/>
                <w:webHidden/>
              </w:rPr>
              <w:instrText xml:space="preserve"> PAGEREF _Toc71223427 \h </w:instrText>
            </w:r>
            <w:r w:rsidR="009A3210">
              <w:rPr>
                <w:noProof/>
                <w:webHidden/>
              </w:rPr>
            </w:r>
            <w:r w:rsidR="009A3210">
              <w:rPr>
                <w:noProof/>
                <w:webHidden/>
              </w:rPr>
              <w:fldChar w:fldCharType="separate"/>
            </w:r>
            <w:r w:rsidR="009A3210">
              <w:rPr>
                <w:noProof/>
                <w:webHidden/>
              </w:rPr>
              <w:t>8</w:t>
            </w:r>
            <w:r w:rsidR="009A3210">
              <w:rPr>
                <w:noProof/>
                <w:webHidden/>
              </w:rPr>
              <w:fldChar w:fldCharType="end"/>
            </w:r>
          </w:hyperlink>
        </w:p>
        <w:p w14:paraId="573BA49D" w14:textId="1E0AEBB6" w:rsidR="009A3210" w:rsidRDefault="00AC194A">
          <w:pPr>
            <w:pStyle w:val="TOC1"/>
            <w:tabs>
              <w:tab w:val="right" w:leader="dot" w:pos="9016"/>
            </w:tabs>
            <w:rPr>
              <w:noProof/>
              <w:szCs w:val="24"/>
            </w:rPr>
          </w:pPr>
          <w:hyperlink w:anchor="_Toc71223428" w:history="1">
            <w:r w:rsidR="009A3210" w:rsidRPr="002431D6">
              <w:rPr>
                <w:rStyle w:val="a5"/>
                <w:rFonts w:ascii="Calibri" w:hAnsi="Calibri"/>
                <w:noProof/>
              </w:rPr>
              <w:t>3.Professional considerations</w:t>
            </w:r>
            <w:r w:rsidR="009A3210">
              <w:rPr>
                <w:noProof/>
                <w:webHidden/>
              </w:rPr>
              <w:tab/>
            </w:r>
            <w:r w:rsidR="009A3210">
              <w:rPr>
                <w:noProof/>
                <w:webHidden/>
              </w:rPr>
              <w:fldChar w:fldCharType="begin"/>
            </w:r>
            <w:r w:rsidR="009A3210">
              <w:rPr>
                <w:noProof/>
                <w:webHidden/>
              </w:rPr>
              <w:instrText xml:space="preserve"> PAGEREF _Toc71223428 \h </w:instrText>
            </w:r>
            <w:r w:rsidR="009A3210">
              <w:rPr>
                <w:noProof/>
                <w:webHidden/>
              </w:rPr>
            </w:r>
            <w:r w:rsidR="009A3210">
              <w:rPr>
                <w:noProof/>
                <w:webHidden/>
              </w:rPr>
              <w:fldChar w:fldCharType="separate"/>
            </w:r>
            <w:r w:rsidR="009A3210">
              <w:rPr>
                <w:noProof/>
                <w:webHidden/>
              </w:rPr>
              <w:t>9</w:t>
            </w:r>
            <w:r w:rsidR="009A3210">
              <w:rPr>
                <w:noProof/>
                <w:webHidden/>
              </w:rPr>
              <w:fldChar w:fldCharType="end"/>
            </w:r>
          </w:hyperlink>
        </w:p>
        <w:p w14:paraId="26270E6D" w14:textId="4237AF1D" w:rsidR="009A3210" w:rsidRDefault="00AC194A">
          <w:pPr>
            <w:pStyle w:val="TOC1"/>
            <w:tabs>
              <w:tab w:val="right" w:leader="dot" w:pos="9016"/>
            </w:tabs>
            <w:rPr>
              <w:noProof/>
              <w:szCs w:val="24"/>
            </w:rPr>
          </w:pPr>
          <w:hyperlink w:anchor="_Toc71223429" w:history="1">
            <w:r w:rsidR="009A3210" w:rsidRPr="002431D6">
              <w:rPr>
                <w:rStyle w:val="a5"/>
                <w:noProof/>
              </w:rPr>
              <w:t>4.Requirement analysis</w:t>
            </w:r>
            <w:r w:rsidR="009A3210">
              <w:rPr>
                <w:noProof/>
                <w:webHidden/>
              </w:rPr>
              <w:tab/>
            </w:r>
            <w:r w:rsidR="009A3210">
              <w:rPr>
                <w:noProof/>
                <w:webHidden/>
              </w:rPr>
              <w:fldChar w:fldCharType="begin"/>
            </w:r>
            <w:r w:rsidR="009A3210">
              <w:rPr>
                <w:noProof/>
                <w:webHidden/>
              </w:rPr>
              <w:instrText xml:space="preserve"> PAGEREF _Toc71223429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43613AF2" w14:textId="0A77CDF8" w:rsidR="009A3210" w:rsidRDefault="00AC194A">
          <w:pPr>
            <w:pStyle w:val="TOC2"/>
            <w:tabs>
              <w:tab w:val="right" w:leader="dot" w:pos="9016"/>
            </w:tabs>
            <w:rPr>
              <w:noProof/>
              <w:szCs w:val="24"/>
            </w:rPr>
          </w:pPr>
          <w:hyperlink w:anchor="_Toc71223430" w:history="1">
            <w:r w:rsidR="009A3210" w:rsidRPr="002431D6">
              <w:rPr>
                <w:rStyle w:val="a5"/>
                <w:rFonts w:ascii="Calibri" w:hAnsi="Calibri"/>
                <w:noProof/>
              </w:rPr>
              <w:t>Functional requirements</w:t>
            </w:r>
            <w:r w:rsidR="009A3210">
              <w:rPr>
                <w:noProof/>
                <w:webHidden/>
              </w:rPr>
              <w:tab/>
            </w:r>
            <w:r w:rsidR="009A3210">
              <w:rPr>
                <w:noProof/>
                <w:webHidden/>
              </w:rPr>
              <w:fldChar w:fldCharType="begin"/>
            </w:r>
            <w:r w:rsidR="009A3210">
              <w:rPr>
                <w:noProof/>
                <w:webHidden/>
              </w:rPr>
              <w:instrText xml:space="preserve"> PAGEREF _Toc71223430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041F3D78" w14:textId="561ED55E" w:rsidR="009A3210" w:rsidRDefault="00AC194A">
          <w:pPr>
            <w:pStyle w:val="TOC2"/>
            <w:tabs>
              <w:tab w:val="right" w:leader="dot" w:pos="9016"/>
            </w:tabs>
            <w:rPr>
              <w:noProof/>
              <w:szCs w:val="24"/>
            </w:rPr>
          </w:pPr>
          <w:hyperlink w:anchor="_Toc71223431" w:history="1">
            <w:r w:rsidR="009A3210" w:rsidRPr="002431D6">
              <w:rPr>
                <w:rStyle w:val="a5"/>
                <w:rFonts w:ascii="Calibri" w:hAnsi="Calibri"/>
                <w:noProof/>
              </w:rPr>
              <w:t>Non-functional requirements</w:t>
            </w:r>
            <w:r w:rsidR="009A3210">
              <w:rPr>
                <w:noProof/>
                <w:webHidden/>
              </w:rPr>
              <w:tab/>
            </w:r>
            <w:r w:rsidR="009A3210">
              <w:rPr>
                <w:noProof/>
                <w:webHidden/>
              </w:rPr>
              <w:fldChar w:fldCharType="begin"/>
            </w:r>
            <w:r w:rsidR="009A3210">
              <w:rPr>
                <w:noProof/>
                <w:webHidden/>
              </w:rPr>
              <w:instrText xml:space="preserve"> PAGEREF _Toc71223431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3D85D91E" w14:textId="53F0928E" w:rsidR="009A3210" w:rsidRDefault="00AC194A">
          <w:pPr>
            <w:pStyle w:val="TOC1"/>
            <w:tabs>
              <w:tab w:val="right" w:leader="dot" w:pos="9016"/>
            </w:tabs>
            <w:rPr>
              <w:noProof/>
              <w:szCs w:val="24"/>
            </w:rPr>
          </w:pPr>
          <w:hyperlink w:anchor="_Toc71223432" w:history="1">
            <w:r w:rsidR="009A3210" w:rsidRPr="002431D6">
              <w:rPr>
                <w:rStyle w:val="a5"/>
                <w:rFonts w:ascii="Calibri" w:hAnsi="Calibri"/>
                <w:noProof/>
              </w:rPr>
              <w:t>5.System design</w:t>
            </w:r>
            <w:r w:rsidR="009A3210">
              <w:rPr>
                <w:noProof/>
                <w:webHidden/>
              </w:rPr>
              <w:tab/>
            </w:r>
            <w:r w:rsidR="009A3210">
              <w:rPr>
                <w:noProof/>
                <w:webHidden/>
              </w:rPr>
              <w:fldChar w:fldCharType="begin"/>
            </w:r>
            <w:r w:rsidR="009A3210">
              <w:rPr>
                <w:noProof/>
                <w:webHidden/>
              </w:rPr>
              <w:instrText xml:space="preserve"> PAGEREF _Toc71223432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52E73A66" w14:textId="74DD407C" w:rsidR="009A3210" w:rsidRDefault="00AC194A">
          <w:pPr>
            <w:pStyle w:val="TOC2"/>
            <w:tabs>
              <w:tab w:val="right" w:leader="dot" w:pos="9016"/>
            </w:tabs>
            <w:rPr>
              <w:noProof/>
              <w:szCs w:val="24"/>
            </w:rPr>
          </w:pPr>
          <w:hyperlink w:anchor="_Toc71223433" w:history="1">
            <w:r w:rsidR="009A3210" w:rsidRPr="002431D6">
              <w:rPr>
                <w:rStyle w:val="a5"/>
                <w:rFonts w:ascii="Calibri" w:hAnsi="Calibri"/>
                <w:noProof/>
              </w:rPr>
              <w:t>5.1 learning objectives</w:t>
            </w:r>
            <w:r w:rsidR="009A3210">
              <w:rPr>
                <w:noProof/>
                <w:webHidden/>
              </w:rPr>
              <w:tab/>
            </w:r>
            <w:r w:rsidR="009A3210">
              <w:rPr>
                <w:noProof/>
                <w:webHidden/>
              </w:rPr>
              <w:fldChar w:fldCharType="begin"/>
            </w:r>
            <w:r w:rsidR="009A3210">
              <w:rPr>
                <w:noProof/>
                <w:webHidden/>
              </w:rPr>
              <w:instrText xml:space="preserve"> PAGEREF _Toc71223433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0BB8477B" w14:textId="3AF15AFE" w:rsidR="009A3210" w:rsidRDefault="00AC194A">
          <w:pPr>
            <w:pStyle w:val="TOC3"/>
            <w:tabs>
              <w:tab w:val="right" w:leader="dot" w:pos="9016"/>
            </w:tabs>
            <w:rPr>
              <w:noProof/>
              <w:szCs w:val="24"/>
            </w:rPr>
          </w:pPr>
          <w:hyperlink w:anchor="_Toc71223434" w:history="1">
            <w:r w:rsidR="009A3210" w:rsidRPr="002431D6">
              <w:rPr>
                <w:rStyle w:val="a5"/>
                <w:rFonts w:ascii="Calibri" w:hAnsi="Calibri"/>
                <w:noProof/>
              </w:rPr>
              <w:t>Modules</w:t>
            </w:r>
            <w:r w:rsidR="009A3210">
              <w:rPr>
                <w:noProof/>
                <w:webHidden/>
              </w:rPr>
              <w:tab/>
            </w:r>
            <w:r w:rsidR="009A3210">
              <w:rPr>
                <w:noProof/>
                <w:webHidden/>
              </w:rPr>
              <w:fldChar w:fldCharType="begin"/>
            </w:r>
            <w:r w:rsidR="009A3210">
              <w:rPr>
                <w:noProof/>
                <w:webHidden/>
              </w:rPr>
              <w:instrText xml:space="preserve"> PAGEREF _Toc71223434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379AE6CB" w14:textId="5380FC33" w:rsidR="009A3210" w:rsidRDefault="00AC194A">
          <w:pPr>
            <w:pStyle w:val="TOC3"/>
            <w:tabs>
              <w:tab w:val="right" w:leader="dot" w:pos="9016"/>
            </w:tabs>
            <w:rPr>
              <w:noProof/>
              <w:szCs w:val="24"/>
            </w:rPr>
          </w:pPr>
          <w:hyperlink w:anchor="_Toc71223435" w:history="1">
            <w:r w:rsidR="009A3210" w:rsidRPr="002431D6">
              <w:rPr>
                <w:rStyle w:val="a5"/>
                <w:noProof/>
              </w:rPr>
              <w:t>Data Selection</w:t>
            </w:r>
            <w:r w:rsidR="009A3210">
              <w:rPr>
                <w:noProof/>
                <w:webHidden/>
              </w:rPr>
              <w:tab/>
            </w:r>
            <w:r w:rsidR="009A3210">
              <w:rPr>
                <w:noProof/>
                <w:webHidden/>
              </w:rPr>
              <w:fldChar w:fldCharType="begin"/>
            </w:r>
            <w:r w:rsidR="009A3210">
              <w:rPr>
                <w:noProof/>
                <w:webHidden/>
              </w:rPr>
              <w:instrText xml:space="preserve"> PAGEREF _Toc71223435 \h </w:instrText>
            </w:r>
            <w:r w:rsidR="009A3210">
              <w:rPr>
                <w:noProof/>
                <w:webHidden/>
              </w:rPr>
            </w:r>
            <w:r w:rsidR="009A3210">
              <w:rPr>
                <w:noProof/>
                <w:webHidden/>
              </w:rPr>
              <w:fldChar w:fldCharType="separate"/>
            </w:r>
            <w:r w:rsidR="009A3210">
              <w:rPr>
                <w:noProof/>
                <w:webHidden/>
              </w:rPr>
              <w:t>13</w:t>
            </w:r>
            <w:r w:rsidR="009A3210">
              <w:rPr>
                <w:noProof/>
                <w:webHidden/>
              </w:rPr>
              <w:fldChar w:fldCharType="end"/>
            </w:r>
          </w:hyperlink>
        </w:p>
        <w:p w14:paraId="4C94BA8F" w14:textId="19409F6C" w:rsidR="009A3210" w:rsidRDefault="00AC194A">
          <w:pPr>
            <w:pStyle w:val="TOC3"/>
            <w:tabs>
              <w:tab w:val="right" w:leader="dot" w:pos="9016"/>
            </w:tabs>
            <w:rPr>
              <w:noProof/>
              <w:szCs w:val="24"/>
            </w:rPr>
          </w:pPr>
          <w:hyperlink w:anchor="_Toc71223436" w:history="1">
            <w:r w:rsidR="009A3210" w:rsidRPr="002431D6">
              <w:rPr>
                <w:rStyle w:val="a5"/>
                <w:rFonts w:ascii="Calibri" w:hAnsi="Calibri"/>
                <w:noProof/>
              </w:rPr>
              <w:t>Modelling team chemistry</w:t>
            </w:r>
            <w:r w:rsidR="009A3210">
              <w:rPr>
                <w:noProof/>
                <w:webHidden/>
              </w:rPr>
              <w:tab/>
            </w:r>
            <w:r w:rsidR="009A3210">
              <w:rPr>
                <w:noProof/>
                <w:webHidden/>
              </w:rPr>
              <w:fldChar w:fldCharType="begin"/>
            </w:r>
            <w:r w:rsidR="009A3210">
              <w:rPr>
                <w:noProof/>
                <w:webHidden/>
              </w:rPr>
              <w:instrText xml:space="preserve"> PAGEREF _Toc71223436 \h </w:instrText>
            </w:r>
            <w:r w:rsidR="009A3210">
              <w:rPr>
                <w:noProof/>
                <w:webHidden/>
              </w:rPr>
            </w:r>
            <w:r w:rsidR="009A3210">
              <w:rPr>
                <w:noProof/>
                <w:webHidden/>
              </w:rPr>
              <w:fldChar w:fldCharType="separate"/>
            </w:r>
            <w:r w:rsidR="009A3210">
              <w:rPr>
                <w:noProof/>
                <w:webHidden/>
              </w:rPr>
              <w:t>13</w:t>
            </w:r>
            <w:r w:rsidR="009A3210">
              <w:rPr>
                <w:noProof/>
                <w:webHidden/>
              </w:rPr>
              <w:fldChar w:fldCharType="end"/>
            </w:r>
          </w:hyperlink>
        </w:p>
        <w:p w14:paraId="00C5DE5D" w14:textId="312CDA96" w:rsidR="009A3210" w:rsidRDefault="00AC194A">
          <w:pPr>
            <w:pStyle w:val="TOC3"/>
            <w:tabs>
              <w:tab w:val="right" w:leader="dot" w:pos="9016"/>
            </w:tabs>
            <w:rPr>
              <w:noProof/>
              <w:szCs w:val="24"/>
            </w:rPr>
          </w:pPr>
          <w:hyperlink w:anchor="_Toc71223437" w:history="1">
            <w:r w:rsidR="009A3210" w:rsidRPr="002431D6">
              <w:rPr>
                <w:rStyle w:val="a5"/>
                <w:rFonts w:ascii="Calibri" w:hAnsi="Calibri"/>
                <w:noProof/>
              </w:rPr>
              <w:t>The function to calculate the strength of groups of players</w:t>
            </w:r>
            <w:r w:rsidR="009A3210">
              <w:rPr>
                <w:noProof/>
                <w:webHidden/>
              </w:rPr>
              <w:tab/>
            </w:r>
            <w:r w:rsidR="009A3210">
              <w:rPr>
                <w:noProof/>
                <w:webHidden/>
              </w:rPr>
              <w:fldChar w:fldCharType="begin"/>
            </w:r>
            <w:r w:rsidR="009A3210">
              <w:rPr>
                <w:noProof/>
                <w:webHidden/>
              </w:rPr>
              <w:instrText xml:space="preserve"> PAGEREF _Toc71223437 \h </w:instrText>
            </w:r>
            <w:r w:rsidR="009A3210">
              <w:rPr>
                <w:noProof/>
                <w:webHidden/>
              </w:rPr>
            </w:r>
            <w:r w:rsidR="009A3210">
              <w:rPr>
                <w:noProof/>
                <w:webHidden/>
              </w:rPr>
              <w:fldChar w:fldCharType="separate"/>
            </w:r>
            <w:r w:rsidR="009A3210">
              <w:rPr>
                <w:noProof/>
                <w:webHidden/>
              </w:rPr>
              <w:t>15</w:t>
            </w:r>
            <w:r w:rsidR="009A3210">
              <w:rPr>
                <w:noProof/>
                <w:webHidden/>
              </w:rPr>
              <w:fldChar w:fldCharType="end"/>
            </w:r>
          </w:hyperlink>
        </w:p>
        <w:p w14:paraId="41F0442A" w14:textId="41728956" w:rsidR="009A3210" w:rsidRDefault="00AC194A">
          <w:pPr>
            <w:pStyle w:val="TOC3"/>
            <w:tabs>
              <w:tab w:val="right" w:leader="dot" w:pos="9016"/>
            </w:tabs>
            <w:rPr>
              <w:noProof/>
              <w:szCs w:val="24"/>
            </w:rPr>
          </w:pPr>
          <w:hyperlink w:anchor="_Toc71223438" w:history="1">
            <w:r w:rsidR="009A3210" w:rsidRPr="002431D6">
              <w:rPr>
                <w:rStyle w:val="a5"/>
                <w:rFonts w:ascii="Calibri" w:hAnsi="Calibri"/>
                <w:noProof/>
              </w:rPr>
              <w:t>The function to calculate the team chemistry</w:t>
            </w:r>
            <w:r w:rsidR="009A3210">
              <w:rPr>
                <w:noProof/>
                <w:webHidden/>
              </w:rPr>
              <w:tab/>
            </w:r>
            <w:r w:rsidR="009A3210">
              <w:rPr>
                <w:noProof/>
                <w:webHidden/>
              </w:rPr>
              <w:fldChar w:fldCharType="begin"/>
            </w:r>
            <w:r w:rsidR="009A3210">
              <w:rPr>
                <w:noProof/>
                <w:webHidden/>
              </w:rPr>
              <w:instrText xml:space="preserve"> PAGEREF _Toc71223438 \h </w:instrText>
            </w:r>
            <w:r w:rsidR="009A3210">
              <w:rPr>
                <w:noProof/>
                <w:webHidden/>
              </w:rPr>
            </w:r>
            <w:r w:rsidR="009A3210">
              <w:rPr>
                <w:noProof/>
                <w:webHidden/>
              </w:rPr>
              <w:fldChar w:fldCharType="separate"/>
            </w:r>
            <w:r w:rsidR="009A3210">
              <w:rPr>
                <w:noProof/>
                <w:webHidden/>
              </w:rPr>
              <w:t>16</w:t>
            </w:r>
            <w:r w:rsidR="009A3210">
              <w:rPr>
                <w:noProof/>
                <w:webHidden/>
              </w:rPr>
              <w:fldChar w:fldCharType="end"/>
            </w:r>
          </w:hyperlink>
        </w:p>
        <w:p w14:paraId="3973E9CF" w14:textId="5328DC32" w:rsidR="009A3210" w:rsidRDefault="00AC194A">
          <w:pPr>
            <w:pStyle w:val="TOC3"/>
            <w:tabs>
              <w:tab w:val="right" w:leader="dot" w:pos="9016"/>
            </w:tabs>
            <w:rPr>
              <w:noProof/>
              <w:szCs w:val="24"/>
            </w:rPr>
          </w:pPr>
          <w:hyperlink w:anchor="_Toc71223439" w:history="1">
            <w:r w:rsidR="009A3210" w:rsidRPr="002431D6">
              <w:rPr>
                <w:rStyle w:val="a5"/>
                <w:rFonts w:ascii="Calibri" w:hAnsi="Calibri"/>
                <w:noProof/>
              </w:rPr>
              <w:t>Data memo function</w:t>
            </w:r>
            <w:r w:rsidR="009A3210">
              <w:rPr>
                <w:noProof/>
                <w:webHidden/>
              </w:rPr>
              <w:tab/>
            </w:r>
            <w:r w:rsidR="009A3210">
              <w:rPr>
                <w:noProof/>
                <w:webHidden/>
              </w:rPr>
              <w:fldChar w:fldCharType="begin"/>
            </w:r>
            <w:r w:rsidR="009A3210">
              <w:rPr>
                <w:noProof/>
                <w:webHidden/>
              </w:rPr>
              <w:instrText xml:space="preserve"> PAGEREF _Toc71223439 \h </w:instrText>
            </w:r>
            <w:r w:rsidR="009A3210">
              <w:rPr>
                <w:noProof/>
                <w:webHidden/>
              </w:rPr>
            </w:r>
            <w:r w:rsidR="009A3210">
              <w:rPr>
                <w:noProof/>
                <w:webHidden/>
              </w:rPr>
              <w:fldChar w:fldCharType="separate"/>
            </w:r>
            <w:r w:rsidR="009A3210">
              <w:rPr>
                <w:noProof/>
                <w:webHidden/>
              </w:rPr>
              <w:t>18</w:t>
            </w:r>
            <w:r w:rsidR="009A3210">
              <w:rPr>
                <w:noProof/>
                <w:webHidden/>
              </w:rPr>
              <w:fldChar w:fldCharType="end"/>
            </w:r>
          </w:hyperlink>
        </w:p>
        <w:p w14:paraId="2EDD7461" w14:textId="38E6131E" w:rsidR="009A3210" w:rsidRDefault="00AC194A">
          <w:pPr>
            <w:pStyle w:val="TOC3"/>
            <w:tabs>
              <w:tab w:val="right" w:leader="dot" w:pos="9016"/>
            </w:tabs>
            <w:rPr>
              <w:noProof/>
              <w:szCs w:val="24"/>
            </w:rPr>
          </w:pPr>
          <w:hyperlink w:anchor="_Toc71223440" w:history="1">
            <w:r w:rsidR="009A3210" w:rsidRPr="002431D6">
              <w:rPr>
                <w:rStyle w:val="a5"/>
                <w:rFonts w:ascii="Calibri" w:hAnsi="Calibri"/>
                <w:noProof/>
              </w:rPr>
              <w:t>Tkinter library (Geeks, 2021)</w:t>
            </w:r>
            <w:r w:rsidR="009A3210">
              <w:rPr>
                <w:noProof/>
                <w:webHidden/>
              </w:rPr>
              <w:tab/>
            </w:r>
            <w:r w:rsidR="009A3210">
              <w:rPr>
                <w:noProof/>
                <w:webHidden/>
              </w:rPr>
              <w:fldChar w:fldCharType="begin"/>
            </w:r>
            <w:r w:rsidR="009A3210">
              <w:rPr>
                <w:noProof/>
                <w:webHidden/>
              </w:rPr>
              <w:instrText xml:space="preserve"> PAGEREF _Toc71223440 \h </w:instrText>
            </w:r>
            <w:r w:rsidR="009A3210">
              <w:rPr>
                <w:noProof/>
                <w:webHidden/>
              </w:rPr>
            </w:r>
            <w:r w:rsidR="009A3210">
              <w:rPr>
                <w:noProof/>
                <w:webHidden/>
              </w:rPr>
              <w:fldChar w:fldCharType="separate"/>
            </w:r>
            <w:r w:rsidR="009A3210">
              <w:rPr>
                <w:noProof/>
                <w:webHidden/>
              </w:rPr>
              <w:t>18</w:t>
            </w:r>
            <w:r w:rsidR="009A3210">
              <w:rPr>
                <w:noProof/>
                <w:webHidden/>
              </w:rPr>
              <w:fldChar w:fldCharType="end"/>
            </w:r>
          </w:hyperlink>
        </w:p>
        <w:p w14:paraId="00C68057" w14:textId="3345F149" w:rsidR="009A3210" w:rsidRDefault="00AC194A">
          <w:pPr>
            <w:pStyle w:val="TOC3"/>
            <w:tabs>
              <w:tab w:val="right" w:leader="dot" w:pos="9016"/>
            </w:tabs>
            <w:rPr>
              <w:noProof/>
              <w:szCs w:val="24"/>
            </w:rPr>
          </w:pPr>
          <w:hyperlink w:anchor="_Toc71223441" w:history="1">
            <w:r w:rsidR="009A3210" w:rsidRPr="002431D6">
              <w:rPr>
                <w:rStyle w:val="a5"/>
                <w:rFonts w:ascii="Calibri" w:hAnsi="Calibri"/>
                <w:noProof/>
              </w:rPr>
              <w:t>UI design</w:t>
            </w:r>
            <w:r w:rsidR="009A3210">
              <w:rPr>
                <w:noProof/>
                <w:webHidden/>
              </w:rPr>
              <w:tab/>
            </w:r>
            <w:r w:rsidR="009A3210">
              <w:rPr>
                <w:noProof/>
                <w:webHidden/>
              </w:rPr>
              <w:fldChar w:fldCharType="begin"/>
            </w:r>
            <w:r w:rsidR="009A3210">
              <w:rPr>
                <w:noProof/>
                <w:webHidden/>
              </w:rPr>
              <w:instrText xml:space="preserve"> PAGEREF _Toc71223441 \h </w:instrText>
            </w:r>
            <w:r w:rsidR="009A3210">
              <w:rPr>
                <w:noProof/>
                <w:webHidden/>
              </w:rPr>
            </w:r>
            <w:r w:rsidR="009A3210">
              <w:rPr>
                <w:noProof/>
                <w:webHidden/>
              </w:rPr>
              <w:fldChar w:fldCharType="separate"/>
            </w:r>
            <w:r w:rsidR="009A3210">
              <w:rPr>
                <w:noProof/>
                <w:webHidden/>
              </w:rPr>
              <w:t>19</w:t>
            </w:r>
            <w:r w:rsidR="009A3210">
              <w:rPr>
                <w:noProof/>
                <w:webHidden/>
              </w:rPr>
              <w:fldChar w:fldCharType="end"/>
            </w:r>
          </w:hyperlink>
        </w:p>
        <w:p w14:paraId="5A362793" w14:textId="24F9677E" w:rsidR="009A3210" w:rsidRDefault="00AC194A">
          <w:pPr>
            <w:pStyle w:val="TOC3"/>
            <w:tabs>
              <w:tab w:val="right" w:leader="dot" w:pos="9016"/>
            </w:tabs>
            <w:rPr>
              <w:noProof/>
              <w:szCs w:val="24"/>
            </w:rPr>
          </w:pPr>
          <w:hyperlink w:anchor="_Toc71223442" w:history="1">
            <w:r w:rsidR="009A3210" w:rsidRPr="002431D6">
              <w:rPr>
                <w:rStyle w:val="a5"/>
                <w:rFonts w:ascii="Calibri" w:hAnsi="Calibri"/>
                <w:noProof/>
              </w:rPr>
              <w:t>Game mode</w:t>
            </w:r>
            <w:r w:rsidR="009A3210">
              <w:rPr>
                <w:noProof/>
                <w:webHidden/>
              </w:rPr>
              <w:tab/>
            </w:r>
            <w:r w:rsidR="009A3210">
              <w:rPr>
                <w:noProof/>
                <w:webHidden/>
              </w:rPr>
              <w:fldChar w:fldCharType="begin"/>
            </w:r>
            <w:r w:rsidR="009A3210">
              <w:rPr>
                <w:noProof/>
                <w:webHidden/>
              </w:rPr>
              <w:instrText xml:space="preserve"> PAGEREF _Toc71223442 \h </w:instrText>
            </w:r>
            <w:r w:rsidR="009A3210">
              <w:rPr>
                <w:noProof/>
                <w:webHidden/>
              </w:rPr>
            </w:r>
            <w:r w:rsidR="009A3210">
              <w:rPr>
                <w:noProof/>
                <w:webHidden/>
              </w:rPr>
              <w:fldChar w:fldCharType="separate"/>
            </w:r>
            <w:r w:rsidR="009A3210">
              <w:rPr>
                <w:noProof/>
                <w:webHidden/>
              </w:rPr>
              <w:t>20</w:t>
            </w:r>
            <w:r w:rsidR="009A3210">
              <w:rPr>
                <w:noProof/>
                <w:webHidden/>
              </w:rPr>
              <w:fldChar w:fldCharType="end"/>
            </w:r>
          </w:hyperlink>
        </w:p>
        <w:p w14:paraId="6A99256B" w14:textId="05B20320" w:rsidR="009A3210" w:rsidRDefault="00AC194A">
          <w:pPr>
            <w:pStyle w:val="TOC3"/>
            <w:tabs>
              <w:tab w:val="right" w:leader="dot" w:pos="9016"/>
            </w:tabs>
            <w:rPr>
              <w:noProof/>
              <w:szCs w:val="24"/>
            </w:rPr>
          </w:pPr>
          <w:hyperlink w:anchor="_Toc71223443" w:history="1">
            <w:r w:rsidR="009A3210" w:rsidRPr="002431D6">
              <w:rPr>
                <w:rStyle w:val="a5"/>
                <w:rFonts w:ascii="Calibri" w:hAnsi="Calibri"/>
                <w:noProof/>
              </w:rPr>
              <w:t>Game rule</w:t>
            </w:r>
            <w:r w:rsidR="009A3210">
              <w:rPr>
                <w:noProof/>
                <w:webHidden/>
              </w:rPr>
              <w:tab/>
            </w:r>
            <w:r w:rsidR="009A3210">
              <w:rPr>
                <w:noProof/>
                <w:webHidden/>
              </w:rPr>
              <w:fldChar w:fldCharType="begin"/>
            </w:r>
            <w:r w:rsidR="009A3210">
              <w:rPr>
                <w:noProof/>
                <w:webHidden/>
              </w:rPr>
              <w:instrText xml:space="preserve"> PAGEREF _Toc71223443 \h </w:instrText>
            </w:r>
            <w:r w:rsidR="009A3210">
              <w:rPr>
                <w:noProof/>
                <w:webHidden/>
              </w:rPr>
            </w:r>
            <w:r w:rsidR="009A3210">
              <w:rPr>
                <w:noProof/>
                <w:webHidden/>
              </w:rPr>
              <w:fldChar w:fldCharType="separate"/>
            </w:r>
            <w:r w:rsidR="009A3210">
              <w:rPr>
                <w:noProof/>
                <w:webHidden/>
              </w:rPr>
              <w:t>20</w:t>
            </w:r>
            <w:r w:rsidR="009A3210">
              <w:rPr>
                <w:noProof/>
                <w:webHidden/>
              </w:rPr>
              <w:fldChar w:fldCharType="end"/>
            </w:r>
          </w:hyperlink>
        </w:p>
        <w:p w14:paraId="103D5836" w14:textId="6AFB4473" w:rsidR="009A3210" w:rsidRDefault="00AC194A">
          <w:pPr>
            <w:pStyle w:val="TOC1"/>
            <w:tabs>
              <w:tab w:val="right" w:leader="dot" w:pos="9016"/>
            </w:tabs>
            <w:rPr>
              <w:noProof/>
              <w:szCs w:val="24"/>
            </w:rPr>
          </w:pPr>
          <w:hyperlink w:anchor="_Toc71223444" w:history="1">
            <w:r w:rsidR="009A3210" w:rsidRPr="002431D6">
              <w:rPr>
                <w:rStyle w:val="a5"/>
                <w:rFonts w:ascii="Calibri" w:hAnsi="Calibri"/>
                <w:noProof/>
              </w:rPr>
              <w:t>6.implementation</w:t>
            </w:r>
            <w:r w:rsidR="009A3210">
              <w:rPr>
                <w:noProof/>
                <w:webHidden/>
              </w:rPr>
              <w:tab/>
            </w:r>
            <w:r w:rsidR="009A3210">
              <w:rPr>
                <w:noProof/>
                <w:webHidden/>
              </w:rPr>
              <w:fldChar w:fldCharType="begin"/>
            </w:r>
            <w:r w:rsidR="009A3210">
              <w:rPr>
                <w:noProof/>
                <w:webHidden/>
              </w:rPr>
              <w:instrText xml:space="preserve"> PAGEREF _Toc71223444 \h </w:instrText>
            </w:r>
            <w:r w:rsidR="009A3210">
              <w:rPr>
                <w:noProof/>
                <w:webHidden/>
              </w:rPr>
            </w:r>
            <w:r w:rsidR="009A3210">
              <w:rPr>
                <w:noProof/>
                <w:webHidden/>
              </w:rPr>
              <w:fldChar w:fldCharType="separate"/>
            </w:r>
            <w:r w:rsidR="009A3210">
              <w:rPr>
                <w:noProof/>
                <w:webHidden/>
              </w:rPr>
              <w:t>23</w:t>
            </w:r>
            <w:r w:rsidR="009A3210">
              <w:rPr>
                <w:noProof/>
                <w:webHidden/>
              </w:rPr>
              <w:fldChar w:fldCharType="end"/>
            </w:r>
          </w:hyperlink>
        </w:p>
        <w:p w14:paraId="1C6DB708" w14:textId="19068A94" w:rsidR="009A3210" w:rsidRDefault="00AC194A">
          <w:pPr>
            <w:pStyle w:val="TOC2"/>
            <w:tabs>
              <w:tab w:val="right" w:leader="dot" w:pos="9016"/>
            </w:tabs>
            <w:rPr>
              <w:noProof/>
              <w:szCs w:val="24"/>
            </w:rPr>
          </w:pPr>
          <w:hyperlink w:anchor="_Toc71223445" w:history="1">
            <w:r w:rsidR="009A3210" w:rsidRPr="002431D6">
              <w:rPr>
                <w:rStyle w:val="a5"/>
                <w:rFonts w:ascii="Calibri" w:hAnsi="Calibri"/>
                <w:noProof/>
              </w:rPr>
              <w:t>Explore the suitable model for data structure</w:t>
            </w:r>
            <w:r w:rsidR="009A3210">
              <w:rPr>
                <w:noProof/>
                <w:webHidden/>
              </w:rPr>
              <w:tab/>
            </w:r>
            <w:r w:rsidR="009A3210">
              <w:rPr>
                <w:noProof/>
                <w:webHidden/>
              </w:rPr>
              <w:fldChar w:fldCharType="begin"/>
            </w:r>
            <w:r w:rsidR="009A3210">
              <w:rPr>
                <w:noProof/>
                <w:webHidden/>
              </w:rPr>
              <w:instrText xml:space="preserve"> PAGEREF _Toc71223445 \h </w:instrText>
            </w:r>
            <w:r w:rsidR="009A3210">
              <w:rPr>
                <w:noProof/>
                <w:webHidden/>
              </w:rPr>
            </w:r>
            <w:r w:rsidR="009A3210">
              <w:rPr>
                <w:noProof/>
                <w:webHidden/>
              </w:rPr>
              <w:fldChar w:fldCharType="separate"/>
            </w:r>
            <w:r w:rsidR="009A3210">
              <w:rPr>
                <w:noProof/>
                <w:webHidden/>
              </w:rPr>
              <w:t>23</w:t>
            </w:r>
            <w:r w:rsidR="009A3210">
              <w:rPr>
                <w:noProof/>
                <w:webHidden/>
              </w:rPr>
              <w:fldChar w:fldCharType="end"/>
            </w:r>
          </w:hyperlink>
        </w:p>
        <w:p w14:paraId="38137636" w14:textId="64BAA93E" w:rsidR="009A3210" w:rsidRDefault="00AC194A">
          <w:pPr>
            <w:pStyle w:val="TOC3"/>
            <w:tabs>
              <w:tab w:val="right" w:leader="dot" w:pos="9016"/>
            </w:tabs>
            <w:rPr>
              <w:noProof/>
              <w:szCs w:val="24"/>
            </w:rPr>
          </w:pPr>
          <w:hyperlink w:anchor="_Toc71223446" w:history="1">
            <w:r w:rsidR="009A3210" w:rsidRPr="002431D6">
              <w:rPr>
                <w:rStyle w:val="a5"/>
                <w:rFonts w:ascii="Calibri" w:hAnsi="Calibri"/>
                <w:noProof/>
              </w:rPr>
              <w:t>The rating implement method change</w:t>
            </w:r>
            <w:r w:rsidR="009A3210">
              <w:rPr>
                <w:noProof/>
                <w:webHidden/>
              </w:rPr>
              <w:tab/>
            </w:r>
            <w:r w:rsidR="009A3210">
              <w:rPr>
                <w:noProof/>
                <w:webHidden/>
              </w:rPr>
              <w:fldChar w:fldCharType="begin"/>
            </w:r>
            <w:r w:rsidR="009A3210">
              <w:rPr>
                <w:noProof/>
                <w:webHidden/>
              </w:rPr>
              <w:instrText xml:space="preserve"> PAGEREF _Toc71223446 \h </w:instrText>
            </w:r>
            <w:r w:rsidR="009A3210">
              <w:rPr>
                <w:noProof/>
                <w:webHidden/>
              </w:rPr>
            </w:r>
            <w:r w:rsidR="009A3210">
              <w:rPr>
                <w:noProof/>
                <w:webHidden/>
              </w:rPr>
              <w:fldChar w:fldCharType="separate"/>
            </w:r>
            <w:r w:rsidR="009A3210">
              <w:rPr>
                <w:noProof/>
                <w:webHidden/>
              </w:rPr>
              <w:t>25</w:t>
            </w:r>
            <w:r w:rsidR="009A3210">
              <w:rPr>
                <w:noProof/>
                <w:webHidden/>
              </w:rPr>
              <w:fldChar w:fldCharType="end"/>
            </w:r>
          </w:hyperlink>
        </w:p>
        <w:p w14:paraId="5DAADA52" w14:textId="42F7C3B0" w:rsidR="009A3210" w:rsidRDefault="00AC194A">
          <w:pPr>
            <w:pStyle w:val="TOC2"/>
            <w:tabs>
              <w:tab w:val="right" w:leader="dot" w:pos="9016"/>
            </w:tabs>
            <w:rPr>
              <w:noProof/>
              <w:szCs w:val="24"/>
            </w:rPr>
          </w:pPr>
          <w:hyperlink w:anchor="_Toc71223447" w:history="1">
            <w:r w:rsidR="009A3210" w:rsidRPr="002431D6">
              <w:rPr>
                <w:rStyle w:val="a5"/>
                <w:rFonts w:ascii="Calibri" w:hAnsi="Calibri"/>
                <w:noProof/>
              </w:rPr>
              <w:t>Fibonacci sequence recursion</w:t>
            </w:r>
            <w:r w:rsidR="009A3210" w:rsidRPr="002431D6">
              <w:rPr>
                <w:rStyle w:val="a5"/>
                <w:rFonts w:ascii="Calibri" w:hAnsi="Calibri"/>
                <w:noProof/>
                <w:kern w:val="44"/>
              </w:rPr>
              <w:t xml:space="preserve"> [4] (Ghose, 2019)</w:t>
            </w:r>
            <w:r w:rsidR="009A3210">
              <w:rPr>
                <w:noProof/>
                <w:webHidden/>
              </w:rPr>
              <w:tab/>
            </w:r>
            <w:r w:rsidR="009A3210">
              <w:rPr>
                <w:noProof/>
                <w:webHidden/>
              </w:rPr>
              <w:fldChar w:fldCharType="begin"/>
            </w:r>
            <w:r w:rsidR="009A3210">
              <w:rPr>
                <w:noProof/>
                <w:webHidden/>
              </w:rPr>
              <w:instrText xml:space="preserve"> PAGEREF _Toc71223447 \h </w:instrText>
            </w:r>
            <w:r w:rsidR="009A3210">
              <w:rPr>
                <w:noProof/>
                <w:webHidden/>
              </w:rPr>
            </w:r>
            <w:r w:rsidR="009A3210">
              <w:rPr>
                <w:noProof/>
                <w:webHidden/>
              </w:rPr>
              <w:fldChar w:fldCharType="separate"/>
            </w:r>
            <w:r w:rsidR="009A3210">
              <w:rPr>
                <w:noProof/>
                <w:webHidden/>
              </w:rPr>
              <w:t>26</w:t>
            </w:r>
            <w:r w:rsidR="009A3210">
              <w:rPr>
                <w:noProof/>
                <w:webHidden/>
              </w:rPr>
              <w:fldChar w:fldCharType="end"/>
            </w:r>
          </w:hyperlink>
        </w:p>
        <w:p w14:paraId="7E865A6C" w14:textId="5CCD221E" w:rsidR="009A3210" w:rsidRDefault="00AC194A">
          <w:pPr>
            <w:pStyle w:val="TOC2"/>
            <w:tabs>
              <w:tab w:val="right" w:leader="dot" w:pos="9016"/>
            </w:tabs>
            <w:rPr>
              <w:noProof/>
              <w:szCs w:val="24"/>
            </w:rPr>
          </w:pPr>
          <w:hyperlink w:anchor="_Toc71223448" w:history="1">
            <w:r w:rsidR="009A3210" w:rsidRPr="002431D6">
              <w:rPr>
                <w:rStyle w:val="a5"/>
                <w:rFonts w:ascii="Calibri" w:hAnsi="Calibri"/>
                <w:noProof/>
              </w:rPr>
              <w:t>Memoization [5] (Koroleva, 2018)</w:t>
            </w:r>
            <w:r w:rsidR="009A3210">
              <w:rPr>
                <w:noProof/>
                <w:webHidden/>
              </w:rPr>
              <w:tab/>
            </w:r>
            <w:r w:rsidR="009A3210">
              <w:rPr>
                <w:noProof/>
                <w:webHidden/>
              </w:rPr>
              <w:fldChar w:fldCharType="begin"/>
            </w:r>
            <w:r w:rsidR="009A3210">
              <w:rPr>
                <w:noProof/>
                <w:webHidden/>
              </w:rPr>
              <w:instrText xml:space="preserve"> PAGEREF _Toc71223448 \h </w:instrText>
            </w:r>
            <w:r w:rsidR="009A3210">
              <w:rPr>
                <w:noProof/>
                <w:webHidden/>
              </w:rPr>
            </w:r>
            <w:r w:rsidR="009A3210">
              <w:rPr>
                <w:noProof/>
                <w:webHidden/>
              </w:rPr>
              <w:fldChar w:fldCharType="separate"/>
            </w:r>
            <w:r w:rsidR="009A3210">
              <w:rPr>
                <w:noProof/>
                <w:webHidden/>
              </w:rPr>
              <w:t>27</w:t>
            </w:r>
            <w:r w:rsidR="009A3210">
              <w:rPr>
                <w:noProof/>
                <w:webHidden/>
              </w:rPr>
              <w:fldChar w:fldCharType="end"/>
            </w:r>
          </w:hyperlink>
        </w:p>
        <w:p w14:paraId="0347CAE3" w14:textId="22D7F9B7" w:rsidR="009A3210" w:rsidRDefault="00AC194A">
          <w:pPr>
            <w:pStyle w:val="TOC3"/>
            <w:tabs>
              <w:tab w:val="right" w:leader="dot" w:pos="9016"/>
            </w:tabs>
            <w:rPr>
              <w:noProof/>
              <w:szCs w:val="24"/>
            </w:rPr>
          </w:pPr>
          <w:hyperlink w:anchor="_Toc71223449" w:history="1">
            <w:r w:rsidR="009A3210" w:rsidRPr="002431D6">
              <w:rPr>
                <w:rStyle w:val="a5"/>
                <w:rFonts w:ascii="Calibri" w:hAnsi="Calibri"/>
                <w:noProof/>
              </w:rPr>
              <w:t>Implementation in simple robot</w:t>
            </w:r>
            <w:r w:rsidR="009A3210">
              <w:rPr>
                <w:noProof/>
                <w:webHidden/>
              </w:rPr>
              <w:tab/>
            </w:r>
            <w:r w:rsidR="009A3210">
              <w:rPr>
                <w:noProof/>
                <w:webHidden/>
              </w:rPr>
              <w:fldChar w:fldCharType="begin"/>
            </w:r>
            <w:r w:rsidR="009A3210">
              <w:rPr>
                <w:noProof/>
                <w:webHidden/>
              </w:rPr>
              <w:instrText xml:space="preserve"> PAGEREF _Toc71223449 \h </w:instrText>
            </w:r>
            <w:r w:rsidR="009A3210">
              <w:rPr>
                <w:noProof/>
                <w:webHidden/>
              </w:rPr>
            </w:r>
            <w:r w:rsidR="009A3210">
              <w:rPr>
                <w:noProof/>
                <w:webHidden/>
              </w:rPr>
              <w:fldChar w:fldCharType="separate"/>
            </w:r>
            <w:r w:rsidR="009A3210">
              <w:rPr>
                <w:noProof/>
                <w:webHidden/>
              </w:rPr>
              <w:t>29</w:t>
            </w:r>
            <w:r w:rsidR="009A3210">
              <w:rPr>
                <w:noProof/>
                <w:webHidden/>
              </w:rPr>
              <w:fldChar w:fldCharType="end"/>
            </w:r>
          </w:hyperlink>
        </w:p>
        <w:p w14:paraId="743F1E6F" w14:textId="1495356C" w:rsidR="009A3210" w:rsidRDefault="00AC194A">
          <w:pPr>
            <w:pStyle w:val="TOC3"/>
            <w:tabs>
              <w:tab w:val="right" w:leader="dot" w:pos="9016"/>
            </w:tabs>
            <w:rPr>
              <w:noProof/>
              <w:szCs w:val="24"/>
            </w:rPr>
          </w:pPr>
          <w:hyperlink w:anchor="_Toc71223450" w:history="1">
            <w:r w:rsidR="009A3210" w:rsidRPr="002431D6">
              <w:rPr>
                <w:rStyle w:val="a5"/>
                <w:rFonts w:ascii="Calibri" w:hAnsi="Calibri"/>
                <w:noProof/>
              </w:rPr>
              <w:t>Implementation issue</w:t>
            </w:r>
            <w:r w:rsidR="009A3210">
              <w:rPr>
                <w:noProof/>
                <w:webHidden/>
              </w:rPr>
              <w:tab/>
            </w:r>
            <w:r w:rsidR="009A3210">
              <w:rPr>
                <w:noProof/>
                <w:webHidden/>
              </w:rPr>
              <w:fldChar w:fldCharType="begin"/>
            </w:r>
            <w:r w:rsidR="009A3210">
              <w:rPr>
                <w:noProof/>
                <w:webHidden/>
              </w:rPr>
              <w:instrText xml:space="preserve"> PAGEREF _Toc71223450 \h </w:instrText>
            </w:r>
            <w:r w:rsidR="009A3210">
              <w:rPr>
                <w:noProof/>
                <w:webHidden/>
              </w:rPr>
            </w:r>
            <w:r w:rsidR="009A3210">
              <w:rPr>
                <w:noProof/>
                <w:webHidden/>
              </w:rPr>
              <w:fldChar w:fldCharType="separate"/>
            </w:r>
            <w:r w:rsidR="009A3210">
              <w:rPr>
                <w:noProof/>
                <w:webHidden/>
              </w:rPr>
              <w:t>29</w:t>
            </w:r>
            <w:r w:rsidR="009A3210">
              <w:rPr>
                <w:noProof/>
                <w:webHidden/>
              </w:rPr>
              <w:fldChar w:fldCharType="end"/>
            </w:r>
          </w:hyperlink>
        </w:p>
        <w:p w14:paraId="347F7C77" w14:textId="0D5B0EFF" w:rsidR="009A3210" w:rsidRDefault="00AC194A">
          <w:pPr>
            <w:pStyle w:val="TOC1"/>
            <w:tabs>
              <w:tab w:val="right" w:leader="dot" w:pos="9016"/>
            </w:tabs>
            <w:rPr>
              <w:noProof/>
              <w:szCs w:val="24"/>
            </w:rPr>
          </w:pPr>
          <w:hyperlink w:anchor="_Toc71223451" w:history="1">
            <w:r w:rsidR="009A3210" w:rsidRPr="002431D6">
              <w:rPr>
                <w:rStyle w:val="a5"/>
                <w:rFonts w:ascii="Calibri" w:hAnsi="Calibri"/>
                <w:noProof/>
              </w:rPr>
              <w:t>7.Testing</w:t>
            </w:r>
            <w:r w:rsidR="009A3210">
              <w:rPr>
                <w:noProof/>
                <w:webHidden/>
              </w:rPr>
              <w:tab/>
            </w:r>
            <w:r w:rsidR="009A3210">
              <w:rPr>
                <w:noProof/>
                <w:webHidden/>
              </w:rPr>
              <w:fldChar w:fldCharType="begin"/>
            </w:r>
            <w:r w:rsidR="009A3210">
              <w:rPr>
                <w:noProof/>
                <w:webHidden/>
              </w:rPr>
              <w:instrText xml:space="preserve"> PAGEREF _Toc71223451 \h </w:instrText>
            </w:r>
            <w:r w:rsidR="009A3210">
              <w:rPr>
                <w:noProof/>
                <w:webHidden/>
              </w:rPr>
            </w:r>
            <w:r w:rsidR="009A3210">
              <w:rPr>
                <w:noProof/>
                <w:webHidden/>
              </w:rPr>
              <w:fldChar w:fldCharType="separate"/>
            </w:r>
            <w:r w:rsidR="009A3210">
              <w:rPr>
                <w:noProof/>
                <w:webHidden/>
              </w:rPr>
              <w:t>31</w:t>
            </w:r>
            <w:r w:rsidR="009A3210">
              <w:rPr>
                <w:noProof/>
                <w:webHidden/>
              </w:rPr>
              <w:fldChar w:fldCharType="end"/>
            </w:r>
          </w:hyperlink>
        </w:p>
        <w:p w14:paraId="19D6C09E" w14:textId="178CA034" w:rsidR="009A3210" w:rsidRDefault="00AC194A">
          <w:pPr>
            <w:pStyle w:val="TOC2"/>
            <w:tabs>
              <w:tab w:val="right" w:leader="dot" w:pos="9016"/>
            </w:tabs>
            <w:rPr>
              <w:noProof/>
              <w:szCs w:val="24"/>
            </w:rPr>
          </w:pPr>
          <w:hyperlink w:anchor="_Toc71223452" w:history="1">
            <w:r w:rsidR="009A3210" w:rsidRPr="002431D6">
              <w:rPr>
                <w:rStyle w:val="a5"/>
                <w:rFonts w:ascii="Calibri" w:hAnsi="Calibri"/>
                <w:noProof/>
              </w:rPr>
              <w:t>Unit test</w:t>
            </w:r>
            <w:r w:rsidR="009A3210">
              <w:rPr>
                <w:noProof/>
                <w:webHidden/>
              </w:rPr>
              <w:tab/>
            </w:r>
            <w:r w:rsidR="009A3210">
              <w:rPr>
                <w:noProof/>
                <w:webHidden/>
              </w:rPr>
              <w:fldChar w:fldCharType="begin"/>
            </w:r>
            <w:r w:rsidR="009A3210">
              <w:rPr>
                <w:noProof/>
                <w:webHidden/>
              </w:rPr>
              <w:instrText xml:space="preserve"> PAGEREF _Toc71223452 \h </w:instrText>
            </w:r>
            <w:r w:rsidR="009A3210">
              <w:rPr>
                <w:noProof/>
                <w:webHidden/>
              </w:rPr>
            </w:r>
            <w:r w:rsidR="009A3210">
              <w:rPr>
                <w:noProof/>
                <w:webHidden/>
              </w:rPr>
              <w:fldChar w:fldCharType="separate"/>
            </w:r>
            <w:r w:rsidR="009A3210">
              <w:rPr>
                <w:noProof/>
                <w:webHidden/>
              </w:rPr>
              <w:t>31</w:t>
            </w:r>
            <w:r w:rsidR="009A3210">
              <w:rPr>
                <w:noProof/>
                <w:webHidden/>
              </w:rPr>
              <w:fldChar w:fldCharType="end"/>
            </w:r>
          </w:hyperlink>
        </w:p>
        <w:p w14:paraId="5EA829A4" w14:textId="15D69C0D" w:rsidR="009A3210" w:rsidRDefault="00AC194A">
          <w:pPr>
            <w:pStyle w:val="TOC2"/>
            <w:tabs>
              <w:tab w:val="right" w:leader="dot" w:pos="9016"/>
            </w:tabs>
            <w:rPr>
              <w:noProof/>
              <w:szCs w:val="24"/>
            </w:rPr>
          </w:pPr>
          <w:hyperlink w:anchor="_Toc71223453" w:history="1">
            <w:r w:rsidR="009A3210" w:rsidRPr="002431D6">
              <w:rPr>
                <w:rStyle w:val="a5"/>
                <w:rFonts w:ascii="Calibri" w:hAnsi="Calibri"/>
                <w:noProof/>
              </w:rPr>
              <w:t>Integration test</w:t>
            </w:r>
            <w:r w:rsidR="009A3210">
              <w:rPr>
                <w:noProof/>
                <w:webHidden/>
              </w:rPr>
              <w:tab/>
            </w:r>
            <w:r w:rsidR="009A3210">
              <w:rPr>
                <w:noProof/>
                <w:webHidden/>
              </w:rPr>
              <w:fldChar w:fldCharType="begin"/>
            </w:r>
            <w:r w:rsidR="009A3210">
              <w:rPr>
                <w:noProof/>
                <w:webHidden/>
              </w:rPr>
              <w:instrText xml:space="preserve"> PAGEREF _Toc71223453 \h </w:instrText>
            </w:r>
            <w:r w:rsidR="009A3210">
              <w:rPr>
                <w:noProof/>
                <w:webHidden/>
              </w:rPr>
            </w:r>
            <w:r w:rsidR="009A3210">
              <w:rPr>
                <w:noProof/>
                <w:webHidden/>
              </w:rPr>
              <w:fldChar w:fldCharType="separate"/>
            </w:r>
            <w:r w:rsidR="009A3210">
              <w:rPr>
                <w:noProof/>
                <w:webHidden/>
              </w:rPr>
              <w:t>32</w:t>
            </w:r>
            <w:r w:rsidR="009A3210">
              <w:rPr>
                <w:noProof/>
                <w:webHidden/>
              </w:rPr>
              <w:fldChar w:fldCharType="end"/>
            </w:r>
          </w:hyperlink>
        </w:p>
        <w:p w14:paraId="745253EA" w14:textId="62C35208" w:rsidR="009A3210" w:rsidRDefault="00AC194A">
          <w:pPr>
            <w:pStyle w:val="TOC2"/>
            <w:tabs>
              <w:tab w:val="right" w:leader="dot" w:pos="9016"/>
            </w:tabs>
            <w:rPr>
              <w:noProof/>
              <w:szCs w:val="24"/>
            </w:rPr>
          </w:pPr>
          <w:hyperlink w:anchor="_Toc71223454" w:history="1">
            <w:r w:rsidR="009A3210" w:rsidRPr="002431D6">
              <w:rPr>
                <w:rStyle w:val="a5"/>
                <w:rFonts w:ascii="Calibri" w:hAnsi="Calibri"/>
                <w:noProof/>
              </w:rPr>
              <w:t>System test</w:t>
            </w:r>
            <w:r w:rsidR="009A3210">
              <w:rPr>
                <w:noProof/>
                <w:webHidden/>
              </w:rPr>
              <w:tab/>
            </w:r>
            <w:r w:rsidR="009A3210">
              <w:rPr>
                <w:noProof/>
                <w:webHidden/>
              </w:rPr>
              <w:fldChar w:fldCharType="begin"/>
            </w:r>
            <w:r w:rsidR="009A3210">
              <w:rPr>
                <w:noProof/>
                <w:webHidden/>
              </w:rPr>
              <w:instrText xml:space="preserve"> PAGEREF _Toc71223454 \h </w:instrText>
            </w:r>
            <w:r w:rsidR="009A3210">
              <w:rPr>
                <w:noProof/>
                <w:webHidden/>
              </w:rPr>
            </w:r>
            <w:r w:rsidR="009A3210">
              <w:rPr>
                <w:noProof/>
                <w:webHidden/>
              </w:rPr>
              <w:fldChar w:fldCharType="separate"/>
            </w:r>
            <w:r w:rsidR="009A3210">
              <w:rPr>
                <w:noProof/>
                <w:webHidden/>
              </w:rPr>
              <w:t>32</w:t>
            </w:r>
            <w:r w:rsidR="009A3210">
              <w:rPr>
                <w:noProof/>
                <w:webHidden/>
              </w:rPr>
              <w:fldChar w:fldCharType="end"/>
            </w:r>
          </w:hyperlink>
        </w:p>
        <w:p w14:paraId="156A21F6" w14:textId="7B5BA7F6" w:rsidR="009A3210" w:rsidRDefault="00AC194A">
          <w:pPr>
            <w:pStyle w:val="TOC1"/>
            <w:tabs>
              <w:tab w:val="right" w:leader="dot" w:pos="9016"/>
            </w:tabs>
            <w:rPr>
              <w:noProof/>
              <w:szCs w:val="24"/>
            </w:rPr>
          </w:pPr>
          <w:hyperlink w:anchor="_Toc71223455" w:history="1">
            <w:r w:rsidR="009A3210" w:rsidRPr="002431D6">
              <w:rPr>
                <w:rStyle w:val="a5"/>
                <w:rFonts w:ascii="Calibri" w:hAnsi="Calibri"/>
                <w:noProof/>
              </w:rPr>
              <w:t>8.Evaluation</w:t>
            </w:r>
            <w:r w:rsidR="009A3210">
              <w:rPr>
                <w:noProof/>
                <w:webHidden/>
              </w:rPr>
              <w:tab/>
            </w:r>
            <w:r w:rsidR="009A3210">
              <w:rPr>
                <w:noProof/>
                <w:webHidden/>
              </w:rPr>
              <w:fldChar w:fldCharType="begin"/>
            </w:r>
            <w:r w:rsidR="009A3210">
              <w:rPr>
                <w:noProof/>
                <w:webHidden/>
              </w:rPr>
              <w:instrText xml:space="preserve"> PAGEREF _Toc71223455 \h </w:instrText>
            </w:r>
            <w:r w:rsidR="009A3210">
              <w:rPr>
                <w:noProof/>
                <w:webHidden/>
              </w:rPr>
            </w:r>
            <w:r w:rsidR="009A3210">
              <w:rPr>
                <w:noProof/>
                <w:webHidden/>
              </w:rPr>
              <w:fldChar w:fldCharType="separate"/>
            </w:r>
            <w:r w:rsidR="009A3210">
              <w:rPr>
                <w:noProof/>
                <w:webHidden/>
              </w:rPr>
              <w:t>33</w:t>
            </w:r>
            <w:r w:rsidR="009A3210">
              <w:rPr>
                <w:noProof/>
                <w:webHidden/>
              </w:rPr>
              <w:fldChar w:fldCharType="end"/>
            </w:r>
          </w:hyperlink>
        </w:p>
        <w:p w14:paraId="23A587DA" w14:textId="07C9F418" w:rsidR="009A3210" w:rsidRDefault="00AC194A">
          <w:pPr>
            <w:pStyle w:val="TOC1"/>
            <w:tabs>
              <w:tab w:val="right" w:leader="dot" w:pos="9016"/>
            </w:tabs>
            <w:rPr>
              <w:noProof/>
              <w:szCs w:val="24"/>
            </w:rPr>
          </w:pPr>
          <w:hyperlink w:anchor="_Toc71223456" w:history="1">
            <w:r w:rsidR="009A3210" w:rsidRPr="002431D6">
              <w:rPr>
                <w:rStyle w:val="a5"/>
                <w:rFonts w:ascii="Calibri" w:hAnsi="Calibri"/>
                <w:noProof/>
              </w:rPr>
              <w:t>9.Conclusion</w:t>
            </w:r>
            <w:r w:rsidR="009A3210">
              <w:rPr>
                <w:noProof/>
                <w:webHidden/>
              </w:rPr>
              <w:tab/>
            </w:r>
            <w:r w:rsidR="009A3210">
              <w:rPr>
                <w:noProof/>
                <w:webHidden/>
              </w:rPr>
              <w:fldChar w:fldCharType="begin"/>
            </w:r>
            <w:r w:rsidR="009A3210">
              <w:rPr>
                <w:noProof/>
                <w:webHidden/>
              </w:rPr>
              <w:instrText xml:space="preserve"> PAGEREF _Toc71223456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2059737D" w14:textId="3AFB8DFE" w:rsidR="009A3210" w:rsidRDefault="00AC194A">
          <w:pPr>
            <w:pStyle w:val="TOC2"/>
            <w:tabs>
              <w:tab w:val="right" w:leader="dot" w:pos="9016"/>
            </w:tabs>
            <w:rPr>
              <w:noProof/>
              <w:szCs w:val="24"/>
            </w:rPr>
          </w:pPr>
          <w:hyperlink w:anchor="_Toc71223457" w:history="1">
            <w:r w:rsidR="009A3210" w:rsidRPr="002431D6">
              <w:rPr>
                <w:rStyle w:val="a5"/>
                <w:rFonts w:ascii="Calibri" w:hAnsi="Calibri"/>
                <w:noProof/>
              </w:rPr>
              <w:t>Compare with existing work</w:t>
            </w:r>
            <w:r w:rsidR="009A3210">
              <w:rPr>
                <w:noProof/>
                <w:webHidden/>
              </w:rPr>
              <w:tab/>
            </w:r>
            <w:r w:rsidR="009A3210">
              <w:rPr>
                <w:noProof/>
                <w:webHidden/>
              </w:rPr>
              <w:fldChar w:fldCharType="begin"/>
            </w:r>
            <w:r w:rsidR="009A3210">
              <w:rPr>
                <w:noProof/>
                <w:webHidden/>
              </w:rPr>
              <w:instrText xml:space="preserve"> PAGEREF _Toc71223457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22B04C37" w14:textId="3E976E4C" w:rsidR="009A3210" w:rsidRDefault="00AC194A">
          <w:pPr>
            <w:pStyle w:val="TOC3"/>
            <w:tabs>
              <w:tab w:val="right" w:leader="dot" w:pos="9016"/>
            </w:tabs>
            <w:rPr>
              <w:noProof/>
              <w:szCs w:val="24"/>
            </w:rPr>
          </w:pPr>
          <w:hyperlink w:anchor="_Toc71223458" w:history="1">
            <w:r w:rsidR="009A3210" w:rsidRPr="002431D6">
              <w:rPr>
                <w:rStyle w:val="a5"/>
                <w:rFonts w:ascii="Calibri" w:hAnsi="Calibri"/>
                <w:noProof/>
              </w:rPr>
              <w:t>Limitation</w:t>
            </w:r>
            <w:r w:rsidR="009A3210">
              <w:rPr>
                <w:noProof/>
                <w:webHidden/>
              </w:rPr>
              <w:tab/>
            </w:r>
            <w:r w:rsidR="009A3210">
              <w:rPr>
                <w:noProof/>
                <w:webHidden/>
              </w:rPr>
              <w:fldChar w:fldCharType="begin"/>
            </w:r>
            <w:r w:rsidR="009A3210">
              <w:rPr>
                <w:noProof/>
                <w:webHidden/>
              </w:rPr>
              <w:instrText xml:space="preserve"> PAGEREF _Toc71223458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6068B099" w14:textId="283F19B5" w:rsidR="009A3210" w:rsidRDefault="00AC194A">
          <w:pPr>
            <w:pStyle w:val="TOC3"/>
            <w:tabs>
              <w:tab w:val="right" w:leader="dot" w:pos="9016"/>
            </w:tabs>
            <w:rPr>
              <w:noProof/>
              <w:szCs w:val="24"/>
            </w:rPr>
          </w:pPr>
          <w:hyperlink w:anchor="_Toc71223459" w:history="1">
            <w:r w:rsidR="009A3210" w:rsidRPr="002431D6">
              <w:rPr>
                <w:rStyle w:val="a5"/>
                <w:rFonts w:ascii="Calibri" w:hAnsi="Calibri"/>
                <w:noProof/>
              </w:rPr>
              <w:t>Pros</w:t>
            </w:r>
            <w:r w:rsidR="009A3210">
              <w:rPr>
                <w:noProof/>
                <w:webHidden/>
              </w:rPr>
              <w:tab/>
            </w:r>
            <w:r w:rsidR="009A3210">
              <w:rPr>
                <w:noProof/>
                <w:webHidden/>
              </w:rPr>
              <w:fldChar w:fldCharType="begin"/>
            </w:r>
            <w:r w:rsidR="009A3210">
              <w:rPr>
                <w:noProof/>
                <w:webHidden/>
              </w:rPr>
              <w:instrText xml:space="preserve"> PAGEREF _Toc71223459 \h </w:instrText>
            </w:r>
            <w:r w:rsidR="009A3210">
              <w:rPr>
                <w:noProof/>
                <w:webHidden/>
              </w:rPr>
            </w:r>
            <w:r w:rsidR="009A3210">
              <w:rPr>
                <w:noProof/>
                <w:webHidden/>
              </w:rPr>
              <w:fldChar w:fldCharType="separate"/>
            </w:r>
            <w:r w:rsidR="009A3210">
              <w:rPr>
                <w:noProof/>
                <w:webHidden/>
              </w:rPr>
              <w:t>36</w:t>
            </w:r>
            <w:r w:rsidR="009A3210">
              <w:rPr>
                <w:noProof/>
                <w:webHidden/>
              </w:rPr>
              <w:fldChar w:fldCharType="end"/>
            </w:r>
          </w:hyperlink>
        </w:p>
        <w:p w14:paraId="2B4BB686" w14:textId="7B5DD973" w:rsidR="009A3210" w:rsidRDefault="00AC194A">
          <w:pPr>
            <w:pStyle w:val="TOC2"/>
            <w:tabs>
              <w:tab w:val="right" w:leader="dot" w:pos="9016"/>
            </w:tabs>
            <w:rPr>
              <w:noProof/>
              <w:szCs w:val="24"/>
            </w:rPr>
          </w:pPr>
          <w:hyperlink w:anchor="_Toc71223460" w:history="1">
            <w:r w:rsidR="009A3210" w:rsidRPr="002431D6">
              <w:rPr>
                <w:rStyle w:val="a5"/>
                <w:rFonts w:ascii="Calibri" w:hAnsi="Calibri"/>
                <w:noProof/>
              </w:rPr>
              <w:t>Future work</w:t>
            </w:r>
            <w:r w:rsidR="009A3210">
              <w:rPr>
                <w:noProof/>
                <w:webHidden/>
              </w:rPr>
              <w:tab/>
            </w:r>
            <w:r w:rsidR="009A3210">
              <w:rPr>
                <w:noProof/>
                <w:webHidden/>
              </w:rPr>
              <w:fldChar w:fldCharType="begin"/>
            </w:r>
            <w:r w:rsidR="009A3210">
              <w:rPr>
                <w:noProof/>
                <w:webHidden/>
              </w:rPr>
              <w:instrText xml:space="preserve"> PAGEREF _Toc71223460 \h </w:instrText>
            </w:r>
            <w:r w:rsidR="009A3210">
              <w:rPr>
                <w:noProof/>
                <w:webHidden/>
              </w:rPr>
            </w:r>
            <w:r w:rsidR="009A3210">
              <w:rPr>
                <w:noProof/>
                <w:webHidden/>
              </w:rPr>
              <w:fldChar w:fldCharType="separate"/>
            </w:r>
            <w:r w:rsidR="009A3210">
              <w:rPr>
                <w:noProof/>
                <w:webHidden/>
              </w:rPr>
              <w:t>36</w:t>
            </w:r>
            <w:r w:rsidR="009A3210">
              <w:rPr>
                <w:noProof/>
                <w:webHidden/>
              </w:rPr>
              <w:fldChar w:fldCharType="end"/>
            </w:r>
          </w:hyperlink>
        </w:p>
        <w:p w14:paraId="12A5FD76" w14:textId="23F77575" w:rsidR="009A3210" w:rsidRDefault="00AC194A">
          <w:pPr>
            <w:pStyle w:val="TOC1"/>
            <w:tabs>
              <w:tab w:val="right" w:leader="dot" w:pos="9016"/>
            </w:tabs>
            <w:rPr>
              <w:noProof/>
              <w:szCs w:val="24"/>
            </w:rPr>
          </w:pPr>
          <w:hyperlink w:anchor="_Toc71223461" w:history="1">
            <w:r w:rsidR="009A3210" w:rsidRPr="002431D6">
              <w:rPr>
                <w:rStyle w:val="a5"/>
                <w:rFonts w:ascii="Calibri" w:hAnsi="Calibri"/>
                <w:noProof/>
              </w:rPr>
              <w:t>10.appendix</w:t>
            </w:r>
            <w:r w:rsidR="009A3210">
              <w:rPr>
                <w:noProof/>
                <w:webHidden/>
              </w:rPr>
              <w:tab/>
            </w:r>
            <w:r w:rsidR="009A3210">
              <w:rPr>
                <w:noProof/>
                <w:webHidden/>
              </w:rPr>
              <w:fldChar w:fldCharType="begin"/>
            </w:r>
            <w:r w:rsidR="009A3210">
              <w:rPr>
                <w:noProof/>
                <w:webHidden/>
              </w:rPr>
              <w:instrText xml:space="preserve"> PAGEREF _Toc71223461 \h </w:instrText>
            </w:r>
            <w:r w:rsidR="009A3210">
              <w:rPr>
                <w:noProof/>
                <w:webHidden/>
              </w:rPr>
            </w:r>
            <w:r w:rsidR="009A3210">
              <w:rPr>
                <w:noProof/>
                <w:webHidden/>
              </w:rPr>
              <w:fldChar w:fldCharType="separate"/>
            </w:r>
            <w:r w:rsidR="009A3210">
              <w:rPr>
                <w:noProof/>
                <w:webHidden/>
              </w:rPr>
              <w:t>38</w:t>
            </w:r>
            <w:r w:rsidR="009A3210">
              <w:rPr>
                <w:noProof/>
                <w:webHidden/>
              </w:rPr>
              <w:fldChar w:fldCharType="end"/>
            </w:r>
          </w:hyperlink>
        </w:p>
        <w:p w14:paraId="04F955FD" w14:textId="1BBFEB1A" w:rsidR="009A3210" w:rsidRDefault="00AC194A">
          <w:pPr>
            <w:pStyle w:val="TOC1"/>
            <w:tabs>
              <w:tab w:val="right" w:leader="dot" w:pos="9016"/>
            </w:tabs>
            <w:rPr>
              <w:noProof/>
              <w:szCs w:val="24"/>
            </w:rPr>
          </w:pPr>
          <w:hyperlink w:anchor="_Toc71223462" w:history="1">
            <w:r w:rsidR="009A3210" w:rsidRPr="002431D6">
              <w:rPr>
                <w:rStyle w:val="a5"/>
                <w:rFonts w:ascii="Calibri" w:hAnsi="Calibri"/>
                <w:noProof/>
              </w:rPr>
              <w:t>Reference</w:t>
            </w:r>
            <w:r w:rsidR="009A3210">
              <w:rPr>
                <w:noProof/>
                <w:webHidden/>
              </w:rPr>
              <w:tab/>
            </w:r>
            <w:r w:rsidR="009A3210">
              <w:rPr>
                <w:noProof/>
                <w:webHidden/>
              </w:rPr>
              <w:fldChar w:fldCharType="begin"/>
            </w:r>
            <w:r w:rsidR="009A3210">
              <w:rPr>
                <w:noProof/>
                <w:webHidden/>
              </w:rPr>
              <w:instrText xml:space="preserve"> PAGEREF _Toc71223462 \h </w:instrText>
            </w:r>
            <w:r w:rsidR="009A3210">
              <w:rPr>
                <w:noProof/>
                <w:webHidden/>
              </w:rPr>
            </w:r>
            <w:r w:rsidR="009A3210">
              <w:rPr>
                <w:noProof/>
                <w:webHidden/>
              </w:rPr>
              <w:fldChar w:fldCharType="separate"/>
            </w:r>
            <w:r w:rsidR="009A3210">
              <w:rPr>
                <w:noProof/>
                <w:webHidden/>
              </w:rPr>
              <w:t>38</w:t>
            </w:r>
            <w:r w:rsidR="009A3210">
              <w:rPr>
                <w:noProof/>
                <w:webHidden/>
              </w:rPr>
              <w:fldChar w:fldCharType="end"/>
            </w:r>
          </w:hyperlink>
        </w:p>
        <w:p w14:paraId="6C646E46" w14:textId="1D827702" w:rsidR="009A3210" w:rsidRDefault="00AC194A">
          <w:pPr>
            <w:pStyle w:val="TOC1"/>
            <w:tabs>
              <w:tab w:val="right" w:leader="dot" w:pos="9016"/>
            </w:tabs>
            <w:rPr>
              <w:noProof/>
              <w:szCs w:val="24"/>
            </w:rPr>
          </w:pPr>
          <w:hyperlink w:anchor="_Toc71223463" w:history="1">
            <w:r w:rsidR="009A3210" w:rsidRPr="002431D6">
              <w:rPr>
                <w:rStyle w:val="a5"/>
                <w:noProof/>
              </w:rPr>
              <w:t>Data Source</w:t>
            </w:r>
            <w:r w:rsidR="009A3210">
              <w:rPr>
                <w:noProof/>
                <w:webHidden/>
              </w:rPr>
              <w:tab/>
            </w:r>
            <w:r w:rsidR="009A3210">
              <w:rPr>
                <w:noProof/>
                <w:webHidden/>
              </w:rPr>
              <w:fldChar w:fldCharType="begin"/>
            </w:r>
            <w:r w:rsidR="009A3210">
              <w:rPr>
                <w:noProof/>
                <w:webHidden/>
              </w:rPr>
              <w:instrText xml:space="preserve"> PAGEREF _Toc71223463 \h </w:instrText>
            </w:r>
            <w:r w:rsidR="009A3210">
              <w:rPr>
                <w:noProof/>
                <w:webHidden/>
              </w:rPr>
            </w:r>
            <w:r w:rsidR="009A3210">
              <w:rPr>
                <w:noProof/>
                <w:webHidden/>
              </w:rPr>
              <w:fldChar w:fldCharType="separate"/>
            </w:r>
            <w:r w:rsidR="009A3210">
              <w:rPr>
                <w:noProof/>
                <w:webHidden/>
              </w:rPr>
              <w:t>39</w:t>
            </w:r>
            <w:r w:rsidR="009A3210">
              <w:rPr>
                <w:noProof/>
                <w:webHidden/>
              </w:rPr>
              <w:fldChar w:fldCharType="end"/>
            </w:r>
          </w:hyperlink>
        </w:p>
        <w:p w14:paraId="6FAB9B3A" w14:textId="63BD0BC4"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5E24C5E3" w:rsidR="0072450C" w:rsidRPr="00667A3B" w:rsidRDefault="008B31D6" w:rsidP="00201F02">
      <w:pPr>
        <w:pStyle w:val="1"/>
        <w:rPr>
          <w:rFonts w:ascii="Calibri" w:hAnsi="Calibri"/>
        </w:rPr>
      </w:pPr>
      <w:bookmarkStart w:id="1" w:name="_Toc71223419"/>
      <w:r w:rsidRPr="00211D8D">
        <w:t xml:space="preserve">1 </w:t>
      </w:r>
      <w:r w:rsidR="009A3210">
        <w:rPr>
          <w:rFonts w:ascii="Calibri" w:hAnsi="Calibri"/>
        </w:rPr>
        <w:t>I</w:t>
      </w:r>
      <w:del w:id="2" w:author="Bolin Zhu" w:date="2021-05-06T14:29:00Z">
        <w:r w:rsidRPr="00667A3B" w:rsidDel="009A3210">
          <w:rPr>
            <w:rFonts w:ascii="Calibri" w:hAnsi="Calibri"/>
          </w:rPr>
          <w:delText>i</w:delText>
        </w:r>
      </w:del>
      <w:r w:rsidRPr="00667A3B">
        <w:rPr>
          <w:rFonts w:ascii="Calibri" w:hAnsi="Calibri"/>
        </w:rPr>
        <w:t>ntroduction</w:t>
      </w:r>
      <w:bookmarkEnd w:id="1"/>
    </w:p>
    <w:p w14:paraId="5710868A" w14:textId="2522A830"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A57EB6" w:rsidRPr="00A57EB6">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0C180D65"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is to quantifying chemistry value between players by applying the chemistry value in a card game</w:t>
      </w:r>
      <w:r w:rsidRPr="00211D8D">
        <w:rPr>
          <w:rFonts w:ascii="Calibri" w:hAnsi="Calibri"/>
          <w:szCs w:val="21"/>
        </w:rPr>
        <w:t xml:space="preserve"> based on the fantasy league </w:t>
      </w:r>
      <w:commentRangeStart w:id="3"/>
      <w:r w:rsidRPr="00211D8D">
        <w:rPr>
          <w:rFonts w:ascii="Calibri" w:hAnsi="Calibri"/>
          <w:szCs w:val="21"/>
        </w:rPr>
        <w:t>model</w:t>
      </w:r>
      <w:commentRangeEnd w:id="3"/>
      <w:r w:rsidR="0013672A">
        <w:rPr>
          <w:rStyle w:val="a9"/>
        </w:rPr>
        <w:commentReference w:id="3"/>
      </w:r>
      <w:r w:rsidRPr="00211D8D">
        <w:rPr>
          <w:rFonts w:ascii="Calibri" w:hAnsi="Calibri"/>
          <w:szCs w:val="21"/>
        </w:rPr>
        <w:t>.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78C4AB09"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(Unknow, 2019)</w:t>
          </w:r>
          <w:r w:rsidR="002237A2" w:rsidRPr="00211D8D">
            <w:rPr>
              <w:rFonts w:ascii="Calibri" w:hAnsi="Calibri"/>
              <w:szCs w:val="21"/>
            </w:rPr>
            <w:fldChar w:fldCharType="end"/>
          </w:r>
        </w:sdtContent>
      </w:sdt>
    </w:p>
    <w:p w14:paraId="695B3C2D" w14:textId="5E428F3D"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 xml:space="preserve">they will use the team chemistry as an </w:t>
      </w:r>
      <w:commentRangeStart w:id="4"/>
      <w:commentRangeStart w:id="5"/>
      <w:r w:rsidR="00A35934" w:rsidRPr="00211D8D">
        <w:rPr>
          <w:rFonts w:ascii="Calibri" w:hAnsi="Calibri"/>
          <w:szCs w:val="21"/>
        </w:rPr>
        <w:t>excuse</w:t>
      </w:r>
      <w:commentRangeEnd w:id="4"/>
      <w:r w:rsidR="00710C6A">
        <w:rPr>
          <w:rStyle w:val="a9"/>
        </w:rPr>
        <w:commentReference w:id="4"/>
      </w:r>
      <w:commentRangeEnd w:id="5"/>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A57EB6">
            <w:rPr>
              <w:rFonts w:ascii="Calibri" w:hAnsi="Calibri"/>
              <w:szCs w:val="21"/>
            </w:rPr>
            <w:fldChar w:fldCharType="end"/>
          </w:r>
        </w:sdtContent>
      </w:sdt>
      <w:r w:rsidR="009A3210">
        <w:rPr>
          <w:rStyle w:val="a9"/>
        </w:rPr>
        <w:commentReference w:id="5"/>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126B4C9C"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del w:id="6" w:author="Warrick Roseboom" w:date="2021-05-05T04:26:00Z">
        <w:r w:rsidRPr="00211D8D" w:rsidDel="001339CF">
          <w:rPr>
            <w:rFonts w:ascii="Calibri" w:hAnsi="Calibri"/>
            <w:szCs w:val="21"/>
          </w:rPr>
          <w:delText>s</w:delText>
        </w:r>
      </w:del>
      <w:r w:rsidRPr="00211D8D">
        <w:rPr>
          <w:rFonts w:ascii="Calibri" w:hAnsi="Calibri"/>
          <w:szCs w:val="21"/>
        </w:rPr>
        <w:t>,</w:t>
      </w:r>
      <w:ins w:id="7" w:author="Warrick Roseboom" w:date="2021-05-05T04:26:00Z">
        <w:r w:rsidR="001339CF">
          <w:rPr>
            <w:rFonts w:ascii="Calibri" w:hAnsi="Calibri"/>
            <w:szCs w:val="21"/>
          </w:rPr>
          <w:t xml:space="preserve"> i</w:t>
        </w:r>
      </w:ins>
      <w:del w:id="8" w:author="Warrick Roseboom" w:date="2021-05-05T04:26:00Z">
        <w:r w:rsidR="003145FB" w:rsidRPr="00211D8D" w:rsidDel="001339CF">
          <w:rPr>
            <w:rFonts w:ascii="Calibri" w:hAnsi="Calibri"/>
            <w:szCs w:val="21"/>
          </w:rPr>
          <w:delText>I</w:delText>
        </w:r>
      </w:del>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(Khan, 2013)</w:t>
          </w:r>
          <w:r w:rsidR="00A57EB6">
            <w:rPr>
              <w:rFonts w:ascii="Calibri" w:hAnsi="Calibri"/>
              <w:szCs w:val="21"/>
            </w:rPr>
            <w:fldChar w:fldCharType="end"/>
          </w:r>
        </w:sdtContent>
      </w:sdt>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523112BB"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commentRangeStart w:id="9"/>
      <w:commentRangeStart w:id="10"/>
      <w:r w:rsidR="00912BE0" w:rsidRPr="00211D8D">
        <w:rPr>
          <w:rFonts w:ascii="Calibri" w:hAnsi="Calibri"/>
          <w:szCs w:val="21"/>
        </w:rPr>
        <w:t>R-values</w:t>
      </w:r>
      <w:commentRangeEnd w:id="9"/>
      <w:r w:rsidR="00F40C11">
        <w:rPr>
          <w:rStyle w:val="a9"/>
        </w:rPr>
        <w:commentReference w:id="9"/>
      </w:r>
      <w:commentRangeEnd w:id="10"/>
      <w:r w:rsidR="009A3210">
        <w:rPr>
          <w:rStyle w:val="a9"/>
        </w:rPr>
        <w:commentReference w:id="10"/>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66670C9B"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11" w:name="_Toc71223420"/>
      <w:r w:rsidRPr="00211D8D">
        <w:rPr>
          <w:rFonts w:ascii="Calibri" w:hAnsi="Calibri"/>
        </w:rPr>
        <w:lastRenderedPageBreak/>
        <w:t>2.</w:t>
      </w:r>
      <w:r w:rsidR="009A3210">
        <w:rPr>
          <w:rFonts w:ascii="Calibri" w:hAnsi="Calibri"/>
        </w:rPr>
        <w:t>B</w:t>
      </w:r>
      <w:r w:rsidRPr="00211D8D">
        <w:rPr>
          <w:rFonts w:ascii="Calibri" w:hAnsi="Calibri"/>
        </w:rPr>
        <w:t xml:space="preserve">ackground </w:t>
      </w:r>
      <w:commentRangeStart w:id="12"/>
      <w:commentRangeStart w:id="13"/>
      <w:r w:rsidRPr="00211D8D">
        <w:rPr>
          <w:rFonts w:ascii="Calibri" w:hAnsi="Calibri"/>
        </w:rPr>
        <w:t>research</w:t>
      </w:r>
      <w:commentRangeEnd w:id="12"/>
      <w:r w:rsidR="000A4B0F">
        <w:rPr>
          <w:rStyle w:val="a9"/>
          <w:b w:val="0"/>
          <w:bCs w:val="0"/>
          <w:kern w:val="2"/>
        </w:rPr>
        <w:commentReference w:id="12"/>
      </w:r>
      <w:commentRangeEnd w:id="13"/>
      <w:r w:rsidR="009A3210">
        <w:rPr>
          <w:rStyle w:val="a9"/>
          <w:b w:val="0"/>
          <w:bCs w:val="0"/>
          <w:kern w:val="2"/>
        </w:rPr>
        <w:commentReference w:id="13"/>
      </w:r>
      <w:bookmarkEnd w:id="11"/>
    </w:p>
    <w:p w14:paraId="4ABC31D2" w14:textId="74337D1A" w:rsidR="009A3210" w:rsidRPr="009A3210" w:rsidRDefault="009A3210" w:rsidP="009A3210">
      <w:r>
        <w:t>This section will introduce other similar card games include Top Trumps, NBA Fantasy and Yahoo Fantasy Basketball, and how they calculate their player’s score. After this, the report will introduce some data relative to the rating system which this project will use..</w:t>
      </w:r>
    </w:p>
    <w:p w14:paraId="27E3063D" w14:textId="3520B285" w:rsidR="00E7747B" w:rsidRPr="00211D8D" w:rsidRDefault="00E7747B" w:rsidP="00E7747B">
      <w:pPr>
        <w:pStyle w:val="2"/>
        <w:rPr>
          <w:rFonts w:ascii="Calibri" w:hAnsi="Calibri"/>
        </w:rPr>
      </w:pPr>
      <w:bookmarkStart w:id="14" w:name="_Toc71223421"/>
      <w:r w:rsidRPr="00211D8D">
        <w:rPr>
          <w:rFonts w:ascii="Calibri" w:hAnsi="Calibri"/>
        </w:rPr>
        <w:t>Top Trumps: NBA All Stars</w:t>
      </w:r>
      <w:bookmarkEnd w:id="14"/>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finish </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rFonts w:ascii="Calibri" w:hAnsi="Calibri"/>
        </w:rPr>
      </w:pPr>
      <w:bookmarkStart w:id="15" w:name="_Toc71223422"/>
      <w:r w:rsidRPr="00211D8D">
        <w:rPr>
          <w:rFonts w:ascii="Calibri" w:hAnsi="Calibri"/>
        </w:rPr>
        <w:t>Fantasy basketball league</w:t>
      </w:r>
      <w:bookmarkEnd w:id="15"/>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3"/>
        <w:rPr>
          <w:rFonts w:ascii="Calibri" w:hAnsi="Calibri"/>
        </w:rPr>
      </w:pPr>
      <w:bookmarkStart w:id="16" w:name="_Toc71223423"/>
      <w:commentRangeStart w:id="17"/>
      <w:r w:rsidRPr="00211D8D">
        <w:rPr>
          <w:rFonts w:ascii="Calibri" w:hAnsi="Calibri"/>
        </w:rPr>
        <w:lastRenderedPageBreak/>
        <w:t>NBA Fantasy</w:t>
      </w:r>
      <w:commentRangeEnd w:id="17"/>
      <w:r w:rsidR="00D94669">
        <w:rPr>
          <w:rStyle w:val="a9"/>
          <w:b w:val="0"/>
          <w:bCs w:val="0"/>
        </w:rPr>
        <w:commentReference w:id="17"/>
      </w:r>
      <w:bookmarkEnd w:id="16"/>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rFonts w:ascii="Calibri" w:hAnsi="Calibri"/>
        </w:rPr>
      </w:pPr>
      <w:r w:rsidRPr="00211D8D">
        <w:rPr>
          <w:rFonts w:ascii="Calibri" w:hAnsi="Calibri"/>
        </w:rPr>
        <w:t>Turnovers: -1 points</w:t>
      </w:r>
    </w:p>
    <w:p w14:paraId="7877D82A" w14:textId="330AC8F7" w:rsidR="00DA6612" w:rsidRPr="00211D8D" w:rsidRDefault="00DA6612" w:rsidP="00201F02">
      <w:pPr>
        <w:pStyle w:val="3"/>
        <w:rPr>
          <w:rFonts w:ascii="Calibri" w:hAnsi="Calibri"/>
        </w:rPr>
      </w:pPr>
      <w:bookmarkStart w:id="18" w:name="_Toc71223424"/>
      <w:r w:rsidRPr="00211D8D">
        <w:rPr>
          <w:rFonts w:ascii="Calibri" w:hAnsi="Calibri"/>
        </w:rPr>
        <w:t>Yahoo Fantasy basketball</w:t>
      </w:r>
      <w:bookmarkEnd w:id="18"/>
    </w:p>
    <w:p w14:paraId="369F0845" w14:textId="77777777" w:rsidR="005662C0" w:rsidRPr="00211D8D" w:rsidRDefault="005662C0" w:rsidP="005662C0">
      <w:pPr>
        <w:rPr>
          <w:rFonts w:ascii="Calibri" w:hAnsi="Calibri"/>
        </w:rPr>
      </w:pPr>
      <w:r w:rsidRPr="00211D8D">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19" w:name="_Toc71223425"/>
      <w:r w:rsidRPr="00211D8D">
        <w:rPr>
          <w:rFonts w:ascii="Calibri" w:hAnsi="Calibri"/>
        </w:rPr>
        <w:t>The team Elo rating system</w:t>
      </w:r>
      <w:bookmarkEnd w:id="19"/>
    </w:p>
    <w:p w14:paraId="38006AB3" w14:textId="793505B8" w:rsidR="00B243D7" w:rsidRPr="00211D8D" w:rsidRDefault="00B243D7" w:rsidP="005E221B">
      <w:pPr>
        <w:jc w:val="left"/>
        <w:rPr>
          <w:rFonts w:ascii="Calibri" w:hAnsi="Calibri"/>
          <w:szCs w:val="21"/>
        </w:rPr>
      </w:pPr>
      <w:r w:rsidRPr="00211D8D">
        <w:rPr>
          <w:rFonts w:ascii="Calibri" w:hAnsi="Calibri"/>
          <w:szCs w:val="21"/>
        </w:rPr>
        <w:t>Elo</w:t>
      </w:r>
      <w:ins w:id="20" w:author="Warrick Roseboom" w:date="2021-05-05T04:31:00Z">
        <w:r w:rsidR="00D94669">
          <w:rPr>
            <w:rFonts w:ascii="Calibri" w:hAnsi="Calibri"/>
            <w:szCs w:val="21"/>
          </w:rPr>
          <w:t xml:space="preserve"> is</w:t>
        </w:r>
      </w:ins>
      <w:del w:id="21" w:author="Warrick Roseboom" w:date="2021-05-05T04:31:00Z">
        <w:r w:rsidRPr="00211D8D" w:rsidDel="00D94669">
          <w:rPr>
            <w:rFonts w:ascii="Calibri" w:hAnsi="Calibri"/>
            <w:szCs w:val="21"/>
          </w:rPr>
          <w:delText>s</w:delText>
        </w:r>
      </w:del>
      <w:r w:rsidRPr="00211D8D">
        <w:rPr>
          <w:rFonts w:ascii="Calibri" w:hAnsi="Calibri"/>
          <w:szCs w:val="21"/>
        </w:rPr>
        <w:t xml:space="preserve"> a simple measure of 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2"/>
        <w:rPr>
          <w:rFonts w:ascii="Calibri" w:hAnsi="Calibri"/>
          <w:bdr w:val="none" w:sz="0" w:space="0" w:color="auto" w:frame="1"/>
          <w:shd w:val="clear" w:color="auto" w:fill="FFFFFF"/>
        </w:rPr>
      </w:pPr>
      <w:bookmarkStart w:id="22" w:name="_Toc71223426"/>
      <w:r w:rsidRPr="00211D8D">
        <w:rPr>
          <w:rFonts w:ascii="Calibri" w:hAnsi="Calibri"/>
          <w:bdr w:val="none" w:sz="0" w:space="0" w:color="auto" w:frame="1"/>
          <w:shd w:val="clear" w:color="auto" w:fill="FFFFFF"/>
        </w:rPr>
        <w:t>The formula of Elo rating system</w:t>
      </w:r>
      <w:bookmarkEnd w:id="22"/>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commentRangeStart w:id="23"/>
      <w:commentRangeStart w:id="24"/>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P(A&gt;B)=σ(RA−RB)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E(w=A)=P(B&gt;A)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is stand for their rating.</w:t>
      </w:r>
      <w:commentRangeEnd w:id="23"/>
      <w:r w:rsidR="001B0B53">
        <w:rPr>
          <w:rStyle w:val="a9"/>
        </w:rPr>
        <w:commentReference w:id="23"/>
      </w:r>
      <w:commentRangeEnd w:id="24"/>
      <w:r w:rsidR="009A3210">
        <w:rPr>
          <w:rStyle w:val="a9"/>
        </w:rPr>
        <w:commentReference w:id="24"/>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A1B1FE7"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25" w:name="_Toc71223427"/>
      <w:r w:rsidRPr="00211D8D">
        <w:rPr>
          <w:rFonts w:ascii="Calibri" w:hAnsi="Calibri"/>
        </w:rPr>
        <w:t>Per(Player Efficiency Rating)</w:t>
      </w:r>
      <w:bookmarkEnd w:id="25"/>
    </w:p>
    <w:p w14:paraId="57900383" w14:textId="248DA79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A57EB6" w:rsidRPr="00A57EB6">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2E4FB9E1"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2632B12B"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due to the PER ,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defense </w:t>
      </w:r>
      <w:commentRangeStart w:id="26"/>
      <w:commentRangeStart w:id="27"/>
      <w:r w:rsidRPr="00211D8D">
        <w:rPr>
          <w:rFonts w:ascii="Calibri" w:eastAsia="宋体" w:hAnsi="Calibri" w:cs="宋体"/>
          <w:kern w:val="0"/>
          <w:szCs w:val="21"/>
        </w:rPr>
        <w:t>part</w:t>
      </w:r>
      <w:commentRangeEnd w:id="26"/>
      <w:r w:rsidR="002E5961">
        <w:rPr>
          <w:rStyle w:val="a9"/>
        </w:rPr>
        <w:commentReference w:id="26"/>
      </w:r>
      <w:commentRangeEnd w:id="27"/>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A57EB6">
            <w:rPr>
              <w:rFonts w:ascii="Calibri" w:eastAsia="宋体" w:hAnsi="Calibri" w:cs="宋体"/>
              <w:noProof/>
              <w:kern w:val="0"/>
              <w:szCs w:val="21"/>
            </w:rPr>
            <w:t xml:space="preserve"> </w:t>
          </w:r>
          <w:r w:rsidR="00A57EB6" w:rsidRPr="00A57EB6">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009A3210">
        <w:rPr>
          <w:rStyle w:val="a9"/>
        </w:rPr>
        <w:commentReference w:id="27"/>
      </w:r>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5E96BE99" w14:textId="50D6A2BE" w:rsidR="0098106B" w:rsidRPr="00211D8D" w:rsidRDefault="0098106B" w:rsidP="00E7747B">
      <w:pPr>
        <w:pStyle w:val="1"/>
        <w:rPr>
          <w:rFonts w:ascii="Calibri" w:hAnsi="Calibri"/>
        </w:rPr>
      </w:pPr>
      <w:bookmarkStart w:id="28" w:name="_Toc71223428"/>
      <w:r w:rsidRPr="00211D8D">
        <w:rPr>
          <w:rFonts w:ascii="Calibri" w:hAnsi="Calibri"/>
        </w:rPr>
        <w:t>3.</w:t>
      </w:r>
      <w:r w:rsidR="009A3210">
        <w:rPr>
          <w:rFonts w:ascii="Calibri" w:hAnsi="Calibri"/>
        </w:rPr>
        <w:t>P</w:t>
      </w:r>
      <w:r w:rsidRPr="00211D8D">
        <w:rPr>
          <w:rFonts w:ascii="Calibri" w:hAnsi="Calibri"/>
        </w:rPr>
        <w:t>rofessional considerations</w:t>
      </w:r>
      <w:bookmarkEnd w:id="28"/>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6AB736F8"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1.1 have due regard for public health, privacy, security and wellbeing of others and the environment; </w:t>
      </w:r>
    </w:p>
    <w:p w14:paraId="76D539B5"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211D8D" w:rsidRDefault="00BF46D9" w:rsidP="005E221B">
      <w:pPr>
        <w:pStyle w:val="ae"/>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game , there will have fewer obligation for the third part.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48E28BFD" w:rsidR="00304F22" w:rsidRPr="00304F22" w:rsidRDefault="00304F22" w:rsidP="005E221B">
      <w:pPr>
        <w:pStyle w:val="ae"/>
        <w:rPr>
          <w:rFonts w:ascii="Calibri" w:hAnsi="Calibri"/>
          <w:sz w:val="21"/>
          <w:szCs w:val="21"/>
        </w:rPr>
      </w:pPr>
      <w:r w:rsidRPr="00304F22">
        <w:rPr>
          <w:rFonts w:ascii="Calibri" w:hAnsi="Calibri"/>
          <w:sz w:val="21"/>
          <w:szCs w:val="21"/>
        </w:rPr>
        <w:t>I will show my biggest respect to the feedback I received and if there are any alternative viewpoint or any criticisms, I will considered and to accept if reasonable</w:t>
      </w:r>
    </w:p>
    <w:p w14:paraId="582C91E1" w14:textId="77777777"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63073016"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ae"/>
        <w:rPr>
          <w:rFonts w:ascii="Calibri" w:hAnsi="Calibri"/>
          <w:sz w:val="21"/>
          <w:szCs w:val="21"/>
        </w:rPr>
      </w:pPr>
      <w:commentRangeStart w:id="29"/>
      <w:r w:rsidRPr="00211D8D">
        <w:rPr>
          <w:rFonts w:ascii="Calibri" w:hAnsi="Calibri"/>
          <w:sz w:val="21"/>
          <w:szCs w:val="21"/>
        </w:rPr>
        <w:t>This project is a specific type of game, so it is necessary to consider the ethical approval in order to make sure it will not damage social healthy</w:t>
      </w:r>
      <w:commentRangeEnd w:id="29"/>
      <w:r w:rsidR="0082178C">
        <w:rPr>
          <w:rStyle w:val="a9"/>
          <w:rFonts w:asciiTheme="minorHAnsi" w:eastAsiaTheme="minorEastAsia" w:hAnsiTheme="minorHAnsi" w:cstheme="minorBidi"/>
          <w:kern w:val="2"/>
        </w:rPr>
        <w:commentReference w:id="29"/>
      </w:r>
      <w:r w:rsidRPr="00211D8D">
        <w:rPr>
          <w:rFonts w:ascii="Calibri" w:hAnsi="Calibri"/>
          <w:sz w:val="21"/>
          <w:szCs w:val="21"/>
        </w:rPr>
        <w:t>.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w:t>
      </w:r>
      <w:r w:rsidR="00582AAC">
        <w:rPr>
          <w:rFonts w:ascii="Calibri" w:hAnsi="Calibri" w:hint="eastAsia"/>
          <w:sz w:val="21"/>
          <w:szCs w:val="21"/>
        </w:rPr>
        <w:t xml:space="preserve"> </w:t>
      </w:r>
      <w:r w:rsidRPr="00211D8D">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1"/>
      </w:pPr>
      <w:bookmarkStart w:id="30" w:name="_Toc71223429"/>
      <w:r w:rsidRPr="00211D8D">
        <w:lastRenderedPageBreak/>
        <w:t>4.</w:t>
      </w:r>
      <w:r w:rsidR="009A3210">
        <w:t>R</w:t>
      </w:r>
      <w:r w:rsidRPr="00211D8D">
        <w:t>equirement analysis</w:t>
      </w:r>
      <w:bookmarkEnd w:id="30"/>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an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31" w:name="_Toc71223430"/>
      <w:r w:rsidRPr="00211D8D">
        <w:rPr>
          <w:rFonts w:ascii="Calibri" w:hAnsi="Calibri"/>
        </w:rPr>
        <w:t>Functional requirements</w:t>
      </w:r>
      <w:bookmarkEnd w:id="31"/>
    </w:p>
    <w:p w14:paraId="0F9F3AB4" w14:textId="023968B9" w:rsidR="008D4DD2" w:rsidRPr="00211D8D" w:rsidRDefault="008D4DD2" w:rsidP="005E221B">
      <w:pPr>
        <w:jc w:val="left"/>
        <w:rPr>
          <w:rFonts w:ascii="Calibri" w:hAnsi="Calibri"/>
          <w:szCs w:val="21"/>
        </w:rPr>
      </w:pPr>
      <w:r w:rsidRPr="00211D8D">
        <w:rPr>
          <w:rFonts w:ascii="Calibri" w:hAnsi="Calibri"/>
          <w:szCs w:val="21"/>
        </w:rPr>
        <w:t xml:space="preserve">Here are the List for </w:t>
      </w:r>
      <w:commentRangeStart w:id="32"/>
      <w:commentRangeStart w:id="33"/>
      <w:r w:rsidRPr="00211D8D">
        <w:rPr>
          <w:rFonts w:ascii="Calibri" w:hAnsi="Calibri"/>
          <w:szCs w:val="21"/>
        </w:rPr>
        <w:t>Functional requirements:</w:t>
      </w:r>
      <w:commentRangeEnd w:id="32"/>
      <w:r w:rsidR="00756D0C">
        <w:rPr>
          <w:rStyle w:val="a9"/>
        </w:rPr>
        <w:commentReference w:id="32"/>
      </w:r>
      <w:commentRangeEnd w:id="33"/>
      <w:r w:rsidR="009A3210">
        <w:rPr>
          <w:rStyle w:val="a9"/>
        </w:rPr>
        <w:commentReference w:id="33"/>
      </w:r>
    </w:p>
    <w:p w14:paraId="6B29536A" w14:textId="158399FE"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6A3EB343"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provide 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020ED65F"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6A6DF5A4" w14:textId="0D3C93DD"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will rating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total cost and the rest of the cost after they chose a NBA player </w:t>
      </w:r>
    </w:p>
    <w:p w14:paraId="7CBB493C" w14:textId="66F7A666" w:rsidR="00512140" w:rsidRPr="00CE5677"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34" w:name="_Toc71223431"/>
      <w:r w:rsidRPr="00211D8D">
        <w:rPr>
          <w:rFonts w:ascii="Calibri" w:hAnsi="Calibri"/>
        </w:rPr>
        <w:t>Non-functional requirements</w:t>
      </w:r>
      <w:bookmarkEnd w:id="34"/>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B3A2DD1" w14:textId="5113E8AA" w:rsidR="00304F22" w:rsidRDefault="00512140" w:rsidP="00304F22">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a6"/>
        <w:numPr>
          <w:ilvl w:val="0"/>
          <w:numId w:val="3"/>
        </w:numPr>
        <w:ind w:firstLineChars="0"/>
        <w:jc w:val="left"/>
        <w:rPr>
          <w:rFonts w:ascii="Calibri" w:hAnsi="Calibri"/>
          <w:szCs w:val="21"/>
        </w:rPr>
      </w:pPr>
      <w:r>
        <w:rPr>
          <w:rFonts w:ascii="Calibri" w:hAnsi="Calibri"/>
          <w:szCs w:val="21"/>
        </w:rPr>
        <w:t>The data should be reliable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607C91B6"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compatible on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35" w:name="_Toc71223432"/>
      <w:r w:rsidRPr="00211D8D">
        <w:rPr>
          <w:rFonts w:ascii="Calibri" w:hAnsi="Calibri"/>
        </w:rPr>
        <w:lastRenderedPageBreak/>
        <w:t>5.</w:t>
      </w:r>
      <w:r w:rsidR="009A3210">
        <w:rPr>
          <w:rFonts w:ascii="Calibri" w:hAnsi="Calibri"/>
        </w:rPr>
        <w:t>S</w:t>
      </w:r>
      <w:r w:rsidRPr="00211D8D">
        <w:rPr>
          <w:rFonts w:ascii="Calibri" w:hAnsi="Calibri"/>
        </w:rPr>
        <w:t>ystem design</w:t>
      </w:r>
      <w:bookmarkEnd w:id="35"/>
    </w:p>
    <w:p w14:paraId="6CF087C3" w14:textId="1EFBBA69" w:rsidR="000A0266" w:rsidRPr="00211D8D" w:rsidRDefault="00A47622" w:rsidP="00FF4CB8">
      <w:pPr>
        <w:pStyle w:val="2"/>
        <w:rPr>
          <w:rFonts w:ascii="Calibri" w:hAnsi="Calibri"/>
        </w:rPr>
      </w:pPr>
      <w:bookmarkStart w:id="36" w:name="_Toc71223433"/>
      <w:r w:rsidRPr="00211D8D">
        <w:rPr>
          <w:rFonts w:ascii="Calibri" w:hAnsi="Calibri"/>
        </w:rPr>
        <w:t>5.1 learning objectives</w:t>
      </w:r>
      <w:bookmarkEnd w:id="36"/>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37" w:name="_Toc71223434"/>
      <w:r w:rsidRPr="00211D8D">
        <w:rPr>
          <w:rFonts w:ascii="Calibri" w:hAnsi="Calibri"/>
        </w:rPr>
        <w:t>Modules</w:t>
      </w:r>
      <w:bookmarkEnd w:id="37"/>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3"/>
      </w:pPr>
      <w:bookmarkStart w:id="38" w:name="_Toc71223435"/>
      <w:r w:rsidRPr="00211D8D">
        <w:t>Data Selection</w:t>
      </w:r>
      <w:bookmarkEnd w:id="38"/>
    </w:p>
    <w:p w14:paraId="132AB0A8" w14:textId="74C53196"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w:t>
      </w:r>
      <w:commentRangeStart w:id="39"/>
      <w:commentRangeStart w:id="40"/>
      <w:r>
        <w:rPr>
          <w:rFonts w:ascii="Calibri" w:hAnsi="Calibri"/>
        </w:rPr>
        <w:t>2k rating</w:t>
      </w:r>
      <w:commentRangeEnd w:id="39"/>
      <w:r w:rsidR="00CE1203">
        <w:rPr>
          <w:rStyle w:val="a9"/>
        </w:rPr>
        <w:commentReference w:id="39"/>
      </w:r>
      <w:commentRangeEnd w:id="40"/>
      <w:r w:rsidR="009A3210">
        <w:rPr>
          <w:rStyle w:val="a9"/>
        </w:rPr>
        <w:commentReference w:id="40"/>
      </w:r>
      <w:r w:rsidR="009A3210">
        <w:rPr>
          <w:rFonts w:ascii="Calibri" w:hAnsi="Calibri"/>
        </w:rPr>
        <w:t>, which is the website of providing players data in 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3"/>
        <w:rPr>
          <w:rFonts w:ascii="Calibri" w:hAnsi="Calibri"/>
        </w:rPr>
      </w:pPr>
      <w:bookmarkStart w:id="41" w:name="_Toc71223436"/>
      <w:r w:rsidRPr="00211D8D">
        <w:rPr>
          <w:rFonts w:ascii="Calibri" w:hAnsi="Calibri"/>
        </w:rPr>
        <w:t>Modelling team chemistry</w:t>
      </w:r>
      <w:bookmarkEnd w:id="41"/>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42" w:name="_Toc71223437"/>
      <w:r w:rsidRPr="00211D8D">
        <w:rPr>
          <w:rFonts w:ascii="Calibri" w:hAnsi="Calibri"/>
        </w:rPr>
        <w:t xml:space="preserve">The function </w:t>
      </w:r>
      <w:r w:rsidR="00DD7EEF" w:rsidRPr="00211D8D">
        <w:rPr>
          <w:rFonts w:ascii="Calibri" w:hAnsi="Calibri"/>
        </w:rPr>
        <w:t>to calculate the strength of groups of players</w:t>
      </w:r>
      <w:bookmarkEnd w:id="42"/>
    </w:p>
    <w:p w14:paraId="23079A2D" w14:textId="0C031883" w:rsidR="00291FE6" w:rsidRDefault="00291FE6" w:rsidP="005E221B">
      <w:pPr>
        <w:jc w:val="left"/>
        <w:rPr>
          <w:rFonts w:ascii="Calibri" w:hAnsi="Calibri"/>
          <w:szCs w:val="21"/>
        </w:rPr>
      </w:pPr>
      <w:r w:rsidRPr="00211D8D">
        <w:rPr>
          <w:rFonts w:ascii="Calibri" w:hAnsi="Calibri"/>
          <w:szCs w:val="21"/>
        </w:rPr>
        <w:t>The function to calculate the strength of groups of players is attempt to use the pure recursion, which is mentioned in the</w:t>
      </w:r>
      <w:r w:rsidR="009A3210">
        <w:rPr>
          <w:rFonts w:ascii="Calibri" w:hAnsi="Calibri"/>
          <w:szCs w:val="21"/>
        </w:rPr>
        <w:t xml:space="preserve"> implementation session.</w:t>
      </w:r>
      <w:r w:rsidRPr="00211D8D">
        <w:rPr>
          <w:rFonts w:ascii="Calibri" w:hAnsi="Calibri"/>
          <w:szCs w:val="21"/>
        </w:rPr>
        <w:t xml:space="preserve"> We can draw on </w:t>
      </w:r>
      <w:commentRangeStart w:id="43"/>
      <w:commentRangeStart w:id="44"/>
      <w:r w:rsidRPr="00211D8D">
        <w:rPr>
          <w:rFonts w:ascii="Calibri" w:hAnsi="Calibri"/>
          <w:szCs w:val="21"/>
        </w:rPr>
        <w:t xml:space="preserve">fib recursion </w:t>
      </w:r>
      <w:commentRangeEnd w:id="43"/>
      <w:r w:rsidR="001B0B53">
        <w:rPr>
          <w:rStyle w:val="a9"/>
        </w:rPr>
        <w:commentReference w:id="43"/>
      </w:r>
      <w:commentRangeEnd w:id="44"/>
      <w:r w:rsidR="009A3210">
        <w:rPr>
          <w:rStyle w:val="a9"/>
        </w:rPr>
        <w:commentReference w:id="44"/>
      </w:r>
      <w:r w:rsidRPr="00211D8D">
        <w:rPr>
          <w:rFonts w:ascii="Calibri" w:hAnsi="Calibri"/>
          <w:szCs w:val="21"/>
        </w:rPr>
        <w:t>to design our strength function.</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w:t>
      </w:r>
      <w:r w:rsidRPr="00211D8D">
        <w:rPr>
          <w:rFonts w:ascii="Calibri" w:hAnsi="Calibri"/>
          <w:szCs w:val="21"/>
        </w:rPr>
        <w:lastRenderedPageBreak/>
        <w:t xml:space="preserve">player and t is the player which is a number of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4C9FB59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set, and Strength(T) means the Strength of each subset of the group. </w:t>
      </w:r>
      <w:r w:rsidRPr="00211D8D">
        <w:rPr>
          <w:rFonts w:ascii="Calibri" w:hAnsi="Calibri"/>
          <w:szCs w:val="21"/>
        </w:rPr>
        <w:t xml:space="preserve"> </w:t>
      </w:r>
      <w:r w:rsidR="00201F02">
        <w:rPr>
          <w:rFonts w:ascii="Calibri" w:hAnsi="Calibri"/>
          <w:szCs w:val="21"/>
        </w:rPr>
        <w:t>T</w:t>
      </w:r>
      <w:r w:rsidRPr="00211D8D">
        <w:rPr>
          <w:rFonts w:ascii="Calibri" w:hAnsi="Calibri"/>
          <w:szCs w:val="21"/>
        </w:rPr>
        <w:t xml:space="preserve">he recursion will consider and go through the powerset of the groups of player.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45" w:name="_Toc7122343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45"/>
    </w:p>
    <w:p w14:paraId="7A610586" w14:textId="4E1F46E2"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the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9">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B19DF43" w:rsidR="000F6FE7" w:rsidRPr="009C42C7" w:rsidRDefault="009C42C7" w:rsidP="009C42C7">
      <w:pPr>
        <w:pStyle w:val="a6"/>
        <w:numPr>
          <w:ilvl w:val="0"/>
          <w:numId w:val="13"/>
        </w:numPr>
        <w:ind w:firstLineChars="0"/>
        <w:jc w:val="left"/>
        <w:rPr>
          <w:rFonts w:ascii="Calibri" w:hAnsi="Calibri"/>
          <w:szCs w:val="21"/>
        </w:rPr>
      </w:pPr>
      <w:r>
        <w:rPr>
          <w:rFonts w:ascii="Calibri" w:hAnsi="Calibri"/>
          <w:szCs w:val="21"/>
        </w:rPr>
        <w:t xml:space="preserve">the graph show the </w:t>
      </w:r>
      <w:r w:rsidR="000F6FE7" w:rsidRPr="009C42C7">
        <w:rPr>
          <w:rFonts w:ascii="Calibri" w:hAnsi="Calibri"/>
          <w:szCs w:val="21"/>
        </w:rPr>
        <w:t>team Elo histogram</w:t>
      </w:r>
      <w:r>
        <w:rPr>
          <w:rFonts w:ascii="Calibri" w:hAnsi="Calibri"/>
          <w:szCs w:val="21"/>
        </w:rPr>
        <w:t>(the team selected as data)</w:t>
      </w:r>
    </w:p>
    <w:p w14:paraId="687551B0" w14:textId="20EF2D23"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0">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6F6DC6EE"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are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 like a normal distribution This suggests that we can use the normal distribution to</w:t>
      </w:r>
    </w:p>
    <w:p w14:paraId="0393B5EF" w14:textId="3129A951"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A57EB6">
            <w:rPr>
              <w:rFonts w:ascii="Calibri" w:hAnsi="Calibri" w:cs="Arial"/>
              <w:noProof/>
              <w:color w:val="000000"/>
              <w:shd w:val="clear" w:color="auto" w:fill="FFFFFF"/>
            </w:rPr>
            <w:t xml:space="preserve"> </w:t>
          </w:r>
          <w:r w:rsidR="00A57EB6" w:rsidRPr="00A57EB6">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8888D35" w:rsidR="00C76199" w:rsidRDefault="00C76199" w:rsidP="005E221B">
      <w:pPr>
        <w:jc w:val="left"/>
        <w:rPr>
          <w:rFonts w:ascii="Calibri" w:hAnsi="Calibri"/>
          <w:szCs w:val="21"/>
        </w:rPr>
      </w:pPr>
      <w:r>
        <w:rPr>
          <w:rFonts w:ascii="Calibri" w:hAnsi="Calibri"/>
          <w:szCs w:val="21"/>
        </w:rPr>
        <w:t xml:space="preserve">In the first step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46" w:name="_Toc71223439"/>
      <w:r w:rsidRPr="00211D8D">
        <w:rPr>
          <w:rFonts w:ascii="Calibri" w:hAnsi="Calibri"/>
        </w:rPr>
        <w:lastRenderedPageBreak/>
        <w:t>Data memo function</w:t>
      </w:r>
      <w:bookmarkEnd w:id="46"/>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77B24C5C" w:rsidR="00161EDE" w:rsidRPr="00211D8D" w:rsidRDefault="00161EDE" w:rsidP="00FF4CB8">
      <w:pPr>
        <w:pStyle w:val="3"/>
        <w:rPr>
          <w:rFonts w:ascii="Calibri" w:hAnsi="Calibri"/>
        </w:rPr>
      </w:pPr>
      <w:bookmarkStart w:id="47" w:name="_Toc7122344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A57EB6" w:rsidRPr="00A57EB6">
            <w:rPr>
              <w:rFonts w:ascii="Calibri" w:hAnsi="Calibri"/>
              <w:noProof/>
            </w:rPr>
            <w:t>(Geeks, 2021)</w:t>
          </w:r>
          <w:r w:rsidR="002237A2" w:rsidRPr="00211D8D">
            <w:rPr>
              <w:rFonts w:ascii="Calibri" w:hAnsi="Calibri"/>
            </w:rPr>
            <w:fldChar w:fldCharType="end"/>
          </w:r>
        </w:sdtContent>
      </w:sdt>
      <w:bookmarkEnd w:id="47"/>
    </w:p>
    <w:p w14:paraId="1C0FE685" w14:textId="2351BF96"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3"/>
        <w:rPr>
          <w:rFonts w:ascii="Calibri" w:hAnsi="Calibri"/>
        </w:rPr>
      </w:pPr>
      <w:bookmarkStart w:id="48" w:name="_Toc71223441"/>
      <w:r w:rsidRPr="00211D8D">
        <w:rPr>
          <w:rFonts w:ascii="Calibri" w:hAnsi="Calibri"/>
        </w:rPr>
        <w:lastRenderedPageBreak/>
        <w:t>UI design</w:t>
      </w:r>
      <w:bookmarkEnd w:id="48"/>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3677A5D"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49" w:name="_Toc71223442"/>
      <w:r w:rsidRPr="00211D8D">
        <w:rPr>
          <w:rFonts w:ascii="Calibri" w:hAnsi="Calibri"/>
        </w:rPr>
        <w:t>Game mode</w:t>
      </w:r>
      <w:bookmarkEnd w:id="49"/>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50" w:name="_Toc71223443"/>
      <w:r w:rsidRPr="00211D8D">
        <w:rPr>
          <w:rFonts w:ascii="Calibri" w:hAnsi="Calibri"/>
        </w:rPr>
        <w:t>Game rule</w:t>
      </w:r>
      <w:bookmarkEnd w:id="50"/>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51" w:name="_Toc71223444"/>
      <w:r w:rsidRPr="00211D8D">
        <w:rPr>
          <w:rFonts w:ascii="Calibri" w:hAnsi="Calibri"/>
        </w:rPr>
        <w:lastRenderedPageBreak/>
        <w:t>6.implementation</w:t>
      </w:r>
      <w:bookmarkEnd w:id="51"/>
    </w:p>
    <w:p w14:paraId="4B0C0D5F" w14:textId="64C38BFF" w:rsidR="001A0275" w:rsidRPr="00211D8D" w:rsidRDefault="001A0275" w:rsidP="00FF4CB8">
      <w:pPr>
        <w:pStyle w:val="2"/>
        <w:rPr>
          <w:rFonts w:ascii="Calibri" w:hAnsi="Calibri"/>
        </w:rPr>
      </w:pPr>
      <w:bookmarkStart w:id="52" w:name="_Toc71223445"/>
      <w:r w:rsidRPr="00211D8D">
        <w:rPr>
          <w:rFonts w:ascii="Calibri" w:hAnsi="Calibri"/>
        </w:rPr>
        <w:t>Explore the suitable model for data structure</w:t>
      </w:r>
      <w:bookmarkEnd w:id="52"/>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-adjacency matrix graph show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201F02">
      <w:pPr>
        <w:widowControl/>
        <w:jc w:val="center"/>
        <w:rPr>
          <w:rFonts w:ascii="Calibri" w:hAnsi="Calibri"/>
          <w:szCs w:val="21"/>
        </w:rPr>
      </w:pPr>
      <w:r w:rsidRPr="00211D8D">
        <w:rPr>
          <w:rFonts w:ascii="Calibri" w:hAnsi="Calibri"/>
          <w:szCs w:val="21"/>
        </w:rPr>
        <w:t>-adjacency matrix graph show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53" w:name="_Toc71223446"/>
      <w:r w:rsidRPr="00211D8D">
        <w:rPr>
          <w:rFonts w:ascii="Calibri" w:hAnsi="Calibri"/>
        </w:rPr>
        <w:t>The rating implement method change</w:t>
      </w:r>
      <w:bookmarkEnd w:id="53"/>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58F78C43" w:rsidR="00291FE6" w:rsidRDefault="00291FE6" w:rsidP="00065ABD">
      <w:pPr>
        <w:rPr>
          <w:rFonts w:ascii="Calibri" w:hAnsi="Calibri"/>
          <w:szCs w:val="21"/>
        </w:rPr>
      </w:pPr>
      <w:r w:rsidRPr="00211D8D">
        <w:rPr>
          <w:rFonts w:ascii="Calibri" w:hAnsi="Calibri"/>
          <w:szCs w:val="21"/>
        </w:rPr>
        <w:t>Here is the function of Strength method.</w:t>
      </w:r>
    </w:p>
    <w:p w14:paraId="2BCCD862" w14:textId="705B1681" w:rsidR="00201F02" w:rsidRPr="00211D8D" w:rsidRDefault="00201F02" w:rsidP="00065ABD">
      <w:pPr>
        <w:rPr>
          <w:rFonts w:ascii="Calibri" w:hAnsi="Calibri"/>
          <w:szCs w:val="21"/>
        </w:rPr>
      </w:pPr>
      <w:r>
        <w:rPr>
          <w:rFonts w:ascii="Calibri" w:hAnsi="Calibri"/>
          <w:szCs w:val="21"/>
        </w:rPr>
        <w:t>Strength(s) means the total rating of the group, and Strength(T) means the rating of subset in the group.</w:t>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197770D" w:rsidR="001F567B" w:rsidRPr="00211D8D" w:rsidRDefault="001F567B" w:rsidP="001F567B">
      <w:pPr>
        <w:pStyle w:val="2"/>
        <w:rPr>
          <w:rFonts w:ascii="Calibri" w:hAnsi="Calibri"/>
          <w:kern w:val="44"/>
        </w:rPr>
      </w:pPr>
      <w:bookmarkStart w:id="54" w:name="_Toc71223447"/>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A57EB6" w:rsidRPr="00A57EB6">
            <w:rPr>
              <w:rFonts w:ascii="Calibri" w:hAnsi="Calibri"/>
              <w:noProof/>
              <w:kern w:val="44"/>
            </w:rPr>
            <w:t>(Ghose, 2019)</w:t>
          </w:r>
          <w:r w:rsidR="002237A2" w:rsidRPr="00211D8D">
            <w:rPr>
              <w:rFonts w:ascii="Calibri" w:hAnsi="Calibri"/>
              <w:kern w:val="44"/>
            </w:rPr>
            <w:fldChar w:fldCharType="end"/>
          </w:r>
        </w:sdtContent>
      </w:sdt>
      <w:bookmarkEnd w:id="54"/>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2AC862C3"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72AFE9C8" w:rsidR="001F567B" w:rsidRPr="00211D8D" w:rsidRDefault="001F567B" w:rsidP="001F567B">
      <w:pPr>
        <w:pStyle w:val="2"/>
        <w:rPr>
          <w:rFonts w:ascii="Calibri" w:hAnsi="Calibri"/>
        </w:rPr>
      </w:pPr>
      <w:bookmarkStart w:id="55" w:name="_Toc71223448"/>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A57EB6">
            <w:rPr>
              <w:rFonts w:ascii="Calibri" w:hAnsi="Calibri"/>
              <w:noProof/>
            </w:rPr>
            <w:t xml:space="preserve"> </w:t>
          </w:r>
          <w:r w:rsidR="00A57EB6" w:rsidRPr="00A57EB6">
            <w:rPr>
              <w:rFonts w:ascii="Calibri" w:hAnsi="Calibri"/>
              <w:noProof/>
            </w:rPr>
            <w:t>(Koroleva, 2018)</w:t>
          </w:r>
          <w:r w:rsidR="002237A2" w:rsidRPr="00211D8D">
            <w:rPr>
              <w:rFonts w:ascii="Calibri" w:hAnsi="Calibri"/>
            </w:rPr>
            <w:fldChar w:fldCharType="end"/>
          </w:r>
        </w:sdtContent>
      </w:sdt>
      <w:bookmarkEnd w:id="55"/>
    </w:p>
    <w:p w14:paraId="467E53B4" w14:textId="62D0F476"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46372B1D" w:rsidR="00201F02" w:rsidRPr="00201F02" w:rsidRDefault="00201F02"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 xml:space="preserve">the graph show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211D8D" w:rsidRDefault="00291FE6" w:rsidP="00FF4CB8">
      <w:pPr>
        <w:rPr>
          <w:rFonts w:ascii="Calibri" w:hAnsi="Calibri"/>
          <w:b/>
          <w:bCs/>
        </w:rPr>
      </w:pPr>
    </w:p>
    <w:p w14:paraId="5C5EE551" w14:textId="6117131E" w:rsidR="00C72249" w:rsidRPr="00211D8D" w:rsidRDefault="00C72249" w:rsidP="00C72249">
      <w:pPr>
        <w:pStyle w:val="3"/>
        <w:rPr>
          <w:rFonts w:ascii="Calibri" w:hAnsi="Calibri"/>
          <w:noProof/>
        </w:rPr>
      </w:pPr>
      <w:bookmarkStart w:id="56" w:name="_Toc71223449"/>
      <w:r w:rsidRPr="00211D8D">
        <w:rPr>
          <w:rFonts w:ascii="Calibri" w:hAnsi="Calibri"/>
          <w:noProof/>
        </w:rPr>
        <w:t>Implementation in simple robot</w:t>
      </w:r>
      <w:bookmarkEnd w:id="56"/>
    </w:p>
    <w:p w14:paraId="25914067" w14:textId="423D2488" w:rsidR="009A3210" w:rsidRDefault="00C72249" w:rsidP="009A3210">
      <w:pPr>
        <w:pStyle w:val="aa"/>
      </w:pPr>
      <w:r w:rsidRPr="00211D8D">
        <w:rPr>
          <w:rFonts w:ascii="Calibri" w:hAnsi="Calibri"/>
        </w:rPr>
        <w:t xml:space="preserve">In this project, there are two modes are considered which the player could choose to against with a player, and player could choose to against with the computer choice. </w:t>
      </w:r>
      <w:r w:rsidR="009A3210">
        <w:t xml:space="preserve">if the user want to play on </w:t>
      </w:r>
      <w:proofErr w:type="spellStart"/>
      <w:r w:rsidR="009A3210">
        <w:t>it’s</w:t>
      </w:r>
      <w:proofErr w:type="spellEnd"/>
      <w:r w:rsidR="009A3210">
        <w:t xml:space="preserve"> own, then he/she can choose play with AI. During the playing, AI will be able to choose its own team, just like the second player. </w:t>
      </w:r>
      <w:r w:rsidRPr="00211D8D">
        <w:rPr>
          <w:rFonts w:ascii="Calibri" w:hAnsi="Calibri"/>
        </w:rPr>
        <w:t>However, In this project, the robot has not been set up to be very complex, due to time constraints.</w:t>
      </w:r>
      <w:r w:rsidR="00FE6B9C" w:rsidRPr="00211D8D">
        <w:rPr>
          <w:rFonts w:ascii="Calibri" w:hAnsi="Calibri"/>
        </w:rPr>
        <w:t xml:space="preserve"> To ensure the cost AI will not more than 19 points the setting of AI choose the player is that the AI player will only choose the basketball player from T3 which means the player in that level will cost 3 points. So in this level the AI player will not be very strong. But this mode could help the player to get know more about how will the rating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57" w:name="_Toc71223450"/>
      <w:r w:rsidRPr="00211D8D">
        <w:rPr>
          <w:rFonts w:ascii="Calibri" w:hAnsi="Calibri"/>
        </w:rPr>
        <w:t>Implementation issue</w:t>
      </w:r>
      <w:bookmarkEnd w:id="57"/>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E978238"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w:t>
      </w:r>
      <w:r w:rsidRPr="00211D8D">
        <w:rPr>
          <w:rFonts w:ascii="Calibri" w:hAnsi="Calibri"/>
          <w:szCs w:val="21"/>
        </w:rPr>
        <w:lastRenderedPageBreak/>
        <w:t>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58" w:name="_Toc71223451"/>
      <w:r w:rsidRPr="00211D8D">
        <w:rPr>
          <w:rFonts w:ascii="Calibri" w:hAnsi="Calibri"/>
        </w:rPr>
        <w:lastRenderedPageBreak/>
        <w:t>7.</w:t>
      </w:r>
      <w:r w:rsidR="009A3210">
        <w:rPr>
          <w:rFonts w:ascii="Calibri" w:hAnsi="Calibri"/>
        </w:rPr>
        <w:t>T</w:t>
      </w:r>
      <w:r w:rsidRPr="00211D8D">
        <w:rPr>
          <w:rFonts w:ascii="Calibri" w:hAnsi="Calibri"/>
        </w:rPr>
        <w:t>esting</w:t>
      </w:r>
      <w:bookmarkEnd w:id="58"/>
    </w:p>
    <w:p w14:paraId="60882BA2" w14:textId="10285242" w:rsidR="000E39C9" w:rsidRPr="00211D8D" w:rsidRDefault="000E39C9" w:rsidP="00FF4CB8">
      <w:pPr>
        <w:pStyle w:val="2"/>
        <w:rPr>
          <w:rFonts w:ascii="Calibri" w:hAnsi="Calibri"/>
        </w:rPr>
      </w:pPr>
      <w:bookmarkStart w:id="59" w:name="_Toc71223452"/>
      <w:r w:rsidRPr="00211D8D">
        <w:rPr>
          <w:rFonts w:ascii="Calibri" w:hAnsi="Calibri"/>
        </w:rPr>
        <w:t>Unit test</w:t>
      </w:r>
      <w:bookmarkEnd w:id="59"/>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A list include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Stack over 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60" w:name="_Toc71223453"/>
      <w:r w:rsidRPr="00211D8D">
        <w:rPr>
          <w:rFonts w:ascii="Calibri" w:hAnsi="Calibri"/>
        </w:rPr>
        <w:lastRenderedPageBreak/>
        <w:t>Integration test</w:t>
      </w:r>
      <w:bookmarkEnd w:id="60"/>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2F6D67F6" w14:textId="77777777"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01092FCC"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61" w:name="_Toc71223454"/>
      <w:r w:rsidRPr="00211D8D">
        <w:rPr>
          <w:rFonts w:ascii="Calibri" w:hAnsi="Calibri"/>
        </w:rPr>
        <w:t>System test</w:t>
      </w:r>
      <w:bookmarkEnd w:id="61"/>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 to choose another one</w:t>
            </w:r>
          </w:p>
        </w:tc>
      </w:tr>
      <w:tr w:rsidR="004D0012" w:rsidRPr="00211D8D" w14:paraId="61CFC51F" w14:textId="77777777" w:rsidTr="004D0012">
        <w:trPr>
          <w:trHeight w:val="142"/>
        </w:trPr>
        <w:tc>
          <w:tcPr>
            <w:tcW w:w="2972" w:type="dxa"/>
          </w:tcPr>
          <w:p w14:paraId="3225F372" w14:textId="04E3E966" w:rsidR="004D0012" w:rsidRPr="00211D8D" w:rsidRDefault="004E5C00" w:rsidP="005E221B">
            <w:pPr>
              <w:jc w:val="left"/>
              <w:rPr>
                <w:rFonts w:ascii="Calibri" w:hAnsi="Calibri"/>
                <w:szCs w:val="21"/>
              </w:rPr>
            </w:pPr>
            <w:r>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The player could be change but the money of player are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The player cannot be choose, as it was already fixed, but the money still cost.</w:t>
            </w:r>
          </w:p>
        </w:tc>
      </w:tr>
      <w:tr w:rsidR="004E5C00" w:rsidRPr="00211D8D" w14:paraId="7A88AEDB" w14:textId="77777777" w:rsidTr="004D0012">
        <w:trPr>
          <w:trHeight w:val="142"/>
        </w:trPr>
        <w:tc>
          <w:tcPr>
            <w:tcW w:w="2972" w:type="dxa"/>
          </w:tcPr>
          <w:p w14:paraId="1DBA345B" w14:textId="4B9BBDED"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 not choose the player and press ok</w:t>
            </w:r>
          </w:p>
        </w:tc>
        <w:tc>
          <w:tcPr>
            <w:tcW w:w="2972" w:type="dxa"/>
          </w:tcPr>
          <w:p w14:paraId="0B774B19" w14:textId="1BE419DC" w:rsidR="004E5C00" w:rsidRPr="00211D8D" w:rsidRDefault="004E5C00" w:rsidP="005E221B">
            <w:pPr>
              <w:jc w:val="left"/>
              <w:rPr>
                <w:rFonts w:ascii="Calibri" w:hAnsi="Calibri"/>
                <w:szCs w:val="21"/>
              </w:rPr>
            </w:pPr>
            <w:r>
              <w:rPr>
                <w:rFonts w:ascii="Calibri" w:hAnsi="Calibri"/>
                <w:szCs w:val="21"/>
              </w:rPr>
              <w:t>The player press ok button with doing nothing, he need to re-choose.</w:t>
            </w:r>
          </w:p>
        </w:tc>
      </w:tr>
      <w:tr w:rsidR="004E5C00" w:rsidRPr="00211D8D" w14:paraId="06B6922B" w14:textId="77777777" w:rsidTr="004D0012">
        <w:trPr>
          <w:trHeight w:val="142"/>
        </w:trPr>
        <w:tc>
          <w:tcPr>
            <w:tcW w:w="2972" w:type="dxa"/>
          </w:tcPr>
          <w:p w14:paraId="1BB7E3D6" w14:textId="7638BB6B" w:rsidR="004E5C00" w:rsidRPr="00211D8D" w:rsidRDefault="004E5C00" w:rsidP="00224079">
            <w:pPr>
              <w:jc w:val="left"/>
              <w:rPr>
                <w:rFonts w:ascii="Calibri" w:hAnsi="Calibri"/>
                <w:szCs w:val="21"/>
              </w:rPr>
            </w:pPr>
            <w:r>
              <w:rPr>
                <w:rFonts w:ascii="Calibri" w:hAnsi="Calibri"/>
                <w:szCs w:val="21"/>
              </w:rPr>
              <w:t>The player choose the player but do not have enough money</w:t>
            </w:r>
          </w:p>
        </w:tc>
        <w:tc>
          <w:tcPr>
            <w:tcW w:w="2972" w:type="dxa"/>
          </w:tcPr>
          <w:p w14:paraId="78AC57F0" w14:textId="618E4172"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62" w:name="_Toc71223455"/>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62"/>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AC194A"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3.15pt;mso-width-percent:0;mso-height-percent:0;mso-width-percent:0;mso-height-percent:0" o:ole="">
            <v:imagedata r:id="rId32" o:title=""/>
          </v:shape>
          <o:OLEObject Type="Embed" ProgID="Excel.Sheet.12" ShapeID="_x0000_i1025" DrawAspect="Content" ObjectID="_1681927883"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38AAA595"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46FB517E" w:rsidR="00D07185" w:rsidRDefault="00D07185" w:rsidP="005338AF">
      <w:pPr>
        <w:jc w:val="center"/>
        <w:rPr>
          <w:rFonts w:ascii="Calibri" w:hAnsi="Calibri"/>
          <w:szCs w:val="21"/>
        </w:rPr>
      </w:pPr>
      <w:r w:rsidRPr="00211D8D">
        <w:rPr>
          <w:rFonts w:ascii="Calibri" w:hAnsi="Calibri"/>
          <w:szCs w:val="21"/>
        </w:rPr>
        <w:t>-</w:t>
      </w:r>
      <w:commentRangeStart w:id="63"/>
      <w:r w:rsidRPr="00211D8D">
        <w:rPr>
          <w:rFonts w:ascii="Calibri" w:hAnsi="Calibri"/>
          <w:szCs w:val="21"/>
        </w:rPr>
        <w:t xml:space="preserve">calculate </w:t>
      </w:r>
      <w:commentRangeEnd w:id="63"/>
      <w:r w:rsidR="00E44606">
        <w:rPr>
          <w:rStyle w:val="a9"/>
        </w:rPr>
        <w:commentReference w:id="63"/>
      </w:r>
      <w:r w:rsidRPr="00211D8D">
        <w:rPr>
          <w:rFonts w:ascii="Calibri" w:hAnsi="Calibri"/>
          <w:szCs w:val="21"/>
        </w:rPr>
        <w:t>value</w:t>
      </w:r>
      <w:r w:rsidR="00CE5677">
        <w:rPr>
          <w:rFonts w:ascii="Calibri" w:hAnsi="Calibri"/>
          <w:szCs w:val="21"/>
        </w:rPr>
        <w:t xml:space="preserve"> </w:t>
      </w:r>
    </w:p>
    <w:p w14:paraId="35A6CC0F" w14:textId="28D03C0B" w:rsidR="009F67B1" w:rsidRPr="00211D8D" w:rsidRDefault="00CE5677" w:rsidP="005E221B">
      <w:pPr>
        <w:jc w:val="left"/>
        <w:rPr>
          <w:rFonts w:ascii="Calibri" w:hAnsi="Calibri"/>
          <w:szCs w:val="21"/>
        </w:rPr>
      </w:pPr>
      <w:r>
        <w:rPr>
          <w:rFonts w:ascii="Calibri" w:hAnsi="Calibri"/>
          <w:szCs w:val="21"/>
        </w:rPr>
        <w:t>This value is that we used our formula to calculate the rating of whole team, which is the team include the famous combine or the team win the champion, as we can see there are totally 17 teams rating have been lay out.</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64"/>
      <w:r w:rsidRPr="00211D8D">
        <w:rPr>
          <w:rFonts w:ascii="Calibri" w:hAnsi="Calibri"/>
          <w:szCs w:val="21"/>
        </w:rPr>
        <w:t xml:space="preserve">rating calculate from average </w:t>
      </w:r>
      <w:commentRangeEnd w:id="64"/>
      <w:r w:rsidR="00E44606">
        <w:rPr>
          <w:rStyle w:val="a9"/>
        </w:rPr>
        <w:commentReference w:id="64"/>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65"/>
      <w:r w:rsidRPr="00211D8D">
        <w:rPr>
          <w:rFonts w:ascii="Calibri" w:hAnsi="Calibri"/>
          <w:szCs w:val="21"/>
        </w:rPr>
        <w:t>from 2krating website</w:t>
      </w:r>
      <w:commentRangeEnd w:id="65"/>
      <w:r w:rsidR="00E44606">
        <w:rPr>
          <w:rStyle w:val="a9"/>
        </w:rPr>
        <w:commentReference w:id="65"/>
      </w:r>
    </w:p>
    <w:p w14:paraId="0FE3F58E" w14:textId="49FD5DD8" w:rsidR="000B159C" w:rsidRPr="00211D8D" w:rsidRDefault="00CE5677" w:rsidP="005E221B">
      <w:pPr>
        <w:jc w:val="left"/>
        <w:rPr>
          <w:rFonts w:ascii="Calibri" w:hAnsi="Calibri"/>
          <w:szCs w:val="21"/>
        </w:rPr>
      </w:pPr>
      <w:r>
        <w:rPr>
          <w:rFonts w:ascii="Calibri" w:hAnsi="Calibri"/>
          <w:szCs w:val="21"/>
        </w:rPr>
        <w:lastRenderedPageBreak/>
        <w:t>The graph with blue line is the 17 teams rating simply calculate by add the per of all of the player in the team and divide the number of player.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p>
    <w:p w14:paraId="15518349" w14:textId="6EF250CE" w:rsidR="000B159C" w:rsidRPr="00211D8D" w:rsidRDefault="005338AF" w:rsidP="005E221B">
      <w:pPr>
        <w:jc w:val="left"/>
        <w:rPr>
          <w:rFonts w:ascii="Calibri" w:hAnsi="Calibri"/>
          <w:szCs w:val="21"/>
        </w:rPr>
      </w:pPr>
      <w:commentRangeStart w:id="66"/>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66"/>
      <w:r w:rsidR="00E44606">
        <w:rPr>
          <w:rStyle w:val="a9"/>
        </w:rPr>
        <w:commentReference w:id="66"/>
      </w:r>
    </w:p>
    <w:p w14:paraId="4170162A" w14:textId="711A2AFB"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 the calculate team strength and average of team strength and 2krating result</w:t>
      </w:r>
    </w:p>
    <w:p w14:paraId="74B47815" w14:textId="70924C2E"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figure , </w:t>
      </w:r>
      <w:r>
        <w:rPr>
          <w:rFonts w:ascii="Calibri" w:hAnsi="Calibri"/>
          <w:szCs w:val="21"/>
        </w:rPr>
        <w:t xml:space="preserve">the calculate result is that we calculate the team strength by using our formula and the 2k rating result is that the data get from 2krating website, and the data normalized by per </w:t>
      </w:r>
      <w:r w:rsidR="004D0012" w:rsidRPr="00211D8D">
        <w:rPr>
          <w:rFonts w:ascii="Calibri" w:hAnsi="Calibri"/>
          <w:szCs w:val="21"/>
        </w:rPr>
        <w:t>,according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67"/>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8">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67"/>
      <w:r w:rsidR="00C712D1">
        <w:rPr>
          <w:rStyle w:val="a9"/>
        </w:rPr>
        <w:commentReference w:id="67"/>
      </w:r>
    </w:p>
    <w:p w14:paraId="60DC4002" w14:textId="6F105381" w:rsidR="008F3B8E" w:rsidRPr="00211D8D" w:rsidRDefault="00D07185" w:rsidP="005E221B">
      <w:pPr>
        <w:jc w:val="left"/>
        <w:rPr>
          <w:rFonts w:ascii="Calibri" w:hAnsi="Calibri"/>
          <w:szCs w:val="21"/>
        </w:rPr>
      </w:pPr>
      <w:r w:rsidRPr="00211D8D">
        <w:rPr>
          <w:rFonts w:ascii="Calibri" w:hAnsi="Calibri"/>
          <w:szCs w:val="21"/>
        </w:rPr>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09E024F1"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value is used to</w:t>
      </w:r>
      <w:r w:rsidR="00D46E1F">
        <w:rPr>
          <w:rFonts w:ascii="Calibri" w:hAnsi="Calibri"/>
          <w:szCs w:val="21"/>
        </w:rPr>
        <w:t xml:space="preserve"> check the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 xml:space="preserve">as the graph show there are two bar in the graph , the first one is the data we calculate by using our team chemistry and Strength function , the second one is the average rating calculated by simply add all the player per in that team and divide the number of player, we could see that our team chemistry calculate is more close to the 2krating ,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68" w:name="_Toc71223456"/>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68"/>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 xml:space="preserve">design a reasonable model to describe the relationship between players. Secondly, generate a team rating system based on exploring player-player relationships. In the evaluation section, there are two images of </w:t>
      </w:r>
      <w:commentRangeStart w:id="69"/>
      <w:commentRangeStart w:id="70"/>
      <w:r w:rsidRPr="00211D8D">
        <w:rPr>
          <w:rFonts w:ascii="Calibri" w:eastAsia="宋体" w:hAnsi="Calibri" w:cs="宋体"/>
          <w:kern w:val="0"/>
          <w:szCs w:val="21"/>
        </w:rPr>
        <w:t xml:space="preserve">the r-squared based on different </w:t>
      </w:r>
      <w:commentRangeEnd w:id="69"/>
      <w:r w:rsidR="00810B86">
        <w:rPr>
          <w:rStyle w:val="a9"/>
        </w:rPr>
        <w:commentReference w:id="69"/>
      </w:r>
      <w:commentRangeEnd w:id="70"/>
      <w:r w:rsidR="009A3210">
        <w:rPr>
          <w:rStyle w:val="a9"/>
        </w:rPr>
        <w:commentReference w:id="70"/>
      </w:r>
      <w:r w:rsidRPr="00211D8D">
        <w:rPr>
          <w:rFonts w:ascii="Calibri" w:eastAsia="宋体" w:hAnsi="Calibri" w:cs="宋体"/>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w:t>
      </w:r>
      <w:r w:rsidRPr="00211D8D">
        <w:rPr>
          <w:rFonts w:ascii="Calibri" w:eastAsia="宋体" w:hAnsi="Calibri" w:cs="宋体"/>
          <w:kern w:val="0"/>
          <w:szCs w:val="21"/>
        </w:rPr>
        <w:lastRenderedPageBreak/>
        <w:t>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bookmarkStart w:id="71" w:name="_Toc71223457"/>
      <w:r w:rsidRPr="00211D8D">
        <w:rPr>
          <w:rFonts w:ascii="Calibri" w:hAnsi="Calibri"/>
        </w:rPr>
        <w:t>Compare with existing work</w:t>
      </w:r>
      <w:bookmarkEnd w:id="71"/>
    </w:p>
    <w:p w14:paraId="2CA32E23" w14:textId="515716AD" w:rsidR="00CE5677" w:rsidRPr="00CE5677" w:rsidRDefault="00211D8D" w:rsidP="00CE5677">
      <w:pPr>
        <w:pStyle w:val="3"/>
        <w:rPr>
          <w:rFonts w:ascii="Calibri" w:hAnsi="Calibri"/>
          <w:sz w:val="30"/>
          <w:szCs w:val="30"/>
        </w:rPr>
      </w:pPr>
      <w:bookmarkStart w:id="72" w:name="_Toc71223458"/>
      <w:r w:rsidRPr="00201F02">
        <w:rPr>
          <w:rFonts w:ascii="Calibri" w:hAnsi="Calibri"/>
          <w:sz w:val="30"/>
          <w:szCs w:val="30"/>
        </w:rPr>
        <w:t>Limitation</w:t>
      </w:r>
      <w:bookmarkEnd w:id="72"/>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2553E7B3" w:rsidR="00FE6B9C" w:rsidRPr="00211D8D" w:rsidRDefault="005E504C" w:rsidP="00211D8D">
      <w:pPr>
        <w:ind w:left="720"/>
        <w:rPr>
          <w:rFonts w:ascii="Calibri" w:hAnsi="Calibri"/>
        </w:rPr>
      </w:pPr>
      <w:r w:rsidRPr="00211D8D">
        <w:rPr>
          <w:rFonts w:ascii="Calibri" w:hAnsi="Calibri"/>
        </w:rPr>
        <w:t>The PER could represent the player efficiency during the game. However, It will 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 there are some teams which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77777777" w:rsidR="00CE5677" w:rsidRDefault="00CE5677" w:rsidP="00211D8D">
      <w:pPr>
        <w:pStyle w:val="a6"/>
        <w:numPr>
          <w:ilvl w:val="0"/>
          <w:numId w:val="17"/>
        </w:numPr>
        <w:ind w:firstLineChars="0"/>
        <w:rPr>
          <w:rFonts w:ascii="Calibri" w:hAnsi="Calibri"/>
        </w:rPr>
      </w:pPr>
      <w:r>
        <w:rPr>
          <w:rFonts w:ascii="Calibri" w:hAnsi="Calibri"/>
        </w:rPr>
        <w:t>There are exist some combine which the player choose may have negative impact on the team</w:t>
      </w:r>
    </w:p>
    <w:p w14:paraId="6CB40600" w14:textId="1ADE912F"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normally  to have positive or negative team chemistry values in a team</w:t>
      </w:r>
      <w:r>
        <w:rPr>
          <w:rFonts w:ascii="Calibri" w:hAnsi="Calibri" w:hint="eastAsia"/>
        </w:rPr>
        <w:t>,</w:t>
      </w:r>
      <w:r>
        <w:rPr>
          <w:rFonts w:ascii="Calibri" w:hAnsi="Calibri"/>
        </w:rPr>
        <w:t xml:space="preserve"> and according to the calculation, there do exist some famous group that do not have a good team chemistry value. This will impact the final rating of the team.</w:t>
      </w:r>
    </w:p>
    <w:p w14:paraId="4D6C935A" w14:textId="3C7196D4"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203945C9"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the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3"/>
        <w:rPr>
          <w:rFonts w:ascii="Calibri" w:hAnsi="Calibri"/>
        </w:rPr>
      </w:pPr>
      <w:bookmarkStart w:id="73" w:name="_Toc71223459"/>
      <w:r w:rsidRPr="00211D8D">
        <w:rPr>
          <w:rFonts w:ascii="Calibri" w:hAnsi="Calibri"/>
        </w:rPr>
        <w:t>Pros</w:t>
      </w:r>
      <w:bookmarkEnd w:id="73"/>
    </w:p>
    <w:p w14:paraId="02EFC4FA" w14:textId="05F517D8"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74" w:name="_Toc71223460"/>
      <w:r w:rsidRPr="00211D8D">
        <w:rPr>
          <w:rFonts w:ascii="Calibri" w:hAnsi="Calibri"/>
        </w:rPr>
        <w:t>Future work</w:t>
      </w:r>
      <w:bookmarkEnd w:id="74"/>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lastRenderedPageBreak/>
        <w:t>It is possible that the final results of this project are not very accurate because the data stored is too small. In order 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commentRangeStart w:id="75"/>
      <w:commentRangeStart w:id="76"/>
      <w:r w:rsidRPr="00211D8D">
        <w:rPr>
          <w:rFonts w:ascii="Calibri" w:hAnsi="Calibri"/>
          <w:szCs w:val="21"/>
        </w:rPr>
        <w:t xml:space="preserve">Improve </w:t>
      </w:r>
      <w:r w:rsidR="00B410E1" w:rsidRPr="00211D8D">
        <w:rPr>
          <w:rFonts w:ascii="Calibri" w:hAnsi="Calibri"/>
          <w:szCs w:val="21"/>
        </w:rPr>
        <w:t>Against AI mode</w:t>
      </w:r>
      <w:commentRangeEnd w:id="75"/>
      <w:r w:rsidR="005E4D34">
        <w:rPr>
          <w:rStyle w:val="a9"/>
        </w:rPr>
        <w:commentReference w:id="75"/>
      </w:r>
      <w:commentRangeEnd w:id="76"/>
      <w:r w:rsidR="009A3210">
        <w:rPr>
          <w:rStyle w:val="a9"/>
        </w:rPr>
        <w:commentReference w:id="76"/>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42FB1BAE" w14:textId="3661C498" w:rsidR="00304F22" w:rsidRPr="00211D8D" w:rsidRDefault="00B410E1" w:rsidP="00304F22">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5FBFC1A6"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a6"/>
        <w:numPr>
          <w:ilvl w:val="0"/>
          <w:numId w:val="11"/>
        </w:numPr>
        <w:ind w:firstLineChars="0"/>
        <w:rPr>
          <w:rFonts w:ascii="Calibri" w:hAnsi="Calibri"/>
          <w:szCs w:val="21"/>
        </w:rPr>
      </w:pPr>
      <w:r>
        <w:rPr>
          <w:rFonts w:ascii="Calibri" w:hAnsi="Calibri"/>
          <w:szCs w:val="21"/>
        </w:rPr>
        <w:t xml:space="preserve">Extent prediction function </w:t>
      </w:r>
    </w:p>
    <w:p w14:paraId="77685D55" w14:textId="77777777" w:rsidR="007D4E24" w:rsidRPr="007D4E24" w:rsidRDefault="007D4E24" w:rsidP="007D4E24">
      <w:pPr>
        <w:ind w:left="360"/>
        <w:rPr>
          <w:rFonts w:ascii="Calibri" w:hAnsi="Calibri"/>
          <w:szCs w:val="21"/>
        </w:rPr>
      </w:pPr>
      <w:r w:rsidRPr="007D4E24">
        <w:rPr>
          <w:rFonts w:ascii="Calibri" w:hAnsi="Calibri"/>
          <w:szCs w:val="21"/>
        </w:rPr>
        <w:t>As mentioned in the limitations section, this system can only be used to calculate team chemistry between former teams, but not to predict team chemistry between new teams.</w:t>
      </w:r>
    </w:p>
    <w:p w14:paraId="00E7736F" w14:textId="36A556B3" w:rsidR="00D975E1" w:rsidRPr="00211D8D" w:rsidRDefault="007D4E24" w:rsidP="007D4E24">
      <w:pPr>
        <w:ind w:left="360"/>
        <w:rPr>
          <w:rFonts w:ascii="Calibri" w:hAnsi="Calibri" w:hint="eastAsia"/>
          <w:szCs w:val="21"/>
        </w:rPr>
      </w:pPr>
      <w:r w:rsidRPr="007D4E24">
        <w:rPr>
          <w:rFonts w:ascii="Calibri" w:hAnsi="Calibri"/>
          <w:szCs w:val="21"/>
        </w:rPr>
        <w:t>The future work for this part is to try to input some new data such as comparable players, to try to find the closest model of the old players to the model of the current players, to do this analysis for each player of the team, and then to see if there is a play record of similar types of players. This will allow the user to make predictions for new teams.</w:t>
      </w:r>
      <w:r>
        <w:rPr>
          <w:rFonts w:ascii="Calibri" w:hAnsi="Calibri" w:hint="eastAsia"/>
          <w:szCs w:val="21"/>
        </w:rPr>
        <w:t xml:space="preserve"> </w:t>
      </w:r>
      <w:bookmarkStart w:id="77" w:name="_GoBack"/>
      <w:bookmarkEnd w:id="77"/>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1"/>
        <w:tabs>
          <w:tab w:val="left" w:pos="5664"/>
        </w:tabs>
        <w:rPr>
          <w:rFonts w:ascii="Calibri" w:hAnsi="Calibri"/>
        </w:rPr>
      </w:pPr>
      <w:bookmarkStart w:id="78" w:name="_Toc71223461"/>
      <w:r>
        <w:rPr>
          <w:rFonts w:ascii="Calibri" w:hAnsi="Calibri"/>
        </w:rPr>
        <w:t>10</w:t>
      </w:r>
      <w:r w:rsidR="00B963A9" w:rsidRPr="00211D8D">
        <w:rPr>
          <w:rFonts w:ascii="Calibri" w:hAnsi="Calibri"/>
        </w:rPr>
        <w:t>.appendix</w:t>
      </w:r>
      <w:bookmarkEnd w:id="78"/>
      <w:r w:rsidR="00E834C4" w:rsidRPr="00211D8D">
        <w:rPr>
          <w:rFonts w:ascii="Calibri" w:hAnsi="Calibri"/>
        </w:rPr>
        <w:tab/>
      </w:r>
    </w:p>
    <w:bookmarkStart w:id="79" w:name="_Toc71223462"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1"/>
            <w:rPr>
              <w:rFonts w:ascii="Calibri" w:hAnsi="Calibri"/>
            </w:rPr>
          </w:pPr>
          <w:r w:rsidRPr="00211D8D">
            <w:rPr>
              <w:rFonts w:ascii="Calibri" w:hAnsi="Calibri"/>
            </w:rPr>
            <w:t>Reference</w:t>
          </w:r>
          <w:bookmarkEnd w:id="79"/>
        </w:p>
        <w:p w14:paraId="22F659E0" w14:textId="77777777" w:rsidR="00A57EB6" w:rsidRDefault="002237A2" w:rsidP="00A57EB6">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A57EB6">
            <w:rPr>
              <w:noProof/>
            </w:rPr>
            <w:t xml:space="preserve">BCS the Chartered for IT, 2019. </w:t>
          </w:r>
          <w:r w:rsidR="00A57EB6">
            <w:rPr>
              <w:i/>
              <w:iCs/>
              <w:noProof/>
            </w:rPr>
            <w:t xml:space="preserve">BCS COde of Conduct. </w:t>
          </w:r>
          <w:r w:rsidR="00A57EB6">
            <w:rPr>
              <w:noProof/>
            </w:rPr>
            <w:t xml:space="preserve">[Online] </w:t>
          </w:r>
          <w:r w:rsidR="00A57EB6">
            <w:rPr>
              <w:noProof/>
            </w:rPr>
            <w:br/>
            <w:t xml:space="preserve">Available at: </w:t>
          </w:r>
          <w:r w:rsidR="00A57EB6">
            <w:rPr>
              <w:noProof/>
              <w:u w:val="single"/>
            </w:rPr>
            <w:t>https://www.bcs.org</w:t>
          </w:r>
          <w:r w:rsidR="00A57EB6">
            <w:rPr>
              <w:noProof/>
            </w:rPr>
            <w:br/>
            <w:t>[Accessed 1 11 2020].</w:t>
          </w:r>
        </w:p>
        <w:p w14:paraId="5FE2B6B2" w14:textId="77777777" w:rsidR="00A57EB6" w:rsidRDefault="00A57EB6" w:rsidP="00A57EB6">
          <w:pPr>
            <w:pStyle w:val="af7"/>
            <w:rPr>
              <w:noProof/>
            </w:rPr>
          </w:pPr>
          <w:r>
            <w:rPr>
              <w:noProof/>
            </w:rPr>
            <w:lastRenderedPageBreak/>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1787C014" w14:textId="77777777" w:rsidR="00A57EB6" w:rsidRDefault="00A57EB6" w:rsidP="00A57EB6">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4DE08AF1" w14:textId="77777777" w:rsidR="00A57EB6" w:rsidRDefault="00A57EB6" w:rsidP="00A57EB6">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3A3F2AEC" w14:textId="77777777" w:rsidR="00A57EB6" w:rsidRDefault="00A57EB6" w:rsidP="00A57EB6">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245E84BD" w14:textId="77777777" w:rsidR="00A57EB6" w:rsidRDefault="00A57EB6" w:rsidP="00A57EB6">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59171ACE" w14:textId="77777777" w:rsidR="00A57EB6" w:rsidRDefault="00A57EB6" w:rsidP="00A57EB6">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666C2A00" w14:textId="77777777" w:rsidR="00A57EB6" w:rsidRDefault="00A57EB6" w:rsidP="00A57EB6">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5E9421AF" w14:textId="77777777" w:rsidR="00A57EB6" w:rsidRDefault="00A57EB6" w:rsidP="00A57EB6">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3DD0EB0" w14:textId="77777777" w:rsidR="00A57EB6" w:rsidRDefault="00A57EB6" w:rsidP="00A57EB6">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02896729" w14:textId="77777777" w:rsidR="00A57EB6" w:rsidRDefault="00A57EB6" w:rsidP="00A57EB6">
          <w:pPr>
            <w:pStyle w:val="af7"/>
            <w:rPr>
              <w:noProof/>
            </w:rPr>
          </w:pPr>
          <w:r>
            <w:rPr>
              <w:noProof/>
            </w:rPr>
            <w:t xml:space="preserve">OpenGenus IQ, 2021. </w:t>
          </w:r>
          <w:r>
            <w:rPr>
              <w:i/>
              <w:iCs/>
              <w:noProof/>
            </w:rPr>
            <w:t xml:space="preserve">Learn Computer Science. </w:t>
          </w:r>
          <w:r>
            <w:rPr>
              <w:noProof/>
            </w:rPr>
            <w:t xml:space="preserve">[Online] </w:t>
          </w:r>
          <w:r>
            <w:rPr>
              <w:noProof/>
            </w:rPr>
            <w:br/>
            <w:t xml:space="preserve">Available at: </w:t>
          </w:r>
          <w:r>
            <w:rPr>
              <w:noProof/>
              <w:u w:val="single"/>
            </w:rPr>
            <w:t>&lt;https://iq.opengenus.org/graph-representation-adjacency-matrix-adjacency-list/</w:t>
          </w:r>
          <w:r>
            <w:rPr>
              <w:noProof/>
            </w:rPr>
            <w:br/>
            <w:t>[Accessed 1 2021].</w:t>
          </w:r>
        </w:p>
        <w:p w14:paraId="6C472EB0" w14:textId="77777777" w:rsidR="00A57EB6" w:rsidRDefault="00A57EB6" w:rsidP="00A57EB6">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01D708E2" w14:textId="77777777" w:rsidR="00A57EB6" w:rsidRDefault="00A57EB6" w:rsidP="00A57EB6">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317C82B8" w14:textId="77777777" w:rsidR="00A57EB6" w:rsidRDefault="00A57EB6" w:rsidP="00A57EB6">
          <w:pPr>
            <w:pStyle w:val="af7"/>
            <w:rPr>
              <w:noProof/>
            </w:rPr>
          </w:pPr>
          <w:r>
            <w:rPr>
              <w:noProof/>
            </w:rPr>
            <w:t xml:space="preserve">Unknow, 2019. </w:t>
          </w:r>
          <w:r>
            <w:rPr>
              <w:i/>
              <w:iCs/>
              <w:noProof/>
            </w:rPr>
            <w:t xml:space="preserve">The Basketball Movement. </w:t>
          </w:r>
          <w:r>
            <w:rPr>
              <w:noProof/>
            </w:rPr>
            <w:t xml:space="preserve">[Online] </w:t>
          </w:r>
          <w:r>
            <w:rPr>
              <w:noProof/>
            </w:rPr>
            <w:br/>
          </w:r>
          <w:r>
            <w:rPr>
              <w:noProof/>
            </w:rPr>
            <w:lastRenderedPageBreak/>
            <w:t xml:space="preserve">Available at: </w:t>
          </w:r>
          <w:r>
            <w:rPr>
              <w:noProof/>
              <w:u w:val="single"/>
            </w:rPr>
            <w:t>https://thebasketballmovement.com/blog/2019/4/27/what-team-chemistry-means</w:t>
          </w:r>
          <w:r>
            <w:rPr>
              <w:noProof/>
            </w:rPr>
            <w:br/>
            <w:t>[Accessed 11 2020].</w:t>
          </w:r>
        </w:p>
        <w:p w14:paraId="10AFA4AA" w14:textId="77777777" w:rsidR="00A57EB6" w:rsidRDefault="00A57EB6" w:rsidP="00A57EB6">
          <w:pPr>
            <w:pStyle w:val="af7"/>
            <w:rPr>
              <w:noProof/>
            </w:rPr>
          </w:pPr>
          <w:r>
            <w:rPr>
              <w:noProof/>
            </w:rPr>
            <w:t xml:space="preserve">Unknow,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A57EB6">
          <w:pPr>
            <w:rPr>
              <w:rFonts w:ascii="Calibri" w:hAnsi="Calibri"/>
            </w:rPr>
          </w:pPr>
          <w:r w:rsidRPr="00211D8D">
            <w:rPr>
              <w:rFonts w:ascii="Calibri" w:hAnsi="Calibri"/>
              <w:b/>
              <w:bCs/>
            </w:rPr>
            <w:fldChar w:fldCharType="end"/>
          </w:r>
        </w:p>
      </w:sdtContent>
    </w:sdt>
    <w:p w14:paraId="0EEE5403" w14:textId="62F59E1F" w:rsidR="004858DA" w:rsidRDefault="009E60AA" w:rsidP="00667A3B">
      <w:pPr>
        <w:pStyle w:val="1"/>
      </w:pPr>
      <w:bookmarkStart w:id="80" w:name="_Toc71223463"/>
      <w:r>
        <w:rPr>
          <w:rFonts w:hint="eastAsia"/>
        </w:rPr>
        <w:t>D</w:t>
      </w:r>
      <w:r>
        <w:t>ata Source</w:t>
      </w:r>
      <w:bookmarkEnd w:id="80"/>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39" w:history="1">
        <w:r w:rsidRPr="00BE3738">
          <w:rPr>
            <w:rStyle w:val="a5"/>
          </w:rPr>
          <w:t>https://www.2kratings.com</w:t>
        </w:r>
      </w:hyperlink>
    </w:p>
    <w:p w14:paraId="4C24AF03" w14:textId="4992F422" w:rsidR="009E60AA" w:rsidRDefault="009E60AA" w:rsidP="009E60AA">
      <w:r>
        <w:t>Player PER Available at:</w:t>
      </w:r>
      <w:r w:rsidRPr="009E60AA">
        <w:t xml:space="preserve"> </w:t>
      </w:r>
      <w:hyperlink r:id="rId40" w:history="1">
        <w:r w:rsidRPr="00BE3738">
          <w:rPr>
            <w:rStyle w:val="a5"/>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宋体"/>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Antoine </w:t>
            </w:r>
            <w:proofErr w:type="spellStart"/>
            <w:r w:rsidRPr="009E60AA">
              <w:rPr>
                <w:rFonts w:ascii="DengXian" w:eastAsia="DengXian" w:hAnsi="DengXian" w:cs="宋体" w:hint="eastAsia"/>
                <w:color w:val="000000"/>
                <w:kern w:val="0"/>
                <w:sz w:val="24"/>
                <w:szCs w:val="24"/>
              </w:rPr>
              <w:t>Carr</w:t>
            </w:r>
            <w:proofErr w:type="spellEnd"/>
            <w:r w:rsidRPr="009E60AA">
              <w:rPr>
                <w:rFonts w:ascii="DengXian" w:eastAsia="DengXian" w:hAnsi="DengXian" w:cs="宋体"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Manu Ginó</w:t>
            </w:r>
            <w:proofErr w:type="spellStart"/>
            <w:r w:rsidRPr="009E60AA">
              <w:rPr>
                <w:rFonts w:ascii="DengXian" w:eastAsia="DengXian" w:hAnsi="DengXian" w:cs="宋体" w:hint="eastAsia"/>
                <w:color w:val="000000"/>
                <w:kern w:val="0"/>
                <w:sz w:val="24"/>
                <w:szCs w:val="24"/>
              </w:rPr>
              <w:t>bili</w:t>
            </w:r>
            <w:proofErr w:type="spellEnd"/>
            <w:r w:rsidRPr="009E60AA">
              <w:rPr>
                <w:rFonts w:ascii="DengXian" w:eastAsia="DengXian" w:hAnsi="DengXian" w:cs="宋体"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Rasho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Josh </w:t>
            </w:r>
            <w:proofErr w:type="spellStart"/>
            <w:r w:rsidRPr="009E60AA">
              <w:rPr>
                <w:rFonts w:ascii="DengXian" w:eastAsia="DengXian" w:hAnsi="DengXian" w:cs="宋体" w:hint="eastAsia"/>
                <w:color w:val="000000"/>
                <w:kern w:val="0"/>
                <w:sz w:val="24"/>
                <w:szCs w:val="24"/>
              </w:rPr>
              <w:t>Harrellson</w:t>
            </w:r>
            <w:proofErr w:type="spellEnd"/>
            <w:r w:rsidRPr="009E60AA">
              <w:rPr>
                <w:rFonts w:ascii="DengXian" w:eastAsia="DengXian" w:hAnsi="DengXian" w:cs="宋体" w:hint="eastAsia"/>
                <w:color w:val="000000"/>
                <w:kern w:val="0"/>
                <w:sz w:val="24"/>
                <w:szCs w:val="24"/>
              </w:rPr>
              <w:t>\harrejo01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Toni </w:t>
            </w:r>
            <w:proofErr w:type="spellStart"/>
            <w:r w:rsidRPr="009E60AA">
              <w:rPr>
                <w:rFonts w:ascii="DengXian" w:eastAsia="DengXian" w:hAnsi="DengXian" w:cs="宋体"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宋体"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Eduardo Ná</w:t>
            </w:r>
            <w:proofErr w:type="spellStart"/>
            <w:r w:rsidRPr="009E60AA">
              <w:rPr>
                <w:rFonts w:ascii="DengXian" w:eastAsia="DengXian" w:hAnsi="DengXian" w:cs="宋体" w:hint="eastAsia"/>
                <w:color w:val="000000"/>
                <w:kern w:val="0"/>
                <w:sz w:val="24"/>
                <w:szCs w:val="24"/>
              </w:rPr>
              <w:t>jera</w:t>
            </w:r>
            <w:proofErr w:type="spellEnd"/>
            <w:r w:rsidRPr="009E60AA">
              <w:rPr>
                <w:rFonts w:ascii="DengXian" w:eastAsia="DengXian" w:hAnsi="DengXian" w:cs="宋体"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Nen</w:t>
            </w:r>
            <w:proofErr w:type="spellEnd"/>
            <w:r w:rsidRPr="009E60AA">
              <w:rPr>
                <w:rFonts w:ascii="DengXian" w:eastAsia="DengXian" w:hAnsi="DengXian" w:cs="宋体" w:hint="eastAsia"/>
                <w:color w:val="000000"/>
                <w:kern w:val="0"/>
                <w:sz w:val="24"/>
                <w:szCs w:val="24"/>
              </w:rPr>
              <w:t xml:space="preserve">ê </w:t>
            </w:r>
            <w:proofErr w:type="spellStart"/>
            <w:r w:rsidRPr="009E60AA">
              <w:rPr>
                <w:rFonts w:ascii="DengXian" w:eastAsia="DengXian" w:hAnsi="DengXian" w:cs="宋体" w:hint="eastAsia"/>
                <w:color w:val="000000"/>
                <w:kern w:val="0"/>
                <w:sz w:val="24"/>
                <w:szCs w:val="24"/>
              </w:rPr>
              <w:t>Hil</w:t>
            </w:r>
            <w:proofErr w:type="spellEnd"/>
            <w:r w:rsidRPr="009E60AA">
              <w:rPr>
                <w:rFonts w:ascii="DengXian" w:eastAsia="DengXian" w:hAnsi="DengXian" w:cs="宋体" w:hint="eastAsia"/>
                <w:color w:val="000000"/>
                <w:kern w:val="0"/>
                <w:sz w:val="24"/>
                <w:szCs w:val="24"/>
              </w:rPr>
              <w:t>á</w:t>
            </w:r>
            <w:proofErr w:type="spellStart"/>
            <w:r w:rsidRPr="009E60AA">
              <w:rPr>
                <w:rFonts w:ascii="DengXian" w:eastAsia="DengXian" w:hAnsi="DengXian" w:cs="宋体" w:hint="eastAsia"/>
                <w:color w:val="000000"/>
                <w:kern w:val="0"/>
                <w:sz w:val="24"/>
                <w:szCs w:val="24"/>
              </w:rPr>
              <w:t>rio</w:t>
            </w:r>
            <w:proofErr w:type="spellEnd"/>
            <w:r w:rsidRPr="009E60AA">
              <w:rPr>
                <w:rFonts w:ascii="DengXian" w:eastAsia="DengXian" w:hAnsi="DengXian" w:cs="宋体"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Taurean</w:t>
            </w:r>
            <w:proofErr w:type="spellEnd"/>
            <w:r w:rsidRPr="009E60AA">
              <w:rPr>
                <w:rFonts w:ascii="DengXian" w:eastAsia="DengXian" w:hAnsi="DengXian" w:cs="宋体"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Ž</w:t>
            </w:r>
            <w:proofErr w:type="spellStart"/>
            <w:r w:rsidRPr="009E60AA">
              <w:rPr>
                <w:rFonts w:ascii="DengXian" w:eastAsia="DengXian" w:hAnsi="DengXian" w:cs="宋体" w:hint="eastAsia"/>
                <w:color w:val="000000"/>
                <w:kern w:val="0"/>
                <w:sz w:val="24"/>
                <w:szCs w:val="24"/>
              </w:rPr>
              <w:t>eljko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a</w:t>
            </w:r>
            <w:proofErr w:type="spellEnd"/>
            <w:r w:rsidRPr="009E60AA">
              <w:rPr>
                <w:rFonts w:ascii="DengXian" w:eastAsia="DengXian" w:hAnsi="DengXian" w:cs="宋体"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Darko </w:t>
            </w:r>
            <w:proofErr w:type="spellStart"/>
            <w:r w:rsidRPr="009E60AA">
              <w:rPr>
                <w:rFonts w:ascii="DengXian" w:eastAsia="DengXian" w:hAnsi="DengXian" w:cs="宋体"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Peja</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Stojakovi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宋体"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rrick Roseboom" w:date="2021-05-05T04:22:00Z" w:initials="WR">
    <w:p w14:paraId="16510136" w14:textId="13A64B86" w:rsidR="00FC2823" w:rsidRDefault="00FC2823">
      <w:pPr>
        <w:pStyle w:val="aa"/>
      </w:pPr>
      <w:r>
        <w:rPr>
          <w:rStyle w:val="a9"/>
        </w:rPr>
        <w:annotationRef/>
      </w:r>
      <w:r>
        <w:t>Minor thing, but capitalize your section headings.</w:t>
      </w:r>
    </w:p>
  </w:comment>
  <w:comment w:id="3" w:author="Warrick Roseboom" w:date="2021-05-05T04:24:00Z" w:initials="WR">
    <w:p w14:paraId="73589D30" w14:textId="0255D315" w:rsidR="0013672A" w:rsidRDefault="0013672A">
      <w:pPr>
        <w:pStyle w:val="aa"/>
      </w:pPr>
      <w:r>
        <w:rPr>
          <w:rStyle w:val="a9"/>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case in which to apply the work about chemistry</w:t>
      </w:r>
    </w:p>
  </w:comment>
  <w:comment w:id="4" w:author="Warrick Roseboom" w:date="2021-05-05T04:25:00Z" w:initials="WR">
    <w:p w14:paraId="318F87F9" w14:textId="0D7892F8" w:rsidR="00710C6A" w:rsidRDefault="00710C6A">
      <w:pPr>
        <w:pStyle w:val="aa"/>
      </w:pPr>
      <w:r>
        <w:rPr>
          <w:rStyle w:val="a9"/>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do</w:t>
      </w:r>
    </w:p>
  </w:comment>
  <w:comment w:id="5" w:author="Bolin Zhu" w:date="2021-05-06T14:45:00Z" w:initials="BZ">
    <w:p w14:paraId="0C7D131F" w14:textId="53FE71DF" w:rsidR="009A3210" w:rsidRDefault="009A3210">
      <w:pPr>
        <w:pStyle w:val="aa"/>
      </w:pPr>
      <w:r>
        <w:rPr>
          <w:rStyle w:val="a9"/>
        </w:rPr>
        <w:annotationRef/>
      </w:r>
      <w:r>
        <w:t xml:space="preserve">Find a citation to support the point </w:t>
      </w:r>
    </w:p>
  </w:comment>
  <w:comment w:id="9" w:author="Warrick Roseboom" w:date="2021-05-05T04:27:00Z" w:initials="WR">
    <w:p w14:paraId="29F7B40F" w14:textId="0F32EEAB" w:rsidR="00F40C11" w:rsidRDefault="00F40C11">
      <w:pPr>
        <w:pStyle w:val="aa"/>
      </w:pPr>
      <w:r>
        <w:rPr>
          <w:rStyle w:val="a9"/>
        </w:rPr>
        <w:annotationRef/>
      </w:r>
      <w:r>
        <w:t>Correlation?</w:t>
      </w:r>
      <w:r w:rsidR="007B3515">
        <w:t xml:space="preserve"> </w:t>
      </w:r>
    </w:p>
  </w:comment>
  <w:comment w:id="10" w:author="Bolin Zhu" w:date="2021-05-06T14:46:00Z" w:initials="BZ">
    <w:p w14:paraId="636347A9" w14:textId="5DBC2ECD" w:rsidR="009A3210" w:rsidRPr="009A3210" w:rsidRDefault="009A3210">
      <w:pPr>
        <w:pStyle w:val="aa"/>
      </w:pPr>
      <w:r>
        <w:rPr>
          <w:rStyle w:val="a9"/>
        </w:rPr>
        <w:annotationRef/>
      </w:r>
      <w:proofErr w:type="spellStart"/>
      <w:r>
        <w:t>Explaination</w:t>
      </w:r>
      <w:proofErr w:type="spellEnd"/>
      <w:r>
        <w:t xml:space="preserve"> </w:t>
      </w:r>
    </w:p>
  </w:comment>
  <w:comment w:id="12" w:author="Warrick Roseboom" w:date="2021-05-05T04:29:00Z" w:initials="WR">
    <w:p w14:paraId="4CBC4234" w14:textId="5D01FAF7" w:rsidR="009A3210" w:rsidRDefault="000A4B0F">
      <w:pPr>
        <w:pStyle w:val="aa"/>
      </w:pPr>
      <w:r>
        <w:rPr>
          <w:rStyle w:val="a9"/>
        </w:rPr>
        <w:annotationRef/>
      </w:r>
      <w:r>
        <w:t>Perhaps include some connecting information between the sections here.</w:t>
      </w:r>
      <w:r w:rsidR="002E5961">
        <w:t xml:space="preserve"> It is jarring to jump between sections with no connection provided.</w:t>
      </w:r>
    </w:p>
  </w:comment>
  <w:comment w:id="13" w:author="Bolin Zhu" w:date="2021-05-06T16:14:00Z" w:initials="BZ">
    <w:p w14:paraId="2A53191B" w14:textId="77777777" w:rsidR="009A3210" w:rsidRDefault="009A3210">
      <w:pPr>
        <w:pStyle w:val="aa"/>
      </w:pPr>
      <w:r>
        <w:rPr>
          <w:rStyle w:val="a9"/>
        </w:rPr>
        <w:annotationRef/>
      </w:r>
    </w:p>
    <w:p w14:paraId="3005B471" w14:textId="5616233F" w:rsidR="009A3210" w:rsidRDefault="009A3210">
      <w:pPr>
        <w:pStyle w:val="aa"/>
      </w:pPr>
    </w:p>
  </w:comment>
  <w:comment w:id="17" w:author="Warrick Roseboom" w:date="2021-05-05T04:30:00Z" w:initials="WR">
    <w:p w14:paraId="67C67824" w14:textId="67A8700E" w:rsidR="00D94669" w:rsidRDefault="00D94669">
      <w:pPr>
        <w:pStyle w:val="aa"/>
      </w:pPr>
      <w:r>
        <w:rPr>
          <w:rStyle w:val="a9"/>
        </w:rPr>
        <w:annotationRef/>
      </w:r>
      <w:r>
        <w:t>There are many fantasy leagues with different scoring schemes. Of course you don’t need to introduce them all, but it is worth mentioning.</w:t>
      </w:r>
    </w:p>
  </w:comment>
  <w:comment w:id="23" w:author="Warrick Roseboom" w:date="2021-05-05T04:44:00Z" w:initials="WR">
    <w:p w14:paraId="19F1F6F6" w14:textId="31B494E4" w:rsidR="001B0B53" w:rsidRDefault="001B0B53">
      <w:pPr>
        <w:pStyle w:val="aa"/>
      </w:pPr>
      <w:r>
        <w:rPr>
          <w:rStyle w:val="a9"/>
        </w:rPr>
        <w:annotationRef/>
      </w:r>
      <w:r>
        <w:t>You should make the formatting of this look better.</w:t>
      </w:r>
    </w:p>
  </w:comment>
  <w:comment w:id="24" w:author="Bolin Zhu" w:date="2021-05-06T16:24:00Z" w:initials="BZ">
    <w:p w14:paraId="7B76246F" w14:textId="3E3841B5" w:rsidR="009A3210" w:rsidRDefault="009A3210">
      <w:pPr>
        <w:pStyle w:val="aa"/>
      </w:pPr>
      <w:r>
        <w:rPr>
          <w:rStyle w:val="a9"/>
        </w:rPr>
        <w:annotationRef/>
      </w:r>
      <w:r>
        <w:rPr>
          <w:rFonts w:hint="eastAsia"/>
        </w:rPr>
        <w:t>整理一下</w:t>
      </w:r>
    </w:p>
  </w:comment>
  <w:comment w:id="26" w:author="Warrick Roseboom" w:date="2021-05-05T04:34:00Z" w:initials="WR">
    <w:p w14:paraId="63A76D26" w14:textId="19350DA1" w:rsidR="002E5961" w:rsidRDefault="002E5961">
      <w:pPr>
        <w:pStyle w:val="aa"/>
      </w:pPr>
      <w:r>
        <w:rPr>
          <w:rStyle w:val="a9"/>
        </w:rPr>
        <w:annotationRef/>
      </w:r>
      <w:r>
        <w:t>Citation needed</w:t>
      </w:r>
    </w:p>
  </w:comment>
  <w:comment w:id="27" w:author="Bolin Zhu" w:date="2021-05-06T16:25:00Z" w:initials="BZ">
    <w:p w14:paraId="037EB0CB" w14:textId="77777777" w:rsidR="009A3210" w:rsidRDefault="009A3210">
      <w:pPr>
        <w:pStyle w:val="aa"/>
      </w:pPr>
      <w:r>
        <w:rPr>
          <w:rStyle w:val="a9"/>
        </w:rPr>
        <w:annotationRef/>
      </w:r>
      <w:r>
        <w:rPr>
          <w:rFonts w:hint="eastAsia"/>
        </w:rPr>
        <w:t>有文献写文献</w:t>
      </w:r>
    </w:p>
    <w:p w14:paraId="0F3D8CB5" w14:textId="1356C98C" w:rsidR="009A3210" w:rsidRPr="009A3210" w:rsidRDefault="009A3210">
      <w:pPr>
        <w:pStyle w:val="aa"/>
      </w:pPr>
    </w:p>
  </w:comment>
  <w:comment w:id="29" w:author="Warrick Roseboom" w:date="2021-05-05T04:35:00Z" w:initials="WR">
    <w:p w14:paraId="079845A9" w14:textId="754AC6DE" w:rsidR="0082178C" w:rsidRDefault="0082178C">
      <w:pPr>
        <w:pStyle w:val="aa"/>
      </w:pPr>
      <w:r>
        <w:rPr>
          <w:rStyle w:val="a9"/>
        </w:rPr>
        <w:annotationRef/>
      </w:r>
      <w:r>
        <w:t>Fantasy sports often include gambling these days. You already mention how big sports analytics have gotten. Of course you won’t develop a platform for gambling, but is there any consideration required about how someone might make use of your work?</w:t>
      </w:r>
    </w:p>
  </w:comment>
  <w:comment w:id="32" w:author="Warrick Roseboom" w:date="2021-05-05T04:37:00Z" w:initials="WR">
    <w:p w14:paraId="042011A0" w14:textId="77777777" w:rsidR="009A3210" w:rsidRDefault="00756D0C">
      <w:pPr>
        <w:pStyle w:val="aa"/>
      </w:pPr>
      <w:r>
        <w:rPr>
          <w:rStyle w:val="a9"/>
        </w:rPr>
        <w:annotationRef/>
      </w:r>
      <w:r>
        <w:t xml:space="preserve">As in the initial introduction, are you ignoring that a functional requirement is to combine players and be able to determine a combined rating? </w:t>
      </w:r>
    </w:p>
    <w:p w14:paraId="000A8CB4" w14:textId="77777777" w:rsidR="009A3210" w:rsidRDefault="009A3210">
      <w:pPr>
        <w:pStyle w:val="aa"/>
      </w:pPr>
    </w:p>
    <w:p w14:paraId="1EE0BF90" w14:textId="77777777" w:rsidR="009A3210" w:rsidRDefault="00756D0C">
      <w:pPr>
        <w:pStyle w:val="aa"/>
      </w:pPr>
      <w:r>
        <w:t xml:space="preserve">These functional requirements are about how they game will look. </w:t>
      </w:r>
    </w:p>
    <w:p w14:paraId="3959FC4A" w14:textId="77777777" w:rsidR="009A3210" w:rsidRDefault="00756D0C">
      <w:pPr>
        <w:pStyle w:val="aa"/>
      </w:pPr>
      <w:r>
        <w:t>It’s also worth mentioning how it will work</w:t>
      </w:r>
      <w:r w:rsidR="00DC407E">
        <w:t xml:space="preserve">. </w:t>
      </w:r>
    </w:p>
    <w:p w14:paraId="37F9F99D" w14:textId="2F21A8EB" w:rsidR="00756D0C" w:rsidRDefault="00DC407E">
      <w:pPr>
        <w:pStyle w:val="aa"/>
      </w:pPr>
      <w:r>
        <w:t>This is also worth doing in</w:t>
      </w:r>
      <w:r w:rsidR="00756D0C">
        <w:t xml:space="preserve"> in relation to the review of top trumps and fantasy league</w:t>
      </w:r>
      <w:r>
        <w:t xml:space="preserve"> in the earlier section </w:t>
      </w:r>
      <w:r w:rsidR="00756D0C">
        <w:t>since the way these existing games work doesn’t take into account any kind of “chemistry” metric – they are not designed to do so.</w:t>
      </w:r>
    </w:p>
  </w:comment>
  <w:comment w:id="33" w:author="Bolin Zhu" w:date="2021-05-06T17:58:00Z" w:initials="BZ">
    <w:p w14:paraId="26D76C1D" w14:textId="315B6695" w:rsidR="009A3210" w:rsidRDefault="009A3210">
      <w:pPr>
        <w:pStyle w:val="aa"/>
      </w:pPr>
      <w:r>
        <w:rPr>
          <w:rStyle w:val="a9"/>
        </w:rPr>
        <w:annotationRef/>
      </w:r>
    </w:p>
  </w:comment>
  <w:comment w:id="39" w:author="Warrick Roseboom" w:date="2021-05-05T04:41:00Z" w:initials="WR">
    <w:p w14:paraId="42EAB47F" w14:textId="06F87AAB" w:rsidR="00CE1203" w:rsidRDefault="00CE1203">
      <w:pPr>
        <w:pStyle w:val="aa"/>
      </w:pPr>
      <w:r>
        <w:rPr>
          <w:rStyle w:val="a9"/>
        </w:rPr>
        <w:annotationRef/>
      </w:r>
      <w:r>
        <w:t>This is the first time 2k is mentioned. Many readers wouldn’t understand what is meant.</w:t>
      </w:r>
    </w:p>
  </w:comment>
  <w:comment w:id="40" w:author="Bolin Zhu" w:date="2021-05-06T18:07:00Z" w:initials="BZ">
    <w:p w14:paraId="29492260" w14:textId="77777777" w:rsidR="009A3210" w:rsidRDefault="009A3210">
      <w:pPr>
        <w:pStyle w:val="aa"/>
      </w:pPr>
      <w:r>
        <w:rPr>
          <w:rStyle w:val="a9"/>
        </w:rPr>
        <w:annotationRef/>
      </w:r>
      <w:r>
        <w:rPr>
          <w:rFonts w:hint="eastAsia"/>
        </w:rPr>
        <w:t>介绍一下2k</w:t>
      </w:r>
      <w:r>
        <w:t xml:space="preserve"> rating</w:t>
      </w:r>
      <w:r>
        <w:rPr>
          <w:rFonts w:hint="eastAsia"/>
        </w:rPr>
        <w:t>是个啥</w:t>
      </w:r>
    </w:p>
    <w:p w14:paraId="4C307035" w14:textId="600D7317" w:rsidR="009A3210" w:rsidRDefault="009A3210">
      <w:pPr>
        <w:pStyle w:val="aa"/>
      </w:pPr>
      <w:r>
        <w:rPr>
          <w:rFonts w:hint="eastAsia"/>
        </w:rPr>
        <w:t>要是可以的话在</w:t>
      </w:r>
      <w:r>
        <w:t xml:space="preserve">introduction </w:t>
      </w:r>
      <w:r>
        <w:rPr>
          <w:rFonts w:hint="eastAsia"/>
        </w:rPr>
        <w:t>里面说，要是不行的话在这句话后面解释一下啥事</w:t>
      </w:r>
      <w:r>
        <w:t>2k rating</w:t>
      </w:r>
    </w:p>
  </w:comment>
  <w:comment w:id="43" w:author="Warrick Roseboom" w:date="2021-05-05T04:44:00Z" w:initials="WR">
    <w:p w14:paraId="214B186D" w14:textId="2501E381" w:rsidR="001B0B53" w:rsidRDefault="001B0B53">
      <w:pPr>
        <w:pStyle w:val="aa"/>
      </w:pPr>
      <w:r>
        <w:rPr>
          <w:rStyle w:val="a9"/>
        </w:rPr>
        <w:annotationRef/>
      </w:r>
      <w:r>
        <w:t xml:space="preserve">First time being mentioned, I think. Make sure to provide enough detail for the reader when introducing. </w:t>
      </w:r>
    </w:p>
  </w:comment>
  <w:comment w:id="44" w:author="Bolin Zhu" w:date="2021-05-06T18:10:00Z" w:initials="BZ">
    <w:p w14:paraId="10BEB291" w14:textId="790C9973" w:rsidR="009A3210" w:rsidRDefault="009A3210">
      <w:pPr>
        <w:pStyle w:val="aa"/>
      </w:pPr>
      <w:r>
        <w:rPr>
          <w:rStyle w:val="a9"/>
        </w:rPr>
        <w:annotationRef/>
      </w:r>
      <w:r>
        <w:rPr>
          <w:rFonts w:hint="eastAsia"/>
        </w:rPr>
        <w:t>同样也是能加到</w:t>
      </w:r>
      <w:r>
        <w:t xml:space="preserve">introduction </w:t>
      </w:r>
      <w:r>
        <w:rPr>
          <w:rFonts w:hint="eastAsia"/>
        </w:rPr>
        <w:t>就加进去，不行的话就在这句话后面解释啥是</w:t>
      </w:r>
      <w:r>
        <w:t>fib recursion</w:t>
      </w:r>
    </w:p>
  </w:comment>
  <w:comment w:id="63" w:author="Warrick Roseboom" w:date="2021-05-05T04:57:00Z" w:initials="WR">
    <w:p w14:paraId="1FE67BB5" w14:textId="4DEF9903" w:rsidR="00E44606" w:rsidRDefault="00E44606">
      <w:pPr>
        <w:pStyle w:val="aa"/>
      </w:pPr>
      <w:r>
        <w:rPr>
          <w:rStyle w:val="a9"/>
        </w:rPr>
        <w:annotationRef/>
      </w:r>
      <w:r>
        <w:t>You mean value from your calculation? Be clear</w:t>
      </w:r>
    </w:p>
  </w:comment>
  <w:comment w:id="64" w:author="Warrick Roseboom" w:date="2021-05-05T04:57:00Z" w:initials="WR">
    <w:p w14:paraId="7BCDF675" w14:textId="34467B52" w:rsidR="00E44606" w:rsidRDefault="00E44606">
      <w:pPr>
        <w:pStyle w:val="aa"/>
      </w:pPr>
      <w:r>
        <w:rPr>
          <w:rStyle w:val="a9"/>
        </w:rPr>
        <w:annotationRef/>
      </w:r>
      <w:r>
        <w:t>Average of your method and 2k?</w:t>
      </w:r>
    </w:p>
  </w:comment>
  <w:comment w:id="65" w:author="Warrick Roseboom" w:date="2021-05-05T04:57:00Z" w:initials="WR">
    <w:p w14:paraId="0EF5CFEF" w14:textId="60954C21" w:rsidR="00E44606" w:rsidRDefault="00E44606">
      <w:pPr>
        <w:pStyle w:val="aa"/>
      </w:pPr>
      <w:r>
        <w:rPr>
          <w:rStyle w:val="a9"/>
        </w:rPr>
        <w:annotationRef/>
      </w:r>
      <w:r>
        <w:t>2k team rating only?</w:t>
      </w:r>
    </w:p>
  </w:comment>
  <w:comment w:id="66" w:author="Warrick Roseboom" w:date="2021-05-05T04:58:00Z" w:initials="WR">
    <w:p w14:paraId="5A967FCE" w14:textId="5105DCA5" w:rsidR="00E44606" w:rsidRDefault="00E44606">
      <w:pPr>
        <w:pStyle w:val="aa"/>
      </w:pPr>
      <w:r>
        <w:rPr>
          <w:rStyle w:val="a9"/>
        </w:rPr>
        <w:annotationRef/>
      </w:r>
      <w:r>
        <w:t>What’s the relationship between this and the individual figures above?</w:t>
      </w:r>
    </w:p>
  </w:comment>
  <w:comment w:id="67" w:author="Warrick Roseboom" w:date="2021-05-05T04:59:00Z" w:initials="WR">
    <w:p w14:paraId="0779A195" w14:textId="6E177EE9" w:rsidR="00C712D1" w:rsidRDefault="00C712D1">
      <w:pPr>
        <w:pStyle w:val="aa"/>
      </w:pPr>
      <w:r>
        <w:rPr>
          <w:rStyle w:val="a9"/>
        </w:rPr>
        <w:annotationRef/>
      </w:r>
      <w:r>
        <w:t>It’s hard to know what this means… for a variety of reasons. One</w:t>
      </w:r>
      <w:r w:rsidR="00282AA0">
        <w:t xml:space="preserve"> main reason is just about the y-axis? Is 500 good or bad? How can the reader know? There is no point of reference for the reader about this number</w:t>
      </w:r>
    </w:p>
  </w:comment>
  <w:comment w:id="69" w:author="Warrick Roseboom" w:date="2021-05-05T05:01:00Z" w:initials="WR">
    <w:p w14:paraId="378A67E3" w14:textId="16B87DF2" w:rsidR="00810B86" w:rsidRDefault="00810B86">
      <w:pPr>
        <w:pStyle w:val="aa"/>
      </w:pPr>
      <w:r>
        <w:rPr>
          <w:rStyle w:val="a9"/>
        </w:rPr>
        <w:annotationRef/>
      </w:r>
      <w:r>
        <w:t xml:space="preserve">Where? I didn’t see this. Is that what the </w:t>
      </w:r>
      <w:proofErr w:type="spellStart"/>
      <w:r>
        <w:t>colour</w:t>
      </w:r>
      <w:proofErr w:type="spellEnd"/>
      <w:r>
        <w:t xml:space="preserve"> coding is in the confusion matrix? </w:t>
      </w:r>
      <w:r w:rsidR="00BE39CB">
        <w:t>If so, need to make that clear.</w:t>
      </w:r>
    </w:p>
  </w:comment>
  <w:comment w:id="70" w:author="Bolin Zhu" w:date="2021-05-06T18:11:00Z" w:initials="BZ">
    <w:p w14:paraId="7367CBA8" w14:textId="52D347C4" w:rsidR="009A3210" w:rsidRDefault="009A3210">
      <w:pPr>
        <w:pStyle w:val="aa"/>
      </w:pPr>
      <w:r>
        <w:rPr>
          <w:rStyle w:val="a9"/>
        </w:rPr>
        <w:annotationRef/>
      </w:r>
    </w:p>
  </w:comment>
  <w:comment w:id="75" w:author="Warrick Roseboom" w:date="2021-05-05T05:04:00Z" w:initials="WR">
    <w:p w14:paraId="07F667F7" w14:textId="026A456A" w:rsidR="005E4D34" w:rsidRDefault="005E4D34">
      <w:pPr>
        <w:pStyle w:val="aa"/>
      </w:pPr>
      <w:r>
        <w:rPr>
          <w:rStyle w:val="a9"/>
        </w:rPr>
        <w:annotationRef/>
      </w:r>
      <w:r>
        <w:t>I know the against AI mode was briefly mentioned, but as a reader I have no idea what it looks like. Maybe in the earlier section you could do a bit more to help the reader with this?</w:t>
      </w:r>
    </w:p>
  </w:comment>
  <w:comment w:id="76" w:author="Bolin Zhu" w:date="2021-05-06T18:13:00Z" w:initials="BZ">
    <w:p w14:paraId="23A8185E" w14:textId="45AD6233" w:rsidR="009A3210" w:rsidRDefault="009A3210">
      <w:pPr>
        <w:pStyle w:val="aa"/>
      </w:pPr>
      <w:r>
        <w:rPr>
          <w:rStyle w:val="a9"/>
        </w:rPr>
        <w:annotationRef/>
      </w:r>
      <w:r>
        <w:rPr>
          <w:rFonts w:hint="eastAsia"/>
        </w:rPr>
        <w:t>更加清楚</w:t>
      </w:r>
      <w:r w:rsidR="000E153D">
        <w:rPr>
          <w:rFonts w:hint="eastAsia"/>
        </w:rPr>
        <w:t>说</w:t>
      </w:r>
      <w:r>
        <w:rPr>
          <w:rFonts w:hint="eastAsia"/>
        </w:rPr>
        <w:t>AI</w:t>
      </w:r>
      <w:r>
        <w:t xml:space="preserve"> </w:t>
      </w:r>
      <w:r>
        <w:rPr>
          <w:rFonts w:hint="eastAsia"/>
        </w:rPr>
        <w:t>mode，</w:t>
      </w:r>
      <w:r>
        <w:t xml:space="preserve">if the user want to play on </w:t>
      </w:r>
      <w:proofErr w:type="spellStart"/>
      <w:r>
        <w:t>it’s</w:t>
      </w:r>
      <w:proofErr w:type="spellEnd"/>
      <w:r>
        <w:t xml:space="preserve"> own, then he/she can choose play with AI. During the playing, AI will be able to choose its own team, just like the second player. But to make sure that the player will have fun, AI will choose all the player except those top rank player.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510136" w15:done="0"/>
  <w15:commentEx w15:paraId="73589D30" w15:done="0"/>
  <w15:commentEx w15:paraId="318F87F9" w15:done="0"/>
  <w15:commentEx w15:paraId="0C7D131F" w15:paraIdParent="318F87F9" w15:done="0"/>
  <w15:commentEx w15:paraId="29F7B40F" w15:done="0"/>
  <w15:commentEx w15:paraId="636347A9" w15:paraIdParent="29F7B40F" w15:done="0"/>
  <w15:commentEx w15:paraId="4CBC4234" w15:done="0"/>
  <w15:commentEx w15:paraId="3005B471" w15:paraIdParent="4CBC4234" w15:done="0"/>
  <w15:commentEx w15:paraId="67C67824" w15:done="0"/>
  <w15:commentEx w15:paraId="19F1F6F6" w15:done="0"/>
  <w15:commentEx w15:paraId="7B76246F" w15:paraIdParent="19F1F6F6" w15:done="0"/>
  <w15:commentEx w15:paraId="63A76D26" w15:done="0"/>
  <w15:commentEx w15:paraId="0F3D8CB5" w15:paraIdParent="63A76D26" w15:done="0"/>
  <w15:commentEx w15:paraId="079845A9" w15:done="0"/>
  <w15:commentEx w15:paraId="37F9F99D" w15:done="0"/>
  <w15:commentEx w15:paraId="26D76C1D" w15:paraIdParent="37F9F99D" w15:done="0"/>
  <w15:commentEx w15:paraId="42EAB47F" w15:done="0"/>
  <w15:commentEx w15:paraId="4C307035" w15:paraIdParent="42EAB47F" w15:done="0"/>
  <w15:commentEx w15:paraId="214B186D" w15:done="0"/>
  <w15:commentEx w15:paraId="10BEB291" w15:paraIdParent="214B186D" w15:done="0"/>
  <w15:commentEx w15:paraId="1FE67BB5" w15:done="0"/>
  <w15:commentEx w15:paraId="7BCDF675" w15:done="0"/>
  <w15:commentEx w15:paraId="0EF5CFEF" w15:done="0"/>
  <w15:commentEx w15:paraId="5A967FCE" w15:done="0"/>
  <w15:commentEx w15:paraId="0779A195" w15:done="0"/>
  <w15:commentEx w15:paraId="378A67E3" w15:done="0"/>
  <w15:commentEx w15:paraId="7367CBA8" w15:paraIdParent="378A67E3" w15:done="0"/>
  <w15:commentEx w15:paraId="07F667F7" w15:done="0"/>
  <w15:commentEx w15:paraId="23A8185E" w15:paraIdParent="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2B" w16cex:dateUtc="2021-05-05T03:27: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1" w16cex:dateUtc="2021-05-05T03:35:00Z"/>
  <w16cex:commentExtensible w16cex:durableId="243C9F1E" w16cex:dateUtc="2021-05-05T03:35:00Z"/>
  <w16cex:commentExtensible w16cex:durableId="243C9F86" w16cex:dateUtc="2021-05-05T03:37:00Z"/>
  <w16cex:commentExtensible w16cex:durableId="243CA06A" w16cex:dateUtc="2021-05-05T03:41:00Z"/>
  <w16cex:commentExtensible w16cex:durableId="243CA12E" w16cex:dateUtc="2021-05-05T03:44:00Z"/>
  <w16cex:commentExtensible w16cex:durableId="243CA137" w16cex:dateUtc="2021-05-05T03:44: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1C" w16cex:dateUtc="2021-05-05T04:01: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510136" w16cid:durableId="243C9BF9"/>
  <w16cid:commentId w16cid:paraId="73589D30" w16cid:durableId="243C9C71"/>
  <w16cid:commentId w16cid:paraId="318F87F9" w16cid:durableId="243C9CAE"/>
  <w16cid:commentId w16cid:paraId="0C7D131F" w16cid:durableId="243E7F8D"/>
  <w16cid:commentId w16cid:paraId="29F7B40F" w16cid:durableId="243C9D2B"/>
  <w16cid:commentId w16cid:paraId="636347A9" w16cid:durableId="243E7FD9"/>
  <w16cid:commentId w16cid:paraId="4CBC4234" w16cid:durableId="243C9D8C"/>
  <w16cid:commentId w16cid:paraId="3005B471" w16cid:durableId="243E9469"/>
  <w16cid:commentId w16cid:paraId="67C67824" w16cid:durableId="243C9DE1"/>
  <w16cid:commentId w16cid:paraId="19F1F6F6" w16cid:durableId="243CA110"/>
  <w16cid:commentId w16cid:paraId="7B76246F" w16cid:durableId="243E96D0"/>
  <w16cid:commentId w16cid:paraId="63A76D26" w16cid:durableId="243C9EE4"/>
  <w16cid:commentId w16cid:paraId="0F3D8CB5" w16cid:durableId="243E96F3"/>
  <w16cid:commentId w16cid:paraId="079845A9" w16cid:durableId="243C9F1E"/>
  <w16cid:commentId w16cid:paraId="37F9F99D" w16cid:durableId="243C9F86"/>
  <w16cid:commentId w16cid:paraId="26D76C1D" w16cid:durableId="243EACC8"/>
  <w16cid:commentId w16cid:paraId="42EAB47F" w16cid:durableId="243CA06A"/>
  <w16cid:commentId w16cid:paraId="4C307035" w16cid:durableId="243EAEEE"/>
  <w16cid:commentId w16cid:paraId="214B186D" w16cid:durableId="243CA137"/>
  <w16cid:commentId w16cid:paraId="10BEB291" w16cid:durableId="243EAF89"/>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378A67E3" w16cid:durableId="243CA51C"/>
  <w16cid:commentId w16cid:paraId="7367CBA8" w16cid:durableId="243EAFDF"/>
  <w16cid:commentId w16cid:paraId="07F667F7" w16cid:durableId="243CA5C5"/>
  <w16cid:commentId w16cid:paraId="23A8185E" w16cid:durableId="243EB0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B69B9" w14:textId="77777777" w:rsidR="00AC194A" w:rsidRDefault="00AC194A" w:rsidP="00805DD8">
      <w:r>
        <w:separator/>
      </w:r>
    </w:p>
  </w:endnote>
  <w:endnote w:type="continuationSeparator" w:id="0">
    <w:p w14:paraId="7A8100D6" w14:textId="77777777" w:rsidR="00AC194A" w:rsidRDefault="00AC194A"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11FFE" w14:textId="77777777" w:rsidR="00AC194A" w:rsidRDefault="00AC194A" w:rsidP="00805DD8">
      <w:r>
        <w:separator/>
      </w:r>
    </w:p>
  </w:footnote>
  <w:footnote w:type="continuationSeparator" w:id="0">
    <w:p w14:paraId="493F2D47" w14:textId="77777777" w:rsidR="00AC194A" w:rsidRDefault="00AC194A"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rick Roseboom">
    <w15:presenceInfo w15:providerId="AD" w15:userId="S::wjr22@sussex.ac.uk::c9d4569e-2bf7-4910-ba7f-2c411414dde1"/>
  </w15:person>
  <w15:person w15:author="Bolin Zhu">
    <w15:presenceInfo w15:providerId="AD" w15:userId="S::bz69@sussex.ac.uk::fc55237e-3cf9-4a36-b852-e4d7cc8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36CF"/>
    <w:rsid w:val="00014BFB"/>
    <w:rsid w:val="00022041"/>
    <w:rsid w:val="00036BCE"/>
    <w:rsid w:val="00051349"/>
    <w:rsid w:val="00065ABD"/>
    <w:rsid w:val="00075FB7"/>
    <w:rsid w:val="00081E65"/>
    <w:rsid w:val="00084870"/>
    <w:rsid w:val="00092669"/>
    <w:rsid w:val="000A0266"/>
    <w:rsid w:val="000A4B0F"/>
    <w:rsid w:val="000B159C"/>
    <w:rsid w:val="000B1B8A"/>
    <w:rsid w:val="000B46C7"/>
    <w:rsid w:val="000B7DF8"/>
    <w:rsid w:val="000C1744"/>
    <w:rsid w:val="000C4BC7"/>
    <w:rsid w:val="000D60B4"/>
    <w:rsid w:val="000E153D"/>
    <w:rsid w:val="000E39C9"/>
    <w:rsid w:val="000F1B12"/>
    <w:rsid w:val="000F6FE7"/>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D4E24"/>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C194A"/>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C4286"/>
    <w:rsid w:val="00CE0792"/>
    <w:rsid w:val="00CE1203"/>
    <w:rsid w:val="00CE5677"/>
    <w:rsid w:val="00D07185"/>
    <w:rsid w:val="00D20BF5"/>
    <w:rsid w:val="00D3196D"/>
    <w:rsid w:val="00D465FF"/>
    <w:rsid w:val="00D46E1F"/>
    <w:rsid w:val="00D5135F"/>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2kratings.com" TargetMode="External"/><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hyperlink" Target="https://www.basketball-referenc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6</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s>
</file>

<file path=customXml/itemProps1.xml><?xml version="1.0" encoding="utf-8"?>
<ds:datastoreItem xmlns:ds="http://schemas.openxmlformats.org/officeDocument/2006/customXml" ds:itemID="{BC17CEB2-5809-D149-8520-BE8F1A9BA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53</Pages>
  <Words>12057</Words>
  <Characters>68731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5</cp:revision>
  <dcterms:created xsi:type="dcterms:W3CDTF">2021-05-07T14:12:00Z</dcterms:created>
  <dcterms:modified xsi:type="dcterms:W3CDTF">2021-05-07T20:23:00Z</dcterms:modified>
</cp:coreProperties>
</file>