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FD3459">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FD3459">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081E65" w:rsidRDefault="00FD3459">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FD3459">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a9"/>
              <w:rFonts w:asciiTheme="minorHAnsi" w:eastAsiaTheme="minorEastAsia" w:hAnsiTheme="minorHAnsi" w:cstheme="minorBidi"/>
              <w:color w:val="auto"/>
              <w:kern w:val="2"/>
            </w:rPr>
            <w:commentReference w:id="0"/>
          </w:r>
        </w:p>
        <w:p w14:paraId="66794A66" w14:textId="42E9C9FA" w:rsidR="009A3210"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223419" w:history="1">
            <w:r w:rsidR="009A3210" w:rsidRPr="002431D6">
              <w:rPr>
                <w:rStyle w:val="a5"/>
                <w:noProof/>
              </w:rPr>
              <w:t xml:space="preserve">1 </w:t>
            </w:r>
            <w:r w:rsidR="009A3210" w:rsidRPr="002431D6">
              <w:rPr>
                <w:rStyle w:val="a5"/>
                <w:rFonts w:ascii="Calibri" w:hAnsi="Calibri"/>
                <w:noProof/>
              </w:rPr>
              <w:t>Introduction</w:t>
            </w:r>
            <w:r w:rsidR="009A3210">
              <w:rPr>
                <w:noProof/>
                <w:webHidden/>
              </w:rPr>
              <w:tab/>
            </w:r>
            <w:r w:rsidR="009A3210">
              <w:rPr>
                <w:noProof/>
                <w:webHidden/>
              </w:rPr>
              <w:fldChar w:fldCharType="begin"/>
            </w:r>
            <w:r w:rsidR="009A3210">
              <w:rPr>
                <w:noProof/>
                <w:webHidden/>
              </w:rPr>
              <w:instrText xml:space="preserve"> PAGEREF _Toc71223419 \h </w:instrText>
            </w:r>
            <w:r w:rsidR="009A3210">
              <w:rPr>
                <w:noProof/>
                <w:webHidden/>
              </w:rPr>
            </w:r>
            <w:r w:rsidR="009A3210">
              <w:rPr>
                <w:noProof/>
                <w:webHidden/>
              </w:rPr>
              <w:fldChar w:fldCharType="separate"/>
            </w:r>
            <w:r w:rsidR="009A3210">
              <w:rPr>
                <w:noProof/>
                <w:webHidden/>
              </w:rPr>
              <w:t>3</w:t>
            </w:r>
            <w:r w:rsidR="009A3210">
              <w:rPr>
                <w:noProof/>
                <w:webHidden/>
              </w:rPr>
              <w:fldChar w:fldCharType="end"/>
            </w:r>
          </w:hyperlink>
        </w:p>
        <w:p w14:paraId="56280FFB" w14:textId="6CEF8B29" w:rsidR="009A3210" w:rsidRDefault="00FD3459">
          <w:pPr>
            <w:pStyle w:val="TOC1"/>
            <w:tabs>
              <w:tab w:val="right" w:leader="dot" w:pos="9016"/>
            </w:tabs>
            <w:rPr>
              <w:noProof/>
              <w:szCs w:val="24"/>
            </w:rPr>
          </w:pPr>
          <w:hyperlink w:anchor="_Toc71223420" w:history="1">
            <w:r w:rsidR="009A3210" w:rsidRPr="002431D6">
              <w:rPr>
                <w:rStyle w:val="a5"/>
                <w:rFonts w:ascii="Calibri" w:hAnsi="Calibri"/>
                <w:noProof/>
              </w:rPr>
              <w:t>2.Background research</w:t>
            </w:r>
            <w:r w:rsidR="009A3210">
              <w:rPr>
                <w:noProof/>
                <w:webHidden/>
              </w:rPr>
              <w:tab/>
            </w:r>
            <w:r w:rsidR="009A3210">
              <w:rPr>
                <w:noProof/>
                <w:webHidden/>
              </w:rPr>
              <w:fldChar w:fldCharType="begin"/>
            </w:r>
            <w:r w:rsidR="009A3210">
              <w:rPr>
                <w:noProof/>
                <w:webHidden/>
              </w:rPr>
              <w:instrText xml:space="preserve"> PAGEREF _Toc71223420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59FA03B9" w14:textId="50C18B97" w:rsidR="009A3210" w:rsidRDefault="00FD3459">
          <w:pPr>
            <w:pStyle w:val="TOC2"/>
            <w:tabs>
              <w:tab w:val="right" w:leader="dot" w:pos="9016"/>
            </w:tabs>
            <w:rPr>
              <w:noProof/>
              <w:szCs w:val="24"/>
            </w:rPr>
          </w:pPr>
          <w:hyperlink w:anchor="_Toc71223421" w:history="1">
            <w:r w:rsidR="009A3210" w:rsidRPr="002431D6">
              <w:rPr>
                <w:rStyle w:val="a5"/>
                <w:rFonts w:ascii="Calibri" w:hAnsi="Calibri"/>
                <w:noProof/>
              </w:rPr>
              <w:t>Top Trumps: NBA All Stars</w:t>
            </w:r>
            <w:r w:rsidR="009A3210">
              <w:rPr>
                <w:noProof/>
                <w:webHidden/>
              </w:rPr>
              <w:tab/>
            </w:r>
            <w:r w:rsidR="009A3210">
              <w:rPr>
                <w:noProof/>
                <w:webHidden/>
              </w:rPr>
              <w:fldChar w:fldCharType="begin"/>
            </w:r>
            <w:r w:rsidR="009A3210">
              <w:rPr>
                <w:noProof/>
                <w:webHidden/>
              </w:rPr>
              <w:instrText xml:space="preserve"> PAGEREF _Toc71223421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676DAD7E" w14:textId="023181F9" w:rsidR="009A3210" w:rsidRDefault="00FD3459">
          <w:pPr>
            <w:pStyle w:val="TOC2"/>
            <w:tabs>
              <w:tab w:val="right" w:leader="dot" w:pos="9016"/>
            </w:tabs>
            <w:rPr>
              <w:noProof/>
              <w:szCs w:val="24"/>
            </w:rPr>
          </w:pPr>
          <w:hyperlink w:anchor="_Toc71223422" w:history="1">
            <w:r w:rsidR="009A3210" w:rsidRPr="002431D6">
              <w:rPr>
                <w:rStyle w:val="a5"/>
                <w:rFonts w:ascii="Calibri" w:hAnsi="Calibri"/>
                <w:noProof/>
              </w:rPr>
              <w:t>Fantasy basketball league</w:t>
            </w:r>
            <w:r w:rsidR="009A3210">
              <w:rPr>
                <w:noProof/>
                <w:webHidden/>
              </w:rPr>
              <w:tab/>
            </w:r>
            <w:r w:rsidR="009A3210">
              <w:rPr>
                <w:noProof/>
                <w:webHidden/>
              </w:rPr>
              <w:fldChar w:fldCharType="begin"/>
            </w:r>
            <w:r w:rsidR="009A3210">
              <w:rPr>
                <w:noProof/>
                <w:webHidden/>
              </w:rPr>
              <w:instrText xml:space="preserve"> PAGEREF _Toc71223422 \h </w:instrText>
            </w:r>
            <w:r w:rsidR="009A3210">
              <w:rPr>
                <w:noProof/>
                <w:webHidden/>
              </w:rPr>
            </w:r>
            <w:r w:rsidR="009A3210">
              <w:rPr>
                <w:noProof/>
                <w:webHidden/>
              </w:rPr>
              <w:fldChar w:fldCharType="separate"/>
            </w:r>
            <w:r w:rsidR="009A3210">
              <w:rPr>
                <w:noProof/>
                <w:webHidden/>
              </w:rPr>
              <w:t>5</w:t>
            </w:r>
            <w:r w:rsidR="009A3210">
              <w:rPr>
                <w:noProof/>
                <w:webHidden/>
              </w:rPr>
              <w:fldChar w:fldCharType="end"/>
            </w:r>
          </w:hyperlink>
        </w:p>
        <w:p w14:paraId="75A59A14" w14:textId="281630B3" w:rsidR="009A3210" w:rsidRDefault="00FD3459">
          <w:pPr>
            <w:pStyle w:val="TOC3"/>
            <w:tabs>
              <w:tab w:val="right" w:leader="dot" w:pos="9016"/>
            </w:tabs>
            <w:rPr>
              <w:noProof/>
              <w:szCs w:val="24"/>
            </w:rPr>
          </w:pPr>
          <w:hyperlink w:anchor="_Toc71223423" w:history="1">
            <w:r w:rsidR="009A3210" w:rsidRPr="002431D6">
              <w:rPr>
                <w:rStyle w:val="a5"/>
                <w:rFonts w:ascii="Calibri" w:hAnsi="Calibri"/>
                <w:noProof/>
              </w:rPr>
              <w:t>NBA Fantasy</w:t>
            </w:r>
            <w:r w:rsidR="009A3210">
              <w:rPr>
                <w:noProof/>
                <w:webHidden/>
              </w:rPr>
              <w:tab/>
            </w:r>
            <w:r w:rsidR="009A3210">
              <w:rPr>
                <w:noProof/>
                <w:webHidden/>
              </w:rPr>
              <w:fldChar w:fldCharType="begin"/>
            </w:r>
            <w:r w:rsidR="009A3210">
              <w:rPr>
                <w:noProof/>
                <w:webHidden/>
              </w:rPr>
              <w:instrText xml:space="preserve"> PAGEREF _Toc71223423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6D14F344" w14:textId="65167AA3" w:rsidR="009A3210" w:rsidRDefault="00FD3459">
          <w:pPr>
            <w:pStyle w:val="TOC3"/>
            <w:tabs>
              <w:tab w:val="right" w:leader="dot" w:pos="9016"/>
            </w:tabs>
            <w:rPr>
              <w:noProof/>
              <w:szCs w:val="24"/>
            </w:rPr>
          </w:pPr>
          <w:hyperlink w:anchor="_Toc71223424" w:history="1">
            <w:r w:rsidR="009A3210" w:rsidRPr="002431D6">
              <w:rPr>
                <w:rStyle w:val="a5"/>
                <w:rFonts w:ascii="Calibri" w:hAnsi="Calibri"/>
                <w:noProof/>
              </w:rPr>
              <w:t>Yahoo Fantasy basketball</w:t>
            </w:r>
            <w:r w:rsidR="009A3210">
              <w:rPr>
                <w:noProof/>
                <w:webHidden/>
              </w:rPr>
              <w:tab/>
            </w:r>
            <w:r w:rsidR="009A3210">
              <w:rPr>
                <w:noProof/>
                <w:webHidden/>
              </w:rPr>
              <w:fldChar w:fldCharType="begin"/>
            </w:r>
            <w:r w:rsidR="009A3210">
              <w:rPr>
                <w:noProof/>
                <w:webHidden/>
              </w:rPr>
              <w:instrText xml:space="preserve"> PAGEREF _Toc71223424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57C5573C" w14:textId="0959D678" w:rsidR="009A3210" w:rsidRDefault="00FD3459">
          <w:pPr>
            <w:pStyle w:val="TOC2"/>
            <w:tabs>
              <w:tab w:val="right" w:leader="dot" w:pos="9016"/>
            </w:tabs>
            <w:rPr>
              <w:noProof/>
              <w:szCs w:val="24"/>
            </w:rPr>
          </w:pPr>
          <w:hyperlink w:anchor="_Toc71223425" w:history="1">
            <w:r w:rsidR="009A3210" w:rsidRPr="002431D6">
              <w:rPr>
                <w:rStyle w:val="a5"/>
                <w:rFonts w:ascii="Calibri" w:hAnsi="Calibri"/>
                <w:noProof/>
              </w:rPr>
              <w:t>The team Elo rating system</w:t>
            </w:r>
            <w:r w:rsidR="009A3210">
              <w:rPr>
                <w:noProof/>
                <w:webHidden/>
              </w:rPr>
              <w:tab/>
            </w:r>
            <w:r w:rsidR="009A3210">
              <w:rPr>
                <w:noProof/>
                <w:webHidden/>
              </w:rPr>
              <w:fldChar w:fldCharType="begin"/>
            </w:r>
            <w:r w:rsidR="009A3210">
              <w:rPr>
                <w:noProof/>
                <w:webHidden/>
              </w:rPr>
              <w:instrText xml:space="preserve"> PAGEREF _Toc71223425 \h </w:instrText>
            </w:r>
            <w:r w:rsidR="009A3210">
              <w:rPr>
                <w:noProof/>
                <w:webHidden/>
              </w:rPr>
            </w:r>
            <w:r w:rsidR="009A3210">
              <w:rPr>
                <w:noProof/>
                <w:webHidden/>
              </w:rPr>
              <w:fldChar w:fldCharType="separate"/>
            </w:r>
            <w:r w:rsidR="009A3210">
              <w:rPr>
                <w:noProof/>
                <w:webHidden/>
              </w:rPr>
              <w:t>6</w:t>
            </w:r>
            <w:r w:rsidR="009A3210">
              <w:rPr>
                <w:noProof/>
                <w:webHidden/>
              </w:rPr>
              <w:fldChar w:fldCharType="end"/>
            </w:r>
          </w:hyperlink>
        </w:p>
        <w:p w14:paraId="48B0896A" w14:textId="0FAD0216" w:rsidR="009A3210" w:rsidRDefault="00FD3459">
          <w:pPr>
            <w:pStyle w:val="TOC2"/>
            <w:tabs>
              <w:tab w:val="right" w:leader="dot" w:pos="9016"/>
            </w:tabs>
            <w:rPr>
              <w:noProof/>
              <w:szCs w:val="24"/>
            </w:rPr>
          </w:pPr>
          <w:hyperlink w:anchor="_Toc71223426" w:history="1">
            <w:r w:rsidR="009A3210" w:rsidRPr="002431D6">
              <w:rPr>
                <w:rStyle w:val="a5"/>
                <w:rFonts w:ascii="Calibri" w:hAnsi="Calibri"/>
                <w:noProof/>
                <w:bdr w:val="none" w:sz="0" w:space="0" w:color="auto" w:frame="1"/>
                <w:shd w:val="clear" w:color="auto" w:fill="FFFFFF"/>
              </w:rPr>
              <w:t>The formula of Elo rating system</w:t>
            </w:r>
            <w:r w:rsidR="009A3210">
              <w:rPr>
                <w:noProof/>
                <w:webHidden/>
              </w:rPr>
              <w:tab/>
            </w:r>
            <w:r w:rsidR="009A3210">
              <w:rPr>
                <w:noProof/>
                <w:webHidden/>
              </w:rPr>
              <w:fldChar w:fldCharType="begin"/>
            </w:r>
            <w:r w:rsidR="009A3210">
              <w:rPr>
                <w:noProof/>
                <w:webHidden/>
              </w:rPr>
              <w:instrText xml:space="preserve"> PAGEREF _Toc71223426 \h </w:instrText>
            </w:r>
            <w:r w:rsidR="009A3210">
              <w:rPr>
                <w:noProof/>
                <w:webHidden/>
              </w:rPr>
            </w:r>
            <w:r w:rsidR="009A3210">
              <w:rPr>
                <w:noProof/>
                <w:webHidden/>
              </w:rPr>
              <w:fldChar w:fldCharType="separate"/>
            </w:r>
            <w:r w:rsidR="009A3210">
              <w:rPr>
                <w:noProof/>
                <w:webHidden/>
              </w:rPr>
              <w:t>7</w:t>
            </w:r>
            <w:r w:rsidR="009A3210">
              <w:rPr>
                <w:noProof/>
                <w:webHidden/>
              </w:rPr>
              <w:fldChar w:fldCharType="end"/>
            </w:r>
          </w:hyperlink>
        </w:p>
        <w:p w14:paraId="37948193" w14:textId="7A29AD42" w:rsidR="009A3210" w:rsidRDefault="00FD3459">
          <w:pPr>
            <w:pStyle w:val="TOC2"/>
            <w:tabs>
              <w:tab w:val="right" w:leader="dot" w:pos="9016"/>
            </w:tabs>
            <w:rPr>
              <w:noProof/>
              <w:szCs w:val="24"/>
            </w:rPr>
          </w:pPr>
          <w:hyperlink w:anchor="_Toc71223427" w:history="1">
            <w:r w:rsidR="009A3210" w:rsidRPr="002431D6">
              <w:rPr>
                <w:rStyle w:val="a5"/>
                <w:rFonts w:ascii="Calibri" w:hAnsi="Calibri"/>
                <w:noProof/>
              </w:rPr>
              <w:t>Per(Player Efficiency Rating)</w:t>
            </w:r>
            <w:r w:rsidR="009A3210">
              <w:rPr>
                <w:noProof/>
                <w:webHidden/>
              </w:rPr>
              <w:tab/>
            </w:r>
            <w:r w:rsidR="009A3210">
              <w:rPr>
                <w:noProof/>
                <w:webHidden/>
              </w:rPr>
              <w:fldChar w:fldCharType="begin"/>
            </w:r>
            <w:r w:rsidR="009A3210">
              <w:rPr>
                <w:noProof/>
                <w:webHidden/>
              </w:rPr>
              <w:instrText xml:space="preserve"> PAGEREF _Toc71223427 \h </w:instrText>
            </w:r>
            <w:r w:rsidR="009A3210">
              <w:rPr>
                <w:noProof/>
                <w:webHidden/>
              </w:rPr>
            </w:r>
            <w:r w:rsidR="009A3210">
              <w:rPr>
                <w:noProof/>
                <w:webHidden/>
              </w:rPr>
              <w:fldChar w:fldCharType="separate"/>
            </w:r>
            <w:r w:rsidR="009A3210">
              <w:rPr>
                <w:noProof/>
                <w:webHidden/>
              </w:rPr>
              <w:t>8</w:t>
            </w:r>
            <w:r w:rsidR="009A3210">
              <w:rPr>
                <w:noProof/>
                <w:webHidden/>
              </w:rPr>
              <w:fldChar w:fldCharType="end"/>
            </w:r>
          </w:hyperlink>
        </w:p>
        <w:p w14:paraId="573BA49D" w14:textId="1E0AEBB6" w:rsidR="009A3210" w:rsidRDefault="00FD3459">
          <w:pPr>
            <w:pStyle w:val="TOC1"/>
            <w:tabs>
              <w:tab w:val="right" w:leader="dot" w:pos="9016"/>
            </w:tabs>
            <w:rPr>
              <w:noProof/>
              <w:szCs w:val="24"/>
            </w:rPr>
          </w:pPr>
          <w:hyperlink w:anchor="_Toc71223428" w:history="1">
            <w:r w:rsidR="009A3210" w:rsidRPr="002431D6">
              <w:rPr>
                <w:rStyle w:val="a5"/>
                <w:rFonts w:ascii="Calibri" w:hAnsi="Calibri"/>
                <w:noProof/>
              </w:rPr>
              <w:t>3.Professional considerations</w:t>
            </w:r>
            <w:r w:rsidR="009A3210">
              <w:rPr>
                <w:noProof/>
                <w:webHidden/>
              </w:rPr>
              <w:tab/>
            </w:r>
            <w:r w:rsidR="009A3210">
              <w:rPr>
                <w:noProof/>
                <w:webHidden/>
              </w:rPr>
              <w:fldChar w:fldCharType="begin"/>
            </w:r>
            <w:r w:rsidR="009A3210">
              <w:rPr>
                <w:noProof/>
                <w:webHidden/>
              </w:rPr>
              <w:instrText xml:space="preserve"> PAGEREF _Toc71223428 \h </w:instrText>
            </w:r>
            <w:r w:rsidR="009A3210">
              <w:rPr>
                <w:noProof/>
                <w:webHidden/>
              </w:rPr>
            </w:r>
            <w:r w:rsidR="009A3210">
              <w:rPr>
                <w:noProof/>
                <w:webHidden/>
              </w:rPr>
              <w:fldChar w:fldCharType="separate"/>
            </w:r>
            <w:r w:rsidR="009A3210">
              <w:rPr>
                <w:noProof/>
                <w:webHidden/>
              </w:rPr>
              <w:t>9</w:t>
            </w:r>
            <w:r w:rsidR="009A3210">
              <w:rPr>
                <w:noProof/>
                <w:webHidden/>
              </w:rPr>
              <w:fldChar w:fldCharType="end"/>
            </w:r>
          </w:hyperlink>
        </w:p>
        <w:p w14:paraId="26270E6D" w14:textId="4237AF1D" w:rsidR="009A3210" w:rsidRDefault="00FD3459">
          <w:pPr>
            <w:pStyle w:val="TOC1"/>
            <w:tabs>
              <w:tab w:val="right" w:leader="dot" w:pos="9016"/>
            </w:tabs>
            <w:rPr>
              <w:noProof/>
              <w:szCs w:val="24"/>
            </w:rPr>
          </w:pPr>
          <w:hyperlink w:anchor="_Toc71223429" w:history="1">
            <w:r w:rsidR="009A3210" w:rsidRPr="002431D6">
              <w:rPr>
                <w:rStyle w:val="a5"/>
                <w:noProof/>
              </w:rPr>
              <w:t>4.Requirement analysis</w:t>
            </w:r>
            <w:r w:rsidR="009A3210">
              <w:rPr>
                <w:noProof/>
                <w:webHidden/>
              </w:rPr>
              <w:tab/>
            </w:r>
            <w:r w:rsidR="009A3210">
              <w:rPr>
                <w:noProof/>
                <w:webHidden/>
              </w:rPr>
              <w:fldChar w:fldCharType="begin"/>
            </w:r>
            <w:r w:rsidR="009A3210">
              <w:rPr>
                <w:noProof/>
                <w:webHidden/>
              </w:rPr>
              <w:instrText xml:space="preserve"> PAGEREF _Toc71223429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43613AF2" w14:textId="0A77CDF8" w:rsidR="009A3210" w:rsidRDefault="00FD3459">
          <w:pPr>
            <w:pStyle w:val="TOC2"/>
            <w:tabs>
              <w:tab w:val="right" w:leader="dot" w:pos="9016"/>
            </w:tabs>
            <w:rPr>
              <w:noProof/>
              <w:szCs w:val="24"/>
            </w:rPr>
          </w:pPr>
          <w:hyperlink w:anchor="_Toc71223430" w:history="1">
            <w:r w:rsidR="009A3210" w:rsidRPr="002431D6">
              <w:rPr>
                <w:rStyle w:val="a5"/>
                <w:rFonts w:ascii="Calibri" w:hAnsi="Calibri"/>
                <w:noProof/>
              </w:rPr>
              <w:t>Functional requirements</w:t>
            </w:r>
            <w:r w:rsidR="009A3210">
              <w:rPr>
                <w:noProof/>
                <w:webHidden/>
              </w:rPr>
              <w:tab/>
            </w:r>
            <w:r w:rsidR="009A3210">
              <w:rPr>
                <w:noProof/>
                <w:webHidden/>
              </w:rPr>
              <w:fldChar w:fldCharType="begin"/>
            </w:r>
            <w:r w:rsidR="009A3210">
              <w:rPr>
                <w:noProof/>
                <w:webHidden/>
              </w:rPr>
              <w:instrText xml:space="preserve"> PAGEREF _Toc71223430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041F3D78" w14:textId="561ED55E" w:rsidR="009A3210" w:rsidRDefault="00FD3459">
          <w:pPr>
            <w:pStyle w:val="TOC2"/>
            <w:tabs>
              <w:tab w:val="right" w:leader="dot" w:pos="9016"/>
            </w:tabs>
            <w:rPr>
              <w:noProof/>
              <w:szCs w:val="24"/>
            </w:rPr>
          </w:pPr>
          <w:hyperlink w:anchor="_Toc71223431" w:history="1">
            <w:r w:rsidR="009A3210" w:rsidRPr="002431D6">
              <w:rPr>
                <w:rStyle w:val="a5"/>
                <w:rFonts w:ascii="Calibri" w:hAnsi="Calibri"/>
                <w:noProof/>
              </w:rPr>
              <w:t>Non-functional requirements</w:t>
            </w:r>
            <w:r w:rsidR="009A3210">
              <w:rPr>
                <w:noProof/>
                <w:webHidden/>
              </w:rPr>
              <w:tab/>
            </w:r>
            <w:r w:rsidR="009A3210">
              <w:rPr>
                <w:noProof/>
                <w:webHidden/>
              </w:rPr>
              <w:fldChar w:fldCharType="begin"/>
            </w:r>
            <w:r w:rsidR="009A3210">
              <w:rPr>
                <w:noProof/>
                <w:webHidden/>
              </w:rPr>
              <w:instrText xml:space="preserve"> PAGEREF _Toc71223431 \h </w:instrText>
            </w:r>
            <w:r w:rsidR="009A3210">
              <w:rPr>
                <w:noProof/>
                <w:webHidden/>
              </w:rPr>
            </w:r>
            <w:r w:rsidR="009A3210">
              <w:rPr>
                <w:noProof/>
                <w:webHidden/>
              </w:rPr>
              <w:fldChar w:fldCharType="separate"/>
            </w:r>
            <w:r w:rsidR="009A3210">
              <w:rPr>
                <w:noProof/>
                <w:webHidden/>
              </w:rPr>
              <w:t>11</w:t>
            </w:r>
            <w:r w:rsidR="009A3210">
              <w:rPr>
                <w:noProof/>
                <w:webHidden/>
              </w:rPr>
              <w:fldChar w:fldCharType="end"/>
            </w:r>
          </w:hyperlink>
        </w:p>
        <w:p w14:paraId="3D85D91E" w14:textId="53F0928E" w:rsidR="009A3210" w:rsidRDefault="00FD3459">
          <w:pPr>
            <w:pStyle w:val="TOC1"/>
            <w:tabs>
              <w:tab w:val="right" w:leader="dot" w:pos="9016"/>
            </w:tabs>
            <w:rPr>
              <w:noProof/>
              <w:szCs w:val="24"/>
            </w:rPr>
          </w:pPr>
          <w:hyperlink w:anchor="_Toc71223432" w:history="1">
            <w:r w:rsidR="009A3210" w:rsidRPr="002431D6">
              <w:rPr>
                <w:rStyle w:val="a5"/>
                <w:rFonts w:ascii="Calibri" w:hAnsi="Calibri"/>
                <w:noProof/>
              </w:rPr>
              <w:t>5.System design</w:t>
            </w:r>
            <w:r w:rsidR="009A3210">
              <w:rPr>
                <w:noProof/>
                <w:webHidden/>
              </w:rPr>
              <w:tab/>
            </w:r>
            <w:r w:rsidR="009A3210">
              <w:rPr>
                <w:noProof/>
                <w:webHidden/>
              </w:rPr>
              <w:fldChar w:fldCharType="begin"/>
            </w:r>
            <w:r w:rsidR="009A3210">
              <w:rPr>
                <w:noProof/>
                <w:webHidden/>
              </w:rPr>
              <w:instrText xml:space="preserve"> PAGEREF _Toc71223432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52E73A66" w14:textId="74DD407C" w:rsidR="009A3210" w:rsidRDefault="00FD3459">
          <w:pPr>
            <w:pStyle w:val="TOC2"/>
            <w:tabs>
              <w:tab w:val="right" w:leader="dot" w:pos="9016"/>
            </w:tabs>
            <w:rPr>
              <w:noProof/>
              <w:szCs w:val="24"/>
            </w:rPr>
          </w:pPr>
          <w:hyperlink w:anchor="_Toc71223433" w:history="1">
            <w:r w:rsidR="009A3210" w:rsidRPr="002431D6">
              <w:rPr>
                <w:rStyle w:val="a5"/>
                <w:rFonts w:ascii="Calibri" w:hAnsi="Calibri"/>
                <w:noProof/>
              </w:rPr>
              <w:t>5.1 learning objectives</w:t>
            </w:r>
            <w:r w:rsidR="009A3210">
              <w:rPr>
                <w:noProof/>
                <w:webHidden/>
              </w:rPr>
              <w:tab/>
            </w:r>
            <w:r w:rsidR="009A3210">
              <w:rPr>
                <w:noProof/>
                <w:webHidden/>
              </w:rPr>
              <w:fldChar w:fldCharType="begin"/>
            </w:r>
            <w:r w:rsidR="009A3210">
              <w:rPr>
                <w:noProof/>
                <w:webHidden/>
              </w:rPr>
              <w:instrText xml:space="preserve"> PAGEREF _Toc71223433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0BB8477B" w14:textId="3AF15AFE" w:rsidR="009A3210" w:rsidRDefault="00FD3459">
          <w:pPr>
            <w:pStyle w:val="TOC3"/>
            <w:tabs>
              <w:tab w:val="right" w:leader="dot" w:pos="9016"/>
            </w:tabs>
            <w:rPr>
              <w:noProof/>
              <w:szCs w:val="24"/>
            </w:rPr>
          </w:pPr>
          <w:hyperlink w:anchor="_Toc71223434" w:history="1">
            <w:r w:rsidR="009A3210" w:rsidRPr="002431D6">
              <w:rPr>
                <w:rStyle w:val="a5"/>
                <w:rFonts w:ascii="Calibri" w:hAnsi="Calibri"/>
                <w:noProof/>
              </w:rPr>
              <w:t>Modules</w:t>
            </w:r>
            <w:r w:rsidR="009A3210">
              <w:rPr>
                <w:noProof/>
                <w:webHidden/>
              </w:rPr>
              <w:tab/>
            </w:r>
            <w:r w:rsidR="009A3210">
              <w:rPr>
                <w:noProof/>
                <w:webHidden/>
              </w:rPr>
              <w:fldChar w:fldCharType="begin"/>
            </w:r>
            <w:r w:rsidR="009A3210">
              <w:rPr>
                <w:noProof/>
                <w:webHidden/>
              </w:rPr>
              <w:instrText xml:space="preserve"> PAGEREF _Toc71223434 \h </w:instrText>
            </w:r>
            <w:r w:rsidR="009A3210">
              <w:rPr>
                <w:noProof/>
                <w:webHidden/>
              </w:rPr>
            </w:r>
            <w:r w:rsidR="009A3210">
              <w:rPr>
                <w:noProof/>
                <w:webHidden/>
              </w:rPr>
              <w:fldChar w:fldCharType="separate"/>
            </w:r>
            <w:r w:rsidR="009A3210">
              <w:rPr>
                <w:noProof/>
                <w:webHidden/>
              </w:rPr>
              <w:t>12</w:t>
            </w:r>
            <w:r w:rsidR="009A3210">
              <w:rPr>
                <w:noProof/>
                <w:webHidden/>
              </w:rPr>
              <w:fldChar w:fldCharType="end"/>
            </w:r>
          </w:hyperlink>
        </w:p>
        <w:p w14:paraId="379AE6CB" w14:textId="5380FC33" w:rsidR="009A3210" w:rsidRDefault="00FD3459">
          <w:pPr>
            <w:pStyle w:val="TOC3"/>
            <w:tabs>
              <w:tab w:val="right" w:leader="dot" w:pos="9016"/>
            </w:tabs>
            <w:rPr>
              <w:noProof/>
              <w:szCs w:val="24"/>
            </w:rPr>
          </w:pPr>
          <w:hyperlink w:anchor="_Toc71223435" w:history="1">
            <w:r w:rsidR="009A3210" w:rsidRPr="002431D6">
              <w:rPr>
                <w:rStyle w:val="a5"/>
                <w:noProof/>
              </w:rPr>
              <w:t>Data Selection</w:t>
            </w:r>
            <w:r w:rsidR="009A3210">
              <w:rPr>
                <w:noProof/>
                <w:webHidden/>
              </w:rPr>
              <w:tab/>
            </w:r>
            <w:r w:rsidR="009A3210">
              <w:rPr>
                <w:noProof/>
                <w:webHidden/>
              </w:rPr>
              <w:fldChar w:fldCharType="begin"/>
            </w:r>
            <w:r w:rsidR="009A3210">
              <w:rPr>
                <w:noProof/>
                <w:webHidden/>
              </w:rPr>
              <w:instrText xml:space="preserve"> PAGEREF _Toc71223435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4C94BA8F" w14:textId="19409F6C" w:rsidR="009A3210" w:rsidRDefault="00FD3459">
          <w:pPr>
            <w:pStyle w:val="TOC3"/>
            <w:tabs>
              <w:tab w:val="right" w:leader="dot" w:pos="9016"/>
            </w:tabs>
            <w:rPr>
              <w:noProof/>
              <w:szCs w:val="24"/>
            </w:rPr>
          </w:pPr>
          <w:hyperlink w:anchor="_Toc71223436" w:history="1">
            <w:r w:rsidR="009A3210" w:rsidRPr="002431D6">
              <w:rPr>
                <w:rStyle w:val="a5"/>
                <w:rFonts w:ascii="Calibri" w:hAnsi="Calibri"/>
                <w:noProof/>
              </w:rPr>
              <w:t>Modelling team chemistry</w:t>
            </w:r>
            <w:r w:rsidR="009A3210">
              <w:rPr>
                <w:noProof/>
                <w:webHidden/>
              </w:rPr>
              <w:tab/>
            </w:r>
            <w:r w:rsidR="009A3210">
              <w:rPr>
                <w:noProof/>
                <w:webHidden/>
              </w:rPr>
              <w:fldChar w:fldCharType="begin"/>
            </w:r>
            <w:r w:rsidR="009A3210">
              <w:rPr>
                <w:noProof/>
                <w:webHidden/>
              </w:rPr>
              <w:instrText xml:space="preserve"> PAGEREF _Toc71223436 \h </w:instrText>
            </w:r>
            <w:r w:rsidR="009A3210">
              <w:rPr>
                <w:noProof/>
                <w:webHidden/>
              </w:rPr>
            </w:r>
            <w:r w:rsidR="009A3210">
              <w:rPr>
                <w:noProof/>
                <w:webHidden/>
              </w:rPr>
              <w:fldChar w:fldCharType="separate"/>
            </w:r>
            <w:r w:rsidR="009A3210">
              <w:rPr>
                <w:noProof/>
                <w:webHidden/>
              </w:rPr>
              <w:t>13</w:t>
            </w:r>
            <w:r w:rsidR="009A3210">
              <w:rPr>
                <w:noProof/>
                <w:webHidden/>
              </w:rPr>
              <w:fldChar w:fldCharType="end"/>
            </w:r>
          </w:hyperlink>
        </w:p>
        <w:p w14:paraId="00C5DE5D" w14:textId="312CDA96" w:rsidR="009A3210" w:rsidRDefault="00FD3459">
          <w:pPr>
            <w:pStyle w:val="TOC3"/>
            <w:tabs>
              <w:tab w:val="right" w:leader="dot" w:pos="9016"/>
            </w:tabs>
            <w:rPr>
              <w:noProof/>
              <w:szCs w:val="24"/>
            </w:rPr>
          </w:pPr>
          <w:hyperlink w:anchor="_Toc71223437" w:history="1">
            <w:r w:rsidR="009A3210" w:rsidRPr="002431D6">
              <w:rPr>
                <w:rStyle w:val="a5"/>
                <w:rFonts w:ascii="Calibri" w:hAnsi="Calibri"/>
                <w:noProof/>
              </w:rPr>
              <w:t>The function to calculate the strength of groups of players</w:t>
            </w:r>
            <w:r w:rsidR="009A3210">
              <w:rPr>
                <w:noProof/>
                <w:webHidden/>
              </w:rPr>
              <w:tab/>
            </w:r>
            <w:r w:rsidR="009A3210">
              <w:rPr>
                <w:noProof/>
                <w:webHidden/>
              </w:rPr>
              <w:fldChar w:fldCharType="begin"/>
            </w:r>
            <w:r w:rsidR="009A3210">
              <w:rPr>
                <w:noProof/>
                <w:webHidden/>
              </w:rPr>
              <w:instrText xml:space="preserve"> PAGEREF _Toc71223437 \h </w:instrText>
            </w:r>
            <w:r w:rsidR="009A3210">
              <w:rPr>
                <w:noProof/>
                <w:webHidden/>
              </w:rPr>
            </w:r>
            <w:r w:rsidR="009A3210">
              <w:rPr>
                <w:noProof/>
                <w:webHidden/>
              </w:rPr>
              <w:fldChar w:fldCharType="separate"/>
            </w:r>
            <w:r w:rsidR="009A3210">
              <w:rPr>
                <w:noProof/>
                <w:webHidden/>
              </w:rPr>
              <w:t>15</w:t>
            </w:r>
            <w:r w:rsidR="009A3210">
              <w:rPr>
                <w:noProof/>
                <w:webHidden/>
              </w:rPr>
              <w:fldChar w:fldCharType="end"/>
            </w:r>
          </w:hyperlink>
        </w:p>
        <w:p w14:paraId="41F0442A" w14:textId="41728956" w:rsidR="009A3210" w:rsidRDefault="00FD3459">
          <w:pPr>
            <w:pStyle w:val="TOC3"/>
            <w:tabs>
              <w:tab w:val="right" w:leader="dot" w:pos="9016"/>
            </w:tabs>
            <w:rPr>
              <w:noProof/>
              <w:szCs w:val="24"/>
            </w:rPr>
          </w:pPr>
          <w:hyperlink w:anchor="_Toc71223438" w:history="1">
            <w:r w:rsidR="009A3210" w:rsidRPr="002431D6">
              <w:rPr>
                <w:rStyle w:val="a5"/>
                <w:rFonts w:ascii="Calibri" w:hAnsi="Calibri"/>
                <w:noProof/>
              </w:rPr>
              <w:t>The function to calculate the team chemistry</w:t>
            </w:r>
            <w:r w:rsidR="009A3210">
              <w:rPr>
                <w:noProof/>
                <w:webHidden/>
              </w:rPr>
              <w:tab/>
            </w:r>
            <w:r w:rsidR="009A3210">
              <w:rPr>
                <w:noProof/>
                <w:webHidden/>
              </w:rPr>
              <w:fldChar w:fldCharType="begin"/>
            </w:r>
            <w:r w:rsidR="009A3210">
              <w:rPr>
                <w:noProof/>
                <w:webHidden/>
              </w:rPr>
              <w:instrText xml:space="preserve"> PAGEREF _Toc71223438 \h </w:instrText>
            </w:r>
            <w:r w:rsidR="009A3210">
              <w:rPr>
                <w:noProof/>
                <w:webHidden/>
              </w:rPr>
            </w:r>
            <w:r w:rsidR="009A3210">
              <w:rPr>
                <w:noProof/>
                <w:webHidden/>
              </w:rPr>
              <w:fldChar w:fldCharType="separate"/>
            </w:r>
            <w:r w:rsidR="009A3210">
              <w:rPr>
                <w:noProof/>
                <w:webHidden/>
              </w:rPr>
              <w:t>16</w:t>
            </w:r>
            <w:r w:rsidR="009A3210">
              <w:rPr>
                <w:noProof/>
                <w:webHidden/>
              </w:rPr>
              <w:fldChar w:fldCharType="end"/>
            </w:r>
          </w:hyperlink>
        </w:p>
        <w:p w14:paraId="3973E9CF" w14:textId="5328DC32" w:rsidR="009A3210" w:rsidRDefault="00FD3459">
          <w:pPr>
            <w:pStyle w:val="TOC3"/>
            <w:tabs>
              <w:tab w:val="right" w:leader="dot" w:pos="9016"/>
            </w:tabs>
            <w:rPr>
              <w:noProof/>
              <w:szCs w:val="24"/>
            </w:rPr>
          </w:pPr>
          <w:hyperlink w:anchor="_Toc71223439" w:history="1">
            <w:r w:rsidR="009A3210" w:rsidRPr="002431D6">
              <w:rPr>
                <w:rStyle w:val="a5"/>
                <w:rFonts w:ascii="Calibri" w:hAnsi="Calibri"/>
                <w:noProof/>
              </w:rPr>
              <w:t>Data memo function</w:t>
            </w:r>
            <w:r w:rsidR="009A3210">
              <w:rPr>
                <w:noProof/>
                <w:webHidden/>
              </w:rPr>
              <w:tab/>
            </w:r>
            <w:r w:rsidR="009A3210">
              <w:rPr>
                <w:noProof/>
                <w:webHidden/>
              </w:rPr>
              <w:fldChar w:fldCharType="begin"/>
            </w:r>
            <w:r w:rsidR="009A3210">
              <w:rPr>
                <w:noProof/>
                <w:webHidden/>
              </w:rPr>
              <w:instrText xml:space="preserve"> PAGEREF _Toc71223439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2EDD7461" w14:textId="38E6131E" w:rsidR="009A3210" w:rsidRDefault="00FD3459">
          <w:pPr>
            <w:pStyle w:val="TOC3"/>
            <w:tabs>
              <w:tab w:val="right" w:leader="dot" w:pos="9016"/>
            </w:tabs>
            <w:rPr>
              <w:noProof/>
              <w:szCs w:val="24"/>
            </w:rPr>
          </w:pPr>
          <w:hyperlink w:anchor="_Toc71223440" w:history="1">
            <w:r w:rsidR="009A3210" w:rsidRPr="002431D6">
              <w:rPr>
                <w:rStyle w:val="a5"/>
                <w:rFonts w:ascii="Calibri" w:hAnsi="Calibri"/>
                <w:noProof/>
              </w:rPr>
              <w:t>Tkinter library (Geeks, 2021)</w:t>
            </w:r>
            <w:r w:rsidR="009A3210">
              <w:rPr>
                <w:noProof/>
                <w:webHidden/>
              </w:rPr>
              <w:tab/>
            </w:r>
            <w:r w:rsidR="009A3210">
              <w:rPr>
                <w:noProof/>
                <w:webHidden/>
              </w:rPr>
              <w:fldChar w:fldCharType="begin"/>
            </w:r>
            <w:r w:rsidR="009A3210">
              <w:rPr>
                <w:noProof/>
                <w:webHidden/>
              </w:rPr>
              <w:instrText xml:space="preserve"> PAGEREF _Toc71223440 \h </w:instrText>
            </w:r>
            <w:r w:rsidR="009A3210">
              <w:rPr>
                <w:noProof/>
                <w:webHidden/>
              </w:rPr>
            </w:r>
            <w:r w:rsidR="009A3210">
              <w:rPr>
                <w:noProof/>
                <w:webHidden/>
              </w:rPr>
              <w:fldChar w:fldCharType="separate"/>
            </w:r>
            <w:r w:rsidR="009A3210">
              <w:rPr>
                <w:noProof/>
                <w:webHidden/>
              </w:rPr>
              <w:t>18</w:t>
            </w:r>
            <w:r w:rsidR="009A3210">
              <w:rPr>
                <w:noProof/>
                <w:webHidden/>
              </w:rPr>
              <w:fldChar w:fldCharType="end"/>
            </w:r>
          </w:hyperlink>
        </w:p>
        <w:p w14:paraId="00C68057" w14:textId="3345F149" w:rsidR="009A3210" w:rsidRDefault="00FD3459">
          <w:pPr>
            <w:pStyle w:val="TOC3"/>
            <w:tabs>
              <w:tab w:val="right" w:leader="dot" w:pos="9016"/>
            </w:tabs>
            <w:rPr>
              <w:noProof/>
              <w:szCs w:val="24"/>
            </w:rPr>
          </w:pPr>
          <w:hyperlink w:anchor="_Toc71223441" w:history="1">
            <w:r w:rsidR="009A3210" w:rsidRPr="002431D6">
              <w:rPr>
                <w:rStyle w:val="a5"/>
                <w:rFonts w:ascii="Calibri" w:hAnsi="Calibri"/>
                <w:noProof/>
              </w:rPr>
              <w:t>UI design</w:t>
            </w:r>
            <w:r w:rsidR="009A3210">
              <w:rPr>
                <w:noProof/>
                <w:webHidden/>
              </w:rPr>
              <w:tab/>
            </w:r>
            <w:r w:rsidR="009A3210">
              <w:rPr>
                <w:noProof/>
                <w:webHidden/>
              </w:rPr>
              <w:fldChar w:fldCharType="begin"/>
            </w:r>
            <w:r w:rsidR="009A3210">
              <w:rPr>
                <w:noProof/>
                <w:webHidden/>
              </w:rPr>
              <w:instrText xml:space="preserve"> PAGEREF _Toc71223441 \h </w:instrText>
            </w:r>
            <w:r w:rsidR="009A3210">
              <w:rPr>
                <w:noProof/>
                <w:webHidden/>
              </w:rPr>
            </w:r>
            <w:r w:rsidR="009A3210">
              <w:rPr>
                <w:noProof/>
                <w:webHidden/>
              </w:rPr>
              <w:fldChar w:fldCharType="separate"/>
            </w:r>
            <w:r w:rsidR="009A3210">
              <w:rPr>
                <w:noProof/>
                <w:webHidden/>
              </w:rPr>
              <w:t>19</w:t>
            </w:r>
            <w:r w:rsidR="009A3210">
              <w:rPr>
                <w:noProof/>
                <w:webHidden/>
              </w:rPr>
              <w:fldChar w:fldCharType="end"/>
            </w:r>
          </w:hyperlink>
        </w:p>
        <w:p w14:paraId="5A362793" w14:textId="24F9677E" w:rsidR="009A3210" w:rsidRDefault="00FD3459">
          <w:pPr>
            <w:pStyle w:val="TOC3"/>
            <w:tabs>
              <w:tab w:val="right" w:leader="dot" w:pos="9016"/>
            </w:tabs>
            <w:rPr>
              <w:noProof/>
              <w:szCs w:val="24"/>
            </w:rPr>
          </w:pPr>
          <w:hyperlink w:anchor="_Toc71223442" w:history="1">
            <w:r w:rsidR="009A3210" w:rsidRPr="002431D6">
              <w:rPr>
                <w:rStyle w:val="a5"/>
                <w:rFonts w:ascii="Calibri" w:hAnsi="Calibri"/>
                <w:noProof/>
              </w:rPr>
              <w:t>Game mode</w:t>
            </w:r>
            <w:r w:rsidR="009A3210">
              <w:rPr>
                <w:noProof/>
                <w:webHidden/>
              </w:rPr>
              <w:tab/>
            </w:r>
            <w:r w:rsidR="009A3210">
              <w:rPr>
                <w:noProof/>
                <w:webHidden/>
              </w:rPr>
              <w:fldChar w:fldCharType="begin"/>
            </w:r>
            <w:r w:rsidR="009A3210">
              <w:rPr>
                <w:noProof/>
                <w:webHidden/>
              </w:rPr>
              <w:instrText xml:space="preserve"> PAGEREF _Toc71223442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6A99256B" w14:textId="05B20320" w:rsidR="009A3210" w:rsidRDefault="00FD3459">
          <w:pPr>
            <w:pStyle w:val="TOC3"/>
            <w:tabs>
              <w:tab w:val="right" w:leader="dot" w:pos="9016"/>
            </w:tabs>
            <w:rPr>
              <w:noProof/>
              <w:szCs w:val="24"/>
            </w:rPr>
          </w:pPr>
          <w:hyperlink w:anchor="_Toc71223443" w:history="1">
            <w:r w:rsidR="009A3210" w:rsidRPr="002431D6">
              <w:rPr>
                <w:rStyle w:val="a5"/>
                <w:rFonts w:ascii="Calibri" w:hAnsi="Calibri"/>
                <w:noProof/>
              </w:rPr>
              <w:t>Game rule</w:t>
            </w:r>
            <w:r w:rsidR="009A3210">
              <w:rPr>
                <w:noProof/>
                <w:webHidden/>
              </w:rPr>
              <w:tab/>
            </w:r>
            <w:r w:rsidR="009A3210">
              <w:rPr>
                <w:noProof/>
                <w:webHidden/>
              </w:rPr>
              <w:fldChar w:fldCharType="begin"/>
            </w:r>
            <w:r w:rsidR="009A3210">
              <w:rPr>
                <w:noProof/>
                <w:webHidden/>
              </w:rPr>
              <w:instrText xml:space="preserve"> PAGEREF _Toc71223443 \h </w:instrText>
            </w:r>
            <w:r w:rsidR="009A3210">
              <w:rPr>
                <w:noProof/>
                <w:webHidden/>
              </w:rPr>
            </w:r>
            <w:r w:rsidR="009A3210">
              <w:rPr>
                <w:noProof/>
                <w:webHidden/>
              </w:rPr>
              <w:fldChar w:fldCharType="separate"/>
            </w:r>
            <w:r w:rsidR="009A3210">
              <w:rPr>
                <w:noProof/>
                <w:webHidden/>
              </w:rPr>
              <w:t>20</w:t>
            </w:r>
            <w:r w:rsidR="009A3210">
              <w:rPr>
                <w:noProof/>
                <w:webHidden/>
              </w:rPr>
              <w:fldChar w:fldCharType="end"/>
            </w:r>
          </w:hyperlink>
        </w:p>
        <w:p w14:paraId="103D5836" w14:textId="6AFB4473" w:rsidR="009A3210" w:rsidRDefault="00FD3459">
          <w:pPr>
            <w:pStyle w:val="TOC1"/>
            <w:tabs>
              <w:tab w:val="right" w:leader="dot" w:pos="9016"/>
            </w:tabs>
            <w:rPr>
              <w:noProof/>
              <w:szCs w:val="24"/>
            </w:rPr>
          </w:pPr>
          <w:hyperlink w:anchor="_Toc71223444" w:history="1">
            <w:r w:rsidR="009A3210" w:rsidRPr="002431D6">
              <w:rPr>
                <w:rStyle w:val="a5"/>
                <w:rFonts w:ascii="Calibri" w:hAnsi="Calibri"/>
                <w:noProof/>
              </w:rPr>
              <w:t>6.implementation</w:t>
            </w:r>
            <w:r w:rsidR="009A3210">
              <w:rPr>
                <w:noProof/>
                <w:webHidden/>
              </w:rPr>
              <w:tab/>
            </w:r>
            <w:r w:rsidR="009A3210">
              <w:rPr>
                <w:noProof/>
                <w:webHidden/>
              </w:rPr>
              <w:fldChar w:fldCharType="begin"/>
            </w:r>
            <w:r w:rsidR="009A3210">
              <w:rPr>
                <w:noProof/>
                <w:webHidden/>
              </w:rPr>
              <w:instrText xml:space="preserve"> PAGEREF _Toc71223444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1C6DB708" w14:textId="19068A94" w:rsidR="009A3210" w:rsidRDefault="00FD3459">
          <w:pPr>
            <w:pStyle w:val="TOC2"/>
            <w:tabs>
              <w:tab w:val="right" w:leader="dot" w:pos="9016"/>
            </w:tabs>
            <w:rPr>
              <w:noProof/>
              <w:szCs w:val="24"/>
            </w:rPr>
          </w:pPr>
          <w:hyperlink w:anchor="_Toc71223445" w:history="1">
            <w:r w:rsidR="009A3210" w:rsidRPr="002431D6">
              <w:rPr>
                <w:rStyle w:val="a5"/>
                <w:rFonts w:ascii="Calibri" w:hAnsi="Calibri"/>
                <w:noProof/>
              </w:rPr>
              <w:t>Explore the suitable model for data structure</w:t>
            </w:r>
            <w:r w:rsidR="009A3210">
              <w:rPr>
                <w:noProof/>
                <w:webHidden/>
              </w:rPr>
              <w:tab/>
            </w:r>
            <w:r w:rsidR="009A3210">
              <w:rPr>
                <w:noProof/>
                <w:webHidden/>
              </w:rPr>
              <w:fldChar w:fldCharType="begin"/>
            </w:r>
            <w:r w:rsidR="009A3210">
              <w:rPr>
                <w:noProof/>
                <w:webHidden/>
              </w:rPr>
              <w:instrText xml:space="preserve"> PAGEREF _Toc71223445 \h </w:instrText>
            </w:r>
            <w:r w:rsidR="009A3210">
              <w:rPr>
                <w:noProof/>
                <w:webHidden/>
              </w:rPr>
            </w:r>
            <w:r w:rsidR="009A3210">
              <w:rPr>
                <w:noProof/>
                <w:webHidden/>
              </w:rPr>
              <w:fldChar w:fldCharType="separate"/>
            </w:r>
            <w:r w:rsidR="009A3210">
              <w:rPr>
                <w:noProof/>
                <w:webHidden/>
              </w:rPr>
              <w:t>23</w:t>
            </w:r>
            <w:r w:rsidR="009A3210">
              <w:rPr>
                <w:noProof/>
                <w:webHidden/>
              </w:rPr>
              <w:fldChar w:fldCharType="end"/>
            </w:r>
          </w:hyperlink>
        </w:p>
        <w:p w14:paraId="38137636" w14:textId="64BAA93E" w:rsidR="009A3210" w:rsidRDefault="00FD3459">
          <w:pPr>
            <w:pStyle w:val="TOC3"/>
            <w:tabs>
              <w:tab w:val="right" w:leader="dot" w:pos="9016"/>
            </w:tabs>
            <w:rPr>
              <w:noProof/>
              <w:szCs w:val="24"/>
            </w:rPr>
          </w:pPr>
          <w:hyperlink w:anchor="_Toc71223446" w:history="1">
            <w:r w:rsidR="009A3210" w:rsidRPr="002431D6">
              <w:rPr>
                <w:rStyle w:val="a5"/>
                <w:rFonts w:ascii="Calibri" w:hAnsi="Calibri"/>
                <w:noProof/>
              </w:rPr>
              <w:t>The rating implement method change</w:t>
            </w:r>
            <w:r w:rsidR="009A3210">
              <w:rPr>
                <w:noProof/>
                <w:webHidden/>
              </w:rPr>
              <w:tab/>
            </w:r>
            <w:r w:rsidR="009A3210">
              <w:rPr>
                <w:noProof/>
                <w:webHidden/>
              </w:rPr>
              <w:fldChar w:fldCharType="begin"/>
            </w:r>
            <w:r w:rsidR="009A3210">
              <w:rPr>
                <w:noProof/>
                <w:webHidden/>
              </w:rPr>
              <w:instrText xml:space="preserve"> PAGEREF _Toc71223446 \h </w:instrText>
            </w:r>
            <w:r w:rsidR="009A3210">
              <w:rPr>
                <w:noProof/>
                <w:webHidden/>
              </w:rPr>
            </w:r>
            <w:r w:rsidR="009A3210">
              <w:rPr>
                <w:noProof/>
                <w:webHidden/>
              </w:rPr>
              <w:fldChar w:fldCharType="separate"/>
            </w:r>
            <w:r w:rsidR="009A3210">
              <w:rPr>
                <w:noProof/>
                <w:webHidden/>
              </w:rPr>
              <w:t>25</w:t>
            </w:r>
            <w:r w:rsidR="009A3210">
              <w:rPr>
                <w:noProof/>
                <w:webHidden/>
              </w:rPr>
              <w:fldChar w:fldCharType="end"/>
            </w:r>
          </w:hyperlink>
        </w:p>
        <w:p w14:paraId="5DAADA52" w14:textId="42F7C3B0" w:rsidR="009A3210" w:rsidRDefault="00FD3459">
          <w:pPr>
            <w:pStyle w:val="TOC2"/>
            <w:tabs>
              <w:tab w:val="right" w:leader="dot" w:pos="9016"/>
            </w:tabs>
            <w:rPr>
              <w:noProof/>
              <w:szCs w:val="24"/>
            </w:rPr>
          </w:pPr>
          <w:hyperlink w:anchor="_Toc71223447" w:history="1">
            <w:r w:rsidR="009A3210" w:rsidRPr="002431D6">
              <w:rPr>
                <w:rStyle w:val="a5"/>
                <w:rFonts w:ascii="Calibri" w:hAnsi="Calibri"/>
                <w:noProof/>
              </w:rPr>
              <w:t>Fibonacci sequence recursion</w:t>
            </w:r>
            <w:r w:rsidR="009A3210" w:rsidRPr="002431D6">
              <w:rPr>
                <w:rStyle w:val="a5"/>
                <w:rFonts w:ascii="Calibri" w:hAnsi="Calibri"/>
                <w:noProof/>
                <w:kern w:val="44"/>
              </w:rPr>
              <w:t xml:space="preserve"> [4] (Ghose, 2019)</w:t>
            </w:r>
            <w:r w:rsidR="009A3210">
              <w:rPr>
                <w:noProof/>
                <w:webHidden/>
              </w:rPr>
              <w:tab/>
            </w:r>
            <w:r w:rsidR="009A3210">
              <w:rPr>
                <w:noProof/>
                <w:webHidden/>
              </w:rPr>
              <w:fldChar w:fldCharType="begin"/>
            </w:r>
            <w:r w:rsidR="009A3210">
              <w:rPr>
                <w:noProof/>
                <w:webHidden/>
              </w:rPr>
              <w:instrText xml:space="preserve"> PAGEREF _Toc71223447 \h </w:instrText>
            </w:r>
            <w:r w:rsidR="009A3210">
              <w:rPr>
                <w:noProof/>
                <w:webHidden/>
              </w:rPr>
            </w:r>
            <w:r w:rsidR="009A3210">
              <w:rPr>
                <w:noProof/>
                <w:webHidden/>
              </w:rPr>
              <w:fldChar w:fldCharType="separate"/>
            </w:r>
            <w:r w:rsidR="009A3210">
              <w:rPr>
                <w:noProof/>
                <w:webHidden/>
              </w:rPr>
              <w:t>26</w:t>
            </w:r>
            <w:r w:rsidR="009A3210">
              <w:rPr>
                <w:noProof/>
                <w:webHidden/>
              </w:rPr>
              <w:fldChar w:fldCharType="end"/>
            </w:r>
          </w:hyperlink>
        </w:p>
        <w:p w14:paraId="7E865A6C" w14:textId="5CCD221E" w:rsidR="009A3210" w:rsidRDefault="00FD3459">
          <w:pPr>
            <w:pStyle w:val="TOC2"/>
            <w:tabs>
              <w:tab w:val="right" w:leader="dot" w:pos="9016"/>
            </w:tabs>
            <w:rPr>
              <w:noProof/>
              <w:szCs w:val="24"/>
            </w:rPr>
          </w:pPr>
          <w:hyperlink w:anchor="_Toc71223448" w:history="1">
            <w:r w:rsidR="009A3210" w:rsidRPr="002431D6">
              <w:rPr>
                <w:rStyle w:val="a5"/>
                <w:rFonts w:ascii="Calibri" w:hAnsi="Calibri"/>
                <w:noProof/>
              </w:rPr>
              <w:t>Memoization [5] (Koroleva, 2018)</w:t>
            </w:r>
            <w:r w:rsidR="009A3210">
              <w:rPr>
                <w:noProof/>
                <w:webHidden/>
              </w:rPr>
              <w:tab/>
            </w:r>
            <w:r w:rsidR="009A3210">
              <w:rPr>
                <w:noProof/>
                <w:webHidden/>
              </w:rPr>
              <w:fldChar w:fldCharType="begin"/>
            </w:r>
            <w:r w:rsidR="009A3210">
              <w:rPr>
                <w:noProof/>
                <w:webHidden/>
              </w:rPr>
              <w:instrText xml:space="preserve"> PAGEREF _Toc71223448 \h </w:instrText>
            </w:r>
            <w:r w:rsidR="009A3210">
              <w:rPr>
                <w:noProof/>
                <w:webHidden/>
              </w:rPr>
            </w:r>
            <w:r w:rsidR="009A3210">
              <w:rPr>
                <w:noProof/>
                <w:webHidden/>
              </w:rPr>
              <w:fldChar w:fldCharType="separate"/>
            </w:r>
            <w:r w:rsidR="009A3210">
              <w:rPr>
                <w:noProof/>
                <w:webHidden/>
              </w:rPr>
              <w:t>27</w:t>
            </w:r>
            <w:r w:rsidR="009A3210">
              <w:rPr>
                <w:noProof/>
                <w:webHidden/>
              </w:rPr>
              <w:fldChar w:fldCharType="end"/>
            </w:r>
          </w:hyperlink>
        </w:p>
        <w:p w14:paraId="0347CAE3" w14:textId="22D7F9B7" w:rsidR="009A3210" w:rsidRDefault="00FD3459">
          <w:pPr>
            <w:pStyle w:val="TOC3"/>
            <w:tabs>
              <w:tab w:val="right" w:leader="dot" w:pos="9016"/>
            </w:tabs>
            <w:rPr>
              <w:noProof/>
              <w:szCs w:val="24"/>
            </w:rPr>
          </w:pPr>
          <w:hyperlink w:anchor="_Toc71223449" w:history="1">
            <w:r w:rsidR="009A3210" w:rsidRPr="002431D6">
              <w:rPr>
                <w:rStyle w:val="a5"/>
                <w:rFonts w:ascii="Calibri" w:hAnsi="Calibri"/>
                <w:noProof/>
              </w:rPr>
              <w:t>Implementation in simple robot</w:t>
            </w:r>
            <w:r w:rsidR="009A3210">
              <w:rPr>
                <w:noProof/>
                <w:webHidden/>
              </w:rPr>
              <w:tab/>
            </w:r>
            <w:r w:rsidR="009A3210">
              <w:rPr>
                <w:noProof/>
                <w:webHidden/>
              </w:rPr>
              <w:fldChar w:fldCharType="begin"/>
            </w:r>
            <w:r w:rsidR="009A3210">
              <w:rPr>
                <w:noProof/>
                <w:webHidden/>
              </w:rPr>
              <w:instrText xml:space="preserve"> PAGEREF _Toc71223449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743F1E6F" w14:textId="1495356C" w:rsidR="009A3210" w:rsidRDefault="00FD3459">
          <w:pPr>
            <w:pStyle w:val="TOC3"/>
            <w:tabs>
              <w:tab w:val="right" w:leader="dot" w:pos="9016"/>
            </w:tabs>
            <w:rPr>
              <w:noProof/>
              <w:szCs w:val="24"/>
            </w:rPr>
          </w:pPr>
          <w:hyperlink w:anchor="_Toc71223450" w:history="1">
            <w:r w:rsidR="009A3210" w:rsidRPr="002431D6">
              <w:rPr>
                <w:rStyle w:val="a5"/>
                <w:rFonts w:ascii="Calibri" w:hAnsi="Calibri"/>
                <w:noProof/>
              </w:rPr>
              <w:t>Implementation issue</w:t>
            </w:r>
            <w:r w:rsidR="009A3210">
              <w:rPr>
                <w:noProof/>
                <w:webHidden/>
              </w:rPr>
              <w:tab/>
            </w:r>
            <w:r w:rsidR="009A3210">
              <w:rPr>
                <w:noProof/>
                <w:webHidden/>
              </w:rPr>
              <w:fldChar w:fldCharType="begin"/>
            </w:r>
            <w:r w:rsidR="009A3210">
              <w:rPr>
                <w:noProof/>
                <w:webHidden/>
              </w:rPr>
              <w:instrText xml:space="preserve"> PAGEREF _Toc71223450 \h </w:instrText>
            </w:r>
            <w:r w:rsidR="009A3210">
              <w:rPr>
                <w:noProof/>
                <w:webHidden/>
              </w:rPr>
            </w:r>
            <w:r w:rsidR="009A3210">
              <w:rPr>
                <w:noProof/>
                <w:webHidden/>
              </w:rPr>
              <w:fldChar w:fldCharType="separate"/>
            </w:r>
            <w:r w:rsidR="009A3210">
              <w:rPr>
                <w:noProof/>
                <w:webHidden/>
              </w:rPr>
              <w:t>29</w:t>
            </w:r>
            <w:r w:rsidR="009A3210">
              <w:rPr>
                <w:noProof/>
                <w:webHidden/>
              </w:rPr>
              <w:fldChar w:fldCharType="end"/>
            </w:r>
          </w:hyperlink>
        </w:p>
        <w:p w14:paraId="347F7C77" w14:textId="0D5B0EFF" w:rsidR="009A3210" w:rsidRDefault="00FD3459">
          <w:pPr>
            <w:pStyle w:val="TOC1"/>
            <w:tabs>
              <w:tab w:val="right" w:leader="dot" w:pos="9016"/>
            </w:tabs>
            <w:rPr>
              <w:noProof/>
              <w:szCs w:val="24"/>
            </w:rPr>
          </w:pPr>
          <w:hyperlink w:anchor="_Toc71223451" w:history="1">
            <w:r w:rsidR="009A3210" w:rsidRPr="002431D6">
              <w:rPr>
                <w:rStyle w:val="a5"/>
                <w:rFonts w:ascii="Calibri" w:hAnsi="Calibri"/>
                <w:noProof/>
              </w:rPr>
              <w:t>7.Testing</w:t>
            </w:r>
            <w:r w:rsidR="009A3210">
              <w:rPr>
                <w:noProof/>
                <w:webHidden/>
              </w:rPr>
              <w:tab/>
            </w:r>
            <w:r w:rsidR="009A3210">
              <w:rPr>
                <w:noProof/>
                <w:webHidden/>
              </w:rPr>
              <w:fldChar w:fldCharType="begin"/>
            </w:r>
            <w:r w:rsidR="009A3210">
              <w:rPr>
                <w:noProof/>
                <w:webHidden/>
              </w:rPr>
              <w:instrText xml:space="preserve"> PAGEREF _Toc71223451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19D6C09E" w14:textId="178CA034" w:rsidR="009A3210" w:rsidRDefault="00FD3459">
          <w:pPr>
            <w:pStyle w:val="TOC2"/>
            <w:tabs>
              <w:tab w:val="right" w:leader="dot" w:pos="9016"/>
            </w:tabs>
            <w:rPr>
              <w:noProof/>
              <w:szCs w:val="24"/>
            </w:rPr>
          </w:pPr>
          <w:hyperlink w:anchor="_Toc71223452" w:history="1">
            <w:r w:rsidR="009A3210" w:rsidRPr="002431D6">
              <w:rPr>
                <w:rStyle w:val="a5"/>
                <w:rFonts w:ascii="Calibri" w:hAnsi="Calibri"/>
                <w:noProof/>
              </w:rPr>
              <w:t>Unit test</w:t>
            </w:r>
            <w:r w:rsidR="009A3210">
              <w:rPr>
                <w:noProof/>
                <w:webHidden/>
              </w:rPr>
              <w:tab/>
            </w:r>
            <w:r w:rsidR="009A3210">
              <w:rPr>
                <w:noProof/>
                <w:webHidden/>
              </w:rPr>
              <w:fldChar w:fldCharType="begin"/>
            </w:r>
            <w:r w:rsidR="009A3210">
              <w:rPr>
                <w:noProof/>
                <w:webHidden/>
              </w:rPr>
              <w:instrText xml:space="preserve"> PAGEREF _Toc71223452 \h </w:instrText>
            </w:r>
            <w:r w:rsidR="009A3210">
              <w:rPr>
                <w:noProof/>
                <w:webHidden/>
              </w:rPr>
            </w:r>
            <w:r w:rsidR="009A3210">
              <w:rPr>
                <w:noProof/>
                <w:webHidden/>
              </w:rPr>
              <w:fldChar w:fldCharType="separate"/>
            </w:r>
            <w:r w:rsidR="009A3210">
              <w:rPr>
                <w:noProof/>
                <w:webHidden/>
              </w:rPr>
              <w:t>31</w:t>
            </w:r>
            <w:r w:rsidR="009A3210">
              <w:rPr>
                <w:noProof/>
                <w:webHidden/>
              </w:rPr>
              <w:fldChar w:fldCharType="end"/>
            </w:r>
          </w:hyperlink>
        </w:p>
        <w:p w14:paraId="5EA829A4" w14:textId="15D69C0D" w:rsidR="009A3210" w:rsidRDefault="00FD3459">
          <w:pPr>
            <w:pStyle w:val="TOC2"/>
            <w:tabs>
              <w:tab w:val="right" w:leader="dot" w:pos="9016"/>
            </w:tabs>
            <w:rPr>
              <w:noProof/>
              <w:szCs w:val="24"/>
            </w:rPr>
          </w:pPr>
          <w:hyperlink w:anchor="_Toc71223453" w:history="1">
            <w:r w:rsidR="009A3210" w:rsidRPr="002431D6">
              <w:rPr>
                <w:rStyle w:val="a5"/>
                <w:rFonts w:ascii="Calibri" w:hAnsi="Calibri"/>
                <w:noProof/>
              </w:rPr>
              <w:t>Integration test</w:t>
            </w:r>
            <w:r w:rsidR="009A3210">
              <w:rPr>
                <w:noProof/>
                <w:webHidden/>
              </w:rPr>
              <w:tab/>
            </w:r>
            <w:r w:rsidR="009A3210">
              <w:rPr>
                <w:noProof/>
                <w:webHidden/>
              </w:rPr>
              <w:fldChar w:fldCharType="begin"/>
            </w:r>
            <w:r w:rsidR="009A3210">
              <w:rPr>
                <w:noProof/>
                <w:webHidden/>
              </w:rPr>
              <w:instrText xml:space="preserve"> PAGEREF _Toc71223453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745253EA" w14:textId="62C35208" w:rsidR="009A3210" w:rsidRDefault="00FD3459">
          <w:pPr>
            <w:pStyle w:val="TOC2"/>
            <w:tabs>
              <w:tab w:val="right" w:leader="dot" w:pos="9016"/>
            </w:tabs>
            <w:rPr>
              <w:noProof/>
              <w:szCs w:val="24"/>
            </w:rPr>
          </w:pPr>
          <w:hyperlink w:anchor="_Toc71223454" w:history="1">
            <w:r w:rsidR="009A3210" w:rsidRPr="002431D6">
              <w:rPr>
                <w:rStyle w:val="a5"/>
                <w:rFonts w:ascii="Calibri" w:hAnsi="Calibri"/>
                <w:noProof/>
              </w:rPr>
              <w:t>System test</w:t>
            </w:r>
            <w:r w:rsidR="009A3210">
              <w:rPr>
                <w:noProof/>
                <w:webHidden/>
              </w:rPr>
              <w:tab/>
            </w:r>
            <w:r w:rsidR="009A3210">
              <w:rPr>
                <w:noProof/>
                <w:webHidden/>
              </w:rPr>
              <w:fldChar w:fldCharType="begin"/>
            </w:r>
            <w:r w:rsidR="009A3210">
              <w:rPr>
                <w:noProof/>
                <w:webHidden/>
              </w:rPr>
              <w:instrText xml:space="preserve"> PAGEREF _Toc71223454 \h </w:instrText>
            </w:r>
            <w:r w:rsidR="009A3210">
              <w:rPr>
                <w:noProof/>
                <w:webHidden/>
              </w:rPr>
            </w:r>
            <w:r w:rsidR="009A3210">
              <w:rPr>
                <w:noProof/>
                <w:webHidden/>
              </w:rPr>
              <w:fldChar w:fldCharType="separate"/>
            </w:r>
            <w:r w:rsidR="009A3210">
              <w:rPr>
                <w:noProof/>
                <w:webHidden/>
              </w:rPr>
              <w:t>32</w:t>
            </w:r>
            <w:r w:rsidR="009A3210">
              <w:rPr>
                <w:noProof/>
                <w:webHidden/>
              </w:rPr>
              <w:fldChar w:fldCharType="end"/>
            </w:r>
          </w:hyperlink>
        </w:p>
        <w:p w14:paraId="156A21F6" w14:textId="7B5BA7F6" w:rsidR="009A3210" w:rsidRDefault="00FD3459">
          <w:pPr>
            <w:pStyle w:val="TOC1"/>
            <w:tabs>
              <w:tab w:val="right" w:leader="dot" w:pos="9016"/>
            </w:tabs>
            <w:rPr>
              <w:noProof/>
              <w:szCs w:val="24"/>
            </w:rPr>
          </w:pPr>
          <w:hyperlink w:anchor="_Toc71223455" w:history="1">
            <w:r w:rsidR="009A3210" w:rsidRPr="002431D6">
              <w:rPr>
                <w:rStyle w:val="a5"/>
                <w:rFonts w:ascii="Calibri" w:hAnsi="Calibri"/>
                <w:noProof/>
              </w:rPr>
              <w:t>8.Evaluation</w:t>
            </w:r>
            <w:r w:rsidR="009A3210">
              <w:rPr>
                <w:noProof/>
                <w:webHidden/>
              </w:rPr>
              <w:tab/>
            </w:r>
            <w:r w:rsidR="009A3210">
              <w:rPr>
                <w:noProof/>
                <w:webHidden/>
              </w:rPr>
              <w:fldChar w:fldCharType="begin"/>
            </w:r>
            <w:r w:rsidR="009A3210">
              <w:rPr>
                <w:noProof/>
                <w:webHidden/>
              </w:rPr>
              <w:instrText xml:space="preserve"> PAGEREF _Toc71223455 \h </w:instrText>
            </w:r>
            <w:r w:rsidR="009A3210">
              <w:rPr>
                <w:noProof/>
                <w:webHidden/>
              </w:rPr>
            </w:r>
            <w:r w:rsidR="009A3210">
              <w:rPr>
                <w:noProof/>
                <w:webHidden/>
              </w:rPr>
              <w:fldChar w:fldCharType="separate"/>
            </w:r>
            <w:r w:rsidR="009A3210">
              <w:rPr>
                <w:noProof/>
                <w:webHidden/>
              </w:rPr>
              <w:t>33</w:t>
            </w:r>
            <w:r w:rsidR="009A3210">
              <w:rPr>
                <w:noProof/>
                <w:webHidden/>
              </w:rPr>
              <w:fldChar w:fldCharType="end"/>
            </w:r>
          </w:hyperlink>
        </w:p>
        <w:p w14:paraId="23A587DA" w14:textId="07C9F418" w:rsidR="009A3210" w:rsidRDefault="00FD3459">
          <w:pPr>
            <w:pStyle w:val="TOC1"/>
            <w:tabs>
              <w:tab w:val="right" w:leader="dot" w:pos="9016"/>
            </w:tabs>
            <w:rPr>
              <w:noProof/>
              <w:szCs w:val="24"/>
            </w:rPr>
          </w:pPr>
          <w:hyperlink w:anchor="_Toc71223456" w:history="1">
            <w:r w:rsidR="009A3210" w:rsidRPr="002431D6">
              <w:rPr>
                <w:rStyle w:val="a5"/>
                <w:rFonts w:ascii="Calibri" w:hAnsi="Calibri"/>
                <w:noProof/>
              </w:rPr>
              <w:t>9.Conclusion</w:t>
            </w:r>
            <w:r w:rsidR="009A3210">
              <w:rPr>
                <w:noProof/>
                <w:webHidden/>
              </w:rPr>
              <w:tab/>
            </w:r>
            <w:r w:rsidR="009A3210">
              <w:rPr>
                <w:noProof/>
                <w:webHidden/>
              </w:rPr>
              <w:fldChar w:fldCharType="begin"/>
            </w:r>
            <w:r w:rsidR="009A3210">
              <w:rPr>
                <w:noProof/>
                <w:webHidden/>
              </w:rPr>
              <w:instrText xml:space="preserve"> PAGEREF _Toc71223456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059737D" w14:textId="3AFB8DFE" w:rsidR="009A3210" w:rsidRDefault="00FD3459">
          <w:pPr>
            <w:pStyle w:val="TOC2"/>
            <w:tabs>
              <w:tab w:val="right" w:leader="dot" w:pos="9016"/>
            </w:tabs>
            <w:rPr>
              <w:noProof/>
              <w:szCs w:val="24"/>
            </w:rPr>
          </w:pPr>
          <w:hyperlink w:anchor="_Toc71223457" w:history="1">
            <w:r w:rsidR="009A3210" w:rsidRPr="002431D6">
              <w:rPr>
                <w:rStyle w:val="a5"/>
                <w:rFonts w:ascii="Calibri" w:hAnsi="Calibri"/>
                <w:noProof/>
              </w:rPr>
              <w:t>Compare with existing work</w:t>
            </w:r>
            <w:r w:rsidR="009A3210">
              <w:rPr>
                <w:noProof/>
                <w:webHidden/>
              </w:rPr>
              <w:tab/>
            </w:r>
            <w:r w:rsidR="009A3210">
              <w:rPr>
                <w:noProof/>
                <w:webHidden/>
              </w:rPr>
              <w:fldChar w:fldCharType="begin"/>
            </w:r>
            <w:r w:rsidR="009A3210">
              <w:rPr>
                <w:noProof/>
                <w:webHidden/>
              </w:rPr>
              <w:instrText xml:space="preserve"> PAGEREF _Toc71223457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22B04C37" w14:textId="3E976E4C" w:rsidR="009A3210" w:rsidRDefault="00FD3459">
          <w:pPr>
            <w:pStyle w:val="TOC3"/>
            <w:tabs>
              <w:tab w:val="right" w:leader="dot" w:pos="9016"/>
            </w:tabs>
            <w:rPr>
              <w:noProof/>
              <w:szCs w:val="24"/>
            </w:rPr>
          </w:pPr>
          <w:hyperlink w:anchor="_Toc71223458" w:history="1">
            <w:r w:rsidR="009A3210" w:rsidRPr="002431D6">
              <w:rPr>
                <w:rStyle w:val="a5"/>
                <w:rFonts w:ascii="Calibri" w:hAnsi="Calibri"/>
                <w:noProof/>
              </w:rPr>
              <w:t>Limitation</w:t>
            </w:r>
            <w:r w:rsidR="009A3210">
              <w:rPr>
                <w:noProof/>
                <w:webHidden/>
              </w:rPr>
              <w:tab/>
            </w:r>
            <w:r w:rsidR="009A3210">
              <w:rPr>
                <w:noProof/>
                <w:webHidden/>
              </w:rPr>
              <w:fldChar w:fldCharType="begin"/>
            </w:r>
            <w:r w:rsidR="009A3210">
              <w:rPr>
                <w:noProof/>
                <w:webHidden/>
              </w:rPr>
              <w:instrText xml:space="preserve"> PAGEREF _Toc71223458 \h </w:instrText>
            </w:r>
            <w:r w:rsidR="009A3210">
              <w:rPr>
                <w:noProof/>
                <w:webHidden/>
              </w:rPr>
            </w:r>
            <w:r w:rsidR="009A3210">
              <w:rPr>
                <w:noProof/>
                <w:webHidden/>
              </w:rPr>
              <w:fldChar w:fldCharType="separate"/>
            </w:r>
            <w:r w:rsidR="009A3210">
              <w:rPr>
                <w:noProof/>
                <w:webHidden/>
              </w:rPr>
              <w:t>35</w:t>
            </w:r>
            <w:r w:rsidR="009A3210">
              <w:rPr>
                <w:noProof/>
                <w:webHidden/>
              </w:rPr>
              <w:fldChar w:fldCharType="end"/>
            </w:r>
          </w:hyperlink>
        </w:p>
        <w:p w14:paraId="6068B099" w14:textId="283F19B5" w:rsidR="009A3210" w:rsidRDefault="00FD3459">
          <w:pPr>
            <w:pStyle w:val="TOC3"/>
            <w:tabs>
              <w:tab w:val="right" w:leader="dot" w:pos="9016"/>
            </w:tabs>
            <w:rPr>
              <w:noProof/>
              <w:szCs w:val="24"/>
            </w:rPr>
          </w:pPr>
          <w:hyperlink w:anchor="_Toc71223459" w:history="1">
            <w:r w:rsidR="009A3210" w:rsidRPr="002431D6">
              <w:rPr>
                <w:rStyle w:val="a5"/>
                <w:rFonts w:ascii="Calibri" w:hAnsi="Calibri"/>
                <w:noProof/>
              </w:rPr>
              <w:t>Pros</w:t>
            </w:r>
            <w:r w:rsidR="009A3210">
              <w:rPr>
                <w:noProof/>
                <w:webHidden/>
              </w:rPr>
              <w:tab/>
            </w:r>
            <w:r w:rsidR="009A3210">
              <w:rPr>
                <w:noProof/>
                <w:webHidden/>
              </w:rPr>
              <w:fldChar w:fldCharType="begin"/>
            </w:r>
            <w:r w:rsidR="009A3210">
              <w:rPr>
                <w:noProof/>
                <w:webHidden/>
              </w:rPr>
              <w:instrText xml:space="preserve"> PAGEREF _Toc71223459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2B4BB686" w14:textId="7B5DD973" w:rsidR="009A3210" w:rsidRDefault="00FD3459">
          <w:pPr>
            <w:pStyle w:val="TOC2"/>
            <w:tabs>
              <w:tab w:val="right" w:leader="dot" w:pos="9016"/>
            </w:tabs>
            <w:rPr>
              <w:noProof/>
              <w:szCs w:val="24"/>
            </w:rPr>
          </w:pPr>
          <w:hyperlink w:anchor="_Toc71223460" w:history="1">
            <w:r w:rsidR="009A3210" w:rsidRPr="002431D6">
              <w:rPr>
                <w:rStyle w:val="a5"/>
                <w:rFonts w:ascii="Calibri" w:hAnsi="Calibri"/>
                <w:noProof/>
              </w:rPr>
              <w:t>Future work</w:t>
            </w:r>
            <w:r w:rsidR="009A3210">
              <w:rPr>
                <w:noProof/>
                <w:webHidden/>
              </w:rPr>
              <w:tab/>
            </w:r>
            <w:r w:rsidR="009A3210">
              <w:rPr>
                <w:noProof/>
                <w:webHidden/>
              </w:rPr>
              <w:fldChar w:fldCharType="begin"/>
            </w:r>
            <w:r w:rsidR="009A3210">
              <w:rPr>
                <w:noProof/>
                <w:webHidden/>
              </w:rPr>
              <w:instrText xml:space="preserve"> PAGEREF _Toc71223460 \h </w:instrText>
            </w:r>
            <w:r w:rsidR="009A3210">
              <w:rPr>
                <w:noProof/>
                <w:webHidden/>
              </w:rPr>
            </w:r>
            <w:r w:rsidR="009A3210">
              <w:rPr>
                <w:noProof/>
                <w:webHidden/>
              </w:rPr>
              <w:fldChar w:fldCharType="separate"/>
            </w:r>
            <w:r w:rsidR="009A3210">
              <w:rPr>
                <w:noProof/>
                <w:webHidden/>
              </w:rPr>
              <w:t>36</w:t>
            </w:r>
            <w:r w:rsidR="009A3210">
              <w:rPr>
                <w:noProof/>
                <w:webHidden/>
              </w:rPr>
              <w:fldChar w:fldCharType="end"/>
            </w:r>
          </w:hyperlink>
        </w:p>
        <w:p w14:paraId="12A5FD76" w14:textId="23F77575" w:rsidR="009A3210" w:rsidRDefault="00FD3459">
          <w:pPr>
            <w:pStyle w:val="TOC1"/>
            <w:tabs>
              <w:tab w:val="right" w:leader="dot" w:pos="9016"/>
            </w:tabs>
            <w:rPr>
              <w:noProof/>
              <w:szCs w:val="24"/>
            </w:rPr>
          </w:pPr>
          <w:hyperlink w:anchor="_Toc71223461" w:history="1">
            <w:r w:rsidR="009A3210" w:rsidRPr="002431D6">
              <w:rPr>
                <w:rStyle w:val="a5"/>
                <w:rFonts w:ascii="Calibri" w:hAnsi="Calibri"/>
                <w:noProof/>
              </w:rPr>
              <w:t>10.appendix</w:t>
            </w:r>
            <w:r w:rsidR="009A3210">
              <w:rPr>
                <w:noProof/>
                <w:webHidden/>
              </w:rPr>
              <w:tab/>
            </w:r>
            <w:r w:rsidR="009A3210">
              <w:rPr>
                <w:noProof/>
                <w:webHidden/>
              </w:rPr>
              <w:fldChar w:fldCharType="begin"/>
            </w:r>
            <w:r w:rsidR="009A3210">
              <w:rPr>
                <w:noProof/>
                <w:webHidden/>
              </w:rPr>
              <w:instrText xml:space="preserve"> PAGEREF _Toc71223461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04F955FD" w14:textId="1BBFEB1A" w:rsidR="009A3210" w:rsidRDefault="00FD3459">
          <w:pPr>
            <w:pStyle w:val="TOC1"/>
            <w:tabs>
              <w:tab w:val="right" w:leader="dot" w:pos="9016"/>
            </w:tabs>
            <w:rPr>
              <w:noProof/>
              <w:szCs w:val="24"/>
            </w:rPr>
          </w:pPr>
          <w:hyperlink w:anchor="_Toc71223462" w:history="1">
            <w:r w:rsidR="009A3210" w:rsidRPr="002431D6">
              <w:rPr>
                <w:rStyle w:val="a5"/>
                <w:rFonts w:ascii="Calibri" w:hAnsi="Calibri"/>
                <w:noProof/>
              </w:rPr>
              <w:t>Reference</w:t>
            </w:r>
            <w:r w:rsidR="009A3210">
              <w:rPr>
                <w:noProof/>
                <w:webHidden/>
              </w:rPr>
              <w:tab/>
            </w:r>
            <w:r w:rsidR="009A3210">
              <w:rPr>
                <w:noProof/>
                <w:webHidden/>
              </w:rPr>
              <w:fldChar w:fldCharType="begin"/>
            </w:r>
            <w:r w:rsidR="009A3210">
              <w:rPr>
                <w:noProof/>
                <w:webHidden/>
              </w:rPr>
              <w:instrText xml:space="preserve"> PAGEREF _Toc71223462 \h </w:instrText>
            </w:r>
            <w:r w:rsidR="009A3210">
              <w:rPr>
                <w:noProof/>
                <w:webHidden/>
              </w:rPr>
            </w:r>
            <w:r w:rsidR="009A3210">
              <w:rPr>
                <w:noProof/>
                <w:webHidden/>
              </w:rPr>
              <w:fldChar w:fldCharType="separate"/>
            </w:r>
            <w:r w:rsidR="009A3210">
              <w:rPr>
                <w:noProof/>
                <w:webHidden/>
              </w:rPr>
              <w:t>38</w:t>
            </w:r>
            <w:r w:rsidR="009A3210">
              <w:rPr>
                <w:noProof/>
                <w:webHidden/>
              </w:rPr>
              <w:fldChar w:fldCharType="end"/>
            </w:r>
          </w:hyperlink>
        </w:p>
        <w:p w14:paraId="6C646E46" w14:textId="1D827702" w:rsidR="009A3210" w:rsidRDefault="00FD3459">
          <w:pPr>
            <w:pStyle w:val="TOC1"/>
            <w:tabs>
              <w:tab w:val="right" w:leader="dot" w:pos="9016"/>
            </w:tabs>
            <w:rPr>
              <w:noProof/>
              <w:szCs w:val="24"/>
            </w:rPr>
          </w:pPr>
          <w:hyperlink w:anchor="_Toc71223463" w:history="1">
            <w:r w:rsidR="009A3210" w:rsidRPr="002431D6">
              <w:rPr>
                <w:rStyle w:val="a5"/>
                <w:noProof/>
              </w:rPr>
              <w:t>Data Source</w:t>
            </w:r>
            <w:r w:rsidR="009A3210">
              <w:rPr>
                <w:noProof/>
                <w:webHidden/>
              </w:rPr>
              <w:tab/>
            </w:r>
            <w:r w:rsidR="009A3210">
              <w:rPr>
                <w:noProof/>
                <w:webHidden/>
              </w:rPr>
              <w:fldChar w:fldCharType="begin"/>
            </w:r>
            <w:r w:rsidR="009A3210">
              <w:rPr>
                <w:noProof/>
                <w:webHidden/>
              </w:rPr>
              <w:instrText xml:space="preserve"> PAGEREF _Toc71223463 \h </w:instrText>
            </w:r>
            <w:r w:rsidR="009A3210">
              <w:rPr>
                <w:noProof/>
                <w:webHidden/>
              </w:rPr>
            </w:r>
            <w:r w:rsidR="009A3210">
              <w:rPr>
                <w:noProof/>
                <w:webHidden/>
              </w:rPr>
              <w:fldChar w:fldCharType="separate"/>
            </w:r>
            <w:r w:rsidR="009A3210">
              <w:rPr>
                <w:noProof/>
                <w:webHidden/>
              </w:rPr>
              <w:t>39</w:t>
            </w:r>
            <w:r w:rsidR="009A3210">
              <w:rPr>
                <w:noProof/>
                <w:webHidden/>
              </w:rPr>
              <w:fldChar w:fldCharType="end"/>
            </w:r>
          </w:hyperlink>
        </w:p>
        <w:p w14:paraId="6FAB9B3A" w14:textId="63BD0BC4"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5E24C5E3" w:rsidR="0072450C" w:rsidRPr="00667A3B" w:rsidRDefault="008B31D6" w:rsidP="00201F02">
      <w:pPr>
        <w:pStyle w:val="1"/>
        <w:rPr>
          <w:rFonts w:ascii="Calibri" w:hAnsi="Calibri"/>
        </w:rPr>
      </w:pPr>
      <w:bookmarkStart w:id="1" w:name="_Toc71223419"/>
      <w:r w:rsidRPr="00211D8D">
        <w:t xml:space="preserve">1 </w:t>
      </w:r>
      <w:r w:rsidR="009A3210">
        <w:rPr>
          <w:rFonts w:ascii="Calibri" w:hAnsi="Calibri"/>
        </w:rPr>
        <w:t>I</w:t>
      </w:r>
      <w:del w:id="2" w:author="Bolin Zhu" w:date="2021-05-06T14:29:00Z">
        <w:r w:rsidRPr="00667A3B" w:rsidDel="009A3210">
          <w:rPr>
            <w:rFonts w:ascii="Calibri" w:hAnsi="Calibri"/>
          </w:rPr>
          <w:delText>i</w:delText>
        </w:r>
      </w:del>
      <w:r w:rsidRPr="00667A3B">
        <w:rPr>
          <w:rFonts w:ascii="Calibri" w:hAnsi="Calibri"/>
        </w:rPr>
        <w:t>ntroduction</w:t>
      </w:r>
      <w:bookmarkStart w:id="3" w:name="_GoBack"/>
      <w:bookmarkEnd w:id="1"/>
      <w:bookmarkEnd w:id="3"/>
    </w:p>
    <w:p w14:paraId="5710868A" w14:textId="2522A830"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A57EB6" w:rsidRPr="00A57EB6">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C180D65" w:rsidR="00075FB7" w:rsidRPr="00211D8D" w:rsidRDefault="00075FB7" w:rsidP="005E221B">
      <w:pPr>
        <w:jc w:val="left"/>
        <w:rPr>
          <w:rFonts w:ascii="Calibri" w:hAnsi="Calibri"/>
          <w:szCs w:val="21"/>
        </w:rPr>
      </w:pPr>
      <w:r w:rsidRPr="00211D8D">
        <w:rPr>
          <w:rFonts w:ascii="Calibri" w:hAnsi="Calibri"/>
          <w:szCs w:val="21"/>
        </w:rPr>
        <w:t>The goal of this report is</w:t>
      </w:r>
      <w:r w:rsidR="009A3210">
        <w:rPr>
          <w:rFonts w:ascii="Calibri" w:hAnsi="Calibri"/>
          <w:szCs w:val="21"/>
        </w:rPr>
        <w:t xml:space="preserve"> </w:t>
      </w:r>
      <w:r w:rsidR="009A3210">
        <w:rPr>
          <w:rFonts w:ascii="Calibri" w:hAnsi="Calibri" w:hint="eastAsia"/>
          <w:szCs w:val="21"/>
        </w:rPr>
        <w:t>to</w:t>
      </w:r>
      <w:r w:rsidR="009A3210">
        <w:rPr>
          <w:rFonts w:ascii="Calibri" w:hAnsi="Calibri"/>
          <w:szCs w:val="21"/>
        </w:rPr>
        <w:t xml:space="preserve"> is to quantifying chemistry value between players by applying the chemistry value in a card game</w:t>
      </w:r>
      <w:r w:rsidRPr="00211D8D">
        <w:rPr>
          <w:rFonts w:ascii="Calibri" w:hAnsi="Calibri"/>
          <w:szCs w:val="21"/>
        </w:rPr>
        <w:t xml:space="preserve"> based on the fantasy league </w:t>
      </w:r>
      <w:commentRangeStart w:id="4"/>
      <w:r w:rsidRPr="00211D8D">
        <w:rPr>
          <w:rFonts w:ascii="Calibri" w:hAnsi="Calibri"/>
          <w:szCs w:val="21"/>
        </w:rPr>
        <w:t>model</w:t>
      </w:r>
      <w:commentRangeEnd w:id="4"/>
      <w:r w:rsidR="0013672A">
        <w:rPr>
          <w:rStyle w:val="a9"/>
        </w:rPr>
        <w:commentReference w:id="4"/>
      </w:r>
      <w:r w:rsidRPr="00211D8D">
        <w:rPr>
          <w:rFonts w:ascii="Calibri" w:hAnsi="Calibri"/>
          <w:szCs w:val="21"/>
        </w:rPr>
        <w:t>.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78C4AB09"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(Unknow, 2019)</w:t>
          </w:r>
          <w:r w:rsidR="002237A2" w:rsidRPr="00211D8D">
            <w:rPr>
              <w:rFonts w:ascii="Calibri" w:hAnsi="Calibri"/>
              <w:szCs w:val="21"/>
            </w:rPr>
            <w:fldChar w:fldCharType="end"/>
          </w:r>
        </w:sdtContent>
      </w:sdt>
    </w:p>
    <w:p w14:paraId="695B3C2D" w14:textId="5E428F3D"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don't produce results, </w:t>
      </w:r>
      <w:r w:rsidR="00A35934" w:rsidRPr="00211D8D">
        <w:rPr>
          <w:rFonts w:ascii="Calibri" w:hAnsi="Calibri"/>
          <w:szCs w:val="21"/>
        </w:rPr>
        <w:t xml:space="preserve">they will use the team chemistry as an </w:t>
      </w:r>
      <w:commentRangeStart w:id="5"/>
      <w:commentRangeStart w:id="6"/>
      <w:r w:rsidR="00A35934" w:rsidRPr="00211D8D">
        <w:rPr>
          <w:rFonts w:ascii="Calibri" w:hAnsi="Calibri"/>
          <w:szCs w:val="21"/>
        </w:rPr>
        <w:t>excuse</w:t>
      </w:r>
      <w:commentRangeEnd w:id="5"/>
      <w:r w:rsidR="00710C6A">
        <w:rPr>
          <w:rStyle w:val="a9"/>
        </w:rPr>
        <w:commentReference w:id="5"/>
      </w:r>
      <w:commentRangeEnd w:id="6"/>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A57EB6">
            <w:rPr>
              <w:rFonts w:ascii="Calibri" w:hAnsi="Calibri"/>
              <w:szCs w:val="21"/>
            </w:rPr>
            <w:fldChar w:fldCharType="end"/>
          </w:r>
        </w:sdtContent>
      </w:sdt>
      <w:r w:rsidR="009A3210">
        <w:rPr>
          <w:rStyle w:val="a9"/>
        </w:rPr>
        <w:commentReference w:id="6"/>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126B4C9C" w:rsidR="003145FB" w:rsidRPr="00211D8D" w:rsidRDefault="00A35934" w:rsidP="00A35934">
      <w:pPr>
        <w:jc w:val="left"/>
        <w:rPr>
          <w:rFonts w:ascii="Calibri" w:hAnsi="Calibri"/>
          <w:szCs w:val="21"/>
        </w:rPr>
      </w:pPr>
      <w:r w:rsidRPr="00211D8D">
        <w:rPr>
          <w:rFonts w:ascii="Calibri" w:hAnsi="Calibri"/>
          <w:szCs w:val="21"/>
        </w:rPr>
        <w:t>"This is important. If you unite the team together, then it’s like a third of a year’s win. People are not grateful for it, and it doesn’t look like much, but if you have a The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del w:id="7" w:author="Warrick Roseboom" w:date="2021-05-05T04:26:00Z">
        <w:r w:rsidRPr="00211D8D" w:rsidDel="001339CF">
          <w:rPr>
            <w:rFonts w:ascii="Calibri" w:hAnsi="Calibri"/>
            <w:szCs w:val="21"/>
          </w:rPr>
          <w:delText>s</w:delText>
        </w:r>
      </w:del>
      <w:r w:rsidRPr="00211D8D">
        <w:rPr>
          <w:rFonts w:ascii="Calibri" w:hAnsi="Calibri"/>
          <w:szCs w:val="21"/>
        </w:rPr>
        <w:t>,</w:t>
      </w:r>
      <w:ins w:id="8" w:author="Warrick Roseboom" w:date="2021-05-05T04:26:00Z">
        <w:r w:rsidR="001339CF">
          <w:rPr>
            <w:rFonts w:ascii="Calibri" w:hAnsi="Calibri"/>
            <w:szCs w:val="21"/>
          </w:rPr>
          <w:t xml:space="preserve"> i</w:t>
        </w:r>
      </w:ins>
      <w:del w:id="9" w:author="Warrick Roseboom" w:date="2021-05-05T04:26:00Z">
        <w:r w:rsidR="003145FB" w:rsidRPr="00211D8D" w:rsidDel="001339CF">
          <w:rPr>
            <w:rFonts w:ascii="Calibri" w:hAnsi="Calibri"/>
            <w:szCs w:val="21"/>
          </w:rPr>
          <w:delText>I</w:delText>
        </w:r>
      </w:del>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(Khan, 2013)</w:t>
          </w:r>
          <w:r w:rsidR="00A57EB6">
            <w:rPr>
              <w:rFonts w:ascii="Calibri" w:hAnsi="Calibri"/>
              <w:szCs w:val="21"/>
            </w:rPr>
            <w:fldChar w:fldCharType="end"/>
          </w:r>
        </w:sdtContent>
      </w:sdt>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e.g.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he value will be taken into account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take into account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523112BB"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commentRangeStart w:id="10"/>
      <w:commentRangeStart w:id="11"/>
      <w:r w:rsidR="00912BE0" w:rsidRPr="00211D8D">
        <w:rPr>
          <w:rFonts w:ascii="Calibri" w:hAnsi="Calibri"/>
          <w:szCs w:val="21"/>
        </w:rPr>
        <w:t>R-values</w:t>
      </w:r>
      <w:commentRangeEnd w:id="10"/>
      <w:r w:rsidR="00F40C11">
        <w:rPr>
          <w:rStyle w:val="a9"/>
        </w:rPr>
        <w:commentReference w:id="10"/>
      </w:r>
      <w:commentRangeEnd w:id="11"/>
      <w:r w:rsidR="009A3210">
        <w:rPr>
          <w:rStyle w:val="a9"/>
        </w:rPr>
        <w:commentReference w:id="11"/>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66670C9B"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 it will point out the pros and limitation which compare with the existing work</w:t>
      </w:r>
      <w:r w:rsidR="00125F99" w:rsidRPr="00211D8D">
        <w:rPr>
          <w:rFonts w:ascii="Calibri" w:hAnsi="Calibri"/>
          <w:szCs w:val="21"/>
        </w:rPr>
        <w:t xml:space="preserve">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1"/>
        <w:rPr>
          <w:rFonts w:ascii="Calibri" w:hAnsi="Calibri"/>
        </w:rPr>
      </w:pPr>
      <w:bookmarkStart w:id="12" w:name="_Toc71223420"/>
      <w:r w:rsidRPr="00211D8D">
        <w:rPr>
          <w:rFonts w:ascii="Calibri" w:hAnsi="Calibri"/>
        </w:rPr>
        <w:lastRenderedPageBreak/>
        <w:t>2.</w:t>
      </w:r>
      <w:r w:rsidR="009A3210">
        <w:rPr>
          <w:rFonts w:ascii="Calibri" w:hAnsi="Calibri"/>
        </w:rPr>
        <w:t>B</w:t>
      </w:r>
      <w:r w:rsidRPr="00211D8D">
        <w:rPr>
          <w:rFonts w:ascii="Calibri" w:hAnsi="Calibri"/>
        </w:rPr>
        <w:t xml:space="preserve">ackground </w:t>
      </w:r>
      <w:commentRangeStart w:id="13"/>
      <w:commentRangeStart w:id="14"/>
      <w:r w:rsidRPr="00211D8D">
        <w:rPr>
          <w:rFonts w:ascii="Calibri" w:hAnsi="Calibri"/>
        </w:rPr>
        <w:t>research</w:t>
      </w:r>
      <w:commentRangeEnd w:id="13"/>
      <w:r w:rsidR="000A4B0F">
        <w:rPr>
          <w:rStyle w:val="a9"/>
          <w:b w:val="0"/>
          <w:bCs w:val="0"/>
          <w:kern w:val="2"/>
        </w:rPr>
        <w:commentReference w:id="13"/>
      </w:r>
      <w:commentRangeEnd w:id="14"/>
      <w:r w:rsidR="009A3210">
        <w:rPr>
          <w:rStyle w:val="a9"/>
          <w:b w:val="0"/>
          <w:bCs w:val="0"/>
          <w:kern w:val="2"/>
        </w:rPr>
        <w:commentReference w:id="14"/>
      </w:r>
      <w:bookmarkEnd w:id="12"/>
    </w:p>
    <w:p w14:paraId="4ABC31D2" w14:textId="74337D1A" w:rsidR="009A3210" w:rsidRPr="009A3210" w:rsidRDefault="009A3210" w:rsidP="009A3210">
      <w:r>
        <w:t>This section will introduce other similar card games include Top Trumps, NBA Fantasy and Yahoo Fantasy Basketball, and how they calculate their player’s score. After this, the report will introduce some data relative to the rating system which this project will use..</w:t>
      </w:r>
    </w:p>
    <w:p w14:paraId="27E3063D" w14:textId="3520B285" w:rsidR="00E7747B" w:rsidRPr="00211D8D" w:rsidRDefault="00E7747B" w:rsidP="00E7747B">
      <w:pPr>
        <w:pStyle w:val="2"/>
        <w:rPr>
          <w:rFonts w:ascii="Calibri" w:hAnsi="Calibri"/>
        </w:rPr>
      </w:pPr>
      <w:bookmarkStart w:id="15" w:name="_Toc71223421"/>
      <w:r w:rsidRPr="00211D8D">
        <w:rPr>
          <w:rFonts w:ascii="Calibri" w:hAnsi="Calibri"/>
        </w:rPr>
        <w:t>Top Trumps: NBA All Stars</w:t>
      </w:r>
      <w:bookmarkEnd w:id="15"/>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finish </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1">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-figure The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both of the player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2"/>
        <w:rPr>
          <w:rFonts w:ascii="Calibri" w:hAnsi="Calibri"/>
        </w:rPr>
      </w:pPr>
      <w:bookmarkStart w:id="16" w:name="_Toc71223422"/>
      <w:r w:rsidRPr="00211D8D">
        <w:rPr>
          <w:rFonts w:ascii="Calibri" w:hAnsi="Calibri"/>
        </w:rPr>
        <w:t>Fantasy basketball league</w:t>
      </w:r>
      <w:bookmarkEnd w:id="16"/>
    </w:p>
    <w:p w14:paraId="2D755D21" w14:textId="1CB951A0" w:rsidR="00DA6612" w:rsidRPr="00211D8D" w:rsidRDefault="00DA6612" w:rsidP="00DA6612">
      <w:pPr>
        <w:rPr>
          <w:rFonts w:ascii="Calibri" w:hAnsi="Calibri"/>
        </w:rPr>
      </w:pPr>
      <w:r w:rsidRPr="00211D8D">
        <w:rPr>
          <w:rFonts w:ascii="Calibri" w:hAnsi="Calibri"/>
        </w:rPr>
        <w:t>Fantasy basketball is a game similar to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3"/>
        <w:rPr>
          <w:rFonts w:ascii="Calibri" w:hAnsi="Calibri"/>
        </w:rPr>
      </w:pPr>
      <w:bookmarkStart w:id="17" w:name="_Toc71223423"/>
      <w:commentRangeStart w:id="18"/>
      <w:r w:rsidRPr="00211D8D">
        <w:rPr>
          <w:rFonts w:ascii="Calibri" w:hAnsi="Calibri"/>
        </w:rPr>
        <w:lastRenderedPageBreak/>
        <w:t>NBA Fantasy</w:t>
      </w:r>
      <w:commentRangeEnd w:id="18"/>
      <w:r w:rsidR="00D94669">
        <w:rPr>
          <w:rStyle w:val="a9"/>
          <w:b w:val="0"/>
          <w:bCs w:val="0"/>
        </w:rPr>
        <w:commentReference w:id="18"/>
      </w:r>
      <w:bookmarkEnd w:id="17"/>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could Players can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rFonts w:ascii="Calibri" w:hAnsi="Calibri"/>
        </w:rPr>
      </w:pPr>
      <w:r w:rsidRPr="00211D8D">
        <w:rPr>
          <w:rFonts w:ascii="Calibri" w:hAnsi="Calibri"/>
        </w:rPr>
        <w:t>Turnovers: -1 points</w:t>
      </w:r>
    </w:p>
    <w:p w14:paraId="7877D82A" w14:textId="330AC8F7" w:rsidR="00DA6612" w:rsidRPr="00211D8D" w:rsidRDefault="00DA6612" w:rsidP="00201F02">
      <w:pPr>
        <w:pStyle w:val="3"/>
        <w:rPr>
          <w:rFonts w:ascii="Calibri" w:hAnsi="Calibri"/>
        </w:rPr>
      </w:pPr>
      <w:bookmarkStart w:id="19" w:name="_Toc71223424"/>
      <w:r w:rsidRPr="00211D8D">
        <w:rPr>
          <w:rFonts w:ascii="Calibri" w:hAnsi="Calibri"/>
        </w:rPr>
        <w:t>Yahoo Fantasy basketball</w:t>
      </w:r>
      <w:bookmarkEnd w:id="19"/>
    </w:p>
    <w:p w14:paraId="369F0845" w14:textId="77777777" w:rsidR="005662C0" w:rsidRPr="00211D8D" w:rsidRDefault="005662C0" w:rsidP="005662C0">
      <w:pPr>
        <w:rPr>
          <w:rFonts w:ascii="Calibri" w:hAnsi="Calibri"/>
        </w:rPr>
      </w:pPr>
      <w:r w:rsidRPr="00211D8D">
        <w:rPr>
          <w:rFonts w:ascii="Calibri" w:hAnsi="Calibri"/>
        </w:rPr>
        <w:t>Another of the better known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taken into account. Players need to know and observe each player selected, even if they make adjustments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Each rebound grabbed equals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2"/>
        <w:rPr>
          <w:rFonts w:ascii="Calibri" w:hAnsi="Calibri"/>
        </w:rPr>
      </w:pPr>
      <w:bookmarkStart w:id="20" w:name="_Toc71223425"/>
      <w:r w:rsidRPr="00211D8D">
        <w:rPr>
          <w:rFonts w:ascii="Calibri" w:hAnsi="Calibri"/>
        </w:rPr>
        <w:t>The team Elo rating system</w:t>
      </w:r>
      <w:bookmarkEnd w:id="20"/>
    </w:p>
    <w:p w14:paraId="38006AB3" w14:textId="793505B8" w:rsidR="00B243D7" w:rsidRPr="00211D8D" w:rsidRDefault="00B243D7" w:rsidP="005E221B">
      <w:pPr>
        <w:jc w:val="left"/>
        <w:rPr>
          <w:rFonts w:ascii="Calibri" w:hAnsi="Calibri"/>
          <w:szCs w:val="21"/>
        </w:rPr>
      </w:pPr>
      <w:r w:rsidRPr="00211D8D">
        <w:rPr>
          <w:rFonts w:ascii="Calibri" w:hAnsi="Calibri"/>
          <w:szCs w:val="21"/>
        </w:rPr>
        <w:t>Elo</w:t>
      </w:r>
      <w:ins w:id="21" w:author="Warrick Roseboom" w:date="2021-05-05T04:31:00Z">
        <w:r w:rsidR="00D94669">
          <w:rPr>
            <w:rFonts w:ascii="Calibri" w:hAnsi="Calibri"/>
            <w:szCs w:val="21"/>
          </w:rPr>
          <w:t xml:space="preserve"> is</w:t>
        </w:r>
      </w:ins>
      <w:del w:id="22" w:author="Warrick Roseboom" w:date="2021-05-05T04:31:00Z">
        <w:r w:rsidRPr="00211D8D" w:rsidDel="00D94669">
          <w:rPr>
            <w:rFonts w:ascii="Calibri" w:hAnsi="Calibri"/>
            <w:szCs w:val="21"/>
          </w:rPr>
          <w:delText>s</w:delText>
        </w:r>
      </w:del>
      <w:r w:rsidRPr="00211D8D">
        <w:rPr>
          <w:rFonts w:ascii="Calibri" w:hAnsi="Calibri"/>
          <w:szCs w:val="21"/>
        </w:rPr>
        <w:t xml:space="preserve"> a simple measure of 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2"/>
        <w:rPr>
          <w:rFonts w:ascii="Calibri" w:hAnsi="Calibri"/>
          <w:bdr w:val="none" w:sz="0" w:space="0" w:color="auto" w:frame="1"/>
          <w:shd w:val="clear" w:color="auto" w:fill="FFFFFF"/>
        </w:rPr>
      </w:pPr>
      <w:bookmarkStart w:id="23" w:name="_Toc71223426"/>
      <w:r w:rsidRPr="00211D8D">
        <w:rPr>
          <w:rFonts w:ascii="Calibri" w:hAnsi="Calibri"/>
          <w:bdr w:val="none" w:sz="0" w:space="0" w:color="auto" w:frame="1"/>
          <w:shd w:val="clear" w:color="auto" w:fill="FFFFFF"/>
        </w:rPr>
        <w:t>The formula of Elo rating system</w:t>
      </w:r>
      <w:bookmarkEnd w:id="23"/>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commentRangeStart w:id="24"/>
      <w:commentRangeStart w:id="25"/>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P(A&gt;B)=σ(RA−RB)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E(w=A)=P(B&gt;A)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(t+1)</w:t>
      </w:r>
      <w:r w:rsidRPr="00211D8D">
        <w:rPr>
          <w:rFonts w:ascii="Calibri" w:hAnsi="Calibri"/>
          <w:szCs w:val="21"/>
          <w:bdr w:val="none" w:sz="0" w:space="0" w:color="auto" w:frame="1"/>
          <w:shd w:val="clear" w:color="auto" w:fill="FFFFFF"/>
        </w:rPr>
        <w:t>=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Function explain:</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First of all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is stand for their rating.</w:t>
      </w:r>
      <w:commentRangeEnd w:id="24"/>
      <w:r w:rsidR="001B0B53">
        <w:rPr>
          <w:rStyle w:val="a9"/>
        </w:rPr>
        <w:commentReference w:id="24"/>
      </w:r>
      <w:commentRangeEnd w:id="25"/>
      <w:r w:rsidR="009A3210">
        <w:rPr>
          <w:rStyle w:val="a9"/>
        </w:rPr>
        <w:commentReference w:id="25"/>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A1B1FE7"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A57EB6">
            <w:rPr>
              <w:rFonts w:ascii="Calibri" w:hAnsi="Calibri"/>
              <w:noProof/>
              <w:szCs w:val="21"/>
            </w:rPr>
            <w:t xml:space="preserve"> </w:t>
          </w:r>
          <w:r w:rsidR="00A57EB6" w:rsidRPr="00A57EB6">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and also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2"/>
        <w:rPr>
          <w:rFonts w:ascii="Calibri" w:hAnsi="Calibri"/>
        </w:rPr>
      </w:pPr>
      <w:bookmarkStart w:id="26" w:name="_Toc71223427"/>
      <w:r w:rsidRPr="00211D8D">
        <w:rPr>
          <w:rFonts w:ascii="Calibri" w:hAnsi="Calibri"/>
        </w:rPr>
        <w:t>Per(Player Efficiency Rating)</w:t>
      </w:r>
      <w:bookmarkEnd w:id="26"/>
    </w:p>
    <w:p w14:paraId="57900383" w14:textId="248DA79C" w:rsidR="007F0F86" w:rsidRPr="00211D8D" w:rsidRDefault="007F0F86" w:rsidP="00BF701C">
      <w:pPr>
        <w:rPr>
          <w:rFonts w:ascii="Calibri" w:eastAsia="宋体" w:hAnsi="Calibri" w:cs="宋体"/>
          <w:kern w:val="0"/>
          <w:szCs w:val="21"/>
        </w:rPr>
      </w:pPr>
      <w:r w:rsidRPr="00211D8D">
        <w:rPr>
          <w:rFonts w:ascii="Calibri" w:eastAsia="宋体" w:hAnsi="Calibri" w:cs="宋体"/>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宋体" w:hAnsi="Calibri" w:cs="宋体"/>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more easier.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A57EB6" w:rsidRPr="00A57EB6">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Benefit;: </w:t>
      </w:r>
    </w:p>
    <w:p w14:paraId="28526B76" w14:textId="2E4FB9E1"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It will show the personal average ability especially the offense part due to the huge weight in the algorithm. </w:t>
      </w:r>
      <w:r w:rsidR="00BF701C" w:rsidRPr="00211D8D">
        <w:rPr>
          <w:rFonts w:ascii="Calibri" w:eastAsia="宋体" w:hAnsi="Calibri" w:cs="宋体"/>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PER Limitation: </w:t>
      </w:r>
    </w:p>
    <w:p w14:paraId="1DA6D7CE" w14:textId="2632B12B" w:rsidR="00BF701C" w:rsidRPr="00211D8D" w:rsidRDefault="007F0F86" w:rsidP="00BF701C">
      <w:pPr>
        <w:rPr>
          <w:rFonts w:ascii="Calibri" w:hAnsi="Calibri"/>
        </w:rPr>
      </w:pPr>
      <w:r w:rsidRPr="00211D8D">
        <w:rPr>
          <w:rFonts w:ascii="Calibri" w:eastAsia="宋体" w:hAnsi="Calibri" w:cs="宋体"/>
          <w:kern w:val="0"/>
          <w:szCs w:val="21"/>
        </w:rPr>
        <w:t xml:space="preserve">But it is irrational to create the team due to the PER , we cannot just choose five players who are in the top PER List. What is more, the question also pointed by John that the PER always showed that the person who </w:t>
      </w:r>
      <w:r w:rsidR="00DD7EEF" w:rsidRPr="00211D8D">
        <w:rPr>
          <w:rFonts w:ascii="Calibri" w:eastAsia="宋体" w:hAnsi="Calibri" w:cs="宋体"/>
          <w:kern w:val="0"/>
          <w:szCs w:val="21"/>
        </w:rPr>
        <w:t>is</w:t>
      </w:r>
      <w:r w:rsidRPr="00211D8D">
        <w:rPr>
          <w:rFonts w:ascii="Calibri" w:eastAsia="宋体" w:hAnsi="Calibri" w:cs="宋体"/>
          <w:kern w:val="0"/>
          <w:szCs w:val="21"/>
        </w:rPr>
        <w:t xml:space="preserve"> good at the offense part but not the defense </w:t>
      </w:r>
      <w:commentRangeStart w:id="27"/>
      <w:commentRangeStart w:id="28"/>
      <w:r w:rsidRPr="00211D8D">
        <w:rPr>
          <w:rFonts w:ascii="Calibri" w:eastAsia="宋体" w:hAnsi="Calibri" w:cs="宋体"/>
          <w:kern w:val="0"/>
          <w:szCs w:val="21"/>
        </w:rPr>
        <w:t>part</w:t>
      </w:r>
      <w:commentRangeEnd w:id="27"/>
      <w:r w:rsidR="002E5961">
        <w:rPr>
          <w:rStyle w:val="a9"/>
        </w:rPr>
        <w:commentReference w:id="27"/>
      </w:r>
      <w:commentRangeEnd w:id="28"/>
      <w:sdt>
        <w:sdtPr>
          <w:rPr>
            <w:rFonts w:ascii="Calibri" w:eastAsia="宋体" w:hAnsi="Calibri" w:cs="宋体"/>
            <w:kern w:val="0"/>
            <w:szCs w:val="21"/>
          </w:rPr>
          <w:id w:val="-1326131818"/>
          <w:citation/>
        </w:sdtPr>
        <w:sdtEndPr/>
        <w:sdtContent>
          <w:r w:rsidR="00A57EB6">
            <w:rPr>
              <w:rFonts w:ascii="Calibri" w:eastAsia="宋体" w:hAnsi="Calibri" w:cs="宋体"/>
              <w:kern w:val="0"/>
              <w:szCs w:val="21"/>
            </w:rPr>
            <w:fldChar w:fldCharType="begin"/>
          </w:r>
          <w:r w:rsidR="00A57EB6">
            <w:rPr>
              <w:rFonts w:ascii="Calibri" w:eastAsia="宋体" w:hAnsi="Calibri" w:cs="宋体"/>
              <w:kern w:val="0"/>
              <w:szCs w:val="21"/>
            </w:rPr>
            <w:instrText xml:space="preserve">CITATION EHR13 \l 1033 </w:instrText>
          </w:r>
          <w:r w:rsidR="00A57EB6">
            <w:rPr>
              <w:rFonts w:ascii="Calibri" w:eastAsia="宋体" w:hAnsi="Calibri" w:cs="宋体"/>
              <w:kern w:val="0"/>
              <w:szCs w:val="21"/>
            </w:rPr>
            <w:fldChar w:fldCharType="separate"/>
          </w:r>
          <w:r w:rsidR="00A57EB6">
            <w:rPr>
              <w:rFonts w:ascii="Calibri" w:eastAsia="宋体" w:hAnsi="Calibri" w:cs="宋体"/>
              <w:noProof/>
              <w:kern w:val="0"/>
              <w:szCs w:val="21"/>
            </w:rPr>
            <w:t xml:space="preserve"> </w:t>
          </w:r>
          <w:r w:rsidR="00A57EB6" w:rsidRPr="00A57EB6">
            <w:rPr>
              <w:rFonts w:ascii="Calibri" w:eastAsia="宋体" w:hAnsi="Calibri" w:cs="宋体"/>
              <w:noProof/>
              <w:kern w:val="0"/>
              <w:szCs w:val="21"/>
            </w:rPr>
            <w:t>(Khan, 2013)</w:t>
          </w:r>
          <w:r w:rsidR="00A57EB6">
            <w:rPr>
              <w:rFonts w:ascii="Calibri" w:eastAsia="宋体" w:hAnsi="Calibri" w:cs="宋体"/>
              <w:kern w:val="0"/>
              <w:szCs w:val="21"/>
            </w:rPr>
            <w:fldChar w:fldCharType="end"/>
          </w:r>
        </w:sdtContent>
      </w:sdt>
      <w:r w:rsidR="009A3210">
        <w:rPr>
          <w:rStyle w:val="a9"/>
        </w:rPr>
        <w:commentReference w:id="28"/>
      </w:r>
      <w:r w:rsidRPr="00211D8D">
        <w:rPr>
          <w:rFonts w:ascii="Calibri" w:eastAsia="宋体" w:hAnsi="Calibri" w:cs="宋体"/>
          <w:kern w:val="0"/>
          <w:szCs w:val="21"/>
        </w:rPr>
        <w:t>.</w:t>
      </w:r>
      <w:r w:rsidR="00BF701C" w:rsidRPr="00211D8D">
        <w:rPr>
          <w:rFonts w:ascii="Calibri" w:eastAsia="宋体" w:hAnsi="Calibri" w:cs="宋体"/>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As a result, defensive specialists are at a disadvantage in this metric, and great two-way players may rank lower than purely offensive players. Furthermore, it will strongly influence by the number of game play of the player, for example, there are lot of players who have a good PER with only a few game play.</w:t>
      </w:r>
    </w:p>
    <w:p w14:paraId="5E96BE99" w14:textId="50D6A2BE" w:rsidR="0098106B" w:rsidRPr="00211D8D" w:rsidRDefault="0098106B" w:rsidP="00E7747B">
      <w:pPr>
        <w:pStyle w:val="1"/>
        <w:rPr>
          <w:rFonts w:ascii="Calibri" w:hAnsi="Calibri"/>
        </w:rPr>
      </w:pPr>
      <w:bookmarkStart w:id="29" w:name="_Toc71223428"/>
      <w:r w:rsidRPr="00211D8D">
        <w:rPr>
          <w:rFonts w:ascii="Calibri" w:hAnsi="Calibri"/>
        </w:rPr>
        <w:t>3.</w:t>
      </w:r>
      <w:r w:rsidR="009A3210">
        <w:rPr>
          <w:rFonts w:ascii="Calibri" w:hAnsi="Calibri"/>
        </w:rPr>
        <w:t>P</w:t>
      </w:r>
      <w:r w:rsidRPr="00211D8D">
        <w:rPr>
          <w:rFonts w:ascii="Calibri" w:hAnsi="Calibri"/>
        </w:rPr>
        <w:t>rofessional considerations</w:t>
      </w:r>
      <w:bookmarkEnd w:id="29"/>
    </w:p>
    <w:p w14:paraId="5F3443D9" w14:textId="55758576" w:rsidR="00BF46D9" w:rsidRPr="00211D8D" w:rsidRDefault="00740144" w:rsidP="005E221B">
      <w:pPr>
        <w:pStyle w:val="ae"/>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6AB736F8" w:rsidR="00BF46D9" w:rsidRPr="00211D8D" w:rsidRDefault="00BF46D9" w:rsidP="005E221B">
      <w:pPr>
        <w:pStyle w:val="ae"/>
        <w:rPr>
          <w:rFonts w:ascii="Calibri" w:hAnsi="Calibri"/>
          <w:sz w:val="21"/>
          <w:szCs w:val="21"/>
        </w:rPr>
      </w:pPr>
      <w:r w:rsidRPr="00211D8D">
        <w:rPr>
          <w:rFonts w:ascii="Calibri" w:hAnsi="Calibri"/>
          <w:sz w:val="21"/>
          <w:szCs w:val="21"/>
        </w:rPr>
        <w:t>This is the BCS Code]of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1.1 have due regard for public health, privacy, security and wellbeing of others and the environment; </w:t>
      </w:r>
    </w:p>
    <w:p w14:paraId="76D539B5"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211D8D" w:rsidRDefault="00BF46D9" w:rsidP="005E221B">
      <w:pPr>
        <w:pStyle w:val="ae"/>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game , there will have fewer obligation for the third part. </w:t>
      </w:r>
    </w:p>
    <w:p w14:paraId="2E111EFD"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ae"/>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ae"/>
        <w:rPr>
          <w:rFonts w:ascii="Calibri" w:hAnsi="Calibri"/>
          <w:sz w:val="21"/>
          <w:szCs w:val="21"/>
        </w:rPr>
      </w:pPr>
      <w:r w:rsidRPr="00211D8D">
        <w:rPr>
          <w:rFonts w:ascii="Calibri" w:hAnsi="Calibri"/>
          <w:sz w:val="21"/>
          <w:szCs w:val="21"/>
        </w:rPr>
        <w:lastRenderedPageBreak/>
        <w:t>1.4  promote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ae"/>
        <w:rPr>
          <w:rFonts w:ascii="Calibri" w:hAnsi="Calibri"/>
          <w:sz w:val="21"/>
          <w:szCs w:val="21"/>
        </w:rPr>
      </w:pPr>
      <w:r w:rsidRPr="00211D8D">
        <w:rPr>
          <w:rFonts w:ascii="Calibri" w:hAnsi="Calibri"/>
          <w:sz w:val="21"/>
          <w:szCs w:val="21"/>
        </w:rPr>
        <w:t xml:space="preserve">2.5. respect and value alternative viewpoints and seek, accept and offer honest criticisms of work; </w:t>
      </w:r>
    </w:p>
    <w:p w14:paraId="6D80B31F" w14:textId="48E28BFD" w:rsidR="00304F22" w:rsidRPr="00304F22" w:rsidRDefault="00304F22" w:rsidP="005E221B">
      <w:pPr>
        <w:pStyle w:val="ae"/>
        <w:rPr>
          <w:rFonts w:ascii="Calibri" w:hAnsi="Calibri" w:hint="eastAsia"/>
          <w:sz w:val="21"/>
          <w:szCs w:val="21"/>
        </w:rPr>
      </w:pPr>
      <w:r w:rsidRPr="00304F22">
        <w:rPr>
          <w:rFonts w:ascii="Calibri" w:hAnsi="Calibri"/>
          <w:sz w:val="21"/>
          <w:szCs w:val="21"/>
        </w:rPr>
        <w:t>I will show my biggest respect to the feedback I received and if there are any alternative viewpoint or any criticisms, I will considered and to accept if reasonable</w:t>
      </w:r>
    </w:p>
    <w:p w14:paraId="582C91E1" w14:textId="77777777" w:rsidR="00BF46D9" w:rsidRPr="00211D8D" w:rsidRDefault="00BF46D9" w:rsidP="005E221B">
      <w:pPr>
        <w:pStyle w:val="ae"/>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63073016" w:rsidR="00BF46D9" w:rsidRPr="00211D8D" w:rsidRDefault="00BF46D9" w:rsidP="005E221B">
      <w:pPr>
        <w:pStyle w:val="ae"/>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A57EB6">
            <w:rPr>
              <w:rFonts w:ascii="Calibri" w:hAnsi="Calibri"/>
              <w:noProof/>
              <w:sz w:val="21"/>
              <w:szCs w:val="21"/>
            </w:rPr>
            <w:t xml:space="preserve"> </w:t>
          </w:r>
          <w:r w:rsidR="00A57EB6" w:rsidRPr="00A57EB6">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ae"/>
        <w:rPr>
          <w:rFonts w:ascii="Calibri" w:hAnsi="Calibri"/>
          <w:sz w:val="21"/>
          <w:szCs w:val="21"/>
        </w:rPr>
      </w:pPr>
      <w:commentRangeStart w:id="30"/>
      <w:r w:rsidRPr="00211D8D">
        <w:rPr>
          <w:rFonts w:ascii="Calibri" w:hAnsi="Calibri"/>
          <w:sz w:val="21"/>
          <w:szCs w:val="21"/>
        </w:rPr>
        <w:t>This project is a specific type of game, so it is necessary to consider the ethical approval in order to make sure it will not damage social healthy</w:t>
      </w:r>
      <w:commentRangeEnd w:id="30"/>
      <w:r w:rsidR="0082178C">
        <w:rPr>
          <w:rStyle w:val="a9"/>
          <w:rFonts w:asciiTheme="minorHAnsi" w:eastAsiaTheme="minorEastAsia" w:hAnsiTheme="minorHAnsi" w:cstheme="minorBidi"/>
          <w:kern w:val="2"/>
        </w:rPr>
        <w:commentReference w:id="30"/>
      </w:r>
      <w:r w:rsidRPr="00211D8D">
        <w:rPr>
          <w:rFonts w:ascii="Calibri" w:hAnsi="Calibri"/>
          <w:sz w:val="21"/>
          <w:szCs w:val="21"/>
        </w:rPr>
        <w:t>.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minors . The</w:t>
      </w:r>
      <w:r w:rsidR="00582AAC">
        <w:rPr>
          <w:rFonts w:ascii="Calibri" w:hAnsi="Calibri" w:hint="eastAsia"/>
          <w:sz w:val="21"/>
          <w:szCs w:val="21"/>
        </w:rPr>
        <w:t xml:space="preserve"> </w:t>
      </w:r>
      <w:r w:rsidRPr="00211D8D">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211D8D" w:rsidRDefault="0098106B" w:rsidP="00582AAC">
      <w:pPr>
        <w:pStyle w:val="1"/>
      </w:pPr>
      <w:bookmarkStart w:id="31" w:name="_Toc71223429"/>
      <w:r w:rsidRPr="00211D8D">
        <w:lastRenderedPageBreak/>
        <w:t>4.</w:t>
      </w:r>
      <w:r w:rsidR="009A3210">
        <w:t>R</w:t>
      </w:r>
      <w:r w:rsidRPr="00211D8D">
        <w:t>equirement analysis</w:t>
      </w:r>
      <w:bookmarkEnd w:id="31"/>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an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2"/>
        <w:rPr>
          <w:rFonts w:ascii="Calibri" w:hAnsi="Calibri"/>
        </w:rPr>
      </w:pPr>
      <w:bookmarkStart w:id="32" w:name="_Toc71223430"/>
      <w:r w:rsidRPr="00211D8D">
        <w:rPr>
          <w:rFonts w:ascii="Calibri" w:hAnsi="Calibri"/>
        </w:rPr>
        <w:t>Functional requirements</w:t>
      </w:r>
      <w:bookmarkEnd w:id="32"/>
    </w:p>
    <w:p w14:paraId="0F9F3AB4" w14:textId="023968B9" w:rsidR="008D4DD2" w:rsidRPr="00211D8D" w:rsidRDefault="008D4DD2" w:rsidP="005E221B">
      <w:pPr>
        <w:jc w:val="left"/>
        <w:rPr>
          <w:rFonts w:ascii="Calibri" w:hAnsi="Calibri"/>
          <w:szCs w:val="21"/>
        </w:rPr>
      </w:pPr>
      <w:r w:rsidRPr="00211D8D">
        <w:rPr>
          <w:rFonts w:ascii="Calibri" w:hAnsi="Calibri"/>
          <w:szCs w:val="21"/>
        </w:rPr>
        <w:t xml:space="preserve">Here are the List for </w:t>
      </w:r>
      <w:commentRangeStart w:id="33"/>
      <w:commentRangeStart w:id="34"/>
      <w:r w:rsidRPr="00211D8D">
        <w:rPr>
          <w:rFonts w:ascii="Calibri" w:hAnsi="Calibri"/>
          <w:szCs w:val="21"/>
        </w:rPr>
        <w:t>Functional requirements:</w:t>
      </w:r>
      <w:commentRangeEnd w:id="33"/>
      <w:r w:rsidR="00756D0C">
        <w:rPr>
          <w:rStyle w:val="a9"/>
        </w:rPr>
        <w:commentReference w:id="33"/>
      </w:r>
      <w:commentRangeEnd w:id="34"/>
      <w:r w:rsidR="009A3210">
        <w:rPr>
          <w:rStyle w:val="a9"/>
        </w:rPr>
        <w:commentReference w:id="34"/>
      </w:r>
    </w:p>
    <w:p w14:paraId="6B29536A" w14:textId="158399FE" w:rsidR="00320329" w:rsidRPr="00C35F15" w:rsidRDefault="008D4DD2" w:rsidP="00C35F15">
      <w:pPr>
        <w:pStyle w:val="a6"/>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 on one computer</w:t>
      </w:r>
    </w:p>
    <w:p w14:paraId="656E592E" w14:textId="2CA76062"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a6"/>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2140954B" w14:textId="08D45451" w:rsidR="00C35F15" w:rsidRDefault="00C35F15" w:rsidP="00C35F15">
      <w:pPr>
        <w:pStyle w:val="a6"/>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467CC05B" w14:textId="6A3EB343"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provide user the team rating of the combined player</w:t>
      </w:r>
    </w:p>
    <w:p w14:paraId="54B35E1F" w14:textId="7CF11702"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constrain the user to choose the same player</w:t>
      </w:r>
    </w:p>
    <w:p w14:paraId="480C9486" w14:textId="020ED65F" w:rsid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should able to consider the team chemistry of chosen player rather like the existing games</w:t>
      </w:r>
    </w:p>
    <w:p w14:paraId="6A6DF5A4" w14:textId="0D3C93DD" w:rsidR="00C35F15" w:rsidRPr="00C35F15" w:rsidRDefault="00C35F15" w:rsidP="00C35F15">
      <w:pPr>
        <w:pStyle w:val="a6"/>
        <w:numPr>
          <w:ilvl w:val="0"/>
          <w:numId w:val="2"/>
        </w:numPr>
        <w:ind w:firstLineChars="0"/>
        <w:jc w:val="left"/>
        <w:rPr>
          <w:rFonts w:ascii="Calibri" w:hAnsi="Calibri"/>
          <w:szCs w:val="21"/>
        </w:rPr>
      </w:pPr>
      <w:r>
        <w:rPr>
          <w:rFonts w:ascii="Calibri" w:hAnsi="Calibri"/>
          <w:szCs w:val="21"/>
        </w:rPr>
        <w:t>The system will rating the team based on the team chemistry value</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211D8D">
        <w:rPr>
          <w:rFonts w:ascii="Calibri" w:eastAsia="宋体" w:hAnsi="Calibri" w:cs="宋体"/>
          <w:kern w:val="0"/>
          <w:szCs w:val="21"/>
        </w:rPr>
        <w:t xml:space="preserve">The game system should remind the user about total cost and the rest of the cost after they chose a NBA player </w:t>
      </w:r>
    </w:p>
    <w:p w14:paraId="7CBB493C" w14:textId="66F7A666" w:rsidR="00512140" w:rsidRPr="00CE5677" w:rsidRDefault="007F0F86" w:rsidP="005E221B">
      <w:pPr>
        <w:widowControl/>
        <w:numPr>
          <w:ilvl w:val="0"/>
          <w:numId w:val="2"/>
        </w:numPr>
        <w:spacing w:before="100" w:beforeAutospacing="1" w:after="100" w:afterAutospacing="1"/>
        <w:jc w:val="left"/>
        <w:rPr>
          <w:rFonts w:ascii="Calibri" w:eastAsia="宋体" w:hAnsi="Calibri" w:cs="宋体" w:hint="eastAsia"/>
          <w:kern w:val="0"/>
          <w:szCs w:val="21"/>
        </w:rPr>
      </w:pPr>
      <w:r w:rsidRPr="00211D8D">
        <w:rPr>
          <w:rFonts w:ascii="Calibri" w:eastAsia="宋体" w:hAnsi="Calibri" w:cs="宋体"/>
          <w:kern w:val="0"/>
          <w:szCs w:val="21"/>
        </w:rPr>
        <w:t xml:space="preserve">The game should show the 20 random player’s information clearly(include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2"/>
        <w:rPr>
          <w:rFonts w:ascii="Calibri" w:hAnsi="Calibri"/>
        </w:rPr>
      </w:pPr>
      <w:bookmarkStart w:id="35" w:name="_Toc71223431"/>
      <w:r w:rsidRPr="00211D8D">
        <w:rPr>
          <w:rFonts w:ascii="Calibri" w:hAnsi="Calibri"/>
        </w:rPr>
        <w:t>Non-functional requirements</w:t>
      </w:r>
      <w:bookmarkEnd w:id="35"/>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B3A2DD1" w14:textId="5113E8AA" w:rsidR="00304F22" w:rsidRDefault="00512140" w:rsidP="00304F22">
      <w:pPr>
        <w:pStyle w:val="a6"/>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a6"/>
        <w:numPr>
          <w:ilvl w:val="0"/>
          <w:numId w:val="3"/>
        </w:numPr>
        <w:ind w:firstLineChars="0"/>
        <w:jc w:val="left"/>
        <w:rPr>
          <w:rFonts w:ascii="Calibri" w:hAnsi="Calibri" w:hint="eastAsia"/>
          <w:szCs w:val="21"/>
        </w:rPr>
      </w:pPr>
      <w:r>
        <w:rPr>
          <w:rFonts w:ascii="Calibri" w:hAnsi="Calibri"/>
          <w:szCs w:val="21"/>
        </w:rPr>
        <w:t>The data should be reliable</w:t>
      </w:r>
    </w:p>
    <w:p w14:paraId="25FF1C83" w14:textId="68012B7F"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0FEE9968" w14:textId="4770FD1C" w:rsidR="00C35F15" w:rsidRPr="00211D8D" w:rsidRDefault="00C35F15" w:rsidP="005E221B">
      <w:pPr>
        <w:pStyle w:val="a6"/>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he User could go through the Rule page</w:t>
      </w:r>
    </w:p>
    <w:p w14:paraId="3A05067A" w14:textId="607C91B6" w:rsidR="00512140" w:rsidRDefault="00512140" w:rsidP="005E221B">
      <w:pPr>
        <w:pStyle w:val="a6"/>
        <w:numPr>
          <w:ilvl w:val="0"/>
          <w:numId w:val="3"/>
        </w:numPr>
        <w:ind w:firstLineChars="0"/>
        <w:jc w:val="left"/>
        <w:rPr>
          <w:rFonts w:ascii="Calibri" w:hAnsi="Calibri"/>
          <w:szCs w:val="21"/>
        </w:rPr>
      </w:pPr>
      <w:r w:rsidRPr="00211D8D">
        <w:rPr>
          <w:rFonts w:ascii="Calibri" w:hAnsi="Calibri"/>
          <w:szCs w:val="21"/>
        </w:rPr>
        <w:t>The project will compatible on desktop device</w:t>
      </w:r>
    </w:p>
    <w:p w14:paraId="5969EB70" w14:textId="77777777" w:rsidR="00C35F15" w:rsidRDefault="00C35F15" w:rsidP="00C35F15">
      <w:pPr>
        <w:pStyle w:val="a6"/>
        <w:numPr>
          <w:ilvl w:val="0"/>
          <w:numId w:val="3"/>
        </w:numPr>
        <w:ind w:firstLineChars="0"/>
        <w:jc w:val="left"/>
        <w:rPr>
          <w:rFonts w:ascii="Calibri" w:hAnsi="Calibri"/>
          <w:szCs w:val="21"/>
        </w:rPr>
      </w:pPr>
      <w:r w:rsidRPr="00211D8D">
        <w:rPr>
          <w:rFonts w:ascii="Calibri" w:hAnsi="Calibri"/>
          <w:szCs w:val="21"/>
        </w:rPr>
        <w:t>The system should rate the team fairly</w:t>
      </w:r>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1"/>
        <w:rPr>
          <w:rFonts w:ascii="Calibri" w:hAnsi="Calibri"/>
        </w:rPr>
      </w:pPr>
      <w:bookmarkStart w:id="36" w:name="_Toc71223432"/>
      <w:r w:rsidRPr="00211D8D">
        <w:rPr>
          <w:rFonts w:ascii="Calibri" w:hAnsi="Calibri"/>
        </w:rPr>
        <w:lastRenderedPageBreak/>
        <w:t>5.</w:t>
      </w:r>
      <w:r w:rsidR="009A3210">
        <w:rPr>
          <w:rFonts w:ascii="Calibri" w:hAnsi="Calibri"/>
        </w:rPr>
        <w:t>S</w:t>
      </w:r>
      <w:r w:rsidRPr="00211D8D">
        <w:rPr>
          <w:rFonts w:ascii="Calibri" w:hAnsi="Calibri"/>
        </w:rPr>
        <w:t>ystem design</w:t>
      </w:r>
      <w:bookmarkEnd w:id="36"/>
    </w:p>
    <w:p w14:paraId="6CF087C3" w14:textId="1EFBBA69" w:rsidR="000A0266" w:rsidRPr="00211D8D" w:rsidRDefault="00A47622" w:rsidP="00FF4CB8">
      <w:pPr>
        <w:pStyle w:val="2"/>
        <w:rPr>
          <w:rFonts w:ascii="Calibri" w:hAnsi="Calibri"/>
        </w:rPr>
      </w:pPr>
      <w:bookmarkStart w:id="37" w:name="_Toc71223433"/>
      <w:r w:rsidRPr="00211D8D">
        <w:rPr>
          <w:rFonts w:ascii="Calibri" w:hAnsi="Calibri"/>
        </w:rPr>
        <w:t>5.1 learning objectives</w:t>
      </w:r>
      <w:bookmarkEnd w:id="37"/>
    </w:p>
    <w:p w14:paraId="3A2B0405" w14:textId="2C721DE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a6"/>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a6"/>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3"/>
        <w:rPr>
          <w:rFonts w:ascii="Calibri" w:hAnsi="Calibri"/>
        </w:rPr>
      </w:pPr>
      <w:bookmarkStart w:id="38" w:name="_Toc71223434"/>
      <w:r w:rsidRPr="00211D8D">
        <w:rPr>
          <w:rFonts w:ascii="Calibri" w:hAnsi="Calibri"/>
        </w:rPr>
        <w:t>Modules</w:t>
      </w:r>
      <w:bookmarkEnd w:id="38"/>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a6"/>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Firstly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3"/>
      </w:pPr>
      <w:bookmarkStart w:id="39" w:name="_Toc71223435"/>
      <w:r w:rsidRPr="00211D8D">
        <w:t>Data Selection</w:t>
      </w:r>
      <w:bookmarkEnd w:id="39"/>
    </w:p>
    <w:p w14:paraId="132AB0A8" w14:textId="74C53196"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w:t>
      </w:r>
      <w:commentRangeStart w:id="40"/>
      <w:commentRangeStart w:id="41"/>
      <w:r>
        <w:rPr>
          <w:rFonts w:ascii="Calibri" w:hAnsi="Calibri"/>
        </w:rPr>
        <w:t>2k rating</w:t>
      </w:r>
      <w:commentRangeEnd w:id="40"/>
      <w:r w:rsidR="00CE1203">
        <w:rPr>
          <w:rStyle w:val="a9"/>
        </w:rPr>
        <w:commentReference w:id="40"/>
      </w:r>
      <w:commentRangeEnd w:id="41"/>
      <w:r w:rsidR="009A3210">
        <w:rPr>
          <w:rStyle w:val="a9"/>
        </w:rPr>
        <w:commentReference w:id="41"/>
      </w:r>
      <w:r w:rsidR="009A3210">
        <w:rPr>
          <w:rFonts w:ascii="Calibri" w:hAnsi="Calibri"/>
        </w:rPr>
        <w:t>, which is the website of providing players data in 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3"/>
        <w:rPr>
          <w:rFonts w:ascii="Calibri" w:hAnsi="Calibri"/>
        </w:rPr>
      </w:pPr>
      <w:bookmarkStart w:id="42" w:name="_Toc71223436"/>
      <w:r w:rsidRPr="00211D8D">
        <w:rPr>
          <w:rFonts w:ascii="Calibri" w:hAnsi="Calibri"/>
        </w:rPr>
        <w:t>Modelling team chemistry</w:t>
      </w:r>
      <w:bookmarkEnd w:id="42"/>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r w:rsidR="00452906" w:rsidRPr="00211D8D">
        <w:rPr>
          <w:rFonts w:ascii="Calibri" w:hAnsi="Calibri"/>
          <w:szCs w:val="21"/>
        </w:rPr>
        <w:t xml:space="preserve"> The details about the calculation will be mention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6">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7">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3"/>
        <w:rPr>
          <w:rFonts w:ascii="Calibri" w:hAnsi="Calibri"/>
        </w:rPr>
      </w:pPr>
      <w:bookmarkStart w:id="43" w:name="_Toc71223437"/>
      <w:r w:rsidRPr="00211D8D">
        <w:rPr>
          <w:rFonts w:ascii="Calibri" w:hAnsi="Calibri"/>
        </w:rPr>
        <w:t xml:space="preserve">The function </w:t>
      </w:r>
      <w:r w:rsidR="00DD7EEF" w:rsidRPr="00211D8D">
        <w:rPr>
          <w:rFonts w:ascii="Calibri" w:hAnsi="Calibri"/>
        </w:rPr>
        <w:t>to calculate the strength of groups of players</w:t>
      </w:r>
      <w:bookmarkEnd w:id="43"/>
    </w:p>
    <w:p w14:paraId="23079A2D" w14:textId="0C031883" w:rsidR="00291FE6" w:rsidRDefault="00291FE6" w:rsidP="005E221B">
      <w:pPr>
        <w:jc w:val="left"/>
        <w:rPr>
          <w:rFonts w:ascii="Calibri" w:hAnsi="Calibri"/>
          <w:szCs w:val="21"/>
        </w:rPr>
      </w:pPr>
      <w:r w:rsidRPr="00211D8D">
        <w:rPr>
          <w:rFonts w:ascii="Calibri" w:hAnsi="Calibri"/>
          <w:szCs w:val="21"/>
        </w:rPr>
        <w:t>The function to calculate the strength of groups of players is attempt to use the pure recursion, which is mentioned in the</w:t>
      </w:r>
      <w:r w:rsidR="009A3210">
        <w:rPr>
          <w:rFonts w:ascii="Calibri" w:hAnsi="Calibri"/>
          <w:szCs w:val="21"/>
        </w:rPr>
        <w:t xml:space="preserve"> implementation session.</w:t>
      </w:r>
      <w:r w:rsidRPr="00211D8D">
        <w:rPr>
          <w:rFonts w:ascii="Calibri" w:hAnsi="Calibri"/>
          <w:szCs w:val="21"/>
        </w:rPr>
        <w:t xml:space="preserve"> We can draw on </w:t>
      </w:r>
      <w:commentRangeStart w:id="44"/>
      <w:commentRangeStart w:id="45"/>
      <w:r w:rsidRPr="00211D8D">
        <w:rPr>
          <w:rFonts w:ascii="Calibri" w:hAnsi="Calibri"/>
          <w:szCs w:val="21"/>
        </w:rPr>
        <w:t xml:space="preserve">fib recursion </w:t>
      </w:r>
      <w:commentRangeEnd w:id="44"/>
      <w:r w:rsidR="001B0B53">
        <w:rPr>
          <w:rStyle w:val="a9"/>
        </w:rPr>
        <w:commentReference w:id="44"/>
      </w:r>
      <w:commentRangeEnd w:id="45"/>
      <w:r w:rsidR="009A3210">
        <w:rPr>
          <w:rStyle w:val="a9"/>
        </w:rPr>
        <w:commentReference w:id="45"/>
      </w:r>
      <w:r w:rsidRPr="00211D8D">
        <w:rPr>
          <w:rFonts w:ascii="Calibri" w:hAnsi="Calibri"/>
          <w:szCs w:val="21"/>
        </w:rPr>
        <w:t>to design our strength function.</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w:t>
      </w:r>
      <w:r w:rsidR="00452906" w:rsidRPr="00211D8D">
        <w:rPr>
          <w:rFonts w:ascii="Calibri" w:hAnsi="Calibri"/>
          <w:szCs w:val="21"/>
        </w:rPr>
        <w:t>(which is based on the PER rating of players)</w:t>
      </w:r>
      <w:r w:rsidRPr="00211D8D">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w:t>
      </w:r>
      <w:r w:rsidRPr="00211D8D">
        <w:rPr>
          <w:rFonts w:ascii="Calibri" w:hAnsi="Calibri"/>
          <w:szCs w:val="21"/>
        </w:rPr>
        <w:lastRenderedPageBreak/>
        <w:t xml:space="preserve">player and t is the player which is a number of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player.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3"/>
        <w:rPr>
          <w:rFonts w:ascii="Calibri" w:hAnsi="Calibri"/>
        </w:rPr>
      </w:pPr>
      <w:bookmarkStart w:id="46" w:name="_Toc71223438"/>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46"/>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the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9">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B19DF43" w:rsidR="000F6FE7" w:rsidRPr="009C42C7" w:rsidRDefault="009C42C7" w:rsidP="009C42C7">
      <w:pPr>
        <w:pStyle w:val="a6"/>
        <w:numPr>
          <w:ilvl w:val="0"/>
          <w:numId w:val="13"/>
        </w:numPr>
        <w:ind w:firstLineChars="0"/>
        <w:jc w:val="left"/>
        <w:rPr>
          <w:rFonts w:ascii="Calibri" w:hAnsi="Calibri"/>
          <w:szCs w:val="21"/>
        </w:rPr>
      </w:pPr>
      <w:r>
        <w:rPr>
          <w:rFonts w:ascii="Calibri" w:hAnsi="Calibri"/>
          <w:szCs w:val="21"/>
        </w:rPr>
        <w:t xml:space="preserve">the graph show the </w:t>
      </w:r>
      <w:r w:rsidR="000F6FE7" w:rsidRPr="009C42C7">
        <w:rPr>
          <w:rFonts w:ascii="Calibri" w:hAnsi="Calibri"/>
          <w:szCs w:val="21"/>
        </w:rPr>
        <w:t>team Elo histogram</w:t>
      </w:r>
      <w:r>
        <w:rPr>
          <w:rFonts w:ascii="Calibri" w:hAnsi="Calibri"/>
          <w:szCs w:val="21"/>
        </w:rPr>
        <w:t>(the team selected as data)</w:t>
      </w:r>
    </w:p>
    <w:p w14:paraId="687551B0" w14:textId="20EF2D23"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0">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So in the project, the distribution of PER are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 like a normal distribution This suggests that we can use the normal distribution to</w:t>
      </w:r>
    </w:p>
    <w:p w14:paraId="0393B5EF" w14:textId="3129A951"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A57EB6">
            <w:rPr>
              <w:rFonts w:ascii="Calibri" w:hAnsi="Calibri" w:cs="Arial"/>
              <w:noProof/>
              <w:color w:val="000000"/>
              <w:shd w:val="clear" w:color="auto" w:fill="FFFFFF"/>
            </w:rPr>
            <w:t xml:space="preserve"> </w:t>
          </w:r>
          <w:r w:rsidR="00A57EB6" w:rsidRPr="00A57EB6">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8888D35" w:rsidR="00C76199" w:rsidRDefault="00C76199" w:rsidP="005E221B">
      <w:pPr>
        <w:jc w:val="left"/>
        <w:rPr>
          <w:rFonts w:ascii="Calibri" w:hAnsi="Calibri"/>
          <w:szCs w:val="21"/>
        </w:rPr>
      </w:pPr>
      <w:r>
        <w:rPr>
          <w:rFonts w:ascii="Calibri" w:hAnsi="Calibri"/>
          <w:szCs w:val="21"/>
        </w:rPr>
        <w:t xml:space="preserve">In the first step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3"/>
        <w:rPr>
          <w:rFonts w:ascii="Calibri" w:hAnsi="Calibri"/>
        </w:rPr>
      </w:pPr>
      <w:bookmarkStart w:id="47" w:name="_Toc71223439"/>
      <w:r w:rsidRPr="00211D8D">
        <w:rPr>
          <w:rFonts w:ascii="Calibri" w:hAnsi="Calibri"/>
        </w:rPr>
        <w:lastRenderedPageBreak/>
        <w:t>Data memo function</w:t>
      </w:r>
      <w:bookmarkEnd w:id="47"/>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 }</w:t>
      </w:r>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77B24C5C" w:rsidR="00161EDE" w:rsidRPr="00211D8D" w:rsidRDefault="00161EDE" w:rsidP="00FF4CB8">
      <w:pPr>
        <w:pStyle w:val="3"/>
        <w:rPr>
          <w:rFonts w:ascii="Calibri" w:hAnsi="Calibri"/>
        </w:rPr>
      </w:pPr>
      <w:bookmarkStart w:id="48" w:name="_Toc71223440"/>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A57EB6" w:rsidRPr="00A57EB6">
            <w:rPr>
              <w:rFonts w:ascii="Calibri" w:hAnsi="Calibri"/>
              <w:noProof/>
            </w:rPr>
            <w:t>(Geeks, 2021)</w:t>
          </w:r>
          <w:r w:rsidR="002237A2" w:rsidRPr="00211D8D">
            <w:rPr>
              <w:rFonts w:ascii="Calibri" w:hAnsi="Calibri"/>
            </w:rPr>
            <w:fldChar w:fldCharType="end"/>
          </w:r>
        </w:sdtContent>
      </w:sdt>
      <w:bookmarkEnd w:id="48"/>
    </w:p>
    <w:p w14:paraId="1C0FE685" w14:textId="2351BF96"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4DD99174" w:rsidR="00D07185" w:rsidRPr="00211D8D" w:rsidRDefault="00D07185" w:rsidP="00FF4CB8">
      <w:pPr>
        <w:pStyle w:val="3"/>
        <w:rPr>
          <w:rFonts w:ascii="Calibri" w:hAnsi="Calibri"/>
        </w:rPr>
      </w:pPr>
      <w:bookmarkStart w:id="49" w:name="_Toc71223441"/>
      <w:r w:rsidRPr="00211D8D">
        <w:rPr>
          <w:rFonts w:ascii="Calibri" w:hAnsi="Calibri"/>
        </w:rPr>
        <w:lastRenderedPageBreak/>
        <w:t>UI design</w:t>
      </w:r>
      <w:bookmarkEnd w:id="49"/>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both of the players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2">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3677A5D"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3"/>
        <w:rPr>
          <w:rFonts w:ascii="Calibri" w:hAnsi="Calibri"/>
        </w:rPr>
      </w:pPr>
      <w:bookmarkStart w:id="50" w:name="_Toc71223442"/>
      <w:r w:rsidRPr="00211D8D">
        <w:rPr>
          <w:rFonts w:ascii="Calibri" w:hAnsi="Calibri"/>
        </w:rPr>
        <w:t>Game mode</w:t>
      </w:r>
      <w:bookmarkEnd w:id="50"/>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3"/>
        <w:rPr>
          <w:rFonts w:ascii="Calibri" w:hAnsi="Calibri"/>
        </w:rPr>
      </w:pPr>
      <w:bookmarkStart w:id="51" w:name="_Toc71223443"/>
      <w:r w:rsidRPr="00211D8D">
        <w:rPr>
          <w:rFonts w:ascii="Calibri" w:hAnsi="Calibri"/>
        </w:rPr>
        <w:t>Game rule</w:t>
      </w:r>
      <w:bookmarkEnd w:id="51"/>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r w:rsidR="00EE7210" w:rsidRPr="00211D8D">
        <w:rPr>
          <w:rFonts w:ascii="Calibri" w:hAnsi="Calibri"/>
          <w:szCs w:val="21"/>
        </w:rPr>
        <w:t xml:space="preserve">In general, each player will choose two tier 1 NBA players, so they will both be left with 9 coins, which will test the player's ability to match and make trade-offs. For example, if player choose two 4 coins cards, then he can only choose one more 1 coins card. </w:t>
      </w:r>
      <w:r w:rsidRPr="00211D8D">
        <w:rPr>
          <w:rFonts w:ascii="Calibri" w:hAnsi="Calibri"/>
          <w:szCs w:val="21"/>
        </w:rPr>
        <w:t>and the player has to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4">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1"/>
        <w:rPr>
          <w:rFonts w:ascii="Calibri" w:hAnsi="Calibri"/>
        </w:rPr>
      </w:pPr>
      <w:bookmarkStart w:id="52" w:name="_Toc71223444"/>
      <w:r w:rsidRPr="00211D8D">
        <w:rPr>
          <w:rFonts w:ascii="Calibri" w:hAnsi="Calibri"/>
        </w:rPr>
        <w:lastRenderedPageBreak/>
        <w:t>6.implementation</w:t>
      </w:r>
      <w:bookmarkEnd w:id="52"/>
    </w:p>
    <w:p w14:paraId="4B0C0D5F" w14:textId="64C38BFF" w:rsidR="001A0275" w:rsidRPr="00211D8D" w:rsidRDefault="001A0275" w:rsidP="00FF4CB8">
      <w:pPr>
        <w:pStyle w:val="2"/>
        <w:rPr>
          <w:rFonts w:ascii="Calibri" w:hAnsi="Calibri"/>
        </w:rPr>
      </w:pPr>
      <w:bookmarkStart w:id="53" w:name="_Toc71223445"/>
      <w:r w:rsidRPr="00211D8D">
        <w:rPr>
          <w:rFonts w:ascii="Calibri" w:hAnsi="Calibri"/>
        </w:rPr>
        <w:t>Explore the suitable model for data structure</w:t>
      </w:r>
      <w:bookmarkEnd w:id="53"/>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5">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5">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6">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7">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-adjacency matrix graph show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Adjacency list memory usage depends more on the number of edges (rather than the number of nodes), if the data is sparse, using an adjacency list will save a lot of space compared to an adjacency matrix, but the data in this project is more dense,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8">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-adjacency matrix graph show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3"/>
        <w:rPr>
          <w:rFonts w:ascii="Calibri" w:hAnsi="Calibri"/>
        </w:rPr>
      </w:pPr>
      <w:bookmarkStart w:id="54" w:name="_Toc71223446"/>
      <w:r w:rsidRPr="00211D8D">
        <w:rPr>
          <w:rFonts w:ascii="Calibri" w:hAnsi="Calibri"/>
        </w:rPr>
        <w:t>The rating implement method change</w:t>
      </w:r>
      <w:bookmarkEnd w:id="54"/>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r w:rsidRPr="00211D8D">
        <w:rPr>
          <w:rFonts w:ascii="Calibri" w:hAnsi="Calibri"/>
          <w:szCs w:val="21"/>
        </w:rPr>
        <w:t>Here is the function of Strength method.</w:t>
      </w:r>
    </w:p>
    <w:p w14:paraId="2BCCD862" w14:textId="705B1681" w:rsidR="00201F02" w:rsidRPr="00211D8D" w:rsidRDefault="00201F02" w:rsidP="00065ABD">
      <w:pPr>
        <w:rPr>
          <w:rFonts w:ascii="Calibri" w:hAnsi="Calibri"/>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As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Strength()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stack,  for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So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197770D" w:rsidR="001F567B" w:rsidRPr="00211D8D" w:rsidRDefault="001F567B" w:rsidP="001F567B">
      <w:pPr>
        <w:pStyle w:val="2"/>
        <w:rPr>
          <w:rFonts w:ascii="Calibri" w:hAnsi="Calibri"/>
          <w:kern w:val="44"/>
        </w:rPr>
      </w:pPr>
      <w:bookmarkStart w:id="55" w:name="_Toc71223447"/>
      <w:r w:rsidRPr="00211D8D">
        <w:rPr>
          <w:rFonts w:ascii="Calibri" w:hAnsi="Calibri"/>
        </w:rPr>
        <w:t>Fibonacci sequence</w:t>
      </w:r>
      <w:r w:rsidR="009A3210">
        <w:rPr>
          <w:rFonts w:ascii="Calibri" w:hAnsi="Calibri"/>
        </w:rPr>
        <w:t xml:space="preserve"> recursion</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A57EB6" w:rsidRPr="00A57EB6">
            <w:rPr>
              <w:rFonts w:ascii="Calibri" w:hAnsi="Calibri"/>
              <w:noProof/>
              <w:kern w:val="44"/>
            </w:rPr>
            <w:t>(Ghose, 2019)</w:t>
          </w:r>
          <w:r w:rsidR="002237A2" w:rsidRPr="00211D8D">
            <w:rPr>
              <w:rFonts w:ascii="Calibri" w:hAnsi="Calibri"/>
              <w:kern w:val="44"/>
            </w:rPr>
            <w:fldChar w:fldCharType="end"/>
          </w:r>
        </w:sdtContent>
      </w:sdt>
      <w:bookmarkEnd w:id="55"/>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Fib(n-1)+Fib(n-2)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9">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72AFE9C8" w:rsidR="001F567B" w:rsidRPr="00211D8D" w:rsidRDefault="001F567B" w:rsidP="001F567B">
      <w:pPr>
        <w:pStyle w:val="2"/>
        <w:rPr>
          <w:rFonts w:ascii="Calibri" w:hAnsi="Calibri"/>
        </w:rPr>
      </w:pPr>
      <w:bookmarkStart w:id="56" w:name="_Toc71223448"/>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A57EB6">
            <w:rPr>
              <w:rFonts w:ascii="Calibri" w:hAnsi="Calibri"/>
              <w:noProof/>
            </w:rPr>
            <w:t xml:space="preserve"> </w:t>
          </w:r>
          <w:r w:rsidR="00A57EB6" w:rsidRPr="00A57EB6">
            <w:rPr>
              <w:rFonts w:ascii="Calibri" w:hAnsi="Calibri"/>
              <w:noProof/>
            </w:rPr>
            <w:t>(Koroleva, 2018)</w:t>
          </w:r>
          <w:r w:rsidR="002237A2" w:rsidRPr="00211D8D">
            <w:rPr>
              <w:rFonts w:ascii="Calibri" w:hAnsi="Calibri"/>
            </w:rPr>
            <w:fldChar w:fldCharType="end"/>
          </w:r>
        </w:sdtContent>
      </w:sdt>
      <w:bookmarkEnd w:id="56"/>
    </w:p>
    <w:p w14:paraId="467E53B4" w14:textId="62D0F476"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0">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a6"/>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show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Memo = keys:powerset5 -&gt;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Rating(set[0])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Rating(set[0])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0;</w:t>
      </w:r>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r w:rsidRPr="00211D8D">
        <w:rPr>
          <w:rFonts w:ascii="Calibri" w:hAnsi="Calibri"/>
          <w:szCs w:val="21"/>
        </w:rPr>
        <w:t>itertools.combination</w:t>
      </w:r>
      <w:proofErr w:type="spell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)+K, K is the major factor influence the total rating of a group combine.it is a process in which new players and previous players go from strange to familiar, as well as the formation of team play and mutual cooperation. So if the two player have a good relationship their combine K will be a large number, vice versa.</w:t>
      </w:r>
    </w:p>
    <w:p w14:paraId="54B9F929" w14:textId="1FF37D56" w:rsidR="00291FE6" w:rsidRPr="00211D8D" w:rsidRDefault="00291FE6" w:rsidP="00FF4CB8">
      <w:pPr>
        <w:rPr>
          <w:rFonts w:ascii="Calibri" w:hAnsi="Calibri"/>
          <w:b/>
          <w:bCs/>
        </w:rPr>
      </w:pPr>
    </w:p>
    <w:p w14:paraId="5C5EE551" w14:textId="6117131E" w:rsidR="00C72249" w:rsidRPr="00211D8D" w:rsidRDefault="00C72249" w:rsidP="00C72249">
      <w:pPr>
        <w:pStyle w:val="3"/>
        <w:rPr>
          <w:rFonts w:ascii="Calibri" w:hAnsi="Calibri"/>
          <w:noProof/>
        </w:rPr>
      </w:pPr>
      <w:bookmarkStart w:id="57" w:name="_Toc71223449"/>
      <w:r w:rsidRPr="00211D8D">
        <w:rPr>
          <w:rFonts w:ascii="Calibri" w:hAnsi="Calibri"/>
          <w:noProof/>
        </w:rPr>
        <w:t>Implementation in simple robot</w:t>
      </w:r>
      <w:bookmarkEnd w:id="57"/>
    </w:p>
    <w:p w14:paraId="25914067" w14:textId="423D2488" w:rsidR="009A3210" w:rsidRDefault="00C72249" w:rsidP="009A3210">
      <w:pPr>
        <w:pStyle w:val="aa"/>
      </w:pPr>
      <w:r w:rsidRPr="00211D8D">
        <w:rPr>
          <w:rFonts w:ascii="Calibri" w:hAnsi="Calibri"/>
        </w:rPr>
        <w:t xml:space="preserve">In this project, there are two modes are considered which the player could choose to against with a player, and player could choose to against with the computer choice. </w:t>
      </w:r>
      <w:r w:rsidR="009A3210">
        <w:t xml:space="preserve">if the user want to play on </w:t>
      </w:r>
      <w:proofErr w:type="spellStart"/>
      <w:r w:rsidR="009A3210">
        <w:t>it’s</w:t>
      </w:r>
      <w:proofErr w:type="spellEnd"/>
      <w:r w:rsidR="009A3210">
        <w:t xml:space="preserve"> own, then he/she can choose play with AI. During the playing, AI will be able to choose its own team, just like the second player. </w:t>
      </w:r>
      <w:r w:rsidRPr="00211D8D">
        <w:rPr>
          <w:rFonts w:ascii="Calibri" w:hAnsi="Calibri"/>
        </w:rPr>
        <w:t>However, In this project, the robot has not been set up to be very complex, due to time constraints.</w:t>
      </w:r>
      <w:r w:rsidR="00FE6B9C" w:rsidRPr="00211D8D">
        <w:rPr>
          <w:rFonts w:ascii="Calibri" w:hAnsi="Calibri"/>
        </w:rPr>
        <w:t xml:space="preserve"> To ensure the cost AI will not more than 19 points the setting of AI choose the player is that the AI player will only choose the basketball player from T3 which means the player in that level will cost 3 points. So in this level the AI player will not be very strong. But this mode could help the player to get know more about how will the rating be and the whole process of playing this game.</w:t>
      </w:r>
      <w:r w:rsidR="009A3210" w:rsidRPr="009A3210">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3"/>
        <w:rPr>
          <w:rFonts w:ascii="Calibri" w:hAnsi="Calibri"/>
        </w:rPr>
      </w:pPr>
      <w:bookmarkStart w:id="58" w:name="_Toc71223450"/>
      <w:r w:rsidRPr="00211D8D">
        <w:rPr>
          <w:rFonts w:ascii="Calibri" w:hAnsi="Calibri"/>
        </w:rPr>
        <w:t>Implementation issue</w:t>
      </w:r>
      <w:bookmarkEnd w:id="58"/>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E978238"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w:t>
      </w:r>
      <w:r w:rsidRPr="00211D8D">
        <w:rPr>
          <w:rFonts w:ascii="Calibri" w:hAnsi="Calibri"/>
          <w:szCs w:val="21"/>
        </w:rPr>
        <w:lastRenderedPageBreak/>
        <w:t>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1"/>
        <w:rPr>
          <w:rFonts w:ascii="Calibri" w:hAnsi="Calibri"/>
        </w:rPr>
      </w:pPr>
      <w:bookmarkStart w:id="59" w:name="_Toc71223451"/>
      <w:r w:rsidRPr="00211D8D">
        <w:rPr>
          <w:rFonts w:ascii="Calibri" w:hAnsi="Calibri"/>
        </w:rPr>
        <w:lastRenderedPageBreak/>
        <w:t>7.</w:t>
      </w:r>
      <w:r w:rsidR="009A3210">
        <w:rPr>
          <w:rFonts w:ascii="Calibri" w:hAnsi="Calibri"/>
        </w:rPr>
        <w:t>T</w:t>
      </w:r>
      <w:r w:rsidRPr="00211D8D">
        <w:rPr>
          <w:rFonts w:ascii="Calibri" w:hAnsi="Calibri"/>
        </w:rPr>
        <w:t>esting</w:t>
      </w:r>
      <w:bookmarkEnd w:id="59"/>
    </w:p>
    <w:p w14:paraId="60882BA2" w14:textId="10285242" w:rsidR="000E39C9" w:rsidRPr="00211D8D" w:rsidRDefault="000E39C9" w:rsidP="00FF4CB8">
      <w:pPr>
        <w:pStyle w:val="2"/>
        <w:rPr>
          <w:rFonts w:ascii="Calibri" w:hAnsi="Calibri"/>
        </w:rPr>
      </w:pPr>
      <w:bookmarkStart w:id="60" w:name="_Toc71223452"/>
      <w:r w:rsidRPr="00211D8D">
        <w:rPr>
          <w:rFonts w:ascii="Calibri" w:hAnsi="Calibri"/>
        </w:rPr>
        <w:t>Unit test</w:t>
      </w:r>
      <w:bookmarkEnd w:id="60"/>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Elo()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Team Elo Get team Average()</w:t>
            </w:r>
          </w:p>
        </w:tc>
        <w:tc>
          <w:tcPr>
            <w:tcW w:w="1276" w:type="dxa"/>
          </w:tcPr>
          <w:p w14:paraId="4BB1246B" w14:textId="20A4BA18" w:rsidR="00F97729" w:rsidRPr="00211D8D" w:rsidRDefault="00FE6053" w:rsidP="005E221B">
            <w:pPr>
              <w:jc w:val="left"/>
              <w:rPr>
                <w:rFonts w:ascii="Calibri" w:hAnsi="Calibri"/>
                <w:szCs w:val="21"/>
              </w:rPr>
            </w:pPr>
            <w:r w:rsidRPr="00211D8D">
              <w:rPr>
                <w:rFonts w:ascii="Calibri" w:hAnsi="Calibri"/>
                <w:szCs w:val="21"/>
              </w:rPr>
              <w:t>‘ Nuggets’</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Can’t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r w:rsidRPr="00211D8D">
              <w:rPr>
                <w:rFonts w:ascii="Calibri" w:hAnsi="Calibri"/>
                <w:szCs w:val="21"/>
              </w:rPr>
              <w:t>Powerset()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A list include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Data memo()</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Stack over 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r w:rsidRPr="00211D8D">
              <w:rPr>
                <w:rFonts w:ascii="Calibri" w:hAnsi="Calibri"/>
                <w:szCs w:val="21"/>
              </w:rPr>
              <w:t>Strength()</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Strength easy()</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2"/>
        <w:rPr>
          <w:rFonts w:ascii="Calibri" w:hAnsi="Calibri"/>
        </w:rPr>
      </w:pPr>
      <w:bookmarkStart w:id="61" w:name="_Toc71223453"/>
      <w:r w:rsidRPr="00211D8D">
        <w:rPr>
          <w:rFonts w:ascii="Calibri" w:hAnsi="Calibri"/>
        </w:rPr>
        <w:lastRenderedPageBreak/>
        <w:t>Integration test</w:t>
      </w:r>
      <w:bookmarkEnd w:id="61"/>
    </w:p>
    <w:tbl>
      <w:tblPr>
        <w:tblStyle w:val="af"/>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2F6D67F6" w14:textId="77777777"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01092FCC"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2"/>
        <w:rPr>
          <w:rFonts w:ascii="Calibri" w:hAnsi="Calibri"/>
        </w:rPr>
      </w:pPr>
      <w:bookmarkStart w:id="62" w:name="_Toc71223454"/>
      <w:r w:rsidRPr="00211D8D">
        <w:rPr>
          <w:rFonts w:ascii="Calibri" w:hAnsi="Calibri"/>
        </w:rPr>
        <w:t>System test</w:t>
      </w:r>
      <w:bookmarkEnd w:id="62"/>
    </w:p>
    <w:tbl>
      <w:tblPr>
        <w:tblStyle w:val="af"/>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r w:rsidRPr="00211D8D">
              <w:rPr>
                <w:rFonts w:ascii="Calibri" w:hAnsi="Calibri"/>
                <w:szCs w:val="21"/>
              </w:rPr>
              <w:t xml:space="preserve">Player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A wins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 to choose another one</w:t>
            </w:r>
          </w:p>
        </w:tc>
      </w:tr>
      <w:tr w:rsidR="004D0012" w:rsidRPr="00211D8D" w14:paraId="61CFC51F" w14:textId="77777777" w:rsidTr="004D0012">
        <w:trPr>
          <w:trHeight w:val="142"/>
        </w:trPr>
        <w:tc>
          <w:tcPr>
            <w:tcW w:w="2972" w:type="dxa"/>
          </w:tcPr>
          <w:p w14:paraId="3225F372" w14:textId="04E3E966" w:rsidR="004D0012" w:rsidRPr="00211D8D" w:rsidRDefault="004E5C00" w:rsidP="005E221B">
            <w:pPr>
              <w:jc w:val="left"/>
              <w:rPr>
                <w:rFonts w:ascii="Calibri" w:hAnsi="Calibri"/>
                <w:szCs w:val="21"/>
              </w:rPr>
            </w:pPr>
            <w:r>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are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The player could be change but the money of player are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The player cannot be choose, as it was already fixed, but the money still cost.</w:t>
            </w:r>
          </w:p>
        </w:tc>
      </w:tr>
      <w:tr w:rsidR="004E5C00" w:rsidRPr="00211D8D" w14:paraId="7A88AEDB" w14:textId="77777777" w:rsidTr="004D0012">
        <w:trPr>
          <w:trHeight w:val="142"/>
        </w:trPr>
        <w:tc>
          <w:tcPr>
            <w:tcW w:w="2972" w:type="dxa"/>
          </w:tcPr>
          <w:p w14:paraId="1DBA345B" w14:textId="4B9BBDED"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 not choose the player and press ok</w:t>
            </w:r>
          </w:p>
        </w:tc>
        <w:tc>
          <w:tcPr>
            <w:tcW w:w="2972" w:type="dxa"/>
          </w:tcPr>
          <w:p w14:paraId="0B774B19" w14:textId="1BE419DC" w:rsidR="004E5C00" w:rsidRPr="00211D8D" w:rsidRDefault="004E5C00" w:rsidP="005E221B">
            <w:pPr>
              <w:jc w:val="left"/>
              <w:rPr>
                <w:rFonts w:ascii="Calibri" w:hAnsi="Calibri"/>
                <w:szCs w:val="21"/>
              </w:rPr>
            </w:pPr>
            <w:r>
              <w:rPr>
                <w:rFonts w:ascii="Calibri" w:hAnsi="Calibri"/>
                <w:szCs w:val="21"/>
              </w:rPr>
              <w:t>The player press ok button with doing nothing, he need to re-choose.</w:t>
            </w:r>
          </w:p>
        </w:tc>
      </w:tr>
      <w:tr w:rsidR="004E5C00" w:rsidRPr="00211D8D" w14:paraId="06B6922B" w14:textId="77777777" w:rsidTr="004D0012">
        <w:trPr>
          <w:trHeight w:val="142"/>
        </w:trPr>
        <w:tc>
          <w:tcPr>
            <w:tcW w:w="2972" w:type="dxa"/>
          </w:tcPr>
          <w:p w14:paraId="1BB7E3D6" w14:textId="7638BB6B" w:rsidR="004E5C00" w:rsidRPr="00211D8D" w:rsidRDefault="004E5C00" w:rsidP="00224079">
            <w:pPr>
              <w:jc w:val="left"/>
              <w:rPr>
                <w:rFonts w:ascii="Calibri" w:hAnsi="Calibri"/>
                <w:szCs w:val="21"/>
              </w:rPr>
            </w:pPr>
            <w:r>
              <w:rPr>
                <w:rFonts w:ascii="Calibri" w:hAnsi="Calibri"/>
                <w:szCs w:val="21"/>
              </w:rPr>
              <w:t>The player choose the player but do not have enough money</w:t>
            </w:r>
          </w:p>
        </w:tc>
        <w:tc>
          <w:tcPr>
            <w:tcW w:w="2972" w:type="dxa"/>
          </w:tcPr>
          <w:p w14:paraId="78AC57F0" w14:textId="618E4172"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CE5677">
              <w:rPr>
                <w:rFonts w:ascii="Calibri" w:hAnsi="Calibri"/>
                <w:szCs w:val="21"/>
              </w:rPr>
              <w:t xml:space="preserve"> And the team have to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1"/>
        <w:rPr>
          <w:rFonts w:ascii="Calibri" w:hAnsi="Calibri"/>
        </w:rPr>
      </w:pPr>
      <w:bookmarkStart w:id="63" w:name="_Toc71223455"/>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63"/>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FD3459"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4pt;height:103.2pt;mso-width-percent:0;mso-height-percent:0;mso-width-percent:0;mso-height-percent:0" o:ole="">
            <v:imagedata r:id="rId32" o:title=""/>
          </v:shape>
          <o:OLEObject Type="Embed" ProgID="Excel.Sheet.12" ShapeID="_x0000_i1025" DrawAspect="Content" ObjectID="_1681923101" r:id="rId33"/>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38AAA595"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46FB517E" w:rsidR="00D07185" w:rsidRDefault="00D07185" w:rsidP="005338AF">
      <w:pPr>
        <w:jc w:val="center"/>
        <w:rPr>
          <w:rFonts w:ascii="Calibri" w:hAnsi="Calibri"/>
          <w:szCs w:val="21"/>
        </w:rPr>
      </w:pPr>
      <w:r w:rsidRPr="00211D8D">
        <w:rPr>
          <w:rFonts w:ascii="Calibri" w:hAnsi="Calibri"/>
          <w:szCs w:val="21"/>
        </w:rPr>
        <w:t>-</w:t>
      </w:r>
      <w:commentRangeStart w:id="64"/>
      <w:r w:rsidRPr="00211D8D">
        <w:rPr>
          <w:rFonts w:ascii="Calibri" w:hAnsi="Calibri"/>
          <w:szCs w:val="21"/>
        </w:rPr>
        <w:t xml:space="preserve">calculate </w:t>
      </w:r>
      <w:commentRangeEnd w:id="64"/>
      <w:r w:rsidR="00E44606">
        <w:rPr>
          <w:rStyle w:val="a9"/>
        </w:rPr>
        <w:commentReference w:id="64"/>
      </w:r>
      <w:r w:rsidRPr="00211D8D">
        <w:rPr>
          <w:rFonts w:ascii="Calibri" w:hAnsi="Calibri"/>
          <w:szCs w:val="21"/>
        </w:rPr>
        <w:t>value</w:t>
      </w:r>
      <w:r w:rsidR="00CE5677">
        <w:rPr>
          <w:rFonts w:ascii="Calibri" w:hAnsi="Calibri"/>
          <w:szCs w:val="21"/>
        </w:rPr>
        <w:t xml:space="preserve"> </w:t>
      </w:r>
    </w:p>
    <w:p w14:paraId="35A6CC0F" w14:textId="28D03C0B" w:rsidR="009F67B1" w:rsidRPr="00211D8D" w:rsidRDefault="00CE5677" w:rsidP="005E221B">
      <w:pPr>
        <w:jc w:val="left"/>
        <w:rPr>
          <w:rFonts w:ascii="Calibri" w:hAnsi="Calibri" w:hint="eastAsia"/>
          <w:szCs w:val="21"/>
        </w:rPr>
      </w:pPr>
      <w:r>
        <w:rPr>
          <w:rFonts w:ascii="Calibri" w:hAnsi="Calibri"/>
          <w:szCs w:val="21"/>
        </w:rPr>
        <w:t>This value is that we used our formula to calculate the rating of whole team, which is the team include the famous combine or the team win the champion, as we can see there are totally 17 teams rating have been lay out.</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65"/>
      <w:r w:rsidRPr="00211D8D">
        <w:rPr>
          <w:rFonts w:ascii="Calibri" w:hAnsi="Calibri"/>
          <w:szCs w:val="21"/>
        </w:rPr>
        <w:t xml:space="preserve">rating calculate from average </w:t>
      </w:r>
      <w:commentRangeEnd w:id="65"/>
      <w:r w:rsidR="00E44606">
        <w:rPr>
          <w:rStyle w:val="a9"/>
        </w:rPr>
        <w:commentReference w:id="65"/>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66"/>
      <w:r w:rsidRPr="00211D8D">
        <w:rPr>
          <w:rFonts w:ascii="Calibri" w:hAnsi="Calibri"/>
          <w:szCs w:val="21"/>
        </w:rPr>
        <w:t>from 2krating website</w:t>
      </w:r>
      <w:commentRangeEnd w:id="66"/>
      <w:r w:rsidR="00E44606">
        <w:rPr>
          <w:rStyle w:val="a9"/>
        </w:rPr>
        <w:commentReference w:id="66"/>
      </w:r>
    </w:p>
    <w:p w14:paraId="0FE3F58E" w14:textId="49FD5DD8" w:rsidR="000B159C" w:rsidRPr="00211D8D" w:rsidRDefault="00CE5677" w:rsidP="005E221B">
      <w:pPr>
        <w:jc w:val="left"/>
        <w:rPr>
          <w:rFonts w:ascii="Calibri" w:hAnsi="Calibri" w:hint="eastAsia"/>
          <w:szCs w:val="21"/>
        </w:rPr>
      </w:pPr>
      <w:r>
        <w:rPr>
          <w:rFonts w:ascii="Calibri" w:hAnsi="Calibri"/>
          <w:szCs w:val="21"/>
        </w:rPr>
        <w:lastRenderedPageBreak/>
        <w:t>The graph with blue line is the 17 teams rating simply calculate by add the per of all of the player in the team and divide the number of player.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p>
    <w:p w14:paraId="15518349" w14:textId="6EF250CE" w:rsidR="000B159C" w:rsidRPr="00211D8D" w:rsidRDefault="005338AF" w:rsidP="005E221B">
      <w:pPr>
        <w:jc w:val="left"/>
        <w:rPr>
          <w:rFonts w:ascii="Calibri" w:hAnsi="Calibri"/>
          <w:szCs w:val="21"/>
        </w:rPr>
      </w:pPr>
      <w:commentRangeStart w:id="67"/>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67"/>
      <w:r w:rsidR="00E44606">
        <w:rPr>
          <w:rStyle w:val="a9"/>
        </w:rPr>
        <w:commentReference w:id="67"/>
      </w:r>
    </w:p>
    <w:p w14:paraId="4170162A" w14:textId="711A2AFB"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 the calculate team strength and average of team strength and 2krating result</w:t>
      </w:r>
    </w:p>
    <w:p w14:paraId="74B47815" w14:textId="70924C2E"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figure , </w:t>
      </w:r>
      <w:r>
        <w:rPr>
          <w:rFonts w:ascii="Calibri" w:hAnsi="Calibri"/>
          <w:szCs w:val="21"/>
        </w:rPr>
        <w:t xml:space="preserve">the calculate result is that we calculate the team strength by using our formula and the 2k rating result is that the data get from 2krating website, and the data normalized by per </w:t>
      </w:r>
      <w:r w:rsidR="004D0012" w:rsidRPr="00211D8D">
        <w:rPr>
          <w:rFonts w:ascii="Calibri" w:hAnsi="Calibri"/>
          <w:szCs w:val="21"/>
        </w:rPr>
        <w:t>,according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68"/>
      <w:r>
        <w:rPr>
          <w:rFonts w:ascii="Calibri" w:hAnsi="Calibri"/>
          <w:noProof/>
          <w:szCs w:val="21"/>
        </w:rPr>
        <w:lastRenderedPageBreak/>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8">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68"/>
      <w:r w:rsidR="00C712D1">
        <w:rPr>
          <w:rStyle w:val="a9"/>
        </w:rPr>
        <w:commentReference w:id="68"/>
      </w:r>
    </w:p>
    <w:p w14:paraId="60DC4002" w14:textId="6F105381" w:rsidR="008F3B8E" w:rsidRPr="00211D8D" w:rsidRDefault="00D07185" w:rsidP="005E221B">
      <w:pPr>
        <w:jc w:val="left"/>
        <w:rPr>
          <w:rFonts w:ascii="Calibri" w:hAnsi="Calibri"/>
          <w:szCs w:val="21"/>
        </w:rPr>
      </w:pPr>
      <w:r w:rsidRPr="00211D8D">
        <w:rPr>
          <w:rFonts w:ascii="Calibri" w:hAnsi="Calibri"/>
          <w:szCs w:val="21"/>
        </w:rPr>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09E024F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the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 xml:space="preserve">as the graph show there are two bar in the graph , the first one is the data we calculate by using our team chemistry and Strength function , the second one is the average rating calculated by simply add all the player per in that team and divide the number of player, we could see that our team chemistry calculate is more close to the 2krating ,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1"/>
        <w:rPr>
          <w:rFonts w:ascii="Calibri" w:hAnsi="Calibri"/>
        </w:rPr>
      </w:pPr>
      <w:bookmarkStart w:id="69" w:name="_Toc71223456"/>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69"/>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宋体" w:hAnsi="Calibri" w:cs="宋体"/>
          <w:kern w:val="0"/>
          <w:szCs w:val="21"/>
        </w:rPr>
      </w:pPr>
      <w:r w:rsidRPr="00211D8D">
        <w:rPr>
          <w:rFonts w:ascii="Calibri" w:eastAsia="宋体" w:hAnsi="Calibri" w:cs="宋体"/>
          <w:kern w:val="0"/>
          <w:szCs w:val="21"/>
        </w:rPr>
        <w:t>The main aim of this project w</w:t>
      </w:r>
      <w:r w:rsidR="00DD7EEF" w:rsidRPr="00211D8D">
        <w:rPr>
          <w:rFonts w:ascii="Calibri" w:eastAsia="宋体" w:hAnsi="Calibri" w:cs="宋体"/>
          <w:kern w:val="0"/>
          <w:szCs w:val="21"/>
        </w:rPr>
        <w:t>as</w:t>
      </w:r>
      <w:r w:rsidRPr="00211D8D">
        <w:rPr>
          <w:rFonts w:ascii="Calibri" w:eastAsia="宋体" w:hAnsi="Calibri" w:cs="宋体"/>
          <w:kern w:val="0"/>
          <w:szCs w:val="21"/>
        </w:rPr>
        <w:t xml:space="preserve"> to first</w:t>
      </w:r>
      <w:r w:rsidR="00DD7EEF" w:rsidRPr="00211D8D">
        <w:rPr>
          <w:rFonts w:ascii="Calibri" w:eastAsia="宋体" w:hAnsi="Calibri" w:cs="宋体"/>
          <w:kern w:val="0"/>
          <w:szCs w:val="21"/>
        </w:rPr>
        <w:t xml:space="preserve">, </w:t>
      </w:r>
      <w:r w:rsidRPr="00211D8D">
        <w:rPr>
          <w:rFonts w:ascii="Calibri" w:eastAsia="宋体" w:hAnsi="Calibri" w:cs="宋体"/>
          <w:kern w:val="0"/>
          <w:szCs w:val="21"/>
        </w:rPr>
        <w:t xml:space="preserve">design a reasonable model to describe the relationship between players. Secondly, generate a team rating system based on exploring player-player relationships. In the evaluation section, there are two images of </w:t>
      </w:r>
      <w:commentRangeStart w:id="70"/>
      <w:commentRangeStart w:id="71"/>
      <w:r w:rsidRPr="00211D8D">
        <w:rPr>
          <w:rFonts w:ascii="Calibri" w:eastAsia="宋体" w:hAnsi="Calibri" w:cs="宋体"/>
          <w:kern w:val="0"/>
          <w:szCs w:val="21"/>
        </w:rPr>
        <w:t xml:space="preserve">the r-squared based on different </w:t>
      </w:r>
      <w:commentRangeEnd w:id="70"/>
      <w:r w:rsidR="00810B86">
        <w:rPr>
          <w:rStyle w:val="a9"/>
        </w:rPr>
        <w:commentReference w:id="70"/>
      </w:r>
      <w:commentRangeEnd w:id="71"/>
      <w:r w:rsidR="009A3210">
        <w:rPr>
          <w:rStyle w:val="a9"/>
        </w:rPr>
        <w:commentReference w:id="71"/>
      </w:r>
      <w:r w:rsidRPr="00211D8D">
        <w:rPr>
          <w:rFonts w:ascii="Calibri" w:eastAsia="宋体" w:hAnsi="Calibri" w:cs="宋体"/>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w:t>
      </w:r>
      <w:r w:rsidRPr="00211D8D">
        <w:rPr>
          <w:rFonts w:ascii="Calibri" w:eastAsia="宋体" w:hAnsi="Calibri" w:cs="宋体"/>
          <w:kern w:val="0"/>
          <w:szCs w:val="21"/>
        </w:rPr>
        <w:lastRenderedPageBreak/>
        <w:t>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71655914" w14:textId="2C676FAC" w:rsidR="00FE6B9C" w:rsidRPr="00211D8D" w:rsidRDefault="00211D8D" w:rsidP="00211D8D">
      <w:pPr>
        <w:pStyle w:val="2"/>
        <w:rPr>
          <w:rFonts w:ascii="Calibri" w:hAnsi="Calibri"/>
        </w:rPr>
      </w:pPr>
      <w:bookmarkStart w:id="72" w:name="_Toc71223457"/>
      <w:r w:rsidRPr="00211D8D">
        <w:rPr>
          <w:rFonts w:ascii="Calibri" w:hAnsi="Calibri"/>
        </w:rPr>
        <w:t>Compare with existing work</w:t>
      </w:r>
      <w:bookmarkEnd w:id="72"/>
    </w:p>
    <w:p w14:paraId="2CA32E23" w14:textId="515716AD" w:rsidR="00CE5677" w:rsidRPr="00CE5677" w:rsidRDefault="00211D8D" w:rsidP="00CE5677">
      <w:pPr>
        <w:pStyle w:val="3"/>
        <w:rPr>
          <w:rFonts w:ascii="Calibri" w:hAnsi="Calibri" w:hint="eastAsia"/>
          <w:sz w:val="30"/>
          <w:szCs w:val="30"/>
        </w:rPr>
      </w:pPr>
      <w:bookmarkStart w:id="73" w:name="_Toc71223458"/>
      <w:r w:rsidRPr="00201F02">
        <w:rPr>
          <w:rFonts w:ascii="Calibri" w:hAnsi="Calibri"/>
          <w:sz w:val="30"/>
          <w:szCs w:val="30"/>
        </w:rPr>
        <w:t>Limitation</w:t>
      </w:r>
      <w:bookmarkEnd w:id="73"/>
    </w:p>
    <w:p w14:paraId="18EC02B0" w14:textId="7C25610D" w:rsidR="00FE6B9C" w:rsidRPr="00211D8D" w:rsidRDefault="00FE6B9C" w:rsidP="00211D8D">
      <w:pPr>
        <w:pStyle w:val="a6"/>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2553E7B3" w:rsidR="00FE6B9C" w:rsidRPr="00211D8D" w:rsidRDefault="005E504C" w:rsidP="00211D8D">
      <w:pPr>
        <w:ind w:left="720"/>
        <w:rPr>
          <w:rFonts w:ascii="Calibri" w:hAnsi="Calibri"/>
        </w:rPr>
      </w:pPr>
      <w:r w:rsidRPr="00211D8D">
        <w:rPr>
          <w:rFonts w:ascii="Calibri" w:hAnsi="Calibri"/>
        </w:rPr>
        <w:t>The PER could represent the player efficiency during the game. However, It will 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 there are some teams which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77777777" w:rsidR="00CE5677" w:rsidRDefault="00CE5677" w:rsidP="00211D8D">
      <w:pPr>
        <w:pStyle w:val="a6"/>
        <w:numPr>
          <w:ilvl w:val="0"/>
          <w:numId w:val="17"/>
        </w:numPr>
        <w:ind w:firstLineChars="0"/>
        <w:rPr>
          <w:rFonts w:ascii="Calibri" w:hAnsi="Calibri"/>
        </w:rPr>
      </w:pPr>
      <w:r>
        <w:rPr>
          <w:rFonts w:ascii="Calibri" w:hAnsi="Calibri"/>
        </w:rPr>
        <w:t>There are exist some combine which the player choose may have negative impact on the team</w:t>
      </w:r>
    </w:p>
    <w:p w14:paraId="6CB40600" w14:textId="1ADE912F" w:rsidR="00CE5677" w:rsidRPr="00CE5677" w:rsidRDefault="00CE5677" w:rsidP="00CE5677">
      <w:pPr>
        <w:ind w:left="735"/>
        <w:rPr>
          <w:rFonts w:ascii="Calibri" w:hAnsi="Calibri"/>
        </w:rPr>
      </w:pPr>
      <w:r>
        <w:rPr>
          <w:rFonts w:ascii="Calibri" w:hAnsi="Calibri"/>
        </w:rPr>
        <w:t xml:space="preserve">The rating system is focusing on the team chemistry between the player. However, </w:t>
      </w:r>
      <w:r w:rsidRPr="00CE5677">
        <w:rPr>
          <w:rFonts w:ascii="Calibri" w:hAnsi="Calibri"/>
        </w:rPr>
        <w:t>It is normally  to have positive or negative team chemistry values in a team</w:t>
      </w:r>
      <w:r>
        <w:rPr>
          <w:rFonts w:ascii="Calibri" w:hAnsi="Calibri" w:hint="eastAsia"/>
        </w:rPr>
        <w:t>,</w:t>
      </w:r>
      <w:r>
        <w:rPr>
          <w:rFonts w:ascii="Calibri" w:hAnsi="Calibri"/>
        </w:rPr>
        <w:t xml:space="preserve"> and according to the calculation, there do exist some famous group that do not have a good team chemistry value. This will impact the final rating of the team.</w:t>
      </w:r>
    </w:p>
    <w:p w14:paraId="4D6C935A" w14:textId="3C7196D4" w:rsidR="0038222B" w:rsidRPr="00211D8D" w:rsidRDefault="00FE6B9C" w:rsidP="00211D8D">
      <w:pPr>
        <w:pStyle w:val="a6"/>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203945C9" w:rsidR="00211D8D" w:rsidRPr="000136CF" w:rsidRDefault="005E504C" w:rsidP="00211D8D">
      <w:pPr>
        <w:pStyle w:val="a6"/>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the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a6"/>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a6"/>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all of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a6"/>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3"/>
        <w:rPr>
          <w:rFonts w:ascii="Calibri" w:hAnsi="Calibri"/>
        </w:rPr>
      </w:pPr>
      <w:bookmarkStart w:id="74" w:name="_Toc71223459"/>
      <w:r w:rsidRPr="00211D8D">
        <w:rPr>
          <w:rFonts w:ascii="Calibri" w:hAnsi="Calibri"/>
        </w:rPr>
        <w:t>Pros</w:t>
      </w:r>
      <w:bookmarkEnd w:id="74"/>
    </w:p>
    <w:p w14:paraId="02EFC4FA" w14:textId="05F517D8"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宋体" w:hAnsi="Calibri" w:cs="宋体"/>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2"/>
        <w:rPr>
          <w:rFonts w:ascii="Calibri" w:hAnsi="Calibri"/>
        </w:rPr>
      </w:pPr>
      <w:bookmarkStart w:id="75" w:name="_Toc71223460"/>
      <w:r w:rsidRPr="00211D8D">
        <w:rPr>
          <w:rFonts w:ascii="Calibri" w:hAnsi="Calibri"/>
        </w:rPr>
        <w:t>Future work</w:t>
      </w:r>
      <w:bookmarkEnd w:id="75"/>
    </w:p>
    <w:p w14:paraId="315CA216" w14:textId="68548CD3"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lastRenderedPageBreak/>
        <w:t>It is possible that the final results of this project are not very accurate because the data stored is too small. In order 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a6"/>
        <w:numPr>
          <w:ilvl w:val="0"/>
          <w:numId w:val="11"/>
        </w:numPr>
        <w:ind w:firstLineChars="0"/>
        <w:rPr>
          <w:rFonts w:ascii="Calibri" w:hAnsi="Calibri"/>
          <w:szCs w:val="21"/>
        </w:rPr>
      </w:pPr>
      <w:commentRangeStart w:id="76"/>
      <w:commentRangeStart w:id="77"/>
      <w:r w:rsidRPr="00211D8D">
        <w:rPr>
          <w:rFonts w:ascii="Calibri" w:hAnsi="Calibri"/>
          <w:szCs w:val="21"/>
        </w:rPr>
        <w:t xml:space="preserve">Improve </w:t>
      </w:r>
      <w:r w:rsidR="00B410E1" w:rsidRPr="00211D8D">
        <w:rPr>
          <w:rFonts w:ascii="Calibri" w:hAnsi="Calibri"/>
          <w:szCs w:val="21"/>
        </w:rPr>
        <w:t>Against AI mode</w:t>
      </w:r>
      <w:commentRangeEnd w:id="76"/>
      <w:r w:rsidR="005E4D34">
        <w:rPr>
          <w:rStyle w:val="a9"/>
        </w:rPr>
        <w:commentReference w:id="76"/>
      </w:r>
      <w:commentRangeEnd w:id="77"/>
      <w:r w:rsidR="009A3210">
        <w:rPr>
          <w:rStyle w:val="a9"/>
        </w:rPr>
        <w:commentReference w:id="77"/>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a6"/>
        <w:numPr>
          <w:ilvl w:val="0"/>
          <w:numId w:val="11"/>
        </w:numPr>
        <w:ind w:firstLineChars="0"/>
        <w:rPr>
          <w:rFonts w:ascii="Calibri" w:hAnsi="Calibri"/>
          <w:szCs w:val="21"/>
        </w:rPr>
      </w:pPr>
      <w:r w:rsidRPr="00211D8D">
        <w:rPr>
          <w:rFonts w:ascii="Calibri" w:hAnsi="Calibri"/>
          <w:szCs w:val="21"/>
        </w:rPr>
        <w:t>Optimize the UI</w:t>
      </w:r>
    </w:p>
    <w:p w14:paraId="42FB1BAE" w14:textId="3661C498" w:rsidR="00304F22" w:rsidRPr="00211D8D" w:rsidRDefault="00B410E1" w:rsidP="00304F22">
      <w:pPr>
        <w:ind w:left="360"/>
        <w:rPr>
          <w:rFonts w:ascii="Calibri" w:hAnsi="Calibri" w:hint="eastAsia"/>
          <w:szCs w:val="21"/>
        </w:rPr>
      </w:pPr>
      <w:r w:rsidRPr="00211D8D">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a6"/>
        <w:numPr>
          <w:ilvl w:val="0"/>
          <w:numId w:val="11"/>
        </w:numPr>
        <w:ind w:firstLineChars="0"/>
        <w:rPr>
          <w:rFonts w:ascii="Calibri" w:hAnsi="Calibri"/>
          <w:szCs w:val="21"/>
        </w:rPr>
      </w:pPr>
      <w:r w:rsidRPr="00211D8D">
        <w:rPr>
          <w:rFonts w:ascii="Calibri" w:hAnsi="Calibri"/>
          <w:szCs w:val="21"/>
        </w:rPr>
        <w:t>Expand the model</w:t>
      </w:r>
    </w:p>
    <w:p w14:paraId="4E8EE1BC" w14:textId="5FBFC1A6" w:rsidR="00B410E1" w:rsidRDefault="00B410E1" w:rsidP="00805DD8">
      <w:pPr>
        <w:ind w:left="360"/>
        <w:rPr>
          <w:rFonts w:ascii="Calibri" w:hAnsi="Calibri"/>
          <w:szCs w:val="21"/>
        </w:rPr>
      </w:pPr>
      <w:r w:rsidRPr="00211D8D">
        <w:rPr>
          <w:rFonts w:ascii="Calibri" w:hAnsi="Calibri"/>
          <w:szCs w:val="21"/>
        </w:rPr>
        <w:t>This project can now give a rating based on the player's choice of player, With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a6"/>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a6"/>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77777777"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1"/>
        <w:tabs>
          <w:tab w:val="left" w:pos="5664"/>
        </w:tabs>
        <w:rPr>
          <w:rFonts w:ascii="Calibri" w:hAnsi="Calibri"/>
        </w:rPr>
      </w:pPr>
      <w:bookmarkStart w:id="78" w:name="_Toc71223461"/>
      <w:r>
        <w:rPr>
          <w:rFonts w:ascii="Calibri" w:hAnsi="Calibri"/>
        </w:rPr>
        <w:t>10</w:t>
      </w:r>
      <w:r w:rsidR="00B963A9" w:rsidRPr="00211D8D">
        <w:rPr>
          <w:rFonts w:ascii="Calibri" w:hAnsi="Calibri"/>
        </w:rPr>
        <w:t>.appendix</w:t>
      </w:r>
      <w:bookmarkEnd w:id="78"/>
      <w:r w:rsidR="00E834C4" w:rsidRPr="00211D8D">
        <w:rPr>
          <w:rFonts w:ascii="Calibri" w:hAnsi="Calibri"/>
        </w:rPr>
        <w:tab/>
      </w:r>
    </w:p>
    <w:bookmarkStart w:id="79" w:name="_Toc71223462"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1"/>
            <w:rPr>
              <w:rFonts w:ascii="Calibri" w:hAnsi="Calibri"/>
            </w:rPr>
          </w:pPr>
          <w:r w:rsidRPr="00211D8D">
            <w:rPr>
              <w:rFonts w:ascii="Calibri" w:hAnsi="Calibri"/>
            </w:rPr>
            <w:t>Reference</w:t>
          </w:r>
          <w:bookmarkEnd w:id="79"/>
        </w:p>
        <w:p w14:paraId="22F659E0" w14:textId="77777777" w:rsidR="00A57EB6" w:rsidRDefault="002237A2" w:rsidP="00A57EB6">
          <w:pPr>
            <w:pStyle w:val="af7"/>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A57EB6">
            <w:rPr>
              <w:noProof/>
            </w:rPr>
            <w:t xml:space="preserve">BCS the Chartered for IT, 2019. </w:t>
          </w:r>
          <w:r w:rsidR="00A57EB6">
            <w:rPr>
              <w:i/>
              <w:iCs/>
              <w:noProof/>
            </w:rPr>
            <w:t xml:space="preserve">BCS COde of Conduct. </w:t>
          </w:r>
          <w:r w:rsidR="00A57EB6">
            <w:rPr>
              <w:noProof/>
            </w:rPr>
            <w:t xml:space="preserve">[Online] </w:t>
          </w:r>
          <w:r w:rsidR="00A57EB6">
            <w:rPr>
              <w:noProof/>
            </w:rPr>
            <w:br/>
            <w:t xml:space="preserve">Available at: </w:t>
          </w:r>
          <w:r w:rsidR="00A57EB6">
            <w:rPr>
              <w:noProof/>
              <w:u w:val="single"/>
            </w:rPr>
            <w:t>https://www.bcs.org</w:t>
          </w:r>
          <w:r w:rsidR="00A57EB6">
            <w:rPr>
              <w:noProof/>
            </w:rPr>
            <w:br/>
            <w:t>[Accessed 1 11 2020].</w:t>
          </w:r>
        </w:p>
        <w:p w14:paraId="5FE2B6B2" w14:textId="77777777" w:rsidR="00A57EB6" w:rsidRDefault="00A57EB6" w:rsidP="00A57EB6">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1787C014" w14:textId="77777777" w:rsidR="00A57EB6" w:rsidRDefault="00A57EB6" w:rsidP="00A57EB6">
          <w:pPr>
            <w:pStyle w:val="af7"/>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DE08AF1" w14:textId="77777777" w:rsidR="00A57EB6" w:rsidRDefault="00A57EB6" w:rsidP="00A57EB6">
          <w:pPr>
            <w:pStyle w:val="af7"/>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3A3F2AEC" w14:textId="77777777" w:rsidR="00A57EB6" w:rsidRDefault="00A57EB6" w:rsidP="00A57EB6">
          <w:pPr>
            <w:pStyle w:val="af7"/>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245E84BD" w14:textId="77777777" w:rsidR="00A57EB6" w:rsidRDefault="00A57EB6" w:rsidP="00A57EB6">
          <w:pPr>
            <w:pStyle w:val="af7"/>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59171ACE" w14:textId="77777777" w:rsidR="00A57EB6" w:rsidRDefault="00A57EB6" w:rsidP="00A57EB6">
          <w:pPr>
            <w:pStyle w:val="af7"/>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666C2A00" w14:textId="77777777" w:rsidR="00A57EB6" w:rsidRDefault="00A57EB6" w:rsidP="00A57EB6">
          <w:pPr>
            <w:pStyle w:val="af7"/>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5E9421AF" w14:textId="77777777" w:rsidR="00A57EB6" w:rsidRDefault="00A57EB6" w:rsidP="00A57EB6">
          <w:pPr>
            <w:pStyle w:val="af7"/>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3DD0EB0" w14:textId="77777777" w:rsidR="00A57EB6" w:rsidRDefault="00A57EB6" w:rsidP="00A57EB6">
          <w:pPr>
            <w:pStyle w:val="af7"/>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02896729" w14:textId="77777777" w:rsidR="00A57EB6" w:rsidRDefault="00A57EB6" w:rsidP="00A57EB6">
          <w:pPr>
            <w:pStyle w:val="af7"/>
            <w:rPr>
              <w:noProof/>
            </w:rPr>
          </w:pPr>
          <w:r>
            <w:rPr>
              <w:noProof/>
            </w:rPr>
            <w:t xml:space="preserve">OpenGenus IQ, 2021. </w:t>
          </w:r>
          <w:r>
            <w:rPr>
              <w:i/>
              <w:iCs/>
              <w:noProof/>
            </w:rPr>
            <w:t xml:space="preserve">Learn Computer Science. </w:t>
          </w:r>
          <w:r>
            <w:rPr>
              <w:noProof/>
            </w:rPr>
            <w:t xml:space="preserve">[Online] </w:t>
          </w:r>
          <w:r>
            <w:rPr>
              <w:noProof/>
            </w:rPr>
            <w:br/>
          </w:r>
          <w:r>
            <w:rPr>
              <w:noProof/>
            </w:rPr>
            <w:lastRenderedPageBreak/>
            <w:t xml:space="preserve">Available at: </w:t>
          </w:r>
          <w:r>
            <w:rPr>
              <w:noProof/>
              <w:u w:val="single"/>
            </w:rPr>
            <w:t>&lt;https://iq.opengenus.org/graph-representation-adjacency-matrix-adjacency-list/</w:t>
          </w:r>
          <w:r>
            <w:rPr>
              <w:noProof/>
            </w:rPr>
            <w:br/>
            <w:t>[Accessed 1 2021].</w:t>
          </w:r>
        </w:p>
        <w:p w14:paraId="6C472EB0" w14:textId="77777777" w:rsidR="00A57EB6" w:rsidRDefault="00A57EB6" w:rsidP="00A57EB6">
          <w:pPr>
            <w:pStyle w:val="af7"/>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01D708E2" w14:textId="77777777" w:rsidR="00A57EB6" w:rsidRDefault="00A57EB6" w:rsidP="00A57EB6">
          <w:pPr>
            <w:pStyle w:val="af7"/>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317C82B8" w14:textId="77777777" w:rsidR="00A57EB6" w:rsidRDefault="00A57EB6" w:rsidP="00A57EB6">
          <w:pPr>
            <w:pStyle w:val="af7"/>
            <w:rPr>
              <w:noProof/>
            </w:rPr>
          </w:pPr>
          <w:r>
            <w:rPr>
              <w:noProof/>
            </w:rPr>
            <w:t xml:space="preserve">Unknow,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10AFA4AA" w14:textId="77777777" w:rsidR="00A57EB6" w:rsidRDefault="00A57EB6" w:rsidP="00A57EB6">
          <w:pPr>
            <w:pStyle w:val="af7"/>
            <w:rPr>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A57EB6">
          <w:pPr>
            <w:rPr>
              <w:rFonts w:ascii="Calibri" w:hAnsi="Calibri"/>
            </w:rPr>
          </w:pPr>
          <w:r w:rsidRPr="00211D8D">
            <w:rPr>
              <w:rFonts w:ascii="Calibri" w:hAnsi="Calibri"/>
              <w:b/>
              <w:bCs/>
            </w:rPr>
            <w:fldChar w:fldCharType="end"/>
          </w:r>
        </w:p>
      </w:sdtContent>
    </w:sdt>
    <w:p w14:paraId="0EEE5403" w14:textId="62F59E1F" w:rsidR="004858DA" w:rsidRDefault="009E60AA" w:rsidP="00667A3B">
      <w:pPr>
        <w:pStyle w:val="1"/>
      </w:pPr>
      <w:bookmarkStart w:id="80" w:name="_Toc71223463"/>
      <w:r>
        <w:rPr>
          <w:rFonts w:hint="eastAsia"/>
        </w:rPr>
        <w:t>D</w:t>
      </w:r>
      <w:r>
        <w:t>ata Source</w:t>
      </w:r>
      <w:bookmarkEnd w:id="80"/>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39" w:history="1">
        <w:r w:rsidRPr="00BE3738">
          <w:rPr>
            <w:rStyle w:val="a5"/>
          </w:rPr>
          <w:t>https://www.2kratings.com</w:t>
        </w:r>
      </w:hyperlink>
    </w:p>
    <w:p w14:paraId="4C24AF03" w14:textId="4992F422" w:rsidR="009E60AA" w:rsidRDefault="009E60AA" w:rsidP="009E60AA">
      <w:r>
        <w:t>Player PER Available at:</w:t>
      </w:r>
      <w:r w:rsidRPr="009E60AA">
        <w:t xml:space="preserve"> </w:t>
      </w:r>
      <w:hyperlink r:id="rId40" w:history="1">
        <w:r w:rsidRPr="00BE3738">
          <w:rPr>
            <w:rStyle w:val="a5"/>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宋体"/>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Antoine </w:t>
            </w:r>
            <w:proofErr w:type="spellStart"/>
            <w:r w:rsidRPr="009E60AA">
              <w:rPr>
                <w:rFonts w:ascii="DengXian" w:eastAsia="DengXian" w:hAnsi="DengXian" w:cs="宋体" w:hint="eastAsia"/>
                <w:color w:val="000000"/>
                <w:kern w:val="0"/>
                <w:sz w:val="24"/>
                <w:szCs w:val="24"/>
              </w:rPr>
              <w:t>Carr</w:t>
            </w:r>
            <w:proofErr w:type="spellEnd"/>
            <w:r w:rsidRPr="009E60AA">
              <w:rPr>
                <w:rFonts w:ascii="DengXian" w:eastAsia="DengXian" w:hAnsi="DengXian" w:cs="宋体"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Manu Ginó</w:t>
            </w:r>
            <w:proofErr w:type="spellStart"/>
            <w:r w:rsidRPr="009E60AA">
              <w:rPr>
                <w:rFonts w:ascii="DengXian" w:eastAsia="DengXian" w:hAnsi="DengXian" w:cs="宋体" w:hint="eastAsia"/>
                <w:color w:val="000000"/>
                <w:kern w:val="0"/>
                <w:sz w:val="24"/>
                <w:szCs w:val="24"/>
              </w:rPr>
              <w:t>bili</w:t>
            </w:r>
            <w:proofErr w:type="spellEnd"/>
            <w:r w:rsidRPr="009E60AA">
              <w:rPr>
                <w:rFonts w:ascii="DengXian" w:eastAsia="DengXian" w:hAnsi="DengXian" w:cs="宋体"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Rasho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Josh </w:t>
            </w:r>
            <w:proofErr w:type="spellStart"/>
            <w:r w:rsidRPr="009E60AA">
              <w:rPr>
                <w:rFonts w:ascii="DengXian" w:eastAsia="DengXian" w:hAnsi="DengXian" w:cs="宋体" w:hint="eastAsia"/>
                <w:color w:val="000000"/>
                <w:kern w:val="0"/>
                <w:sz w:val="24"/>
                <w:szCs w:val="24"/>
              </w:rPr>
              <w:t>Harrellson</w:t>
            </w:r>
            <w:proofErr w:type="spellEnd"/>
            <w:r w:rsidRPr="009E60AA">
              <w:rPr>
                <w:rFonts w:ascii="DengXian" w:eastAsia="DengXian" w:hAnsi="DengXian" w:cs="宋体" w:hint="eastAsia"/>
                <w:color w:val="000000"/>
                <w:kern w:val="0"/>
                <w:sz w:val="24"/>
                <w:szCs w:val="24"/>
              </w:rPr>
              <w:t>\harrejo01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Toni </w:t>
            </w:r>
            <w:proofErr w:type="spellStart"/>
            <w:r w:rsidRPr="009E60AA">
              <w:rPr>
                <w:rFonts w:ascii="DengXian" w:eastAsia="DengXian" w:hAnsi="DengXian" w:cs="宋体"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宋体"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Eduardo Ná</w:t>
            </w:r>
            <w:proofErr w:type="spellStart"/>
            <w:r w:rsidRPr="009E60AA">
              <w:rPr>
                <w:rFonts w:ascii="DengXian" w:eastAsia="DengXian" w:hAnsi="DengXian" w:cs="宋体" w:hint="eastAsia"/>
                <w:color w:val="000000"/>
                <w:kern w:val="0"/>
                <w:sz w:val="24"/>
                <w:szCs w:val="24"/>
              </w:rPr>
              <w:t>jera</w:t>
            </w:r>
            <w:proofErr w:type="spellEnd"/>
            <w:r w:rsidRPr="009E60AA">
              <w:rPr>
                <w:rFonts w:ascii="DengXian" w:eastAsia="DengXian" w:hAnsi="DengXian" w:cs="宋体"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Nen</w:t>
            </w:r>
            <w:proofErr w:type="spellEnd"/>
            <w:r w:rsidRPr="009E60AA">
              <w:rPr>
                <w:rFonts w:ascii="DengXian" w:eastAsia="DengXian" w:hAnsi="DengXian" w:cs="宋体" w:hint="eastAsia"/>
                <w:color w:val="000000"/>
                <w:kern w:val="0"/>
                <w:sz w:val="24"/>
                <w:szCs w:val="24"/>
              </w:rPr>
              <w:t xml:space="preserve">ê </w:t>
            </w:r>
            <w:proofErr w:type="spellStart"/>
            <w:r w:rsidRPr="009E60AA">
              <w:rPr>
                <w:rFonts w:ascii="DengXian" w:eastAsia="DengXian" w:hAnsi="DengXian" w:cs="宋体" w:hint="eastAsia"/>
                <w:color w:val="000000"/>
                <w:kern w:val="0"/>
                <w:sz w:val="24"/>
                <w:szCs w:val="24"/>
              </w:rPr>
              <w:t>Hil</w:t>
            </w:r>
            <w:proofErr w:type="spellEnd"/>
            <w:r w:rsidRPr="009E60AA">
              <w:rPr>
                <w:rFonts w:ascii="DengXian" w:eastAsia="DengXian" w:hAnsi="DengXian" w:cs="宋体" w:hint="eastAsia"/>
                <w:color w:val="000000"/>
                <w:kern w:val="0"/>
                <w:sz w:val="24"/>
                <w:szCs w:val="24"/>
              </w:rPr>
              <w:t>á</w:t>
            </w:r>
            <w:proofErr w:type="spellStart"/>
            <w:r w:rsidRPr="009E60AA">
              <w:rPr>
                <w:rFonts w:ascii="DengXian" w:eastAsia="DengXian" w:hAnsi="DengXian" w:cs="宋体" w:hint="eastAsia"/>
                <w:color w:val="000000"/>
                <w:kern w:val="0"/>
                <w:sz w:val="24"/>
                <w:szCs w:val="24"/>
              </w:rPr>
              <w:t>rio</w:t>
            </w:r>
            <w:proofErr w:type="spellEnd"/>
            <w:r w:rsidRPr="009E60AA">
              <w:rPr>
                <w:rFonts w:ascii="DengXian" w:eastAsia="DengXian" w:hAnsi="DengXian" w:cs="宋体"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Taurean</w:t>
            </w:r>
            <w:proofErr w:type="spellEnd"/>
            <w:r w:rsidRPr="009E60AA">
              <w:rPr>
                <w:rFonts w:ascii="DengXian" w:eastAsia="DengXian" w:hAnsi="DengXian" w:cs="宋体"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Ž</w:t>
            </w:r>
            <w:proofErr w:type="spellStart"/>
            <w:r w:rsidRPr="009E60AA">
              <w:rPr>
                <w:rFonts w:ascii="DengXian" w:eastAsia="DengXian" w:hAnsi="DengXian" w:cs="宋体" w:hint="eastAsia"/>
                <w:color w:val="000000"/>
                <w:kern w:val="0"/>
                <w:sz w:val="24"/>
                <w:szCs w:val="24"/>
              </w:rPr>
              <w:t>eljko</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a</w:t>
            </w:r>
            <w:proofErr w:type="spellEnd"/>
            <w:r w:rsidRPr="009E60AA">
              <w:rPr>
                <w:rFonts w:ascii="DengXian" w:eastAsia="DengXian" w:hAnsi="DengXian" w:cs="宋体"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Darko </w:t>
            </w:r>
            <w:proofErr w:type="spellStart"/>
            <w:r w:rsidRPr="009E60AA">
              <w:rPr>
                <w:rFonts w:ascii="DengXian" w:eastAsia="DengXian" w:hAnsi="DengXian" w:cs="宋体"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宋体"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Anderson </w:t>
            </w:r>
            <w:proofErr w:type="spellStart"/>
            <w:r w:rsidRPr="009E60AA">
              <w:rPr>
                <w:rFonts w:ascii="DengXian" w:eastAsia="DengXian" w:hAnsi="DengXian" w:cs="宋体" w:hint="eastAsia"/>
                <w:color w:val="000000"/>
                <w:kern w:val="0"/>
                <w:sz w:val="24"/>
                <w:szCs w:val="24"/>
              </w:rPr>
              <w:t>Varejão</w:t>
            </w:r>
            <w:proofErr w:type="spellEnd"/>
            <w:r w:rsidRPr="009E60AA">
              <w:rPr>
                <w:rFonts w:ascii="DengXian" w:eastAsia="DengXian" w:hAnsi="DengXian" w:cs="宋体"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宋体"/>
                <w:color w:val="000000"/>
                <w:kern w:val="0"/>
                <w:sz w:val="24"/>
                <w:szCs w:val="24"/>
              </w:rPr>
            </w:pPr>
            <w:proofErr w:type="spellStart"/>
            <w:r w:rsidRPr="009E60AA">
              <w:rPr>
                <w:rFonts w:ascii="DengXian" w:eastAsia="DengXian" w:hAnsi="DengXian" w:cs="宋体" w:hint="eastAsia"/>
                <w:color w:val="000000"/>
                <w:kern w:val="0"/>
                <w:sz w:val="24"/>
                <w:szCs w:val="24"/>
              </w:rPr>
              <w:t>Peja</w:t>
            </w:r>
            <w:proofErr w:type="spellEnd"/>
            <w:r w:rsidRPr="009E60AA">
              <w:rPr>
                <w:rFonts w:ascii="DengXian" w:eastAsia="DengXian" w:hAnsi="DengXian" w:cs="宋体" w:hint="eastAsia"/>
                <w:color w:val="000000"/>
                <w:kern w:val="0"/>
                <w:sz w:val="24"/>
                <w:szCs w:val="24"/>
              </w:rPr>
              <w:t xml:space="preserve"> </w:t>
            </w:r>
            <w:proofErr w:type="spellStart"/>
            <w:r w:rsidRPr="009E60AA">
              <w:rPr>
                <w:rFonts w:ascii="DengXian" w:eastAsia="DengXian" w:hAnsi="DengXian" w:cs="宋体" w:hint="eastAsia"/>
                <w:color w:val="000000"/>
                <w:kern w:val="0"/>
                <w:sz w:val="24"/>
                <w:szCs w:val="24"/>
              </w:rPr>
              <w:t>Stojakovi</w:t>
            </w:r>
            <w:r w:rsidRPr="009E60AA">
              <w:rPr>
                <w:rFonts w:ascii="Cambria" w:eastAsia="DengXian" w:hAnsi="Cambria" w:cs="Cambria"/>
                <w:color w:val="000000"/>
                <w:kern w:val="0"/>
                <w:sz w:val="24"/>
                <w:szCs w:val="24"/>
              </w:rPr>
              <w:t>ć</w:t>
            </w:r>
            <w:proofErr w:type="spellEnd"/>
            <w:r w:rsidRPr="009E60AA">
              <w:rPr>
                <w:rFonts w:ascii="DengXian" w:eastAsia="DengXian" w:hAnsi="DengXian" w:cs="宋体"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宋体"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 xml:space="preserve">1995-96 Seattle </w:t>
            </w:r>
            <w:proofErr w:type="spellStart"/>
            <w:r w:rsidRPr="009E60AA">
              <w:rPr>
                <w:rFonts w:ascii="DengXian" w:eastAsia="DengXian" w:hAnsi="DengXian" w:cs="宋体"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lastRenderedPageBreak/>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宋体"/>
                <w:color w:val="000000"/>
                <w:kern w:val="0"/>
                <w:sz w:val="24"/>
                <w:szCs w:val="24"/>
              </w:rPr>
            </w:pPr>
            <w:r w:rsidRPr="009E60AA">
              <w:rPr>
                <w:rFonts w:ascii="DengXian" w:eastAsia="DengXian" w:hAnsi="DengXian" w:cs="宋体"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rrick Roseboom" w:date="2021-05-05T04:22:00Z" w:initials="WR">
    <w:p w14:paraId="16510136" w14:textId="13A64B86" w:rsidR="00FC2823" w:rsidRDefault="00FC2823">
      <w:pPr>
        <w:pStyle w:val="aa"/>
      </w:pPr>
      <w:r>
        <w:rPr>
          <w:rStyle w:val="a9"/>
        </w:rPr>
        <w:annotationRef/>
      </w:r>
      <w:r>
        <w:t>Minor thing, but capitalize your section headings.</w:t>
      </w:r>
    </w:p>
  </w:comment>
  <w:comment w:id="4" w:author="Warrick Roseboom" w:date="2021-05-05T04:24:00Z" w:initials="WR">
    <w:p w14:paraId="73589D30" w14:textId="0255D315" w:rsidR="0013672A" w:rsidRDefault="0013672A">
      <w:pPr>
        <w:pStyle w:val="aa"/>
      </w:pPr>
      <w:r>
        <w:rPr>
          <w:rStyle w:val="a9"/>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case in which to apply the work about chemistry</w:t>
      </w:r>
    </w:p>
  </w:comment>
  <w:comment w:id="5" w:author="Warrick Roseboom" w:date="2021-05-05T04:25:00Z" w:initials="WR">
    <w:p w14:paraId="318F87F9" w14:textId="0D7892F8" w:rsidR="00710C6A" w:rsidRDefault="00710C6A">
      <w:pPr>
        <w:pStyle w:val="aa"/>
      </w:pPr>
      <w:r>
        <w:rPr>
          <w:rStyle w:val="a9"/>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do</w:t>
      </w:r>
    </w:p>
  </w:comment>
  <w:comment w:id="6" w:author="Bolin Zhu" w:date="2021-05-06T14:45:00Z" w:initials="BZ">
    <w:p w14:paraId="0C7D131F" w14:textId="53FE71DF" w:rsidR="009A3210" w:rsidRDefault="009A3210">
      <w:pPr>
        <w:pStyle w:val="aa"/>
      </w:pPr>
      <w:r>
        <w:rPr>
          <w:rStyle w:val="a9"/>
        </w:rPr>
        <w:annotationRef/>
      </w:r>
      <w:r>
        <w:t xml:space="preserve">Find a citation to support the point </w:t>
      </w:r>
    </w:p>
  </w:comment>
  <w:comment w:id="10" w:author="Warrick Roseboom" w:date="2021-05-05T04:27:00Z" w:initials="WR">
    <w:p w14:paraId="29F7B40F" w14:textId="0F32EEAB" w:rsidR="00F40C11" w:rsidRDefault="00F40C11">
      <w:pPr>
        <w:pStyle w:val="aa"/>
      </w:pPr>
      <w:r>
        <w:rPr>
          <w:rStyle w:val="a9"/>
        </w:rPr>
        <w:annotationRef/>
      </w:r>
      <w:r>
        <w:t>Correlation?</w:t>
      </w:r>
      <w:r w:rsidR="007B3515">
        <w:t xml:space="preserve"> </w:t>
      </w:r>
    </w:p>
  </w:comment>
  <w:comment w:id="11" w:author="Bolin Zhu" w:date="2021-05-06T14:46:00Z" w:initials="BZ">
    <w:p w14:paraId="636347A9" w14:textId="5DBC2ECD" w:rsidR="009A3210" w:rsidRPr="009A3210" w:rsidRDefault="009A3210">
      <w:pPr>
        <w:pStyle w:val="aa"/>
      </w:pPr>
      <w:r>
        <w:rPr>
          <w:rStyle w:val="a9"/>
        </w:rPr>
        <w:annotationRef/>
      </w:r>
      <w:proofErr w:type="spellStart"/>
      <w:r>
        <w:t>Explaination</w:t>
      </w:r>
      <w:proofErr w:type="spellEnd"/>
      <w:r>
        <w:t xml:space="preserve"> </w:t>
      </w:r>
    </w:p>
  </w:comment>
  <w:comment w:id="13" w:author="Warrick Roseboom" w:date="2021-05-05T04:29:00Z" w:initials="WR">
    <w:p w14:paraId="4CBC4234" w14:textId="5D01FAF7" w:rsidR="009A3210" w:rsidRDefault="000A4B0F">
      <w:pPr>
        <w:pStyle w:val="aa"/>
      </w:pPr>
      <w:r>
        <w:rPr>
          <w:rStyle w:val="a9"/>
        </w:rPr>
        <w:annotationRef/>
      </w:r>
      <w:r>
        <w:t>Perhaps include some connecting information between the sections here.</w:t>
      </w:r>
      <w:r w:rsidR="002E5961">
        <w:t xml:space="preserve"> It is jarring to jump between sections with no connection provided.</w:t>
      </w:r>
    </w:p>
  </w:comment>
  <w:comment w:id="14" w:author="Bolin Zhu" w:date="2021-05-06T16:14:00Z" w:initials="BZ">
    <w:p w14:paraId="2A53191B" w14:textId="77777777" w:rsidR="009A3210" w:rsidRDefault="009A3210">
      <w:pPr>
        <w:pStyle w:val="aa"/>
      </w:pPr>
      <w:r>
        <w:rPr>
          <w:rStyle w:val="a9"/>
        </w:rPr>
        <w:annotationRef/>
      </w:r>
    </w:p>
    <w:p w14:paraId="3005B471" w14:textId="5616233F" w:rsidR="009A3210" w:rsidRDefault="009A3210">
      <w:pPr>
        <w:pStyle w:val="aa"/>
      </w:pPr>
    </w:p>
  </w:comment>
  <w:comment w:id="18" w:author="Warrick Roseboom" w:date="2021-05-05T04:30:00Z" w:initials="WR">
    <w:p w14:paraId="67C67824" w14:textId="67A8700E" w:rsidR="00D94669" w:rsidRDefault="00D94669">
      <w:pPr>
        <w:pStyle w:val="aa"/>
      </w:pPr>
      <w:r>
        <w:rPr>
          <w:rStyle w:val="a9"/>
        </w:rPr>
        <w:annotationRef/>
      </w:r>
      <w:r>
        <w:t>There are many fantasy leagues with different scoring schemes. Of course you don’t need to introduce them all, but it is worth mentioning.</w:t>
      </w:r>
    </w:p>
  </w:comment>
  <w:comment w:id="24" w:author="Warrick Roseboom" w:date="2021-05-05T04:44:00Z" w:initials="WR">
    <w:p w14:paraId="19F1F6F6" w14:textId="31B494E4" w:rsidR="001B0B53" w:rsidRDefault="001B0B53">
      <w:pPr>
        <w:pStyle w:val="aa"/>
      </w:pPr>
      <w:r>
        <w:rPr>
          <w:rStyle w:val="a9"/>
        </w:rPr>
        <w:annotationRef/>
      </w:r>
      <w:r>
        <w:t>You should make the formatting of this look better.</w:t>
      </w:r>
    </w:p>
  </w:comment>
  <w:comment w:id="25" w:author="Bolin Zhu" w:date="2021-05-06T16:24:00Z" w:initials="BZ">
    <w:p w14:paraId="7B76246F" w14:textId="3E3841B5" w:rsidR="009A3210" w:rsidRDefault="009A3210">
      <w:pPr>
        <w:pStyle w:val="aa"/>
      </w:pPr>
      <w:r>
        <w:rPr>
          <w:rStyle w:val="a9"/>
        </w:rPr>
        <w:annotationRef/>
      </w:r>
      <w:r>
        <w:rPr>
          <w:rFonts w:hint="eastAsia"/>
        </w:rPr>
        <w:t>整理一下</w:t>
      </w:r>
    </w:p>
  </w:comment>
  <w:comment w:id="27" w:author="Warrick Roseboom" w:date="2021-05-05T04:34:00Z" w:initials="WR">
    <w:p w14:paraId="63A76D26" w14:textId="19350DA1" w:rsidR="002E5961" w:rsidRDefault="002E5961">
      <w:pPr>
        <w:pStyle w:val="aa"/>
      </w:pPr>
      <w:r>
        <w:rPr>
          <w:rStyle w:val="a9"/>
        </w:rPr>
        <w:annotationRef/>
      </w:r>
      <w:r>
        <w:t>Citation needed</w:t>
      </w:r>
    </w:p>
  </w:comment>
  <w:comment w:id="28" w:author="Bolin Zhu" w:date="2021-05-06T16:25:00Z" w:initials="BZ">
    <w:p w14:paraId="037EB0CB" w14:textId="77777777" w:rsidR="009A3210" w:rsidRDefault="009A3210">
      <w:pPr>
        <w:pStyle w:val="aa"/>
      </w:pPr>
      <w:r>
        <w:rPr>
          <w:rStyle w:val="a9"/>
        </w:rPr>
        <w:annotationRef/>
      </w:r>
      <w:r>
        <w:rPr>
          <w:rFonts w:hint="eastAsia"/>
        </w:rPr>
        <w:t>有文献写文献</w:t>
      </w:r>
    </w:p>
    <w:p w14:paraId="0F3D8CB5" w14:textId="1356C98C" w:rsidR="009A3210" w:rsidRPr="009A3210" w:rsidRDefault="009A3210">
      <w:pPr>
        <w:pStyle w:val="aa"/>
      </w:pPr>
    </w:p>
  </w:comment>
  <w:comment w:id="30" w:author="Warrick Roseboom" w:date="2021-05-05T04:35:00Z" w:initials="WR">
    <w:p w14:paraId="079845A9" w14:textId="754AC6DE" w:rsidR="0082178C" w:rsidRDefault="0082178C">
      <w:pPr>
        <w:pStyle w:val="aa"/>
      </w:pPr>
      <w:r>
        <w:rPr>
          <w:rStyle w:val="a9"/>
        </w:rPr>
        <w:annotationRef/>
      </w:r>
      <w:r>
        <w:t>Fantasy sports often include gambling these days. You already mention how big sports analytics have gotten. Of course you won’t develop a platform for gambling, but is there any consideration required about how someone might make use of your work?</w:t>
      </w:r>
    </w:p>
  </w:comment>
  <w:comment w:id="33" w:author="Warrick Roseboom" w:date="2021-05-05T04:37:00Z" w:initials="WR">
    <w:p w14:paraId="042011A0" w14:textId="77777777" w:rsidR="009A3210" w:rsidRDefault="00756D0C">
      <w:pPr>
        <w:pStyle w:val="aa"/>
      </w:pPr>
      <w:r>
        <w:rPr>
          <w:rStyle w:val="a9"/>
        </w:rPr>
        <w:annotationRef/>
      </w:r>
      <w:r>
        <w:t xml:space="preserve">As in the initial introduction, are you ignoring that a functional requirement is to combine players and be able to determine a combined rating? </w:t>
      </w:r>
    </w:p>
    <w:p w14:paraId="000A8CB4" w14:textId="77777777" w:rsidR="009A3210" w:rsidRDefault="009A3210">
      <w:pPr>
        <w:pStyle w:val="aa"/>
      </w:pPr>
    </w:p>
    <w:p w14:paraId="1EE0BF90" w14:textId="77777777" w:rsidR="009A3210" w:rsidRDefault="00756D0C">
      <w:pPr>
        <w:pStyle w:val="aa"/>
      </w:pPr>
      <w:r>
        <w:t xml:space="preserve">These functional requirements are about how they game will look. </w:t>
      </w:r>
    </w:p>
    <w:p w14:paraId="3959FC4A" w14:textId="77777777" w:rsidR="009A3210" w:rsidRDefault="00756D0C">
      <w:pPr>
        <w:pStyle w:val="aa"/>
      </w:pPr>
      <w:r>
        <w:t>It’s also worth mentioning how it will work</w:t>
      </w:r>
      <w:r w:rsidR="00DC407E">
        <w:t xml:space="preserve">. </w:t>
      </w:r>
    </w:p>
    <w:p w14:paraId="37F9F99D" w14:textId="2F21A8EB" w:rsidR="00756D0C" w:rsidRDefault="00DC407E">
      <w:pPr>
        <w:pStyle w:val="aa"/>
      </w:pPr>
      <w:r>
        <w:t>This is also worth doing in</w:t>
      </w:r>
      <w:r w:rsidR="00756D0C">
        <w:t xml:space="preserve"> in relation to the review of top trumps and fantasy league</w:t>
      </w:r>
      <w:r>
        <w:t xml:space="preserve"> in the earlier section </w:t>
      </w:r>
      <w:r w:rsidR="00756D0C">
        <w:t>since the way these existing games work doesn’t take into account any kind of “chemistry” metric – they are not designed to do so.</w:t>
      </w:r>
    </w:p>
  </w:comment>
  <w:comment w:id="34" w:author="Bolin Zhu" w:date="2021-05-06T17:58:00Z" w:initials="BZ">
    <w:p w14:paraId="26D76C1D" w14:textId="315B6695" w:rsidR="009A3210" w:rsidRDefault="009A3210">
      <w:pPr>
        <w:pStyle w:val="aa"/>
      </w:pPr>
      <w:r>
        <w:rPr>
          <w:rStyle w:val="a9"/>
        </w:rPr>
        <w:annotationRef/>
      </w:r>
    </w:p>
  </w:comment>
  <w:comment w:id="40" w:author="Warrick Roseboom" w:date="2021-05-05T04:41:00Z" w:initials="WR">
    <w:p w14:paraId="42EAB47F" w14:textId="06F87AAB" w:rsidR="00CE1203" w:rsidRDefault="00CE1203">
      <w:pPr>
        <w:pStyle w:val="aa"/>
      </w:pPr>
      <w:r>
        <w:rPr>
          <w:rStyle w:val="a9"/>
        </w:rPr>
        <w:annotationRef/>
      </w:r>
      <w:r>
        <w:t>This is the first time 2k is mentioned. Many readers wouldn’t understand what is meant.</w:t>
      </w:r>
    </w:p>
  </w:comment>
  <w:comment w:id="41" w:author="Bolin Zhu" w:date="2021-05-06T18:07:00Z" w:initials="BZ">
    <w:p w14:paraId="29492260" w14:textId="77777777" w:rsidR="009A3210" w:rsidRDefault="009A3210">
      <w:pPr>
        <w:pStyle w:val="aa"/>
      </w:pPr>
      <w:r>
        <w:rPr>
          <w:rStyle w:val="a9"/>
        </w:rPr>
        <w:annotationRef/>
      </w:r>
      <w:r>
        <w:rPr>
          <w:rFonts w:hint="eastAsia"/>
        </w:rPr>
        <w:t>介绍一下2k</w:t>
      </w:r>
      <w:r>
        <w:t xml:space="preserve"> rating</w:t>
      </w:r>
      <w:r>
        <w:rPr>
          <w:rFonts w:hint="eastAsia"/>
        </w:rPr>
        <w:t>是个啥</w:t>
      </w:r>
    </w:p>
    <w:p w14:paraId="4C307035" w14:textId="600D7317" w:rsidR="009A3210" w:rsidRDefault="009A3210">
      <w:pPr>
        <w:pStyle w:val="aa"/>
      </w:pPr>
      <w:r>
        <w:rPr>
          <w:rFonts w:hint="eastAsia"/>
        </w:rPr>
        <w:t>要是可以的话在</w:t>
      </w:r>
      <w:r>
        <w:t xml:space="preserve">introduction </w:t>
      </w:r>
      <w:r>
        <w:rPr>
          <w:rFonts w:hint="eastAsia"/>
        </w:rPr>
        <w:t>里面说，要是不行的话在这句话后面解释一下啥事</w:t>
      </w:r>
      <w:r>
        <w:t>2k rating</w:t>
      </w:r>
    </w:p>
  </w:comment>
  <w:comment w:id="44" w:author="Warrick Roseboom" w:date="2021-05-05T04:44:00Z" w:initials="WR">
    <w:p w14:paraId="214B186D" w14:textId="2501E381" w:rsidR="001B0B53" w:rsidRDefault="001B0B53">
      <w:pPr>
        <w:pStyle w:val="aa"/>
      </w:pPr>
      <w:r>
        <w:rPr>
          <w:rStyle w:val="a9"/>
        </w:rPr>
        <w:annotationRef/>
      </w:r>
      <w:r>
        <w:t xml:space="preserve">First time being mentioned, I think. Make sure to provide enough detail for the reader when introducing. </w:t>
      </w:r>
    </w:p>
  </w:comment>
  <w:comment w:id="45" w:author="Bolin Zhu" w:date="2021-05-06T18:10:00Z" w:initials="BZ">
    <w:p w14:paraId="10BEB291" w14:textId="790C9973" w:rsidR="009A3210" w:rsidRDefault="009A3210">
      <w:pPr>
        <w:pStyle w:val="aa"/>
      </w:pPr>
      <w:r>
        <w:rPr>
          <w:rStyle w:val="a9"/>
        </w:rPr>
        <w:annotationRef/>
      </w:r>
      <w:r>
        <w:rPr>
          <w:rFonts w:hint="eastAsia"/>
        </w:rPr>
        <w:t>同样也是能加到</w:t>
      </w:r>
      <w:r>
        <w:t xml:space="preserve">introduction </w:t>
      </w:r>
      <w:r>
        <w:rPr>
          <w:rFonts w:hint="eastAsia"/>
        </w:rPr>
        <w:t>就加进去，不行的话就在这句话后面解释啥是</w:t>
      </w:r>
      <w:r>
        <w:t>fib recursion</w:t>
      </w:r>
    </w:p>
  </w:comment>
  <w:comment w:id="64" w:author="Warrick Roseboom" w:date="2021-05-05T04:57:00Z" w:initials="WR">
    <w:p w14:paraId="1FE67BB5" w14:textId="4DEF9903" w:rsidR="00E44606" w:rsidRDefault="00E44606">
      <w:pPr>
        <w:pStyle w:val="aa"/>
      </w:pPr>
      <w:r>
        <w:rPr>
          <w:rStyle w:val="a9"/>
        </w:rPr>
        <w:annotationRef/>
      </w:r>
      <w:r>
        <w:t>You mean value from your calculation? Be clear</w:t>
      </w:r>
    </w:p>
  </w:comment>
  <w:comment w:id="65" w:author="Warrick Roseboom" w:date="2021-05-05T04:57:00Z" w:initials="WR">
    <w:p w14:paraId="7BCDF675" w14:textId="34467B52" w:rsidR="00E44606" w:rsidRDefault="00E44606">
      <w:pPr>
        <w:pStyle w:val="aa"/>
      </w:pPr>
      <w:r>
        <w:rPr>
          <w:rStyle w:val="a9"/>
        </w:rPr>
        <w:annotationRef/>
      </w:r>
      <w:r>
        <w:t>Average of your method and 2k?</w:t>
      </w:r>
    </w:p>
  </w:comment>
  <w:comment w:id="66" w:author="Warrick Roseboom" w:date="2021-05-05T04:57:00Z" w:initials="WR">
    <w:p w14:paraId="0EF5CFEF" w14:textId="60954C21" w:rsidR="00E44606" w:rsidRDefault="00E44606">
      <w:pPr>
        <w:pStyle w:val="aa"/>
      </w:pPr>
      <w:r>
        <w:rPr>
          <w:rStyle w:val="a9"/>
        </w:rPr>
        <w:annotationRef/>
      </w:r>
      <w:r>
        <w:t>2k team rating only?</w:t>
      </w:r>
    </w:p>
  </w:comment>
  <w:comment w:id="67" w:author="Warrick Roseboom" w:date="2021-05-05T04:58:00Z" w:initials="WR">
    <w:p w14:paraId="5A967FCE" w14:textId="5105DCA5" w:rsidR="00E44606" w:rsidRDefault="00E44606">
      <w:pPr>
        <w:pStyle w:val="aa"/>
      </w:pPr>
      <w:r>
        <w:rPr>
          <w:rStyle w:val="a9"/>
        </w:rPr>
        <w:annotationRef/>
      </w:r>
      <w:r>
        <w:t>What’s the relationship between this and the individual figures above?</w:t>
      </w:r>
    </w:p>
  </w:comment>
  <w:comment w:id="68" w:author="Warrick Roseboom" w:date="2021-05-05T04:59:00Z" w:initials="WR">
    <w:p w14:paraId="0779A195" w14:textId="6E177EE9" w:rsidR="00C712D1" w:rsidRDefault="00C712D1">
      <w:pPr>
        <w:pStyle w:val="aa"/>
      </w:pPr>
      <w:r>
        <w:rPr>
          <w:rStyle w:val="a9"/>
        </w:rPr>
        <w:annotationRef/>
      </w:r>
      <w:r>
        <w:t>It’s hard to know what this means… for a variety of reasons. One</w:t>
      </w:r>
      <w:r w:rsidR="00282AA0">
        <w:t xml:space="preserve"> main reason is just about the y-axis? Is 500 good or bad? How can the reader know? There is no point of reference for the reader about this number</w:t>
      </w:r>
    </w:p>
  </w:comment>
  <w:comment w:id="70" w:author="Warrick Roseboom" w:date="2021-05-05T05:01:00Z" w:initials="WR">
    <w:p w14:paraId="378A67E3" w14:textId="16B87DF2" w:rsidR="00810B86" w:rsidRDefault="00810B86">
      <w:pPr>
        <w:pStyle w:val="aa"/>
      </w:pPr>
      <w:r>
        <w:rPr>
          <w:rStyle w:val="a9"/>
        </w:rPr>
        <w:annotationRef/>
      </w:r>
      <w:r>
        <w:t xml:space="preserve">Where? I didn’t see this. Is that what the </w:t>
      </w:r>
      <w:proofErr w:type="spellStart"/>
      <w:r>
        <w:t>colour</w:t>
      </w:r>
      <w:proofErr w:type="spellEnd"/>
      <w:r>
        <w:t xml:space="preserve"> coding is in the confusion matrix? </w:t>
      </w:r>
      <w:r w:rsidR="00BE39CB">
        <w:t>If so, need to make that clear.</w:t>
      </w:r>
    </w:p>
  </w:comment>
  <w:comment w:id="71" w:author="Bolin Zhu" w:date="2021-05-06T18:11:00Z" w:initials="BZ">
    <w:p w14:paraId="7367CBA8" w14:textId="52D347C4" w:rsidR="009A3210" w:rsidRDefault="009A3210">
      <w:pPr>
        <w:pStyle w:val="aa"/>
      </w:pPr>
      <w:r>
        <w:rPr>
          <w:rStyle w:val="a9"/>
        </w:rPr>
        <w:annotationRef/>
      </w:r>
    </w:p>
  </w:comment>
  <w:comment w:id="76" w:author="Warrick Roseboom" w:date="2021-05-05T05:04:00Z" w:initials="WR">
    <w:p w14:paraId="07F667F7" w14:textId="026A456A" w:rsidR="005E4D34" w:rsidRDefault="005E4D34">
      <w:pPr>
        <w:pStyle w:val="aa"/>
      </w:pPr>
      <w:r>
        <w:rPr>
          <w:rStyle w:val="a9"/>
        </w:rPr>
        <w:annotationRef/>
      </w:r>
      <w:r>
        <w:t>I know the against AI mode was briefly mentioned, but as a reader I have no idea what it looks like. Maybe in the earlier section you could do a bit more to help the reader with this?</w:t>
      </w:r>
    </w:p>
  </w:comment>
  <w:comment w:id="77" w:author="Bolin Zhu" w:date="2021-05-06T18:13:00Z" w:initials="BZ">
    <w:p w14:paraId="23A8185E" w14:textId="45AD6233" w:rsidR="009A3210" w:rsidRDefault="009A3210">
      <w:pPr>
        <w:pStyle w:val="aa"/>
      </w:pPr>
      <w:r>
        <w:rPr>
          <w:rStyle w:val="a9"/>
        </w:rPr>
        <w:annotationRef/>
      </w:r>
      <w:r>
        <w:rPr>
          <w:rFonts w:hint="eastAsia"/>
        </w:rPr>
        <w:t>更加清楚</w:t>
      </w:r>
      <w:r w:rsidR="000E153D">
        <w:rPr>
          <w:rFonts w:hint="eastAsia"/>
        </w:rPr>
        <w:t>说</w:t>
      </w:r>
      <w:r>
        <w:rPr>
          <w:rFonts w:hint="eastAsia"/>
        </w:rPr>
        <w:t>AI</w:t>
      </w:r>
      <w:r>
        <w:t xml:space="preserve"> </w:t>
      </w:r>
      <w:r>
        <w:rPr>
          <w:rFonts w:hint="eastAsia"/>
        </w:rPr>
        <w:t>mode，</w:t>
      </w:r>
      <w:r>
        <w:t xml:space="preserve">if the user want to play on </w:t>
      </w:r>
      <w:proofErr w:type="spellStart"/>
      <w:r>
        <w:t>it’s</w:t>
      </w:r>
      <w:proofErr w:type="spellEnd"/>
      <w:r>
        <w:t xml:space="preserve"> own, then he/she can choose play with AI. During the playing, AI will be able to choose its own team, just like the second player. But to make sure that the player will have fun, AI will choose all the player except those top rank player.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510136" w15:done="0"/>
  <w15:commentEx w15:paraId="73589D30" w15:done="0"/>
  <w15:commentEx w15:paraId="318F87F9" w15:done="0"/>
  <w15:commentEx w15:paraId="0C7D131F" w15:paraIdParent="318F87F9" w15:done="0"/>
  <w15:commentEx w15:paraId="29F7B40F" w15:done="0"/>
  <w15:commentEx w15:paraId="636347A9" w15:paraIdParent="29F7B40F" w15:done="0"/>
  <w15:commentEx w15:paraId="4CBC4234" w15:done="0"/>
  <w15:commentEx w15:paraId="3005B471" w15:paraIdParent="4CBC4234" w15:done="0"/>
  <w15:commentEx w15:paraId="67C67824" w15:done="0"/>
  <w15:commentEx w15:paraId="19F1F6F6" w15:done="0"/>
  <w15:commentEx w15:paraId="7B76246F" w15:paraIdParent="19F1F6F6" w15:done="0"/>
  <w15:commentEx w15:paraId="63A76D26" w15:done="0"/>
  <w15:commentEx w15:paraId="0F3D8CB5" w15:paraIdParent="63A76D26" w15:done="0"/>
  <w15:commentEx w15:paraId="079845A9" w15:done="0"/>
  <w15:commentEx w15:paraId="37F9F99D" w15:done="0"/>
  <w15:commentEx w15:paraId="26D76C1D" w15:paraIdParent="37F9F99D" w15:done="0"/>
  <w15:commentEx w15:paraId="42EAB47F" w15:done="0"/>
  <w15:commentEx w15:paraId="4C307035" w15:paraIdParent="42EAB47F" w15:done="0"/>
  <w15:commentEx w15:paraId="214B186D" w15:done="0"/>
  <w15:commentEx w15:paraId="10BEB291" w15:paraIdParent="214B186D" w15:done="0"/>
  <w15:commentEx w15:paraId="1FE67BB5" w15:done="0"/>
  <w15:commentEx w15:paraId="7BCDF675" w15:done="0"/>
  <w15:commentEx w15:paraId="0EF5CFEF" w15:done="0"/>
  <w15:commentEx w15:paraId="5A967FCE" w15:done="0"/>
  <w15:commentEx w15:paraId="0779A195" w15:done="0"/>
  <w15:commentEx w15:paraId="378A67E3" w15:done="0"/>
  <w15:commentEx w15:paraId="7367CBA8" w15:paraIdParent="378A67E3" w15:done="0"/>
  <w15:commentEx w15:paraId="07F667F7" w15:done="0"/>
  <w15:commentEx w15:paraId="23A8185E" w15:paraIdParent="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2B" w16cex:dateUtc="2021-05-05T03:27: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1" w16cex:dateUtc="2021-05-05T03:35:00Z"/>
  <w16cex:commentExtensible w16cex:durableId="243C9F1E" w16cex:dateUtc="2021-05-05T03:35:00Z"/>
  <w16cex:commentExtensible w16cex:durableId="243C9F86" w16cex:dateUtc="2021-05-05T03:37:00Z"/>
  <w16cex:commentExtensible w16cex:durableId="243CA06A" w16cex:dateUtc="2021-05-05T03:41:00Z"/>
  <w16cex:commentExtensible w16cex:durableId="243CA12E" w16cex:dateUtc="2021-05-05T03:44:00Z"/>
  <w16cex:commentExtensible w16cex:durableId="243CA137" w16cex:dateUtc="2021-05-05T03:44: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1C" w16cex:dateUtc="2021-05-05T04:01: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510136" w16cid:durableId="243C9BF9"/>
  <w16cid:commentId w16cid:paraId="73589D30" w16cid:durableId="243C9C71"/>
  <w16cid:commentId w16cid:paraId="318F87F9" w16cid:durableId="243C9CAE"/>
  <w16cid:commentId w16cid:paraId="0C7D131F" w16cid:durableId="243E7F8D"/>
  <w16cid:commentId w16cid:paraId="29F7B40F" w16cid:durableId="243C9D2B"/>
  <w16cid:commentId w16cid:paraId="636347A9" w16cid:durableId="243E7FD9"/>
  <w16cid:commentId w16cid:paraId="4CBC4234" w16cid:durableId="243C9D8C"/>
  <w16cid:commentId w16cid:paraId="3005B471" w16cid:durableId="243E9469"/>
  <w16cid:commentId w16cid:paraId="67C67824" w16cid:durableId="243C9DE1"/>
  <w16cid:commentId w16cid:paraId="19F1F6F6" w16cid:durableId="243CA110"/>
  <w16cid:commentId w16cid:paraId="7B76246F" w16cid:durableId="243E96D0"/>
  <w16cid:commentId w16cid:paraId="63A76D26" w16cid:durableId="243C9EE4"/>
  <w16cid:commentId w16cid:paraId="0F3D8CB5" w16cid:durableId="243E96F3"/>
  <w16cid:commentId w16cid:paraId="079845A9" w16cid:durableId="243C9F1E"/>
  <w16cid:commentId w16cid:paraId="37F9F99D" w16cid:durableId="243C9F86"/>
  <w16cid:commentId w16cid:paraId="26D76C1D" w16cid:durableId="243EACC8"/>
  <w16cid:commentId w16cid:paraId="42EAB47F" w16cid:durableId="243CA06A"/>
  <w16cid:commentId w16cid:paraId="4C307035" w16cid:durableId="243EAEEE"/>
  <w16cid:commentId w16cid:paraId="214B186D" w16cid:durableId="243CA137"/>
  <w16cid:commentId w16cid:paraId="10BEB291" w16cid:durableId="243EAF89"/>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378A67E3" w16cid:durableId="243CA51C"/>
  <w16cid:commentId w16cid:paraId="7367CBA8" w16cid:durableId="243EAFDF"/>
  <w16cid:commentId w16cid:paraId="07F667F7" w16cid:durableId="243CA5C5"/>
  <w16cid:commentId w16cid:paraId="23A8185E" w16cid:durableId="243EB0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A5FC0" w14:textId="77777777" w:rsidR="00FD3459" w:rsidRDefault="00FD3459" w:rsidP="00805DD8">
      <w:r>
        <w:separator/>
      </w:r>
    </w:p>
  </w:endnote>
  <w:endnote w:type="continuationSeparator" w:id="0">
    <w:p w14:paraId="7C4F66F7" w14:textId="77777777" w:rsidR="00FD3459" w:rsidRDefault="00FD3459"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AB9C2" w14:textId="77777777" w:rsidR="00FD3459" w:rsidRDefault="00FD3459" w:rsidP="00805DD8">
      <w:r>
        <w:separator/>
      </w:r>
    </w:p>
  </w:footnote>
  <w:footnote w:type="continuationSeparator" w:id="0">
    <w:p w14:paraId="7B1CA463" w14:textId="77777777" w:rsidR="00FD3459" w:rsidRDefault="00FD3459"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rick Roseboom">
    <w15:presenceInfo w15:providerId="AD" w15:userId="S::wjr22@sussex.ac.uk::c9d4569e-2bf7-4910-ba7f-2c411414dde1"/>
  </w15:person>
  <w15:person w15:author="Bolin Zhu">
    <w15:presenceInfo w15:providerId="AD" w15:userId="S::bz69@sussex.ac.uk::fc55237e-3cf9-4a36-b852-e4d7cc8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51349"/>
    <w:rsid w:val="00065ABD"/>
    <w:rsid w:val="00075FB7"/>
    <w:rsid w:val="00081E65"/>
    <w:rsid w:val="00084870"/>
    <w:rsid w:val="00092669"/>
    <w:rsid w:val="000A0266"/>
    <w:rsid w:val="000A4B0F"/>
    <w:rsid w:val="000B159C"/>
    <w:rsid w:val="000B1B8A"/>
    <w:rsid w:val="000B46C7"/>
    <w:rsid w:val="000B7DF8"/>
    <w:rsid w:val="000C1744"/>
    <w:rsid w:val="000C4BC7"/>
    <w:rsid w:val="000D60B4"/>
    <w:rsid w:val="000E153D"/>
    <w:rsid w:val="000E39C9"/>
    <w:rsid w:val="000F1B12"/>
    <w:rsid w:val="000F6FE7"/>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4E5C00"/>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A3210"/>
    <w:rsid w:val="009B7203"/>
    <w:rsid w:val="009C42C7"/>
    <w:rsid w:val="009C7D07"/>
    <w:rsid w:val="009E60AA"/>
    <w:rsid w:val="009E6E8E"/>
    <w:rsid w:val="009F67B1"/>
    <w:rsid w:val="00A01428"/>
    <w:rsid w:val="00A13F45"/>
    <w:rsid w:val="00A350D7"/>
    <w:rsid w:val="00A35934"/>
    <w:rsid w:val="00A35CEF"/>
    <w:rsid w:val="00A47622"/>
    <w:rsid w:val="00A57EB6"/>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91B24"/>
    <w:rsid w:val="00CA03B4"/>
    <w:rsid w:val="00CC4286"/>
    <w:rsid w:val="00CE0792"/>
    <w:rsid w:val="00CE1203"/>
    <w:rsid w:val="00CE5677"/>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1B05"/>
    <w:rsid w:val="00F2635F"/>
    <w:rsid w:val="00F40C11"/>
    <w:rsid w:val="00F50444"/>
    <w:rsid w:val="00F80BDB"/>
    <w:rsid w:val="00F9747D"/>
    <w:rsid w:val="00F97729"/>
    <w:rsid w:val="00FA236A"/>
    <w:rsid w:val="00FB10C7"/>
    <w:rsid w:val="00FC2823"/>
    <w:rsid w:val="00FD3459"/>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 w:type="paragraph" w:styleId="af0">
    <w:name w:val="header"/>
    <w:basedOn w:val="a"/>
    <w:link w:val="af1"/>
    <w:uiPriority w:val="99"/>
    <w:unhideWhenUsed/>
    <w:rsid w:val="00805DD8"/>
    <w:pPr>
      <w:tabs>
        <w:tab w:val="center" w:pos="4513"/>
        <w:tab w:val="right" w:pos="9026"/>
      </w:tabs>
    </w:pPr>
  </w:style>
  <w:style w:type="character" w:customStyle="1" w:styleId="af1">
    <w:name w:val="页眉 字符"/>
    <w:basedOn w:val="a0"/>
    <w:link w:val="af0"/>
    <w:uiPriority w:val="99"/>
    <w:rsid w:val="00805DD8"/>
  </w:style>
  <w:style w:type="paragraph" w:styleId="af2">
    <w:name w:val="footer"/>
    <w:basedOn w:val="a"/>
    <w:link w:val="af3"/>
    <w:uiPriority w:val="99"/>
    <w:unhideWhenUsed/>
    <w:rsid w:val="00805DD8"/>
    <w:pPr>
      <w:tabs>
        <w:tab w:val="center" w:pos="4513"/>
        <w:tab w:val="right" w:pos="9026"/>
      </w:tabs>
    </w:pPr>
  </w:style>
  <w:style w:type="character" w:customStyle="1" w:styleId="af3">
    <w:name w:val="页脚 字符"/>
    <w:basedOn w:val="a0"/>
    <w:link w:val="af2"/>
    <w:uiPriority w:val="99"/>
    <w:rsid w:val="00805DD8"/>
  </w:style>
  <w:style w:type="paragraph" w:styleId="af4">
    <w:name w:val="footnote text"/>
    <w:basedOn w:val="a"/>
    <w:link w:val="af5"/>
    <w:uiPriority w:val="99"/>
    <w:semiHidden/>
    <w:unhideWhenUsed/>
    <w:rsid w:val="00805DD8"/>
    <w:rPr>
      <w:sz w:val="20"/>
      <w:szCs w:val="20"/>
    </w:rPr>
  </w:style>
  <w:style w:type="character" w:customStyle="1" w:styleId="af5">
    <w:name w:val="脚注文本 字符"/>
    <w:basedOn w:val="a0"/>
    <w:link w:val="af4"/>
    <w:uiPriority w:val="99"/>
    <w:semiHidden/>
    <w:rsid w:val="00805DD8"/>
    <w:rPr>
      <w:sz w:val="20"/>
      <w:szCs w:val="20"/>
    </w:rPr>
  </w:style>
  <w:style w:type="character" w:styleId="af6">
    <w:name w:val="footnote reference"/>
    <w:basedOn w:val="a0"/>
    <w:uiPriority w:val="99"/>
    <w:semiHidden/>
    <w:unhideWhenUsed/>
    <w:rsid w:val="00805DD8"/>
    <w:rPr>
      <w:vertAlign w:val="superscript"/>
    </w:rPr>
  </w:style>
  <w:style w:type="paragraph" w:styleId="af7">
    <w:name w:val="Bibliography"/>
    <w:basedOn w:val="a"/>
    <w:next w:val="a"/>
    <w:uiPriority w:val="37"/>
    <w:unhideWhenUsed/>
    <w:rsid w:val="00805DD8"/>
  </w:style>
  <w:style w:type="paragraph" w:styleId="af8">
    <w:name w:val="Revision"/>
    <w:hidden/>
    <w:uiPriority w:val="99"/>
    <w:semiHidden/>
    <w:rsid w:val="00A35934"/>
  </w:style>
  <w:style w:type="character" w:customStyle="1" w:styleId="mjx-char">
    <w:name w:val="mjx-char"/>
    <w:basedOn w:val="a0"/>
    <w:rsid w:val="00DA6612"/>
  </w:style>
  <w:style w:type="character" w:customStyle="1" w:styleId="mjxassistivemathml">
    <w:name w:val="mjx_assistive_mathml"/>
    <w:basedOn w:val="a0"/>
    <w:rsid w:val="00DA6612"/>
  </w:style>
  <w:style w:type="character" w:styleId="af9">
    <w:name w:val="Placeholder Text"/>
    <w:basedOn w:val="a0"/>
    <w:uiPriority w:val="99"/>
    <w:semiHidden/>
    <w:rsid w:val="00C76199"/>
    <w:rPr>
      <w:color w:val="808080"/>
    </w:rPr>
  </w:style>
  <w:style w:type="character" w:styleId="afa">
    <w:name w:val="Unresolved Mention"/>
    <w:basedOn w:val="a0"/>
    <w:uiPriority w:val="99"/>
    <w:semiHidden/>
    <w:unhideWhenUsed/>
    <w:rsid w:val="009E60AA"/>
    <w:rPr>
      <w:color w:val="605E5C"/>
      <w:shd w:val="clear" w:color="auto" w:fill="E1DFDD"/>
    </w:rPr>
  </w:style>
  <w:style w:type="character" w:styleId="afb">
    <w:name w:val="FollowedHyperlink"/>
    <w:basedOn w:val="a0"/>
    <w:uiPriority w:val="99"/>
    <w:semiHidden/>
    <w:unhideWhenUsed/>
    <w:rsid w:val="009E60AA"/>
    <w:rPr>
      <w:color w:val="954F72"/>
      <w:u w:val="single"/>
    </w:rPr>
  </w:style>
  <w:style w:type="paragraph" w:customStyle="1" w:styleId="msonormal0">
    <w:name w:val="msonormal"/>
    <w:basedOn w:val="a"/>
    <w:rsid w:val="009E60AA"/>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9E60AA"/>
    <w:pPr>
      <w:widowControl/>
      <w:spacing w:before="100" w:beforeAutospacing="1" w:after="100" w:afterAutospacing="1"/>
      <w:jc w:val="left"/>
    </w:pPr>
    <w:rPr>
      <w:rFonts w:ascii="DengXian" w:eastAsia="DengXian" w:hAnsi="DengXi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2kratings.com" TargetMode="External"/><Relationship Id="rId21" Type="http://schemas.openxmlformats.org/officeDocument/2006/relationships/image" Target="media/image11.jp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hyperlink" Target="https://www.basketball-referenc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package" Target="embeddings/Microsoft_Excel____.xlsx"/><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6</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s>
</file>

<file path=customXml/itemProps1.xml><?xml version="1.0" encoding="utf-8"?>
<ds:datastoreItem xmlns:ds="http://schemas.openxmlformats.org/officeDocument/2006/customXml" ds:itemID="{374411AC-55C3-1546-A0CB-4D2305D2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54</Pages>
  <Words>12051</Words>
  <Characters>68695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4</cp:revision>
  <dcterms:created xsi:type="dcterms:W3CDTF">2021-05-07T14:12:00Z</dcterms:created>
  <dcterms:modified xsi:type="dcterms:W3CDTF">2021-05-07T19:03:00Z</dcterms:modified>
</cp:coreProperties>
</file>