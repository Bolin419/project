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5E5DC4">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5E5DC4">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cex="http://schemas.microsoft.com/office/word/2018/wordml/cex" xmlns:w16="http://schemas.microsoft.com/office/word/2018/wordml" xmlns:w16sdtdh="http://schemas.microsoft.com/office/word/2020/wordml/sdtdatahash">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" filled="f" stroked="f" strokeweight=".5pt">
                    <v:textbox style="mso-fit-shape-to-text:t" inset="0,0,0,0">
                      <w:txbxContent>
                        <w:p w14:paraId="39407341" w14:textId="00B1E200" w:rsidR="00081E65" w:rsidRDefault="003D4EC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3D4EC2">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 xml:space="preserve">Table of </w:t>
          </w:r>
          <w:commentRangeStart w:id="1"/>
          <w:r w:rsidRPr="00211D8D">
            <w:rPr>
              <w:rFonts w:ascii="Calibri" w:hAnsi="Calibri"/>
              <w:sz w:val="28"/>
              <w:szCs w:val="28"/>
            </w:rPr>
            <w:t>content</w:t>
          </w:r>
          <w:commentRangeEnd w:id="1"/>
          <w:r w:rsidR="00FC2823">
            <w:rPr>
              <w:rStyle w:val="a9"/>
              <w:rFonts w:asciiTheme="minorHAnsi" w:eastAsiaTheme="minorEastAsia" w:hAnsiTheme="minorHAnsi" w:cstheme="minorBidi"/>
              <w:color w:val="auto"/>
              <w:kern w:val="2"/>
            </w:rPr>
            <w:commentReference w:id="1"/>
          </w:r>
        </w:p>
        <w:p w14:paraId="66794A66" w14:textId="42E9C9FA" w:rsidR="009A3210"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223419" w:history="1">
            <w:r w:rsidR="009A3210" w:rsidRPr="002431D6">
              <w:rPr>
                <w:rStyle w:val="a5"/>
                <w:noProof/>
              </w:rPr>
              <w:t xml:space="preserve">1 </w:t>
            </w:r>
            <w:r w:rsidR="009A3210" w:rsidRPr="002431D6">
              <w:rPr>
                <w:rStyle w:val="a5"/>
                <w:rFonts w:ascii="Calibri" w:hAnsi="Calibri"/>
                <w:noProof/>
              </w:rPr>
              <w:t>Introduction</w:t>
            </w:r>
            <w:r w:rsidR="009A3210">
              <w:rPr>
                <w:noProof/>
                <w:webHidden/>
              </w:rPr>
              <w:tab/>
            </w:r>
            <w:r w:rsidR="009A3210">
              <w:rPr>
                <w:noProof/>
                <w:webHidden/>
              </w:rPr>
              <w:fldChar w:fldCharType="begin"/>
            </w:r>
            <w:r w:rsidR="009A3210">
              <w:rPr>
                <w:noProof/>
                <w:webHidden/>
              </w:rPr>
              <w:instrText xml:space="preserve"> PAGEREF _Toc71223419 \h </w:instrText>
            </w:r>
            <w:r w:rsidR="009A3210">
              <w:rPr>
                <w:noProof/>
                <w:webHidden/>
              </w:rPr>
            </w:r>
            <w:r w:rsidR="009A3210">
              <w:rPr>
                <w:noProof/>
                <w:webHidden/>
              </w:rPr>
              <w:fldChar w:fldCharType="separate"/>
            </w:r>
            <w:r w:rsidR="009A3210">
              <w:rPr>
                <w:noProof/>
                <w:webHidden/>
              </w:rPr>
              <w:t>3</w:t>
            </w:r>
            <w:r w:rsidR="009A3210">
              <w:rPr>
                <w:noProof/>
                <w:webHidden/>
              </w:rPr>
              <w:fldChar w:fldCharType="end"/>
            </w:r>
          </w:hyperlink>
        </w:p>
        <w:p w14:paraId="56280FFB" w14:textId="6CEF8B29" w:rsidR="009A3210" w:rsidRDefault="005E5DC4">
          <w:pPr>
            <w:pStyle w:val="TOC1"/>
            <w:tabs>
              <w:tab w:val="right" w:leader="dot" w:pos="9016"/>
            </w:tabs>
            <w:rPr>
              <w:noProof/>
              <w:szCs w:val="24"/>
            </w:rPr>
          </w:pPr>
          <w:hyperlink w:anchor="_Toc71223420" w:history="1">
            <w:r w:rsidR="009A3210" w:rsidRPr="002431D6">
              <w:rPr>
                <w:rStyle w:val="a5"/>
                <w:rFonts w:ascii="Calibri" w:hAnsi="Calibri"/>
                <w:noProof/>
              </w:rPr>
              <w:t>2.Background research</w:t>
            </w:r>
            <w:r w:rsidR="009A3210">
              <w:rPr>
                <w:noProof/>
                <w:webHidden/>
              </w:rPr>
              <w:tab/>
            </w:r>
            <w:r w:rsidR="009A3210">
              <w:rPr>
                <w:noProof/>
                <w:webHidden/>
              </w:rPr>
              <w:fldChar w:fldCharType="begin"/>
            </w:r>
            <w:r w:rsidR="009A3210">
              <w:rPr>
                <w:noProof/>
                <w:webHidden/>
              </w:rPr>
              <w:instrText xml:space="preserve"> PAGEREF _Toc71223420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59FA03B9" w14:textId="50C18B97" w:rsidR="009A3210" w:rsidRDefault="005E5DC4">
          <w:pPr>
            <w:pStyle w:val="TOC2"/>
            <w:tabs>
              <w:tab w:val="right" w:leader="dot" w:pos="9016"/>
            </w:tabs>
            <w:rPr>
              <w:noProof/>
              <w:szCs w:val="24"/>
            </w:rPr>
          </w:pPr>
          <w:hyperlink w:anchor="_Toc71223421" w:history="1">
            <w:r w:rsidR="009A3210" w:rsidRPr="002431D6">
              <w:rPr>
                <w:rStyle w:val="a5"/>
                <w:rFonts w:ascii="Calibri" w:hAnsi="Calibri"/>
                <w:noProof/>
              </w:rPr>
              <w:t>Top Trumps: NBA All Stars</w:t>
            </w:r>
            <w:r w:rsidR="009A3210">
              <w:rPr>
                <w:noProof/>
                <w:webHidden/>
              </w:rPr>
              <w:tab/>
            </w:r>
            <w:r w:rsidR="009A3210">
              <w:rPr>
                <w:noProof/>
                <w:webHidden/>
              </w:rPr>
              <w:fldChar w:fldCharType="begin"/>
            </w:r>
            <w:r w:rsidR="009A3210">
              <w:rPr>
                <w:noProof/>
                <w:webHidden/>
              </w:rPr>
              <w:instrText xml:space="preserve"> PAGEREF _Toc71223421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676DAD7E" w14:textId="023181F9" w:rsidR="009A3210" w:rsidRDefault="005E5DC4">
          <w:pPr>
            <w:pStyle w:val="TOC2"/>
            <w:tabs>
              <w:tab w:val="right" w:leader="dot" w:pos="9016"/>
            </w:tabs>
            <w:rPr>
              <w:noProof/>
              <w:szCs w:val="24"/>
            </w:rPr>
          </w:pPr>
          <w:hyperlink w:anchor="_Toc71223422" w:history="1">
            <w:r w:rsidR="009A3210" w:rsidRPr="002431D6">
              <w:rPr>
                <w:rStyle w:val="a5"/>
                <w:rFonts w:ascii="Calibri" w:hAnsi="Calibri"/>
                <w:noProof/>
              </w:rPr>
              <w:t>Fantasy basketball league</w:t>
            </w:r>
            <w:r w:rsidR="009A3210">
              <w:rPr>
                <w:noProof/>
                <w:webHidden/>
              </w:rPr>
              <w:tab/>
            </w:r>
            <w:r w:rsidR="009A3210">
              <w:rPr>
                <w:noProof/>
                <w:webHidden/>
              </w:rPr>
              <w:fldChar w:fldCharType="begin"/>
            </w:r>
            <w:r w:rsidR="009A3210">
              <w:rPr>
                <w:noProof/>
                <w:webHidden/>
              </w:rPr>
              <w:instrText xml:space="preserve"> PAGEREF _Toc71223422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75A59A14" w14:textId="281630B3" w:rsidR="009A3210" w:rsidRDefault="005E5DC4">
          <w:pPr>
            <w:pStyle w:val="TOC3"/>
            <w:tabs>
              <w:tab w:val="right" w:leader="dot" w:pos="9016"/>
            </w:tabs>
            <w:rPr>
              <w:noProof/>
              <w:szCs w:val="24"/>
            </w:rPr>
          </w:pPr>
          <w:hyperlink w:anchor="_Toc71223423" w:history="1">
            <w:r w:rsidR="009A3210" w:rsidRPr="002431D6">
              <w:rPr>
                <w:rStyle w:val="a5"/>
                <w:rFonts w:ascii="Calibri" w:hAnsi="Calibri"/>
                <w:noProof/>
              </w:rPr>
              <w:t>NBA Fantasy</w:t>
            </w:r>
            <w:r w:rsidR="009A3210">
              <w:rPr>
                <w:noProof/>
                <w:webHidden/>
              </w:rPr>
              <w:tab/>
            </w:r>
            <w:r w:rsidR="009A3210">
              <w:rPr>
                <w:noProof/>
                <w:webHidden/>
              </w:rPr>
              <w:fldChar w:fldCharType="begin"/>
            </w:r>
            <w:r w:rsidR="009A3210">
              <w:rPr>
                <w:noProof/>
                <w:webHidden/>
              </w:rPr>
              <w:instrText xml:space="preserve"> PAGEREF _Toc71223423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6D14F344" w14:textId="65167AA3" w:rsidR="009A3210" w:rsidRDefault="005E5DC4">
          <w:pPr>
            <w:pStyle w:val="TOC3"/>
            <w:tabs>
              <w:tab w:val="right" w:leader="dot" w:pos="9016"/>
            </w:tabs>
            <w:rPr>
              <w:noProof/>
              <w:szCs w:val="24"/>
            </w:rPr>
          </w:pPr>
          <w:hyperlink w:anchor="_Toc71223424" w:history="1">
            <w:r w:rsidR="009A3210" w:rsidRPr="002431D6">
              <w:rPr>
                <w:rStyle w:val="a5"/>
                <w:rFonts w:ascii="Calibri" w:hAnsi="Calibri"/>
                <w:noProof/>
              </w:rPr>
              <w:t>Yahoo Fantasy basketball</w:t>
            </w:r>
            <w:r w:rsidR="009A3210">
              <w:rPr>
                <w:noProof/>
                <w:webHidden/>
              </w:rPr>
              <w:tab/>
            </w:r>
            <w:r w:rsidR="009A3210">
              <w:rPr>
                <w:noProof/>
                <w:webHidden/>
              </w:rPr>
              <w:fldChar w:fldCharType="begin"/>
            </w:r>
            <w:r w:rsidR="009A3210">
              <w:rPr>
                <w:noProof/>
                <w:webHidden/>
              </w:rPr>
              <w:instrText xml:space="preserve"> PAGEREF _Toc71223424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57C5573C" w14:textId="0959D678" w:rsidR="009A3210" w:rsidRDefault="005E5DC4">
          <w:pPr>
            <w:pStyle w:val="TOC2"/>
            <w:tabs>
              <w:tab w:val="right" w:leader="dot" w:pos="9016"/>
            </w:tabs>
            <w:rPr>
              <w:noProof/>
              <w:szCs w:val="24"/>
            </w:rPr>
          </w:pPr>
          <w:hyperlink w:anchor="_Toc71223425" w:history="1">
            <w:r w:rsidR="009A3210" w:rsidRPr="002431D6">
              <w:rPr>
                <w:rStyle w:val="a5"/>
                <w:rFonts w:ascii="Calibri" w:hAnsi="Calibri"/>
                <w:noProof/>
              </w:rPr>
              <w:t>The team Elo rating system</w:t>
            </w:r>
            <w:r w:rsidR="009A3210">
              <w:rPr>
                <w:noProof/>
                <w:webHidden/>
              </w:rPr>
              <w:tab/>
            </w:r>
            <w:r w:rsidR="009A3210">
              <w:rPr>
                <w:noProof/>
                <w:webHidden/>
              </w:rPr>
              <w:fldChar w:fldCharType="begin"/>
            </w:r>
            <w:r w:rsidR="009A3210">
              <w:rPr>
                <w:noProof/>
                <w:webHidden/>
              </w:rPr>
              <w:instrText xml:space="preserve"> PAGEREF _Toc71223425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48B0896A" w14:textId="0FAD0216" w:rsidR="009A3210" w:rsidRDefault="005E5DC4">
          <w:pPr>
            <w:pStyle w:val="TOC2"/>
            <w:tabs>
              <w:tab w:val="right" w:leader="dot" w:pos="9016"/>
            </w:tabs>
            <w:rPr>
              <w:noProof/>
              <w:szCs w:val="24"/>
            </w:rPr>
          </w:pPr>
          <w:hyperlink w:anchor="_Toc71223426" w:history="1">
            <w:r w:rsidR="009A3210" w:rsidRPr="002431D6">
              <w:rPr>
                <w:rStyle w:val="a5"/>
                <w:rFonts w:ascii="Calibri" w:hAnsi="Calibri"/>
                <w:noProof/>
                <w:bdr w:val="none" w:sz="0" w:space="0" w:color="auto" w:frame="1"/>
                <w:shd w:val="clear" w:color="auto" w:fill="FFFFFF"/>
              </w:rPr>
              <w:t>The formula of Elo rating system</w:t>
            </w:r>
            <w:r w:rsidR="009A3210">
              <w:rPr>
                <w:noProof/>
                <w:webHidden/>
              </w:rPr>
              <w:tab/>
            </w:r>
            <w:r w:rsidR="009A3210">
              <w:rPr>
                <w:noProof/>
                <w:webHidden/>
              </w:rPr>
              <w:fldChar w:fldCharType="begin"/>
            </w:r>
            <w:r w:rsidR="009A3210">
              <w:rPr>
                <w:noProof/>
                <w:webHidden/>
              </w:rPr>
              <w:instrText xml:space="preserve"> PAGEREF _Toc71223426 \h </w:instrText>
            </w:r>
            <w:r w:rsidR="009A3210">
              <w:rPr>
                <w:noProof/>
                <w:webHidden/>
              </w:rPr>
            </w:r>
            <w:r w:rsidR="009A3210">
              <w:rPr>
                <w:noProof/>
                <w:webHidden/>
              </w:rPr>
              <w:fldChar w:fldCharType="separate"/>
            </w:r>
            <w:r w:rsidR="009A3210">
              <w:rPr>
                <w:noProof/>
                <w:webHidden/>
              </w:rPr>
              <w:t>7</w:t>
            </w:r>
            <w:r w:rsidR="009A3210">
              <w:rPr>
                <w:noProof/>
                <w:webHidden/>
              </w:rPr>
              <w:fldChar w:fldCharType="end"/>
            </w:r>
          </w:hyperlink>
        </w:p>
        <w:p w14:paraId="37948193" w14:textId="7A29AD42" w:rsidR="009A3210" w:rsidRDefault="005E5DC4">
          <w:pPr>
            <w:pStyle w:val="TOC2"/>
            <w:tabs>
              <w:tab w:val="right" w:leader="dot" w:pos="9016"/>
            </w:tabs>
            <w:rPr>
              <w:noProof/>
              <w:szCs w:val="24"/>
            </w:rPr>
          </w:pPr>
          <w:hyperlink w:anchor="_Toc71223427" w:history="1">
            <w:r w:rsidR="009A3210" w:rsidRPr="002431D6">
              <w:rPr>
                <w:rStyle w:val="a5"/>
                <w:rFonts w:ascii="Calibri" w:hAnsi="Calibri"/>
                <w:noProof/>
              </w:rPr>
              <w:t>Per(Player Efficiency Rating)</w:t>
            </w:r>
            <w:r w:rsidR="009A3210">
              <w:rPr>
                <w:noProof/>
                <w:webHidden/>
              </w:rPr>
              <w:tab/>
            </w:r>
            <w:r w:rsidR="009A3210">
              <w:rPr>
                <w:noProof/>
                <w:webHidden/>
              </w:rPr>
              <w:fldChar w:fldCharType="begin"/>
            </w:r>
            <w:r w:rsidR="009A3210">
              <w:rPr>
                <w:noProof/>
                <w:webHidden/>
              </w:rPr>
              <w:instrText xml:space="preserve"> PAGEREF _Toc71223427 \h </w:instrText>
            </w:r>
            <w:r w:rsidR="009A3210">
              <w:rPr>
                <w:noProof/>
                <w:webHidden/>
              </w:rPr>
            </w:r>
            <w:r w:rsidR="009A3210">
              <w:rPr>
                <w:noProof/>
                <w:webHidden/>
              </w:rPr>
              <w:fldChar w:fldCharType="separate"/>
            </w:r>
            <w:r w:rsidR="009A3210">
              <w:rPr>
                <w:noProof/>
                <w:webHidden/>
              </w:rPr>
              <w:t>8</w:t>
            </w:r>
            <w:r w:rsidR="009A3210">
              <w:rPr>
                <w:noProof/>
                <w:webHidden/>
              </w:rPr>
              <w:fldChar w:fldCharType="end"/>
            </w:r>
          </w:hyperlink>
        </w:p>
        <w:p w14:paraId="573BA49D" w14:textId="1E0AEBB6" w:rsidR="009A3210" w:rsidRDefault="005E5DC4">
          <w:pPr>
            <w:pStyle w:val="TOC1"/>
            <w:tabs>
              <w:tab w:val="right" w:leader="dot" w:pos="9016"/>
            </w:tabs>
            <w:rPr>
              <w:noProof/>
              <w:szCs w:val="24"/>
            </w:rPr>
          </w:pPr>
          <w:hyperlink w:anchor="_Toc71223428" w:history="1">
            <w:r w:rsidR="009A3210" w:rsidRPr="002431D6">
              <w:rPr>
                <w:rStyle w:val="a5"/>
                <w:rFonts w:ascii="Calibri" w:hAnsi="Calibri"/>
                <w:noProof/>
              </w:rPr>
              <w:t>3.Professional considerations</w:t>
            </w:r>
            <w:r w:rsidR="009A3210">
              <w:rPr>
                <w:noProof/>
                <w:webHidden/>
              </w:rPr>
              <w:tab/>
            </w:r>
            <w:r w:rsidR="009A3210">
              <w:rPr>
                <w:noProof/>
                <w:webHidden/>
              </w:rPr>
              <w:fldChar w:fldCharType="begin"/>
            </w:r>
            <w:r w:rsidR="009A3210">
              <w:rPr>
                <w:noProof/>
                <w:webHidden/>
              </w:rPr>
              <w:instrText xml:space="preserve"> PAGEREF _Toc71223428 \h </w:instrText>
            </w:r>
            <w:r w:rsidR="009A3210">
              <w:rPr>
                <w:noProof/>
                <w:webHidden/>
              </w:rPr>
            </w:r>
            <w:r w:rsidR="009A3210">
              <w:rPr>
                <w:noProof/>
                <w:webHidden/>
              </w:rPr>
              <w:fldChar w:fldCharType="separate"/>
            </w:r>
            <w:r w:rsidR="009A3210">
              <w:rPr>
                <w:noProof/>
                <w:webHidden/>
              </w:rPr>
              <w:t>9</w:t>
            </w:r>
            <w:r w:rsidR="009A3210">
              <w:rPr>
                <w:noProof/>
                <w:webHidden/>
              </w:rPr>
              <w:fldChar w:fldCharType="end"/>
            </w:r>
          </w:hyperlink>
        </w:p>
        <w:p w14:paraId="26270E6D" w14:textId="4237AF1D" w:rsidR="009A3210" w:rsidRDefault="005E5DC4">
          <w:pPr>
            <w:pStyle w:val="TOC1"/>
            <w:tabs>
              <w:tab w:val="right" w:leader="dot" w:pos="9016"/>
            </w:tabs>
            <w:rPr>
              <w:noProof/>
              <w:szCs w:val="24"/>
            </w:rPr>
          </w:pPr>
          <w:hyperlink w:anchor="_Toc71223429" w:history="1">
            <w:r w:rsidR="009A3210" w:rsidRPr="002431D6">
              <w:rPr>
                <w:rStyle w:val="a5"/>
                <w:noProof/>
              </w:rPr>
              <w:t>4.Requirement analysis</w:t>
            </w:r>
            <w:r w:rsidR="009A3210">
              <w:rPr>
                <w:noProof/>
                <w:webHidden/>
              </w:rPr>
              <w:tab/>
            </w:r>
            <w:r w:rsidR="009A3210">
              <w:rPr>
                <w:noProof/>
                <w:webHidden/>
              </w:rPr>
              <w:fldChar w:fldCharType="begin"/>
            </w:r>
            <w:r w:rsidR="009A3210">
              <w:rPr>
                <w:noProof/>
                <w:webHidden/>
              </w:rPr>
              <w:instrText xml:space="preserve"> PAGEREF _Toc71223429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43613AF2" w14:textId="0A77CDF8" w:rsidR="009A3210" w:rsidRDefault="005E5DC4">
          <w:pPr>
            <w:pStyle w:val="TOC2"/>
            <w:tabs>
              <w:tab w:val="right" w:leader="dot" w:pos="9016"/>
            </w:tabs>
            <w:rPr>
              <w:noProof/>
              <w:szCs w:val="24"/>
            </w:rPr>
          </w:pPr>
          <w:hyperlink w:anchor="_Toc71223430" w:history="1">
            <w:r w:rsidR="009A3210" w:rsidRPr="002431D6">
              <w:rPr>
                <w:rStyle w:val="a5"/>
                <w:rFonts w:ascii="Calibri" w:hAnsi="Calibri"/>
                <w:noProof/>
              </w:rPr>
              <w:t>Functional requirements</w:t>
            </w:r>
            <w:r w:rsidR="009A3210">
              <w:rPr>
                <w:noProof/>
                <w:webHidden/>
              </w:rPr>
              <w:tab/>
            </w:r>
            <w:r w:rsidR="009A3210">
              <w:rPr>
                <w:noProof/>
                <w:webHidden/>
              </w:rPr>
              <w:fldChar w:fldCharType="begin"/>
            </w:r>
            <w:r w:rsidR="009A3210">
              <w:rPr>
                <w:noProof/>
                <w:webHidden/>
              </w:rPr>
              <w:instrText xml:space="preserve"> PAGEREF _Toc71223430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041F3D78" w14:textId="561ED55E" w:rsidR="009A3210" w:rsidRDefault="005E5DC4">
          <w:pPr>
            <w:pStyle w:val="TOC2"/>
            <w:tabs>
              <w:tab w:val="right" w:leader="dot" w:pos="9016"/>
            </w:tabs>
            <w:rPr>
              <w:noProof/>
              <w:szCs w:val="24"/>
            </w:rPr>
          </w:pPr>
          <w:hyperlink w:anchor="_Toc71223431" w:history="1">
            <w:r w:rsidR="009A3210" w:rsidRPr="002431D6">
              <w:rPr>
                <w:rStyle w:val="a5"/>
                <w:rFonts w:ascii="Calibri" w:hAnsi="Calibri"/>
                <w:noProof/>
              </w:rPr>
              <w:t>Non-functional requirements</w:t>
            </w:r>
            <w:r w:rsidR="009A3210">
              <w:rPr>
                <w:noProof/>
                <w:webHidden/>
              </w:rPr>
              <w:tab/>
            </w:r>
            <w:r w:rsidR="009A3210">
              <w:rPr>
                <w:noProof/>
                <w:webHidden/>
              </w:rPr>
              <w:fldChar w:fldCharType="begin"/>
            </w:r>
            <w:r w:rsidR="009A3210">
              <w:rPr>
                <w:noProof/>
                <w:webHidden/>
              </w:rPr>
              <w:instrText xml:space="preserve"> PAGEREF _Toc71223431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3D85D91E" w14:textId="53F0928E" w:rsidR="009A3210" w:rsidRDefault="005E5DC4">
          <w:pPr>
            <w:pStyle w:val="TOC1"/>
            <w:tabs>
              <w:tab w:val="right" w:leader="dot" w:pos="9016"/>
            </w:tabs>
            <w:rPr>
              <w:noProof/>
              <w:szCs w:val="24"/>
            </w:rPr>
          </w:pPr>
          <w:hyperlink w:anchor="_Toc71223432" w:history="1">
            <w:r w:rsidR="009A3210" w:rsidRPr="002431D6">
              <w:rPr>
                <w:rStyle w:val="a5"/>
                <w:rFonts w:ascii="Calibri" w:hAnsi="Calibri"/>
                <w:noProof/>
              </w:rPr>
              <w:t>5.System design</w:t>
            </w:r>
            <w:r w:rsidR="009A3210">
              <w:rPr>
                <w:noProof/>
                <w:webHidden/>
              </w:rPr>
              <w:tab/>
            </w:r>
            <w:r w:rsidR="009A3210">
              <w:rPr>
                <w:noProof/>
                <w:webHidden/>
              </w:rPr>
              <w:fldChar w:fldCharType="begin"/>
            </w:r>
            <w:r w:rsidR="009A3210">
              <w:rPr>
                <w:noProof/>
                <w:webHidden/>
              </w:rPr>
              <w:instrText xml:space="preserve"> PAGEREF _Toc71223432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52E73A66" w14:textId="74DD407C" w:rsidR="009A3210" w:rsidRDefault="005E5DC4">
          <w:pPr>
            <w:pStyle w:val="TOC2"/>
            <w:tabs>
              <w:tab w:val="right" w:leader="dot" w:pos="9016"/>
            </w:tabs>
            <w:rPr>
              <w:noProof/>
              <w:szCs w:val="24"/>
            </w:rPr>
          </w:pPr>
          <w:hyperlink w:anchor="_Toc71223433" w:history="1">
            <w:r w:rsidR="009A3210" w:rsidRPr="002431D6">
              <w:rPr>
                <w:rStyle w:val="a5"/>
                <w:rFonts w:ascii="Calibri" w:hAnsi="Calibri"/>
                <w:noProof/>
              </w:rPr>
              <w:t>5.1 learning objectives</w:t>
            </w:r>
            <w:r w:rsidR="009A3210">
              <w:rPr>
                <w:noProof/>
                <w:webHidden/>
              </w:rPr>
              <w:tab/>
            </w:r>
            <w:r w:rsidR="009A3210">
              <w:rPr>
                <w:noProof/>
                <w:webHidden/>
              </w:rPr>
              <w:fldChar w:fldCharType="begin"/>
            </w:r>
            <w:r w:rsidR="009A3210">
              <w:rPr>
                <w:noProof/>
                <w:webHidden/>
              </w:rPr>
              <w:instrText xml:space="preserve"> PAGEREF _Toc71223433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0BB8477B" w14:textId="3AF15AFE" w:rsidR="009A3210" w:rsidRDefault="005E5DC4">
          <w:pPr>
            <w:pStyle w:val="TOC3"/>
            <w:tabs>
              <w:tab w:val="right" w:leader="dot" w:pos="9016"/>
            </w:tabs>
            <w:rPr>
              <w:noProof/>
              <w:szCs w:val="24"/>
            </w:rPr>
          </w:pPr>
          <w:hyperlink w:anchor="_Toc71223434" w:history="1">
            <w:r w:rsidR="009A3210" w:rsidRPr="002431D6">
              <w:rPr>
                <w:rStyle w:val="a5"/>
                <w:rFonts w:ascii="Calibri" w:hAnsi="Calibri"/>
                <w:noProof/>
              </w:rPr>
              <w:t>Modules</w:t>
            </w:r>
            <w:r w:rsidR="009A3210">
              <w:rPr>
                <w:noProof/>
                <w:webHidden/>
              </w:rPr>
              <w:tab/>
            </w:r>
            <w:r w:rsidR="009A3210">
              <w:rPr>
                <w:noProof/>
                <w:webHidden/>
              </w:rPr>
              <w:fldChar w:fldCharType="begin"/>
            </w:r>
            <w:r w:rsidR="009A3210">
              <w:rPr>
                <w:noProof/>
                <w:webHidden/>
              </w:rPr>
              <w:instrText xml:space="preserve"> PAGEREF _Toc71223434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379AE6CB" w14:textId="5380FC33" w:rsidR="009A3210" w:rsidRDefault="005E5DC4">
          <w:pPr>
            <w:pStyle w:val="TOC3"/>
            <w:tabs>
              <w:tab w:val="right" w:leader="dot" w:pos="9016"/>
            </w:tabs>
            <w:rPr>
              <w:noProof/>
              <w:szCs w:val="24"/>
            </w:rPr>
          </w:pPr>
          <w:hyperlink w:anchor="_Toc71223435" w:history="1">
            <w:r w:rsidR="009A3210" w:rsidRPr="002431D6">
              <w:rPr>
                <w:rStyle w:val="a5"/>
                <w:noProof/>
              </w:rPr>
              <w:t>Data Selection</w:t>
            </w:r>
            <w:r w:rsidR="009A3210">
              <w:rPr>
                <w:noProof/>
                <w:webHidden/>
              </w:rPr>
              <w:tab/>
            </w:r>
            <w:r w:rsidR="009A3210">
              <w:rPr>
                <w:noProof/>
                <w:webHidden/>
              </w:rPr>
              <w:fldChar w:fldCharType="begin"/>
            </w:r>
            <w:r w:rsidR="009A3210">
              <w:rPr>
                <w:noProof/>
                <w:webHidden/>
              </w:rPr>
              <w:instrText xml:space="preserve"> PAGEREF _Toc71223435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4C94BA8F" w14:textId="19409F6C" w:rsidR="009A3210" w:rsidRDefault="005E5DC4">
          <w:pPr>
            <w:pStyle w:val="TOC3"/>
            <w:tabs>
              <w:tab w:val="right" w:leader="dot" w:pos="9016"/>
            </w:tabs>
            <w:rPr>
              <w:noProof/>
              <w:szCs w:val="24"/>
            </w:rPr>
          </w:pPr>
          <w:hyperlink w:anchor="_Toc71223436" w:history="1">
            <w:r w:rsidR="009A3210" w:rsidRPr="002431D6">
              <w:rPr>
                <w:rStyle w:val="a5"/>
                <w:rFonts w:ascii="Calibri" w:hAnsi="Calibri"/>
                <w:noProof/>
              </w:rPr>
              <w:t>Modelling team chemistry</w:t>
            </w:r>
            <w:r w:rsidR="009A3210">
              <w:rPr>
                <w:noProof/>
                <w:webHidden/>
              </w:rPr>
              <w:tab/>
            </w:r>
            <w:r w:rsidR="009A3210">
              <w:rPr>
                <w:noProof/>
                <w:webHidden/>
              </w:rPr>
              <w:fldChar w:fldCharType="begin"/>
            </w:r>
            <w:r w:rsidR="009A3210">
              <w:rPr>
                <w:noProof/>
                <w:webHidden/>
              </w:rPr>
              <w:instrText xml:space="preserve"> PAGEREF _Toc71223436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00C5DE5D" w14:textId="312CDA96" w:rsidR="009A3210" w:rsidRDefault="005E5DC4">
          <w:pPr>
            <w:pStyle w:val="TOC3"/>
            <w:tabs>
              <w:tab w:val="right" w:leader="dot" w:pos="9016"/>
            </w:tabs>
            <w:rPr>
              <w:noProof/>
              <w:szCs w:val="24"/>
            </w:rPr>
          </w:pPr>
          <w:hyperlink w:anchor="_Toc71223437" w:history="1">
            <w:r w:rsidR="009A3210" w:rsidRPr="002431D6">
              <w:rPr>
                <w:rStyle w:val="a5"/>
                <w:rFonts w:ascii="Calibri" w:hAnsi="Calibri"/>
                <w:noProof/>
              </w:rPr>
              <w:t>The function to calculate the strength of groups of players</w:t>
            </w:r>
            <w:r w:rsidR="009A3210">
              <w:rPr>
                <w:noProof/>
                <w:webHidden/>
              </w:rPr>
              <w:tab/>
            </w:r>
            <w:r w:rsidR="009A3210">
              <w:rPr>
                <w:noProof/>
                <w:webHidden/>
              </w:rPr>
              <w:fldChar w:fldCharType="begin"/>
            </w:r>
            <w:r w:rsidR="009A3210">
              <w:rPr>
                <w:noProof/>
                <w:webHidden/>
              </w:rPr>
              <w:instrText xml:space="preserve"> PAGEREF _Toc71223437 \h </w:instrText>
            </w:r>
            <w:r w:rsidR="009A3210">
              <w:rPr>
                <w:noProof/>
                <w:webHidden/>
              </w:rPr>
            </w:r>
            <w:r w:rsidR="009A3210">
              <w:rPr>
                <w:noProof/>
                <w:webHidden/>
              </w:rPr>
              <w:fldChar w:fldCharType="separate"/>
            </w:r>
            <w:r w:rsidR="009A3210">
              <w:rPr>
                <w:noProof/>
                <w:webHidden/>
              </w:rPr>
              <w:t>15</w:t>
            </w:r>
            <w:r w:rsidR="009A3210">
              <w:rPr>
                <w:noProof/>
                <w:webHidden/>
              </w:rPr>
              <w:fldChar w:fldCharType="end"/>
            </w:r>
          </w:hyperlink>
        </w:p>
        <w:p w14:paraId="41F0442A" w14:textId="41728956" w:rsidR="009A3210" w:rsidRDefault="005E5DC4">
          <w:pPr>
            <w:pStyle w:val="TOC3"/>
            <w:tabs>
              <w:tab w:val="right" w:leader="dot" w:pos="9016"/>
            </w:tabs>
            <w:rPr>
              <w:noProof/>
              <w:szCs w:val="24"/>
            </w:rPr>
          </w:pPr>
          <w:hyperlink w:anchor="_Toc71223438" w:history="1">
            <w:r w:rsidR="009A3210" w:rsidRPr="002431D6">
              <w:rPr>
                <w:rStyle w:val="a5"/>
                <w:rFonts w:ascii="Calibri" w:hAnsi="Calibri"/>
                <w:noProof/>
              </w:rPr>
              <w:t>The function to calculate the team chemistry</w:t>
            </w:r>
            <w:r w:rsidR="009A3210">
              <w:rPr>
                <w:noProof/>
                <w:webHidden/>
              </w:rPr>
              <w:tab/>
            </w:r>
            <w:r w:rsidR="009A3210">
              <w:rPr>
                <w:noProof/>
                <w:webHidden/>
              </w:rPr>
              <w:fldChar w:fldCharType="begin"/>
            </w:r>
            <w:r w:rsidR="009A3210">
              <w:rPr>
                <w:noProof/>
                <w:webHidden/>
              </w:rPr>
              <w:instrText xml:space="preserve"> PAGEREF _Toc71223438 \h </w:instrText>
            </w:r>
            <w:r w:rsidR="009A3210">
              <w:rPr>
                <w:noProof/>
                <w:webHidden/>
              </w:rPr>
            </w:r>
            <w:r w:rsidR="009A3210">
              <w:rPr>
                <w:noProof/>
                <w:webHidden/>
              </w:rPr>
              <w:fldChar w:fldCharType="separate"/>
            </w:r>
            <w:r w:rsidR="009A3210">
              <w:rPr>
                <w:noProof/>
                <w:webHidden/>
              </w:rPr>
              <w:t>16</w:t>
            </w:r>
            <w:r w:rsidR="009A3210">
              <w:rPr>
                <w:noProof/>
                <w:webHidden/>
              </w:rPr>
              <w:fldChar w:fldCharType="end"/>
            </w:r>
          </w:hyperlink>
        </w:p>
        <w:p w14:paraId="3973E9CF" w14:textId="5328DC32" w:rsidR="009A3210" w:rsidRDefault="005E5DC4">
          <w:pPr>
            <w:pStyle w:val="TOC3"/>
            <w:tabs>
              <w:tab w:val="right" w:leader="dot" w:pos="9016"/>
            </w:tabs>
            <w:rPr>
              <w:noProof/>
              <w:szCs w:val="24"/>
            </w:rPr>
          </w:pPr>
          <w:hyperlink w:anchor="_Toc71223439" w:history="1">
            <w:r w:rsidR="009A3210" w:rsidRPr="002431D6">
              <w:rPr>
                <w:rStyle w:val="a5"/>
                <w:rFonts w:ascii="Calibri" w:hAnsi="Calibri"/>
                <w:noProof/>
              </w:rPr>
              <w:t>Data memo function</w:t>
            </w:r>
            <w:r w:rsidR="009A3210">
              <w:rPr>
                <w:noProof/>
                <w:webHidden/>
              </w:rPr>
              <w:tab/>
            </w:r>
            <w:r w:rsidR="009A3210">
              <w:rPr>
                <w:noProof/>
                <w:webHidden/>
              </w:rPr>
              <w:fldChar w:fldCharType="begin"/>
            </w:r>
            <w:r w:rsidR="009A3210">
              <w:rPr>
                <w:noProof/>
                <w:webHidden/>
              </w:rPr>
              <w:instrText xml:space="preserve"> PAGEREF _Toc71223439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2EDD7461" w14:textId="38E6131E" w:rsidR="009A3210" w:rsidRDefault="005E5DC4">
          <w:pPr>
            <w:pStyle w:val="TOC3"/>
            <w:tabs>
              <w:tab w:val="right" w:leader="dot" w:pos="9016"/>
            </w:tabs>
            <w:rPr>
              <w:noProof/>
              <w:szCs w:val="24"/>
            </w:rPr>
          </w:pPr>
          <w:hyperlink w:anchor="_Toc71223440" w:history="1">
            <w:r w:rsidR="009A3210" w:rsidRPr="002431D6">
              <w:rPr>
                <w:rStyle w:val="a5"/>
                <w:rFonts w:ascii="Calibri" w:hAnsi="Calibri"/>
                <w:noProof/>
              </w:rPr>
              <w:t>Tkinter library (Geeks, 2021)</w:t>
            </w:r>
            <w:r w:rsidR="009A3210">
              <w:rPr>
                <w:noProof/>
                <w:webHidden/>
              </w:rPr>
              <w:tab/>
            </w:r>
            <w:r w:rsidR="009A3210">
              <w:rPr>
                <w:noProof/>
                <w:webHidden/>
              </w:rPr>
              <w:fldChar w:fldCharType="begin"/>
            </w:r>
            <w:r w:rsidR="009A3210">
              <w:rPr>
                <w:noProof/>
                <w:webHidden/>
              </w:rPr>
              <w:instrText xml:space="preserve"> PAGEREF _Toc71223440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00C68057" w14:textId="3345F149" w:rsidR="009A3210" w:rsidRDefault="005E5DC4">
          <w:pPr>
            <w:pStyle w:val="TOC3"/>
            <w:tabs>
              <w:tab w:val="right" w:leader="dot" w:pos="9016"/>
            </w:tabs>
            <w:rPr>
              <w:noProof/>
              <w:szCs w:val="24"/>
            </w:rPr>
          </w:pPr>
          <w:hyperlink w:anchor="_Toc71223441" w:history="1">
            <w:r w:rsidR="009A3210" w:rsidRPr="002431D6">
              <w:rPr>
                <w:rStyle w:val="a5"/>
                <w:rFonts w:ascii="Calibri" w:hAnsi="Calibri"/>
                <w:noProof/>
              </w:rPr>
              <w:t>UI design</w:t>
            </w:r>
            <w:r w:rsidR="009A3210">
              <w:rPr>
                <w:noProof/>
                <w:webHidden/>
              </w:rPr>
              <w:tab/>
            </w:r>
            <w:r w:rsidR="009A3210">
              <w:rPr>
                <w:noProof/>
                <w:webHidden/>
              </w:rPr>
              <w:fldChar w:fldCharType="begin"/>
            </w:r>
            <w:r w:rsidR="009A3210">
              <w:rPr>
                <w:noProof/>
                <w:webHidden/>
              </w:rPr>
              <w:instrText xml:space="preserve"> PAGEREF _Toc71223441 \h </w:instrText>
            </w:r>
            <w:r w:rsidR="009A3210">
              <w:rPr>
                <w:noProof/>
                <w:webHidden/>
              </w:rPr>
            </w:r>
            <w:r w:rsidR="009A3210">
              <w:rPr>
                <w:noProof/>
                <w:webHidden/>
              </w:rPr>
              <w:fldChar w:fldCharType="separate"/>
            </w:r>
            <w:r w:rsidR="009A3210">
              <w:rPr>
                <w:noProof/>
                <w:webHidden/>
              </w:rPr>
              <w:t>19</w:t>
            </w:r>
            <w:r w:rsidR="009A3210">
              <w:rPr>
                <w:noProof/>
                <w:webHidden/>
              </w:rPr>
              <w:fldChar w:fldCharType="end"/>
            </w:r>
          </w:hyperlink>
        </w:p>
        <w:p w14:paraId="5A362793" w14:textId="24F9677E" w:rsidR="009A3210" w:rsidRDefault="005E5DC4">
          <w:pPr>
            <w:pStyle w:val="TOC3"/>
            <w:tabs>
              <w:tab w:val="right" w:leader="dot" w:pos="9016"/>
            </w:tabs>
            <w:rPr>
              <w:noProof/>
              <w:szCs w:val="24"/>
            </w:rPr>
          </w:pPr>
          <w:hyperlink w:anchor="_Toc71223442" w:history="1">
            <w:r w:rsidR="009A3210" w:rsidRPr="002431D6">
              <w:rPr>
                <w:rStyle w:val="a5"/>
                <w:rFonts w:ascii="Calibri" w:hAnsi="Calibri"/>
                <w:noProof/>
              </w:rPr>
              <w:t>Game mode</w:t>
            </w:r>
            <w:r w:rsidR="009A3210">
              <w:rPr>
                <w:noProof/>
                <w:webHidden/>
              </w:rPr>
              <w:tab/>
            </w:r>
            <w:r w:rsidR="009A3210">
              <w:rPr>
                <w:noProof/>
                <w:webHidden/>
              </w:rPr>
              <w:fldChar w:fldCharType="begin"/>
            </w:r>
            <w:r w:rsidR="009A3210">
              <w:rPr>
                <w:noProof/>
                <w:webHidden/>
              </w:rPr>
              <w:instrText xml:space="preserve"> PAGEREF _Toc71223442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6A99256B" w14:textId="05B20320" w:rsidR="009A3210" w:rsidRDefault="005E5DC4">
          <w:pPr>
            <w:pStyle w:val="TOC3"/>
            <w:tabs>
              <w:tab w:val="right" w:leader="dot" w:pos="9016"/>
            </w:tabs>
            <w:rPr>
              <w:noProof/>
              <w:szCs w:val="24"/>
            </w:rPr>
          </w:pPr>
          <w:hyperlink w:anchor="_Toc71223443" w:history="1">
            <w:r w:rsidR="009A3210" w:rsidRPr="002431D6">
              <w:rPr>
                <w:rStyle w:val="a5"/>
                <w:rFonts w:ascii="Calibri" w:hAnsi="Calibri"/>
                <w:noProof/>
              </w:rPr>
              <w:t>Game rule</w:t>
            </w:r>
            <w:r w:rsidR="009A3210">
              <w:rPr>
                <w:noProof/>
                <w:webHidden/>
              </w:rPr>
              <w:tab/>
            </w:r>
            <w:r w:rsidR="009A3210">
              <w:rPr>
                <w:noProof/>
                <w:webHidden/>
              </w:rPr>
              <w:fldChar w:fldCharType="begin"/>
            </w:r>
            <w:r w:rsidR="009A3210">
              <w:rPr>
                <w:noProof/>
                <w:webHidden/>
              </w:rPr>
              <w:instrText xml:space="preserve"> PAGEREF _Toc71223443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103D5836" w14:textId="6AFB4473" w:rsidR="009A3210" w:rsidRDefault="005E5DC4">
          <w:pPr>
            <w:pStyle w:val="TOC1"/>
            <w:tabs>
              <w:tab w:val="right" w:leader="dot" w:pos="9016"/>
            </w:tabs>
            <w:rPr>
              <w:noProof/>
              <w:szCs w:val="24"/>
            </w:rPr>
          </w:pPr>
          <w:hyperlink w:anchor="_Toc71223444" w:history="1">
            <w:r w:rsidR="009A3210" w:rsidRPr="002431D6">
              <w:rPr>
                <w:rStyle w:val="a5"/>
                <w:rFonts w:ascii="Calibri" w:hAnsi="Calibri"/>
                <w:noProof/>
              </w:rPr>
              <w:t>6.implementation</w:t>
            </w:r>
            <w:r w:rsidR="009A3210">
              <w:rPr>
                <w:noProof/>
                <w:webHidden/>
              </w:rPr>
              <w:tab/>
            </w:r>
            <w:r w:rsidR="009A3210">
              <w:rPr>
                <w:noProof/>
                <w:webHidden/>
              </w:rPr>
              <w:fldChar w:fldCharType="begin"/>
            </w:r>
            <w:r w:rsidR="009A3210">
              <w:rPr>
                <w:noProof/>
                <w:webHidden/>
              </w:rPr>
              <w:instrText xml:space="preserve"> PAGEREF _Toc71223444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1C6DB708" w14:textId="19068A94" w:rsidR="009A3210" w:rsidRDefault="005E5DC4">
          <w:pPr>
            <w:pStyle w:val="TOC2"/>
            <w:tabs>
              <w:tab w:val="right" w:leader="dot" w:pos="9016"/>
            </w:tabs>
            <w:rPr>
              <w:noProof/>
              <w:szCs w:val="24"/>
            </w:rPr>
          </w:pPr>
          <w:hyperlink w:anchor="_Toc71223445" w:history="1">
            <w:r w:rsidR="009A3210" w:rsidRPr="002431D6">
              <w:rPr>
                <w:rStyle w:val="a5"/>
                <w:rFonts w:ascii="Calibri" w:hAnsi="Calibri"/>
                <w:noProof/>
              </w:rPr>
              <w:t>Explore the suitable model for data structure</w:t>
            </w:r>
            <w:r w:rsidR="009A3210">
              <w:rPr>
                <w:noProof/>
                <w:webHidden/>
              </w:rPr>
              <w:tab/>
            </w:r>
            <w:r w:rsidR="009A3210">
              <w:rPr>
                <w:noProof/>
                <w:webHidden/>
              </w:rPr>
              <w:fldChar w:fldCharType="begin"/>
            </w:r>
            <w:r w:rsidR="009A3210">
              <w:rPr>
                <w:noProof/>
                <w:webHidden/>
              </w:rPr>
              <w:instrText xml:space="preserve"> PAGEREF _Toc71223445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38137636" w14:textId="64BAA93E" w:rsidR="009A3210" w:rsidRDefault="005E5DC4">
          <w:pPr>
            <w:pStyle w:val="TOC3"/>
            <w:tabs>
              <w:tab w:val="right" w:leader="dot" w:pos="9016"/>
            </w:tabs>
            <w:rPr>
              <w:noProof/>
              <w:szCs w:val="24"/>
            </w:rPr>
          </w:pPr>
          <w:hyperlink w:anchor="_Toc71223446" w:history="1">
            <w:r w:rsidR="009A3210" w:rsidRPr="002431D6">
              <w:rPr>
                <w:rStyle w:val="a5"/>
                <w:rFonts w:ascii="Calibri" w:hAnsi="Calibri"/>
                <w:noProof/>
              </w:rPr>
              <w:t>The rating implement method change</w:t>
            </w:r>
            <w:r w:rsidR="009A3210">
              <w:rPr>
                <w:noProof/>
                <w:webHidden/>
              </w:rPr>
              <w:tab/>
            </w:r>
            <w:r w:rsidR="009A3210">
              <w:rPr>
                <w:noProof/>
                <w:webHidden/>
              </w:rPr>
              <w:fldChar w:fldCharType="begin"/>
            </w:r>
            <w:r w:rsidR="009A3210">
              <w:rPr>
                <w:noProof/>
                <w:webHidden/>
              </w:rPr>
              <w:instrText xml:space="preserve"> PAGEREF _Toc71223446 \h </w:instrText>
            </w:r>
            <w:r w:rsidR="009A3210">
              <w:rPr>
                <w:noProof/>
                <w:webHidden/>
              </w:rPr>
            </w:r>
            <w:r w:rsidR="009A3210">
              <w:rPr>
                <w:noProof/>
                <w:webHidden/>
              </w:rPr>
              <w:fldChar w:fldCharType="separate"/>
            </w:r>
            <w:r w:rsidR="009A3210">
              <w:rPr>
                <w:noProof/>
                <w:webHidden/>
              </w:rPr>
              <w:t>25</w:t>
            </w:r>
            <w:r w:rsidR="009A3210">
              <w:rPr>
                <w:noProof/>
                <w:webHidden/>
              </w:rPr>
              <w:fldChar w:fldCharType="end"/>
            </w:r>
          </w:hyperlink>
        </w:p>
        <w:p w14:paraId="5DAADA52" w14:textId="42F7C3B0" w:rsidR="009A3210" w:rsidRDefault="005E5DC4">
          <w:pPr>
            <w:pStyle w:val="TOC2"/>
            <w:tabs>
              <w:tab w:val="right" w:leader="dot" w:pos="9016"/>
            </w:tabs>
            <w:rPr>
              <w:noProof/>
              <w:szCs w:val="24"/>
            </w:rPr>
          </w:pPr>
          <w:hyperlink w:anchor="_Toc71223447" w:history="1">
            <w:r w:rsidR="009A3210" w:rsidRPr="002431D6">
              <w:rPr>
                <w:rStyle w:val="a5"/>
                <w:rFonts w:ascii="Calibri" w:hAnsi="Calibri"/>
                <w:noProof/>
              </w:rPr>
              <w:t>Fibonacci sequence recursion</w:t>
            </w:r>
            <w:r w:rsidR="009A3210" w:rsidRPr="002431D6">
              <w:rPr>
                <w:rStyle w:val="a5"/>
                <w:rFonts w:ascii="Calibri" w:hAnsi="Calibri"/>
                <w:noProof/>
                <w:kern w:val="44"/>
              </w:rPr>
              <w:t xml:space="preserve"> [4] (Ghose, 2019)</w:t>
            </w:r>
            <w:r w:rsidR="009A3210">
              <w:rPr>
                <w:noProof/>
                <w:webHidden/>
              </w:rPr>
              <w:tab/>
            </w:r>
            <w:r w:rsidR="009A3210">
              <w:rPr>
                <w:noProof/>
                <w:webHidden/>
              </w:rPr>
              <w:fldChar w:fldCharType="begin"/>
            </w:r>
            <w:r w:rsidR="009A3210">
              <w:rPr>
                <w:noProof/>
                <w:webHidden/>
              </w:rPr>
              <w:instrText xml:space="preserve"> PAGEREF _Toc71223447 \h </w:instrText>
            </w:r>
            <w:r w:rsidR="009A3210">
              <w:rPr>
                <w:noProof/>
                <w:webHidden/>
              </w:rPr>
            </w:r>
            <w:r w:rsidR="009A3210">
              <w:rPr>
                <w:noProof/>
                <w:webHidden/>
              </w:rPr>
              <w:fldChar w:fldCharType="separate"/>
            </w:r>
            <w:r w:rsidR="009A3210">
              <w:rPr>
                <w:noProof/>
                <w:webHidden/>
              </w:rPr>
              <w:t>26</w:t>
            </w:r>
            <w:r w:rsidR="009A3210">
              <w:rPr>
                <w:noProof/>
                <w:webHidden/>
              </w:rPr>
              <w:fldChar w:fldCharType="end"/>
            </w:r>
          </w:hyperlink>
        </w:p>
        <w:p w14:paraId="7E865A6C" w14:textId="5CCD221E" w:rsidR="009A3210" w:rsidRDefault="005E5DC4">
          <w:pPr>
            <w:pStyle w:val="TOC2"/>
            <w:tabs>
              <w:tab w:val="right" w:leader="dot" w:pos="9016"/>
            </w:tabs>
            <w:rPr>
              <w:noProof/>
              <w:szCs w:val="24"/>
            </w:rPr>
          </w:pPr>
          <w:hyperlink w:anchor="_Toc71223448" w:history="1">
            <w:r w:rsidR="009A3210" w:rsidRPr="002431D6">
              <w:rPr>
                <w:rStyle w:val="a5"/>
                <w:rFonts w:ascii="Calibri" w:hAnsi="Calibri"/>
                <w:noProof/>
              </w:rPr>
              <w:t>Memoization [5] (Koroleva, 2018)</w:t>
            </w:r>
            <w:r w:rsidR="009A3210">
              <w:rPr>
                <w:noProof/>
                <w:webHidden/>
              </w:rPr>
              <w:tab/>
            </w:r>
            <w:r w:rsidR="009A3210">
              <w:rPr>
                <w:noProof/>
                <w:webHidden/>
              </w:rPr>
              <w:fldChar w:fldCharType="begin"/>
            </w:r>
            <w:r w:rsidR="009A3210">
              <w:rPr>
                <w:noProof/>
                <w:webHidden/>
              </w:rPr>
              <w:instrText xml:space="preserve"> PAGEREF _Toc71223448 \h </w:instrText>
            </w:r>
            <w:r w:rsidR="009A3210">
              <w:rPr>
                <w:noProof/>
                <w:webHidden/>
              </w:rPr>
            </w:r>
            <w:r w:rsidR="009A3210">
              <w:rPr>
                <w:noProof/>
                <w:webHidden/>
              </w:rPr>
              <w:fldChar w:fldCharType="separate"/>
            </w:r>
            <w:r w:rsidR="009A3210">
              <w:rPr>
                <w:noProof/>
                <w:webHidden/>
              </w:rPr>
              <w:t>27</w:t>
            </w:r>
            <w:r w:rsidR="009A3210">
              <w:rPr>
                <w:noProof/>
                <w:webHidden/>
              </w:rPr>
              <w:fldChar w:fldCharType="end"/>
            </w:r>
          </w:hyperlink>
        </w:p>
        <w:p w14:paraId="0347CAE3" w14:textId="22D7F9B7" w:rsidR="009A3210" w:rsidRDefault="005E5DC4">
          <w:pPr>
            <w:pStyle w:val="TOC3"/>
            <w:tabs>
              <w:tab w:val="right" w:leader="dot" w:pos="9016"/>
            </w:tabs>
            <w:rPr>
              <w:noProof/>
              <w:szCs w:val="24"/>
            </w:rPr>
          </w:pPr>
          <w:hyperlink w:anchor="_Toc71223449" w:history="1">
            <w:r w:rsidR="009A3210" w:rsidRPr="002431D6">
              <w:rPr>
                <w:rStyle w:val="a5"/>
                <w:rFonts w:ascii="Calibri" w:hAnsi="Calibri"/>
                <w:noProof/>
              </w:rPr>
              <w:t>Implementation in simple robot</w:t>
            </w:r>
            <w:r w:rsidR="009A3210">
              <w:rPr>
                <w:noProof/>
                <w:webHidden/>
              </w:rPr>
              <w:tab/>
            </w:r>
            <w:r w:rsidR="009A3210">
              <w:rPr>
                <w:noProof/>
                <w:webHidden/>
              </w:rPr>
              <w:fldChar w:fldCharType="begin"/>
            </w:r>
            <w:r w:rsidR="009A3210">
              <w:rPr>
                <w:noProof/>
                <w:webHidden/>
              </w:rPr>
              <w:instrText xml:space="preserve"> PAGEREF _Toc71223449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743F1E6F" w14:textId="1495356C" w:rsidR="009A3210" w:rsidRDefault="005E5DC4">
          <w:pPr>
            <w:pStyle w:val="TOC3"/>
            <w:tabs>
              <w:tab w:val="right" w:leader="dot" w:pos="9016"/>
            </w:tabs>
            <w:rPr>
              <w:noProof/>
              <w:szCs w:val="24"/>
            </w:rPr>
          </w:pPr>
          <w:hyperlink w:anchor="_Toc71223450" w:history="1">
            <w:r w:rsidR="009A3210" w:rsidRPr="002431D6">
              <w:rPr>
                <w:rStyle w:val="a5"/>
                <w:rFonts w:ascii="Calibri" w:hAnsi="Calibri"/>
                <w:noProof/>
              </w:rPr>
              <w:t>Implementation issue</w:t>
            </w:r>
            <w:r w:rsidR="009A3210">
              <w:rPr>
                <w:noProof/>
                <w:webHidden/>
              </w:rPr>
              <w:tab/>
            </w:r>
            <w:r w:rsidR="009A3210">
              <w:rPr>
                <w:noProof/>
                <w:webHidden/>
              </w:rPr>
              <w:fldChar w:fldCharType="begin"/>
            </w:r>
            <w:r w:rsidR="009A3210">
              <w:rPr>
                <w:noProof/>
                <w:webHidden/>
              </w:rPr>
              <w:instrText xml:space="preserve"> PAGEREF _Toc71223450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347F7C77" w14:textId="0D5B0EFF" w:rsidR="009A3210" w:rsidRDefault="005E5DC4">
          <w:pPr>
            <w:pStyle w:val="TOC1"/>
            <w:tabs>
              <w:tab w:val="right" w:leader="dot" w:pos="9016"/>
            </w:tabs>
            <w:rPr>
              <w:noProof/>
              <w:szCs w:val="24"/>
            </w:rPr>
          </w:pPr>
          <w:hyperlink w:anchor="_Toc71223451" w:history="1">
            <w:r w:rsidR="009A3210" w:rsidRPr="002431D6">
              <w:rPr>
                <w:rStyle w:val="a5"/>
                <w:rFonts w:ascii="Calibri" w:hAnsi="Calibri"/>
                <w:noProof/>
              </w:rPr>
              <w:t>7.Testing</w:t>
            </w:r>
            <w:r w:rsidR="009A3210">
              <w:rPr>
                <w:noProof/>
                <w:webHidden/>
              </w:rPr>
              <w:tab/>
            </w:r>
            <w:r w:rsidR="009A3210">
              <w:rPr>
                <w:noProof/>
                <w:webHidden/>
              </w:rPr>
              <w:fldChar w:fldCharType="begin"/>
            </w:r>
            <w:r w:rsidR="009A3210">
              <w:rPr>
                <w:noProof/>
                <w:webHidden/>
              </w:rPr>
              <w:instrText xml:space="preserve"> PAGEREF _Toc71223451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19D6C09E" w14:textId="178CA034" w:rsidR="009A3210" w:rsidRDefault="005E5DC4">
          <w:pPr>
            <w:pStyle w:val="TOC2"/>
            <w:tabs>
              <w:tab w:val="right" w:leader="dot" w:pos="9016"/>
            </w:tabs>
            <w:rPr>
              <w:noProof/>
              <w:szCs w:val="24"/>
            </w:rPr>
          </w:pPr>
          <w:hyperlink w:anchor="_Toc71223452" w:history="1">
            <w:r w:rsidR="009A3210" w:rsidRPr="002431D6">
              <w:rPr>
                <w:rStyle w:val="a5"/>
                <w:rFonts w:ascii="Calibri" w:hAnsi="Calibri"/>
                <w:noProof/>
              </w:rPr>
              <w:t>Unit test</w:t>
            </w:r>
            <w:r w:rsidR="009A3210">
              <w:rPr>
                <w:noProof/>
                <w:webHidden/>
              </w:rPr>
              <w:tab/>
            </w:r>
            <w:r w:rsidR="009A3210">
              <w:rPr>
                <w:noProof/>
                <w:webHidden/>
              </w:rPr>
              <w:fldChar w:fldCharType="begin"/>
            </w:r>
            <w:r w:rsidR="009A3210">
              <w:rPr>
                <w:noProof/>
                <w:webHidden/>
              </w:rPr>
              <w:instrText xml:space="preserve"> PAGEREF _Toc71223452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5EA829A4" w14:textId="15D69C0D" w:rsidR="009A3210" w:rsidRDefault="005E5DC4">
          <w:pPr>
            <w:pStyle w:val="TOC2"/>
            <w:tabs>
              <w:tab w:val="right" w:leader="dot" w:pos="9016"/>
            </w:tabs>
            <w:rPr>
              <w:noProof/>
              <w:szCs w:val="24"/>
            </w:rPr>
          </w:pPr>
          <w:hyperlink w:anchor="_Toc71223453" w:history="1">
            <w:r w:rsidR="009A3210" w:rsidRPr="002431D6">
              <w:rPr>
                <w:rStyle w:val="a5"/>
                <w:rFonts w:ascii="Calibri" w:hAnsi="Calibri"/>
                <w:noProof/>
              </w:rPr>
              <w:t>Integration test</w:t>
            </w:r>
            <w:r w:rsidR="009A3210">
              <w:rPr>
                <w:noProof/>
                <w:webHidden/>
              </w:rPr>
              <w:tab/>
            </w:r>
            <w:r w:rsidR="009A3210">
              <w:rPr>
                <w:noProof/>
                <w:webHidden/>
              </w:rPr>
              <w:fldChar w:fldCharType="begin"/>
            </w:r>
            <w:r w:rsidR="009A3210">
              <w:rPr>
                <w:noProof/>
                <w:webHidden/>
              </w:rPr>
              <w:instrText xml:space="preserve"> PAGEREF _Toc71223453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745253EA" w14:textId="62C35208" w:rsidR="009A3210" w:rsidRDefault="005E5DC4">
          <w:pPr>
            <w:pStyle w:val="TOC2"/>
            <w:tabs>
              <w:tab w:val="right" w:leader="dot" w:pos="9016"/>
            </w:tabs>
            <w:rPr>
              <w:noProof/>
              <w:szCs w:val="24"/>
            </w:rPr>
          </w:pPr>
          <w:hyperlink w:anchor="_Toc71223454" w:history="1">
            <w:r w:rsidR="009A3210" w:rsidRPr="002431D6">
              <w:rPr>
                <w:rStyle w:val="a5"/>
                <w:rFonts w:ascii="Calibri" w:hAnsi="Calibri"/>
                <w:noProof/>
              </w:rPr>
              <w:t>System test</w:t>
            </w:r>
            <w:r w:rsidR="009A3210">
              <w:rPr>
                <w:noProof/>
                <w:webHidden/>
              </w:rPr>
              <w:tab/>
            </w:r>
            <w:r w:rsidR="009A3210">
              <w:rPr>
                <w:noProof/>
                <w:webHidden/>
              </w:rPr>
              <w:fldChar w:fldCharType="begin"/>
            </w:r>
            <w:r w:rsidR="009A3210">
              <w:rPr>
                <w:noProof/>
                <w:webHidden/>
              </w:rPr>
              <w:instrText xml:space="preserve"> PAGEREF _Toc71223454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156A21F6" w14:textId="7B5BA7F6" w:rsidR="009A3210" w:rsidRDefault="005E5DC4">
          <w:pPr>
            <w:pStyle w:val="TOC1"/>
            <w:tabs>
              <w:tab w:val="right" w:leader="dot" w:pos="9016"/>
            </w:tabs>
            <w:rPr>
              <w:noProof/>
              <w:szCs w:val="24"/>
            </w:rPr>
          </w:pPr>
          <w:hyperlink w:anchor="_Toc71223455" w:history="1">
            <w:r w:rsidR="009A3210" w:rsidRPr="002431D6">
              <w:rPr>
                <w:rStyle w:val="a5"/>
                <w:rFonts w:ascii="Calibri" w:hAnsi="Calibri"/>
                <w:noProof/>
              </w:rPr>
              <w:t>8.Evaluation</w:t>
            </w:r>
            <w:r w:rsidR="009A3210">
              <w:rPr>
                <w:noProof/>
                <w:webHidden/>
              </w:rPr>
              <w:tab/>
            </w:r>
            <w:r w:rsidR="009A3210">
              <w:rPr>
                <w:noProof/>
                <w:webHidden/>
              </w:rPr>
              <w:fldChar w:fldCharType="begin"/>
            </w:r>
            <w:r w:rsidR="009A3210">
              <w:rPr>
                <w:noProof/>
                <w:webHidden/>
              </w:rPr>
              <w:instrText xml:space="preserve"> PAGEREF _Toc71223455 \h </w:instrText>
            </w:r>
            <w:r w:rsidR="009A3210">
              <w:rPr>
                <w:noProof/>
                <w:webHidden/>
              </w:rPr>
            </w:r>
            <w:r w:rsidR="009A3210">
              <w:rPr>
                <w:noProof/>
                <w:webHidden/>
              </w:rPr>
              <w:fldChar w:fldCharType="separate"/>
            </w:r>
            <w:r w:rsidR="009A3210">
              <w:rPr>
                <w:noProof/>
                <w:webHidden/>
              </w:rPr>
              <w:t>33</w:t>
            </w:r>
            <w:r w:rsidR="009A3210">
              <w:rPr>
                <w:noProof/>
                <w:webHidden/>
              </w:rPr>
              <w:fldChar w:fldCharType="end"/>
            </w:r>
          </w:hyperlink>
        </w:p>
        <w:p w14:paraId="23A587DA" w14:textId="07C9F418" w:rsidR="009A3210" w:rsidRDefault="005E5DC4">
          <w:pPr>
            <w:pStyle w:val="TOC1"/>
            <w:tabs>
              <w:tab w:val="right" w:leader="dot" w:pos="9016"/>
            </w:tabs>
            <w:rPr>
              <w:noProof/>
              <w:szCs w:val="24"/>
            </w:rPr>
          </w:pPr>
          <w:hyperlink w:anchor="_Toc71223456" w:history="1">
            <w:r w:rsidR="009A3210" w:rsidRPr="002431D6">
              <w:rPr>
                <w:rStyle w:val="a5"/>
                <w:rFonts w:ascii="Calibri" w:hAnsi="Calibri"/>
                <w:noProof/>
              </w:rPr>
              <w:t>9.Conclusion</w:t>
            </w:r>
            <w:r w:rsidR="009A3210">
              <w:rPr>
                <w:noProof/>
                <w:webHidden/>
              </w:rPr>
              <w:tab/>
            </w:r>
            <w:r w:rsidR="009A3210">
              <w:rPr>
                <w:noProof/>
                <w:webHidden/>
              </w:rPr>
              <w:fldChar w:fldCharType="begin"/>
            </w:r>
            <w:r w:rsidR="009A3210">
              <w:rPr>
                <w:noProof/>
                <w:webHidden/>
              </w:rPr>
              <w:instrText xml:space="preserve"> PAGEREF _Toc71223456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059737D" w14:textId="3AFB8DFE" w:rsidR="009A3210" w:rsidRDefault="005E5DC4">
          <w:pPr>
            <w:pStyle w:val="TOC2"/>
            <w:tabs>
              <w:tab w:val="right" w:leader="dot" w:pos="9016"/>
            </w:tabs>
            <w:rPr>
              <w:noProof/>
              <w:szCs w:val="24"/>
            </w:rPr>
          </w:pPr>
          <w:hyperlink w:anchor="_Toc71223457" w:history="1">
            <w:r w:rsidR="009A3210" w:rsidRPr="002431D6">
              <w:rPr>
                <w:rStyle w:val="a5"/>
                <w:rFonts w:ascii="Calibri" w:hAnsi="Calibri"/>
                <w:noProof/>
              </w:rPr>
              <w:t>Compare with existing work</w:t>
            </w:r>
            <w:r w:rsidR="009A3210">
              <w:rPr>
                <w:noProof/>
                <w:webHidden/>
              </w:rPr>
              <w:tab/>
            </w:r>
            <w:r w:rsidR="009A3210">
              <w:rPr>
                <w:noProof/>
                <w:webHidden/>
              </w:rPr>
              <w:fldChar w:fldCharType="begin"/>
            </w:r>
            <w:r w:rsidR="009A3210">
              <w:rPr>
                <w:noProof/>
                <w:webHidden/>
              </w:rPr>
              <w:instrText xml:space="preserve"> PAGEREF _Toc71223457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2B04C37" w14:textId="3E976E4C" w:rsidR="009A3210" w:rsidRDefault="005E5DC4">
          <w:pPr>
            <w:pStyle w:val="TOC3"/>
            <w:tabs>
              <w:tab w:val="right" w:leader="dot" w:pos="9016"/>
            </w:tabs>
            <w:rPr>
              <w:noProof/>
              <w:szCs w:val="24"/>
            </w:rPr>
          </w:pPr>
          <w:hyperlink w:anchor="_Toc71223458" w:history="1">
            <w:r w:rsidR="009A3210" w:rsidRPr="002431D6">
              <w:rPr>
                <w:rStyle w:val="a5"/>
                <w:rFonts w:ascii="Calibri" w:hAnsi="Calibri"/>
                <w:noProof/>
              </w:rPr>
              <w:t>Limitation</w:t>
            </w:r>
            <w:r w:rsidR="009A3210">
              <w:rPr>
                <w:noProof/>
                <w:webHidden/>
              </w:rPr>
              <w:tab/>
            </w:r>
            <w:r w:rsidR="009A3210">
              <w:rPr>
                <w:noProof/>
                <w:webHidden/>
              </w:rPr>
              <w:fldChar w:fldCharType="begin"/>
            </w:r>
            <w:r w:rsidR="009A3210">
              <w:rPr>
                <w:noProof/>
                <w:webHidden/>
              </w:rPr>
              <w:instrText xml:space="preserve"> PAGEREF _Toc71223458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6068B099" w14:textId="283F19B5" w:rsidR="009A3210" w:rsidRDefault="005E5DC4">
          <w:pPr>
            <w:pStyle w:val="TOC3"/>
            <w:tabs>
              <w:tab w:val="right" w:leader="dot" w:pos="9016"/>
            </w:tabs>
            <w:rPr>
              <w:noProof/>
              <w:szCs w:val="24"/>
            </w:rPr>
          </w:pPr>
          <w:hyperlink w:anchor="_Toc71223459" w:history="1">
            <w:r w:rsidR="009A3210" w:rsidRPr="002431D6">
              <w:rPr>
                <w:rStyle w:val="a5"/>
                <w:rFonts w:ascii="Calibri" w:hAnsi="Calibri"/>
                <w:noProof/>
              </w:rPr>
              <w:t>Pros</w:t>
            </w:r>
            <w:r w:rsidR="009A3210">
              <w:rPr>
                <w:noProof/>
                <w:webHidden/>
              </w:rPr>
              <w:tab/>
            </w:r>
            <w:r w:rsidR="009A3210">
              <w:rPr>
                <w:noProof/>
                <w:webHidden/>
              </w:rPr>
              <w:fldChar w:fldCharType="begin"/>
            </w:r>
            <w:r w:rsidR="009A3210">
              <w:rPr>
                <w:noProof/>
                <w:webHidden/>
              </w:rPr>
              <w:instrText xml:space="preserve"> PAGEREF _Toc71223459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2B4BB686" w14:textId="7B5DD973" w:rsidR="009A3210" w:rsidRDefault="005E5DC4">
          <w:pPr>
            <w:pStyle w:val="TOC2"/>
            <w:tabs>
              <w:tab w:val="right" w:leader="dot" w:pos="9016"/>
            </w:tabs>
            <w:rPr>
              <w:noProof/>
              <w:szCs w:val="24"/>
            </w:rPr>
          </w:pPr>
          <w:hyperlink w:anchor="_Toc71223460" w:history="1">
            <w:r w:rsidR="009A3210" w:rsidRPr="002431D6">
              <w:rPr>
                <w:rStyle w:val="a5"/>
                <w:rFonts w:ascii="Calibri" w:hAnsi="Calibri"/>
                <w:noProof/>
              </w:rPr>
              <w:t>Future work</w:t>
            </w:r>
            <w:r w:rsidR="009A3210">
              <w:rPr>
                <w:noProof/>
                <w:webHidden/>
              </w:rPr>
              <w:tab/>
            </w:r>
            <w:r w:rsidR="009A3210">
              <w:rPr>
                <w:noProof/>
                <w:webHidden/>
              </w:rPr>
              <w:fldChar w:fldCharType="begin"/>
            </w:r>
            <w:r w:rsidR="009A3210">
              <w:rPr>
                <w:noProof/>
                <w:webHidden/>
              </w:rPr>
              <w:instrText xml:space="preserve"> PAGEREF _Toc71223460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12A5FD76" w14:textId="23F77575" w:rsidR="009A3210" w:rsidRDefault="005E5DC4">
          <w:pPr>
            <w:pStyle w:val="TOC1"/>
            <w:tabs>
              <w:tab w:val="right" w:leader="dot" w:pos="9016"/>
            </w:tabs>
            <w:rPr>
              <w:noProof/>
              <w:szCs w:val="24"/>
            </w:rPr>
          </w:pPr>
          <w:hyperlink w:anchor="_Toc71223461" w:history="1">
            <w:r w:rsidR="009A3210" w:rsidRPr="002431D6">
              <w:rPr>
                <w:rStyle w:val="a5"/>
                <w:rFonts w:ascii="Calibri" w:hAnsi="Calibri"/>
                <w:noProof/>
              </w:rPr>
              <w:t>10.appendix</w:t>
            </w:r>
            <w:r w:rsidR="009A3210">
              <w:rPr>
                <w:noProof/>
                <w:webHidden/>
              </w:rPr>
              <w:tab/>
            </w:r>
            <w:r w:rsidR="009A3210">
              <w:rPr>
                <w:noProof/>
                <w:webHidden/>
              </w:rPr>
              <w:fldChar w:fldCharType="begin"/>
            </w:r>
            <w:r w:rsidR="009A3210">
              <w:rPr>
                <w:noProof/>
                <w:webHidden/>
              </w:rPr>
              <w:instrText xml:space="preserve"> PAGEREF _Toc71223461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04F955FD" w14:textId="1BBFEB1A" w:rsidR="009A3210" w:rsidRDefault="005E5DC4">
          <w:pPr>
            <w:pStyle w:val="TOC1"/>
            <w:tabs>
              <w:tab w:val="right" w:leader="dot" w:pos="9016"/>
            </w:tabs>
            <w:rPr>
              <w:noProof/>
              <w:szCs w:val="24"/>
            </w:rPr>
          </w:pPr>
          <w:hyperlink w:anchor="_Toc71223462" w:history="1">
            <w:r w:rsidR="009A3210" w:rsidRPr="002431D6">
              <w:rPr>
                <w:rStyle w:val="a5"/>
                <w:rFonts w:ascii="Calibri" w:hAnsi="Calibri"/>
                <w:noProof/>
              </w:rPr>
              <w:t>Reference</w:t>
            </w:r>
            <w:r w:rsidR="009A3210">
              <w:rPr>
                <w:noProof/>
                <w:webHidden/>
              </w:rPr>
              <w:tab/>
            </w:r>
            <w:r w:rsidR="009A3210">
              <w:rPr>
                <w:noProof/>
                <w:webHidden/>
              </w:rPr>
              <w:fldChar w:fldCharType="begin"/>
            </w:r>
            <w:r w:rsidR="009A3210">
              <w:rPr>
                <w:noProof/>
                <w:webHidden/>
              </w:rPr>
              <w:instrText xml:space="preserve"> PAGEREF _Toc71223462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6C646E46" w14:textId="1D827702" w:rsidR="009A3210" w:rsidRDefault="005E5DC4">
          <w:pPr>
            <w:pStyle w:val="TOC1"/>
            <w:tabs>
              <w:tab w:val="right" w:leader="dot" w:pos="9016"/>
            </w:tabs>
            <w:rPr>
              <w:noProof/>
              <w:szCs w:val="24"/>
            </w:rPr>
          </w:pPr>
          <w:hyperlink w:anchor="_Toc71223463" w:history="1">
            <w:r w:rsidR="009A3210" w:rsidRPr="002431D6">
              <w:rPr>
                <w:rStyle w:val="a5"/>
                <w:noProof/>
              </w:rPr>
              <w:t>Data Source</w:t>
            </w:r>
            <w:r w:rsidR="009A3210">
              <w:rPr>
                <w:noProof/>
                <w:webHidden/>
              </w:rPr>
              <w:tab/>
            </w:r>
            <w:r w:rsidR="009A3210">
              <w:rPr>
                <w:noProof/>
                <w:webHidden/>
              </w:rPr>
              <w:fldChar w:fldCharType="begin"/>
            </w:r>
            <w:r w:rsidR="009A3210">
              <w:rPr>
                <w:noProof/>
                <w:webHidden/>
              </w:rPr>
              <w:instrText xml:space="preserve"> PAGEREF _Toc71223463 \h </w:instrText>
            </w:r>
            <w:r w:rsidR="009A3210">
              <w:rPr>
                <w:noProof/>
                <w:webHidden/>
              </w:rPr>
            </w:r>
            <w:r w:rsidR="009A3210">
              <w:rPr>
                <w:noProof/>
                <w:webHidden/>
              </w:rPr>
              <w:fldChar w:fldCharType="separate"/>
            </w:r>
            <w:r w:rsidR="009A3210">
              <w:rPr>
                <w:noProof/>
                <w:webHidden/>
              </w:rPr>
              <w:t>39</w:t>
            </w:r>
            <w:r w:rsidR="009A3210">
              <w:rPr>
                <w:noProof/>
                <w:webHidden/>
              </w:rPr>
              <w:fldChar w:fldCharType="end"/>
            </w:r>
          </w:hyperlink>
        </w:p>
        <w:p w14:paraId="6FAB9B3A" w14:textId="63BD0BC4"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5E24C5E3" w:rsidR="0072450C" w:rsidRPr="00667A3B" w:rsidRDefault="008B31D6" w:rsidP="00201F02">
      <w:pPr>
        <w:pStyle w:val="1"/>
        <w:rPr>
          <w:rFonts w:ascii="Calibri" w:hAnsi="Calibri"/>
        </w:rPr>
      </w:pPr>
      <w:bookmarkStart w:id="2" w:name="_Toc71223419"/>
      <w:r w:rsidRPr="00211D8D">
        <w:t xml:space="preserve">1 </w:t>
      </w:r>
      <w:r w:rsidR="009A3210">
        <w:rPr>
          <w:rFonts w:ascii="Calibri" w:hAnsi="Calibri"/>
        </w:rPr>
        <w:t>I</w:t>
      </w:r>
      <w:del w:id="3" w:author="Bolin Zhu" w:date="2021-05-06T14:29:00Z">
        <w:r w:rsidRPr="00667A3B" w:rsidDel="009A3210">
          <w:rPr>
            <w:rFonts w:ascii="Calibri" w:hAnsi="Calibri"/>
          </w:rPr>
          <w:delText>i</w:delText>
        </w:r>
      </w:del>
      <w:r w:rsidRPr="00667A3B">
        <w:rPr>
          <w:rFonts w:ascii="Calibri" w:hAnsi="Calibri"/>
        </w:rPr>
        <w:t>ntroduction</w:t>
      </w:r>
      <w:bookmarkEnd w:id="2"/>
    </w:p>
    <w:p w14:paraId="5710868A" w14:textId="2522A830"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A57EB6" w:rsidRPr="00A57EB6">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C180D65"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is to quantifying chemistry value between players by applying the chemistry value in a card game</w:t>
      </w:r>
      <w:r w:rsidRPr="00211D8D">
        <w:rPr>
          <w:rFonts w:ascii="Calibri" w:hAnsi="Calibri"/>
          <w:szCs w:val="21"/>
        </w:rPr>
        <w:t xml:space="preserve"> based on the fantasy league </w:t>
      </w:r>
      <w:commentRangeStart w:id="4"/>
      <w:r w:rsidRPr="00211D8D">
        <w:rPr>
          <w:rFonts w:ascii="Calibri" w:hAnsi="Calibri"/>
          <w:szCs w:val="21"/>
        </w:rPr>
        <w:t>model</w:t>
      </w:r>
      <w:commentRangeEnd w:id="4"/>
      <w:r w:rsidR="0013672A">
        <w:rPr>
          <w:rStyle w:val="a9"/>
        </w:rPr>
        <w:commentReference w:id="4"/>
      </w:r>
      <w:r w:rsidRPr="00211D8D">
        <w:rPr>
          <w:rFonts w:ascii="Calibri" w:hAnsi="Calibri"/>
          <w:szCs w:val="21"/>
        </w:rPr>
        <w:t>.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78C4AB09"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(Unknow, 2019)</w:t>
          </w:r>
          <w:r w:rsidR="002237A2" w:rsidRPr="00211D8D">
            <w:rPr>
              <w:rFonts w:ascii="Calibri" w:hAnsi="Calibri"/>
              <w:szCs w:val="21"/>
            </w:rPr>
            <w:fldChar w:fldCharType="end"/>
          </w:r>
        </w:sdtContent>
      </w:sdt>
    </w:p>
    <w:p w14:paraId="695B3C2D" w14:textId="5E428F3D"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 xml:space="preserve">they will use the team chemistry as an </w:t>
      </w:r>
      <w:commentRangeStart w:id="5"/>
      <w:commentRangeStart w:id="6"/>
      <w:r w:rsidR="00A35934" w:rsidRPr="00211D8D">
        <w:rPr>
          <w:rFonts w:ascii="Calibri" w:hAnsi="Calibri"/>
          <w:szCs w:val="21"/>
        </w:rPr>
        <w:t>excuse</w:t>
      </w:r>
      <w:commentRangeEnd w:id="5"/>
      <w:r w:rsidR="00710C6A">
        <w:rPr>
          <w:rStyle w:val="a9"/>
        </w:rPr>
        <w:commentReference w:id="5"/>
      </w:r>
      <w:commentRangeEnd w:id="6"/>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A57EB6">
            <w:rPr>
              <w:rFonts w:ascii="Calibri" w:hAnsi="Calibri"/>
              <w:szCs w:val="21"/>
            </w:rPr>
            <w:fldChar w:fldCharType="end"/>
          </w:r>
        </w:sdtContent>
      </w:sdt>
      <w:r w:rsidR="009A3210">
        <w:rPr>
          <w:rStyle w:val="a9"/>
        </w:rPr>
        <w:commentReference w:id="6"/>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126B4C9C"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del w:id="7" w:author="Warrick Roseboom" w:date="2021-05-05T04:26:00Z">
        <w:r w:rsidRPr="00211D8D" w:rsidDel="001339CF">
          <w:rPr>
            <w:rFonts w:ascii="Calibri" w:hAnsi="Calibri"/>
            <w:szCs w:val="21"/>
          </w:rPr>
          <w:delText>s</w:delText>
        </w:r>
      </w:del>
      <w:r w:rsidRPr="00211D8D">
        <w:rPr>
          <w:rFonts w:ascii="Calibri" w:hAnsi="Calibri"/>
          <w:szCs w:val="21"/>
        </w:rPr>
        <w:t>,</w:t>
      </w:r>
      <w:ins w:id="8" w:author="Warrick Roseboom" w:date="2021-05-05T04:26:00Z">
        <w:r w:rsidR="001339CF">
          <w:rPr>
            <w:rFonts w:ascii="Calibri" w:hAnsi="Calibri"/>
            <w:szCs w:val="21"/>
          </w:rPr>
          <w:t xml:space="preserve"> i</w:t>
        </w:r>
      </w:ins>
      <w:del w:id="9" w:author="Warrick Roseboom" w:date="2021-05-05T04:26:00Z">
        <w:r w:rsidR="003145FB" w:rsidRPr="00211D8D" w:rsidDel="001339CF">
          <w:rPr>
            <w:rFonts w:ascii="Calibri" w:hAnsi="Calibri"/>
            <w:szCs w:val="21"/>
          </w:rPr>
          <w:delText>I</w:delText>
        </w:r>
      </w:del>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(Khan, 2013)</w:t>
          </w:r>
          <w:r w:rsidR="00A57EB6">
            <w:rPr>
              <w:rFonts w:ascii="Calibri" w:hAnsi="Calibri"/>
              <w:szCs w:val="21"/>
            </w:rPr>
            <w:fldChar w:fldCharType="end"/>
          </w:r>
        </w:sdtContent>
      </w:sdt>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523112BB"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commentRangeStart w:id="10"/>
      <w:commentRangeStart w:id="11"/>
      <w:r w:rsidR="00912BE0" w:rsidRPr="00211D8D">
        <w:rPr>
          <w:rFonts w:ascii="Calibri" w:hAnsi="Calibri"/>
          <w:szCs w:val="21"/>
        </w:rPr>
        <w:t>R-values</w:t>
      </w:r>
      <w:commentRangeEnd w:id="10"/>
      <w:r w:rsidR="00F40C11">
        <w:rPr>
          <w:rStyle w:val="a9"/>
        </w:rPr>
        <w:commentReference w:id="10"/>
      </w:r>
      <w:commentRangeEnd w:id="11"/>
      <w:r w:rsidR="009A3210">
        <w:rPr>
          <w:rStyle w:val="a9"/>
        </w:rPr>
        <w:commentReference w:id="11"/>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5684E85A"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12" w:name="_Toc71223420"/>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13"/>
      <w:commentRangeStart w:id="14"/>
      <w:r w:rsidRPr="00211D8D">
        <w:rPr>
          <w:rFonts w:ascii="Calibri" w:hAnsi="Calibri"/>
        </w:rPr>
        <w:t>research</w:t>
      </w:r>
      <w:commentRangeEnd w:id="13"/>
      <w:r w:rsidR="000A4B0F">
        <w:rPr>
          <w:rStyle w:val="a9"/>
          <w:b w:val="0"/>
          <w:bCs w:val="0"/>
          <w:kern w:val="2"/>
        </w:rPr>
        <w:commentReference w:id="13"/>
      </w:r>
      <w:commentRangeEnd w:id="14"/>
      <w:r w:rsidR="009A3210">
        <w:rPr>
          <w:rStyle w:val="a9"/>
          <w:b w:val="0"/>
          <w:bCs w:val="0"/>
          <w:kern w:val="2"/>
        </w:rPr>
        <w:commentReference w:id="14"/>
      </w:r>
      <w:bookmarkEnd w:id="12"/>
    </w:p>
    <w:p w14:paraId="4ABC31D2" w14:textId="74337D1A" w:rsidR="009A3210" w:rsidRPr="009A3210" w:rsidRDefault="009A3210" w:rsidP="009A3210">
      <w:r>
        <w:t>This section will introduce other similar card games include Top Trumps, NBA Fantasy and Yahoo Fantasy Basketball, and how they calculate their player’s score.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15" w:name="_Toc71223421"/>
      <w:r w:rsidRPr="00211D8D">
        <w:rPr>
          <w:rFonts w:ascii="Calibri" w:hAnsi="Calibri"/>
        </w:rPr>
        <w:t>Top Trumps: NBA All Stars</w:t>
      </w:r>
      <w:bookmarkEnd w:id="15"/>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16" w:name="_Toc71223422"/>
      <w:r w:rsidRPr="00211D8D">
        <w:rPr>
          <w:rFonts w:ascii="Calibri" w:hAnsi="Calibri"/>
        </w:rPr>
        <w:t>Fantasy basketball league</w:t>
      </w:r>
      <w:bookmarkEnd w:id="16"/>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17" w:name="_Toc71223423"/>
      <w:commentRangeStart w:id="18"/>
      <w:r w:rsidRPr="00211D8D">
        <w:rPr>
          <w:rFonts w:ascii="Calibri" w:hAnsi="Calibri"/>
        </w:rPr>
        <w:lastRenderedPageBreak/>
        <w:t>NBA Fantasy</w:t>
      </w:r>
      <w:commentRangeEnd w:id="18"/>
      <w:r w:rsidR="00D94669">
        <w:rPr>
          <w:rStyle w:val="a9"/>
          <w:b w:val="0"/>
          <w:bCs w:val="0"/>
        </w:rPr>
        <w:commentReference w:id="18"/>
      </w:r>
      <w:bookmarkEnd w:id="17"/>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rFonts w:ascii="Calibri" w:hAnsi="Calibri"/>
        </w:rPr>
      </w:pPr>
      <w:r w:rsidRPr="00211D8D">
        <w:rPr>
          <w:rFonts w:ascii="Calibri" w:hAnsi="Calibri"/>
        </w:rPr>
        <w:t>Turnovers: -1 points</w:t>
      </w:r>
    </w:p>
    <w:p w14:paraId="7877D82A" w14:textId="330AC8F7" w:rsidR="00DA6612" w:rsidRPr="00211D8D" w:rsidRDefault="00DA6612" w:rsidP="00201F02">
      <w:pPr>
        <w:pStyle w:val="3"/>
        <w:rPr>
          <w:rFonts w:ascii="Calibri" w:hAnsi="Calibri"/>
        </w:rPr>
      </w:pPr>
      <w:bookmarkStart w:id="19" w:name="_Toc71223424"/>
      <w:r w:rsidRPr="00211D8D">
        <w:rPr>
          <w:rFonts w:ascii="Calibri" w:hAnsi="Calibri"/>
        </w:rPr>
        <w:t>Yahoo Fantasy basketball</w:t>
      </w:r>
      <w:bookmarkEnd w:id="19"/>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20" w:name="_Toc71223425"/>
      <w:r w:rsidRPr="00211D8D">
        <w:rPr>
          <w:rFonts w:ascii="Calibri" w:hAnsi="Calibri"/>
        </w:rPr>
        <w:t>The team Elo rating system</w:t>
      </w:r>
      <w:bookmarkEnd w:id="20"/>
    </w:p>
    <w:p w14:paraId="38006AB3" w14:textId="793505B8" w:rsidR="00B243D7" w:rsidRPr="00211D8D" w:rsidRDefault="00B243D7" w:rsidP="005E221B">
      <w:pPr>
        <w:jc w:val="left"/>
        <w:rPr>
          <w:rFonts w:ascii="Calibri" w:hAnsi="Calibri"/>
          <w:szCs w:val="21"/>
        </w:rPr>
      </w:pPr>
      <w:r w:rsidRPr="00211D8D">
        <w:rPr>
          <w:rFonts w:ascii="Calibri" w:hAnsi="Calibri"/>
          <w:szCs w:val="21"/>
        </w:rPr>
        <w:t>Elo</w:t>
      </w:r>
      <w:ins w:id="21" w:author="Warrick Roseboom" w:date="2021-05-05T04:31:00Z">
        <w:r w:rsidR="00D94669">
          <w:rPr>
            <w:rFonts w:ascii="Calibri" w:hAnsi="Calibri"/>
            <w:szCs w:val="21"/>
          </w:rPr>
          <w:t xml:space="preserve"> is</w:t>
        </w:r>
      </w:ins>
      <w:del w:id="22" w:author="Warrick Roseboom" w:date="2021-05-05T04:31:00Z">
        <w:r w:rsidRPr="00211D8D" w:rsidDel="00D94669">
          <w:rPr>
            <w:rFonts w:ascii="Calibri" w:hAnsi="Calibri"/>
            <w:szCs w:val="21"/>
          </w:rPr>
          <w:delText>s</w:delText>
        </w:r>
      </w:del>
      <w:r w:rsidRPr="00211D8D">
        <w:rPr>
          <w:rFonts w:ascii="Calibri" w:hAnsi="Calibri"/>
          <w:szCs w:val="21"/>
        </w:rPr>
        <w:t xml:space="preserve"> a simple measure of 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23" w:name="_Toc71223426"/>
      <w:r w:rsidRPr="00211D8D">
        <w:rPr>
          <w:rFonts w:ascii="Calibri" w:hAnsi="Calibri"/>
          <w:bdr w:val="none" w:sz="0" w:space="0" w:color="auto" w:frame="1"/>
          <w:shd w:val="clear" w:color="auto" w:fill="FFFFFF"/>
        </w:rPr>
        <w:t>The formula of Elo rating system</w:t>
      </w:r>
      <w:bookmarkEnd w:id="23"/>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commentRangeStart w:id="24"/>
      <w:commentRangeStart w:id="25"/>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commentRangeEnd w:id="24"/>
      <w:r w:rsidR="001B0B53">
        <w:rPr>
          <w:rStyle w:val="a9"/>
        </w:rPr>
        <w:commentReference w:id="24"/>
      </w:r>
      <w:commentRangeEnd w:id="25"/>
      <w:r w:rsidR="009A3210">
        <w:rPr>
          <w:rStyle w:val="a9"/>
        </w:rPr>
        <w:commentReference w:id="25"/>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A1B1FE7"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26" w:name="_Toc71223427"/>
      <w:r w:rsidRPr="00211D8D">
        <w:rPr>
          <w:rFonts w:ascii="Calibri" w:hAnsi="Calibri"/>
        </w:rPr>
        <w:t>Per(Player Efficiency Rating)</w:t>
      </w:r>
      <w:bookmarkEnd w:id="26"/>
    </w:p>
    <w:p w14:paraId="57900383" w14:textId="248DA79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A57EB6" w:rsidRPr="00A57EB6">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2632B12B"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due to the PER ,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w:t>
      </w:r>
      <w:commentRangeStart w:id="27"/>
      <w:commentRangeStart w:id="28"/>
      <w:r w:rsidRPr="00211D8D">
        <w:rPr>
          <w:rFonts w:ascii="Calibri" w:eastAsia="宋体" w:hAnsi="Calibri" w:cs="宋体"/>
          <w:kern w:val="0"/>
          <w:szCs w:val="21"/>
        </w:rPr>
        <w:t>part</w:t>
      </w:r>
      <w:commentRangeEnd w:id="27"/>
      <w:r w:rsidR="002E5961">
        <w:rPr>
          <w:rStyle w:val="a9"/>
        </w:rPr>
        <w:commentReference w:id="27"/>
      </w:r>
      <w:commentRangeEnd w:id="28"/>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A57EB6">
            <w:rPr>
              <w:rFonts w:ascii="Calibri" w:eastAsia="宋体" w:hAnsi="Calibri" w:cs="宋体"/>
              <w:noProof/>
              <w:kern w:val="0"/>
              <w:szCs w:val="21"/>
            </w:rPr>
            <w:t xml:space="preserve"> </w:t>
          </w:r>
          <w:r w:rsidR="00A57EB6" w:rsidRPr="00A57EB6">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009A3210">
        <w:rPr>
          <w:rStyle w:val="a9"/>
        </w:rPr>
        <w:commentReference w:id="28"/>
      </w:r>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5E96BE99" w14:textId="50D6A2BE" w:rsidR="0098106B" w:rsidRPr="00211D8D" w:rsidRDefault="0098106B" w:rsidP="00E7747B">
      <w:pPr>
        <w:pStyle w:val="1"/>
        <w:rPr>
          <w:rFonts w:ascii="Calibri" w:hAnsi="Calibri"/>
        </w:rPr>
      </w:pPr>
      <w:bookmarkStart w:id="29" w:name="_Toc71223428"/>
      <w:r w:rsidRPr="00211D8D">
        <w:rPr>
          <w:rFonts w:ascii="Calibri" w:hAnsi="Calibri"/>
        </w:rPr>
        <w:t>3.</w:t>
      </w:r>
      <w:r w:rsidR="009A3210">
        <w:rPr>
          <w:rFonts w:ascii="Calibri" w:hAnsi="Calibri"/>
        </w:rPr>
        <w:t>P</w:t>
      </w:r>
      <w:r w:rsidRPr="00211D8D">
        <w:rPr>
          <w:rFonts w:ascii="Calibri" w:hAnsi="Calibri"/>
        </w:rPr>
        <w:t>rofessional considerations</w:t>
      </w:r>
      <w:bookmarkEnd w:id="29"/>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6AB736F8"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2FEDFDC1"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I will show my biggest respect of </w:t>
      </w:r>
      <w:commentRangeStart w:id="30"/>
      <w:commentRangeStart w:id="31"/>
      <w:r w:rsidRPr="00211D8D">
        <w:rPr>
          <w:rFonts w:ascii="Calibri" w:hAnsi="Calibri"/>
          <w:sz w:val="21"/>
          <w:szCs w:val="21"/>
        </w:rPr>
        <w:t xml:space="preserve">all of the feedbacks from the </w:t>
      </w:r>
      <w:commentRangeEnd w:id="30"/>
      <w:r w:rsidR="0082178C">
        <w:rPr>
          <w:rStyle w:val="a9"/>
          <w:rFonts w:asciiTheme="minorHAnsi" w:eastAsiaTheme="minorEastAsia" w:hAnsiTheme="minorHAnsi" w:cstheme="minorBidi"/>
          <w:kern w:val="2"/>
        </w:rPr>
        <w:commentReference w:id="30"/>
      </w:r>
      <w:commentRangeEnd w:id="31"/>
      <w:r w:rsidR="009A3210">
        <w:rPr>
          <w:rStyle w:val="a9"/>
          <w:rFonts w:asciiTheme="minorHAnsi" w:eastAsiaTheme="minorEastAsia" w:hAnsiTheme="minorHAnsi" w:cstheme="minorBidi"/>
          <w:kern w:val="2"/>
        </w:rPr>
        <w:commentReference w:id="31"/>
      </w:r>
      <w:r w:rsidRPr="00211D8D">
        <w:rPr>
          <w:rFonts w:ascii="Calibri" w:hAnsi="Calibri"/>
          <w:sz w:val="21"/>
          <w:szCs w:val="21"/>
        </w:rPr>
        <w:t xml:space="preserve">user, rather than ignoring these. </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63073016"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commentRangeStart w:id="32"/>
      <w:r w:rsidRPr="00211D8D">
        <w:rPr>
          <w:rFonts w:ascii="Calibri" w:hAnsi="Calibri"/>
          <w:sz w:val="21"/>
          <w:szCs w:val="21"/>
        </w:rPr>
        <w:t>This project is a specific type of game, so it is necessary to consider the ethical approval in order to make sure it will not damage social healthy</w:t>
      </w:r>
      <w:commentRangeEnd w:id="32"/>
      <w:r w:rsidR="0082178C">
        <w:rPr>
          <w:rStyle w:val="a9"/>
          <w:rFonts w:asciiTheme="minorHAnsi" w:eastAsiaTheme="minorEastAsia" w:hAnsiTheme="minorHAnsi" w:cstheme="minorBidi"/>
          <w:kern w:val="2"/>
        </w:rPr>
        <w:commentReference w:id="32"/>
      </w:r>
      <w:r w:rsidRPr="00211D8D">
        <w:rPr>
          <w:rFonts w:ascii="Calibri" w:hAnsi="Calibri"/>
          <w:sz w:val="21"/>
          <w:szCs w:val="21"/>
        </w:rPr>
        <w:t>.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1"/>
      </w:pPr>
      <w:bookmarkStart w:id="33" w:name="_Toc71223429"/>
      <w:r w:rsidRPr="00211D8D">
        <w:lastRenderedPageBreak/>
        <w:t>4.</w:t>
      </w:r>
      <w:r w:rsidR="009A3210">
        <w:t>R</w:t>
      </w:r>
      <w:r w:rsidRPr="00211D8D">
        <w:t>equirement analysis</w:t>
      </w:r>
      <w:bookmarkEnd w:id="33"/>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34" w:name="_Toc71223430"/>
      <w:r w:rsidRPr="00211D8D">
        <w:rPr>
          <w:rFonts w:ascii="Calibri" w:hAnsi="Calibri"/>
        </w:rPr>
        <w:t>Functional requirements</w:t>
      </w:r>
      <w:bookmarkEnd w:id="34"/>
    </w:p>
    <w:p w14:paraId="0F9F3AB4" w14:textId="023968B9" w:rsidR="008D4DD2" w:rsidRPr="00211D8D" w:rsidRDefault="008D4DD2" w:rsidP="005E221B">
      <w:pPr>
        <w:jc w:val="left"/>
        <w:rPr>
          <w:rFonts w:ascii="Calibri" w:hAnsi="Calibri"/>
          <w:szCs w:val="21"/>
        </w:rPr>
      </w:pPr>
      <w:r w:rsidRPr="00211D8D">
        <w:rPr>
          <w:rFonts w:ascii="Calibri" w:hAnsi="Calibri"/>
          <w:szCs w:val="21"/>
        </w:rPr>
        <w:t xml:space="preserve">Here are the List for </w:t>
      </w:r>
      <w:commentRangeStart w:id="35"/>
      <w:commentRangeStart w:id="36"/>
      <w:r w:rsidRPr="00211D8D">
        <w:rPr>
          <w:rFonts w:ascii="Calibri" w:hAnsi="Calibri"/>
          <w:szCs w:val="21"/>
        </w:rPr>
        <w:t>Functional requirements:</w:t>
      </w:r>
      <w:commentRangeEnd w:id="35"/>
      <w:r w:rsidR="00756D0C">
        <w:rPr>
          <w:rStyle w:val="a9"/>
        </w:rPr>
        <w:commentReference w:id="35"/>
      </w:r>
      <w:commentRangeEnd w:id="36"/>
      <w:r w:rsidR="009A3210">
        <w:rPr>
          <w:rStyle w:val="a9"/>
        </w:rPr>
        <w:commentReference w:id="36"/>
      </w:r>
    </w:p>
    <w:p w14:paraId="6B29536A" w14:textId="158399FE"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6A3EB343"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provide 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020ED65F"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6A6DF5A4" w14:textId="0D3C93DD"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will rating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648994CB" w14:textId="0E42ADFE" w:rsidR="007F0F86"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2F199496" w14:textId="77777777" w:rsidR="00C35F15" w:rsidRPr="00211D8D" w:rsidRDefault="00C35F15" w:rsidP="005E221B">
      <w:pPr>
        <w:widowControl/>
        <w:numPr>
          <w:ilvl w:val="0"/>
          <w:numId w:val="2"/>
        </w:numPr>
        <w:spacing w:before="100" w:beforeAutospacing="1" w:after="100" w:afterAutospacing="1"/>
        <w:jc w:val="left"/>
        <w:rPr>
          <w:rFonts w:ascii="Calibri" w:eastAsia="宋体" w:hAnsi="Calibri" w:cs="宋体"/>
          <w:kern w:val="0"/>
          <w:szCs w:val="21"/>
        </w:rPr>
      </w:pP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37" w:name="_Toc71223431"/>
      <w:r w:rsidRPr="00211D8D">
        <w:rPr>
          <w:rFonts w:ascii="Calibri" w:hAnsi="Calibri"/>
        </w:rPr>
        <w:t>Non-functional requirements</w:t>
      </w:r>
      <w:bookmarkEnd w:id="37"/>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607C91B6"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38" w:name="_Toc71223432"/>
      <w:r w:rsidRPr="00211D8D">
        <w:rPr>
          <w:rFonts w:ascii="Calibri" w:hAnsi="Calibri"/>
        </w:rPr>
        <w:lastRenderedPageBreak/>
        <w:t>5.</w:t>
      </w:r>
      <w:r w:rsidR="009A3210">
        <w:rPr>
          <w:rFonts w:ascii="Calibri" w:hAnsi="Calibri"/>
        </w:rPr>
        <w:t>S</w:t>
      </w:r>
      <w:r w:rsidRPr="00211D8D">
        <w:rPr>
          <w:rFonts w:ascii="Calibri" w:hAnsi="Calibri"/>
        </w:rPr>
        <w:t>ystem design</w:t>
      </w:r>
      <w:bookmarkEnd w:id="38"/>
    </w:p>
    <w:p w14:paraId="6CF087C3" w14:textId="1EFBBA69" w:rsidR="000A0266" w:rsidRPr="00211D8D" w:rsidRDefault="00A47622" w:rsidP="00FF4CB8">
      <w:pPr>
        <w:pStyle w:val="2"/>
        <w:rPr>
          <w:rFonts w:ascii="Calibri" w:hAnsi="Calibri"/>
        </w:rPr>
      </w:pPr>
      <w:bookmarkStart w:id="39" w:name="_Toc71223433"/>
      <w:r w:rsidRPr="00211D8D">
        <w:rPr>
          <w:rFonts w:ascii="Calibri" w:hAnsi="Calibri"/>
        </w:rPr>
        <w:t>5.1 learning objectives</w:t>
      </w:r>
      <w:bookmarkEnd w:id="39"/>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40" w:name="_Toc71223434"/>
      <w:r w:rsidRPr="00211D8D">
        <w:rPr>
          <w:rFonts w:ascii="Calibri" w:hAnsi="Calibri"/>
        </w:rPr>
        <w:t>Modules</w:t>
      </w:r>
      <w:bookmarkEnd w:id="40"/>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3"/>
      </w:pPr>
      <w:bookmarkStart w:id="41" w:name="_Toc71223435"/>
      <w:r w:rsidRPr="00211D8D">
        <w:t>Data Selection</w:t>
      </w:r>
      <w:bookmarkEnd w:id="41"/>
    </w:p>
    <w:p w14:paraId="132AB0A8" w14:textId="74C53196"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w:t>
      </w:r>
      <w:commentRangeStart w:id="42"/>
      <w:commentRangeStart w:id="43"/>
      <w:r>
        <w:rPr>
          <w:rFonts w:ascii="Calibri" w:hAnsi="Calibri"/>
        </w:rPr>
        <w:t>2k rating</w:t>
      </w:r>
      <w:commentRangeEnd w:id="42"/>
      <w:r w:rsidR="00CE1203">
        <w:rPr>
          <w:rStyle w:val="a9"/>
        </w:rPr>
        <w:commentReference w:id="42"/>
      </w:r>
      <w:commentRangeEnd w:id="43"/>
      <w:r w:rsidR="009A3210">
        <w:rPr>
          <w:rStyle w:val="a9"/>
        </w:rPr>
        <w:commentReference w:id="43"/>
      </w:r>
      <w:r w:rsidR="009A3210">
        <w:rPr>
          <w:rFonts w:ascii="Calibri" w:hAnsi="Calibri"/>
        </w:rPr>
        <w:t>, which is the website of providing players data in 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3"/>
        <w:rPr>
          <w:rFonts w:ascii="Calibri" w:hAnsi="Calibri"/>
        </w:rPr>
      </w:pPr>
      <w:bookmarkStart w:id="44" w:name="_Toc71223436"/>
      <w:r w:rsidRPr="00211D8D">
        <w:rPr>
          <w:rFonts w:ascii="Calibri" w:hAnsi="Calibri"/>
        </w:rPr>
        <w:t>Modelling team chemistry</w:t>
      </w:r>
      <w:bookmarkEnd w:id="44"/>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45" w:name="_Toc71223437"/>
      <w:r w:rsidRPr="00211D8D">
        <w:rPr>
          <w:rFonts w:ascii="Calibri" w:hAnsi="Calibri"/>
        </w:rPr>
        <w:t xml:space="preserve">The function </w:t>
      </w:r>
      <w:r w:rsidR="00DD7EEF" w:rsidRPr="00211D8D">
        <w:rPr>
          <w:rFonts w:ascii="Calibri" w:hAnsi="Calibri"/>
        </w:rPr>
        <w:t>to calculate the strength of groups of players</w:t>
      </w:r>
      <w:bookmarkEnd w:id="45"/>
    </w:p>
    <w:p w14:paraId="23079A2D" w14:textId="0C031883" w:rsidR="00291FE6" w:rsidRDefault="00291FE6" w:rsidP="005E221B">
      <w:pPr>
        <w:jc w:val="left"/>
        <w:rPr>
          <w:rFonts w:ascii="Calibri" w:hAnsi="Calibri"/>
          <w:szCs w:val="21"/>
        </w:rPr>
      </w:pPr>
      <w:r w:rsidRPr="00211D8D">
        <w:rPr>
          <w:rFonts w:ascii="Calibri" w:hAnsi="Calibri"/>
          <w:szCs w:val="21"/>
        </w:rPr>
        <w:t>The function to calculate the strength of groups of players is attempt to use the pure recursion, which is mentioned in the</w:t>
      </w:r>
      <w:r w:rsidR="009A3210">
        <w:rPr>
          <w:rFonts w:ascii="Calibri" w:hAnsi="Calibri"/>
          <w:szCs w:val="21"/>
        </w:rPr>
        <w:t xml:space="preserve"> implementation session.</w:t>
      </w:r>
      <w:r w:rsidRPr="00211D8D">
        <w:rPr>
          <w:rFonts w:ascii="Calibri" w:hAnsi="Calibri"/>
          <w:szCs w:val="21"/>
        </w:rPr>
        <w:t xml:space="preserve"> We can draw on </w:t>
      </w:r>
      <w:commentRangeStart w:id="46"/>
      <w:commentRangeStart w:id="47"/>
      <w:r w:rsidRPr="00211D8D">
        <w:rPr>
          <w:rFonts w:ascii="Calibri" w:hAnsi="Calibri"/>
          <w:szCs w:val="21"/>
        </w:rPr>
        <w:t xml:space="preserve">fib recursion </w:t>
      </w:r>
      <w:commentRangeEnd w:id="46"/>
      <w:r w:rsidR="001B0B53">
        <w:rPr>
          <w:rStyle w:val="a9"/>
        </w:rPr>
        <w:commentReference w:id="46"/>
      </w:r>
      <w:commentRangeEnd w:id="47"/>
      <w:r w:rsidR="009A3210">
        <w:rPr>
          <w:rStyle w:val="a9"/>
        </w:rPr>
        <w:commentReference w:id="47"/>
      </w:r>
      <w:r w:rsidRPr="00211D8D">
        <w:rPr>
          <w:rFonts w:ascii="Calibri" w:hAnsi="Calibri"/>
          <w:szCs w:val="21"/>
        </w:rPr>
        <w:t>to design our strength function.</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w:t>
      </w:r>
      <w:r w:rsidRPr="00211D8D">
        <w:rPr>
          <w:rFonts w:ascii="Calibri" w:hAnsi="Calibri"/>
          <w:szCs w:val="21"/>
        </w:rPr>
        <w:lastRenderedPageBreak/>
        <w:t xml:space="preserve">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48" w:name="_Toc7122343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48"/>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the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B19DF43" w:rsidR="000F6FE7" w:rsidRPr="009C42C7" w:rsidRDefault="009C42C7" w:rsidP="009C42C7">
      <w:pPr>
        <w:pStyle w:val="a6"/>
        <w:numPr>
          <w:ilvl w:val="0"/>
          <w:numId w:val="13"/>
        </w:numPr>
        <w:ind w:firstLineChars="0"/>
        <w:jc w:val="left"/>
        <w:rPr>
          <w:rFonts w:ascii="Calibri" w:hAnsi="Calibri"/>
          <w:szCs w:val="21"/>
        </w:rPr>
      </w:pPr>
      <w:r>
        <w:rPr>
          <w:rFonts w:ascii="Calibri" w:hAnsi="Calibri"/>
          <w:szCs w:val="21"/>
        </w:rPr>
        <w:t xml:space="preserve">the graph show the </w:t>
      </w:r>
      <w:r w:rsidR="000F6FE7" w:rsidRPr="009C42C7">
        <w:rPr>
          <w:rFonts w:ascii="Calibri" w:hAnsi="Calibri"/>
          <w:szCs w:val="21"/>
        </w:rPr>
        <w:t>team Elo histogram</w:t>
      </w:r>
      <w:r>
        <w:rPr>
          <w:rFonts w:ascii="Calibri" w:hAnsi="Calibri"/>
          <w:szCs w:val="21"/>
        </w:rPr>
        <w:t>(the team selected as data)</w:t>
      </w:r>
    </w:p>
    <w:p w14:paraId="687551B0" w14:textId="20EF2D23"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are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 like a normal distribution This suggests that we can use the normal distribution to</w:t>
      </w:r>
    </w:p>
    <w:p w14:paraId="0393B5EF" w14:textId="3129A951"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A57EB6">
            <w:rPr>
              <w:rFonts w:ascii="Calibri" w:hAnsi="Calibri" w:cs="Arial"/>
              <w:noProof/>
              <w:color w:val="000000"/>
              <w:shd w:val="clear" w:color="auto" w:fill="FFFFFF"/>
            </w:rPr>
            <w:t xml:space="preserve"> </w:t>
          </w:r>
          <w:r w:rsidR="00A57EB6" w:rsidRPr="00A57EB6">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8888D35" w:rsidR="00C76199" w:rsidRDefault="00C76199" w:rsidP="005E221B">
      <w:pPr>
        <w:jc w:val="left"/>
        <w:rPr>
          <w:rFonts w:ascii="Calibri" w:hAnsi="Calibri"/>
          <w:szCs w:val="21"/>
        </w:rPr>
      </w:pPr>
      <w:r>
        <w:rPr>
          <w:rFonts w:ascii="Calibri" w:hAnsi="Calibri"/>
          <w:szCs w:val="21"/>
        </w:rPr>
        <w:t xml:space="preserve">In the first step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49" w:name="_Toc71223439"/>
      <w:r w:rsidRPr="00211D8D">
        <w:rPr>
          <w:rFonts w:ascii="Calibri" w:hAnsi="Calibri"/>
        </w:rPr>
        <w:lastRenderedPageBreak/>
        <w:t>Data memo function</w:t>
      </w:r>
      <w:bookmarkEnd w:id="49"/>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77B24C5C" w:rsidR="00161EDE" w:rsidRPr="00211D8D" w:rsidRDefault="00161EDE" w:rsidP="00FF4CB8">
      <w:pPr>
        <w:pStyle w:val="3"/>
        <w:rPr>
          <w:rFonts w:ascii="Calibri" w:hAnsi="Calibri"/>
        </w:rPr>
      </w:pPr>
      <w:bookmarkStart w:id="50" w:name="_Toc7122344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A57EB6" w:rsidRPr="00A57EB6">
            <w:rPr>
              <w:rFonts w:ascii="Calibri" w:hAnsi="Calibri"/>
              <w:noProof/>
            </w:rPr>
            <w:t>(Geeks, 2021)</w:t>
          </w:r>
          <w:r w:rsidR="002237A2" w:rsidRPr="00211D8D">
            <w:rPr>
              <w:rFonts w:ascii="Calibri" w:hAnsi="Calibri"/>
            </w:rPr>
            <w:fldChar w:fldCharType="end"/>
          </w:r>
        </w:sdtContent>
      </w:sdt>
      <w:bookmarkEnd w:id="50"/>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p>
    <w:p w14:paraId="0262F6F0" w14:textId="4DD99174" w:rsidR="00D07185" w:rsidRPr="00211D8D" w:rsidRDefault="00D07185" w:rsidP="00FF4CB8">
      <w:pPr>
        <w:pStyle w:val="3"/>
        <w:rPr>
          <w:rFonts w:ascii="Calibri" w:hAnsi="Calibri"/>
        </w:rPr>
      </w:pPr>
      <w:bookmarkStart w:id="51" w:name="_Toc71223441"/>
      <w:r w:rsidRPr="00211D8D">
        <w:rPr>
          <w:rFonts w:ascii="Calibri" w:hAnsi="Calibri"/>
        </w:rPr>
        <w:lastRenderedPageBreak/>
        <w:t>UI design</w:t>
      </w:r>
      <w:bookmarkEnd w:id="51"/>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3677A5D"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52" w:name="_Toc71223442"/>
      <w:r w:rsidRPr="00211D8D">
        <w:rPr>
          <w:rFonts w:ascii="Calibri" w:hAnsi="Calibri"/>
        </w:rPr>
        <w:t>Game mode</w:t>
      </w:r>
      <w:bookmarkEnd w:id="52"/>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53" w:name="_Toc71223443"/>
      <w:r w:rsidRPr="00211D8D">
        <w:rPr>
          <w:rFonts w:ascii="Calibri" w:hAnsi="Calibri"/>
        </w:rPr>
        <w:t>Game rule</w:t>
      </w:r>
      <w:bookmarkEnd w:id="53"/>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54" w:name="_Toc71223444"/>
      <w:r w:rsidRPr="00211D8D">
        <w:rPr>
          <w:rFonts w:ascii="Calibri" w:hAnsi="Calibri"/>
        </w:rPr>
        <w:lastRenderedPageBreak/>
        <w:t>6.implementation</w:t>
      </w:r>
      <w:bookmarkEnd w:id="54"/>
    </w:p>
    <w:p w14:paraId="4B0C0D5F" w14:textId="64C38BFF" w:rsidR="001A0275" w:rsidRPr="00211D8D" w:rsidRDefault="001A0275" w:rsidP="00FF4CB8">
      <w:pPr>
        <w:pStyle w:val="2"/>
        <w:rPr>
          <w:rFonts w:ascii="Calibri" w:hAnsi="Calibri"/>
        </w:rPr>
      </w:pPr>
      <w:bookmarkStart w:id="55" w:name="_Toc71223445"/>
      <w:r w:rsidRPr="00211D8D">
        <w:rPr>
          <w:rFonts w:ascii="Calibri" w:hAnsi="Calibri"/>
        </w:rPr>
        <w:t>Explore the suitable model for data structure</w:t>
      </w:r>
      <w:bookmarkEnd w:id="55"/>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56" w:name="_Toc71223446"/>
      <w:r w:rsidRPr="00211D8D">
        <w:rPr>
          <w:rFonts w:ascii="Calibri" w:hAnsi="Calibri"/>
        </w:rPr>
        <w:t>The rating implement method change</w:t>
      </w:r>
      <w:bookmarkEnd w:id="56"/>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r w:rsidRPr="00211D8D">
        <w:rPr>
          <w:rFonts w:ascii="Calibri" w:hAnsi="Calibri"/>
          <w:szCs w:val="21"/>
        </w:rPr>
        <w:t>Here is the function of Strength method.</w:t>
      </w:r>
    </w:p>
    <w:p w14:paraId="2BCCD862" w14:textId="705B1681" w:rsidR="00201F02" w:rsidRPr="00211D8D" w:rsidRDefault="00201F02" w:rsidP="00065ABD">
      <w:pPr>
        <w:rPr>
          <w:rFonts w:ascii="Calibri" w:hAnsi="Calibri"/>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197770D" w:rsidR="001F567B" w:rsidRPr="00211D8D" w:rsidRDefault="001F567B" w:rsidP="001F567B">
      <w:pPr>
        <w:pStyle w:val="2"/>
        <w:rPr>
          <w:rFonts w:ascii="Calibri" w:hAnsi="Calibri"/>
          <w:kern w:val="44"/>
        </w:rPr>
      </w:pPr>
      <w:bookmarkStart w:id="57" w:name="_Toc71223447"/>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A57EB6" w:rsidRPr="00A57EB6">
            <w:rPr>
              <w:rFonts w:ascii="Calibri" w:hAnsi="Calibri"/>
              <w:noProof/>
              <w:kern w:val="44"/>
            </w:rPr>
            <w:t>(Ghose, 2019)</w:t>
          </w:r>
          <w:r w:rsidR="002237A2" w:rsidRPr="00211D8D">
            <w:rPr>
              <w:rFonts w:ascii="Calibri" w:hAnsi="Calibri"/>
              <w:kern w:val="44"/>
            </w:rPr>
            <w:fldChar w:fldCharType="end"/>
          </w:r>
        </w:sdtContent>
      </w:sdt>
      <w:bookmarkEnd w:id="57"/>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72AFE9C8" w:rsidR="001F567B" w:rsidRPr="00211D8D" w:rsidRDefault="001F567B" w:rsidP="001F567B">
      <w:pPr>
        <w:pStyle w:val="2"/>
        <w:rPr>
          <w:rFonts w:ascii="Calibri" w:hAnsi="Calibri"/>
        </w:rPr>
      </w:pPr>
      <w:bookmarkStart w:id="58" w:name="_Toc71223448"/>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A57EB6">
            <w:rPr>
              <w:rFonts w:ascii="Calibri" w:hAnsi="Calibri"/>
              <w:noProof/>
            </w:rPr>
            <w:t xml:space="preserve"> </w:t>
          </w:r>
          <w:r w:rsidR="00A57EB6" w:rsidRPr="00A57EB6">
            <w:rPr>
              <w:rFonts w:ascii="Calibri" w:hAnsi="Calibri"/>
              <w:noProof/>
            </w:rPr>
            <w:t>(Koroleva, 2018)</w:t>
          </w:r>
          <w:r w:rsidR="002237A2" w:rsidRPr="00211D8D">
            <w:rPr>
              <w:rFonts w:ascii="Calibri" w:hAnsi="Calibri"/>
            </w:rPr>
            <w:fldChar w:fldCharType="end"/>
          </w:r>
        </w:sdtContent>
      </w:sdt>
      <w:bookmarkEnd w:id="58"/>
    </w:p>
    <w:p w14:paraId="467E53B4" w14:textId="62D0F476"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show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rFonts w:ascii="Calibri" w:hAnsi="Calibri"/>
          <w:b/>
          <w:bCs/>
        </w:rPr>
      </w:pPr>
    </w:p>
    <w:p w14:paraId="5C5EE551" w14:textId="6117131E" w:rsidR="00C72249" w:rsidRPr="00211D8D" w:rsidRDefault="00C72249" w:rsidP="00C72249">
      <w:pPr>
        <w:pStyle w:val="3"/>
        <w:rPr>
          <w:rFonts w:ascii="Calibri" w:hAnsi="Calibri"/>
          <w:noProof/>
        </w:rPr>
      </w:pPr>
      <w:bookmarkStart w:id="59" w:name="_Toc71223449"/>
      <w:r w:rsidRPr="00211D8D">
        <w:rPr>
          <w:rFonts w:ascii="Calibri" w:hAnsi="Calibri"/>
          <w:noProof/>
        </w:rPr>
        <w:t>Implementation in simple robot</w:t>
      </w:r>
      <w:bookmarkEnd w:id="59"/>
    </w:p>
    <w:p w14:paraId="25914067" w14:textId="423D2488" w:rsidR="009A3210" w:rsidRDefault="00C72249" w:rsidP="009A3210">
      <w:pPr>
        <w:pStyle w:val="aa"/>
      </w:pPr>
      <w:r w:rsidRPr="00211D8D">
        <w:rPr>
          <w:rFonts w:ascii="Calibri" w:hAnsi="Calibri"/>
        </w:rPr>
        <w:t xml:space="preserve">In this project, there are two modes are considered which the player could choose to against with a player, and player could choose to against with the computer choice. </w:t>
      </w:r>
      <w:r w:rsidR="009A3210">
        <w:t xml:space="preserve">if the user want to play on </w:t>
      </w:r>
      <w:proofErr w:type="spellStart"/>
      <w:r w:rsidR="009A3210">
        <w:t>it’s</w:t>
      </w:r>
      <w:proofErr w:type="spellEnd"/>
      <w:r w:rsidR="009A3210">
        <w:t xml:space="preserve"> own, then he/she can choose play with AI. During the playing, AI will be able to choose its own team, just like the second player. </w:t>
      </w:r>
      <w:r w:rsidRPr="00211D8D">
        <w:rPr>
          <w:rFonts w:ascii="Calibri" w:hAnsi="Calibri"/>
        </w:rPr>
        <w:t>However, In this project, the robot has not been set up to be very complex, due to time constraints.</w:t>
      </w:r>
      <w:r w:rsidR="00FE6B9C" w:rsidRPr="00211D8D">
        <w:rPr>
          <w:rFonts w:ascii="Calibri" w:hAnsi="Calibri"/>
        </w:rPr>
        <w:t xml:space="preserve"> To ensure the cost AI will not more than 19 points the setting of AI choose the player is that the AI player will only choose the basketball player from T3 which means the player in that level will cost 3 points. So in this level the AI player will not be very strong. But this mode could help the player to get know more about how will the rating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60" w:name="_Toc71223450"/>
      <w:r w:rsidRPr="00211D8D">
        <w:rPr>
          <w:rFonts w:ascii="Calibri" w:hAnsi="Calibri"/>
        </w:rPr>
        <w:t>Implementation issue</w:t>
      </w:r>
      <w:bookmarkEnd w:id="60"/>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E978238"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w:t>
      </w:r>
      <w:r w:rsidRPr="00211D8D">
        <w:rPr>
          <w:rFonts w:ascii="Calibri" w:hAnsi="Calibri"/>
          <w:szCs w:val="21"/>
        </w:rPr>
        <w:lastRenderedPageBreak/>
        <w:t>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61" w:name="_Toc71223451"/>
      <w:r w:rsidRPr="00211D8D">
        <w:rPr>
          <w:rFonts w:ascii="Calibri" w:hAnsi="Calibri"/>
        </w:rPr>
        <w:lastRenderedPageBreak/>
        <w:t>7.</w:t>
      </w:r>
      <w:r w:rsidR="009A3210">
        <w:rPr>
          <w:rFonts w:ascii="Calibri" w:hAnsi="Calibri"/>
        </w:rPr>
        <w:t>T</w:t>
      </w:r>
      <w:r w:rsidRPr="00211D8D">
        <w:rPr>
          <w:rFonts w:ascii="Calibri" w:hAnsi="Calibri"/>
        </w:rPr>
        <w:t>esting</w:t>
      </w:r>
      <w:bookmarkEnd w:id="61"/>
    </w:p>
    <w:p w14:paraId="60882BA2" w14:textId="10285242" w:rsidR="000E39C9" w:rsidRPr="00211D8D" w:rsidRDefault="000E39C9" w:rsidP="00FF4CB8">
      <w:pPr>
        <w:pStyle w:val="2"/>
        <w:rPr>
          <w:rFonts w:ascii="Calibri" w:hAnsi="Calibri"/>
        </w:rPr>
      </w:pPr>
      <w:bookmarkStart w:id="62" w:name="_Toc71223452"/>
      <w:r w:rsidRPr="00211D8D">
        <w:rPr>
          <w:rFonts w:ascii="Calibri" w:hAnsi="Calibri"/>
        </w:rPr>
        <w:t>Unit test</w:t>
      </w:r>
      <w:bookmarkEnd w:id="62"/>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63" w:name="_Toc71223453"/>
      <w:r w:rsidRPr="00211D8D">
        <w:rPr>
          <w:rFonts w:ascii="Calibri" w:hAnsi="Calibri"/>
        </w:rPr>
        <w:lastRenderedPageBreak/>
        <w:t>Integration test</w:t>
      </w:r>
      <w:bookmarkEnd w:id="63"/>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2F6D67F6" w14:textId="77777777"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01092FCC"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64" w:name="_Toc71223454"/>
      <w:r w:rsidRPr="00211D8D">
        <w:rPr>
          <w:rFonts w:ascii="Calibri" w:hAnsi="Calibri"/>
        </w:rPr>
        <w:t>System test</w:t>
      </w:r>
      <w:bookmarkEnd w:id="64"/>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04E3E966" w:rsidR="004D0012" w:rsidRPr="00211D8D" w:rsidRDefault="004E5C00" w:rsidP="005E221B">
            <w:pPr>
              <w:jc w:val="left"/>
              <w:rPr>
                <w:rFonts w:ascii="Calibri" w:hAnsi="Calibri"/>
                <w:szCs w:val="21"/>
              </w:rPr>
            </w:pPr>
            <w:r>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r w:rsidR="004E5C00" w:rsidRPr="00211D8D" w14:paraId="7A88AEDB" w14:textId="77777777" w:rsidTr="004D0012">
        <w:trPr>
          <w:trHeight w:val="142"/>
        </w:trPr>
        <w:tc>
          <w:tcPr>
            <w:tcW w:w="2972" w:type="dxa"/>
          </w:tcPr>
          <w:p w14:paraId="1DBA345B" w14:textId="4B9BBDED"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 not choose the player and press ok</w:t>
            </w:r>
          </w:p>
        </w:tc>
        <w:tc>
          <w:tcPr>
            <w:tcW w:w="2972" w:type="dxa"/>
          </w:tcPr>
          <w:p w14:paraId="0B774B19" w14:textId="1BE419DC" w:rsidR="004E5C00" w:rsidRPr="00211D8D" w:rsidRDefault="004E5C00" w:rsidP="005E221B">
            <w:pPr>
              <w:jc w:val="left"/>
              <w:rPr>
                <w:rFonts w:ascii="Calibri" w:hAnsi="Calibri"/>
                <w:szCs w:val="21"/>
              </w:rPr>
            </w:pPr>
            <w:r>
              <w:rPr>
                <w:rFonts w:ascii="Calibri" w:hAnsi="Calibri"/>
                <w:szCs w:val="21"/>
              </w:rPr>
              <w:t>The player press ok button with doing nothing, he need to re-choose.</w:t>
            </w:r>
          </w:p>
        </w:tc>
      </w:tr>
      <w:tr w:rsidR="004E5C00" w:rsidRPr="00211D8D" w14:paraId="06B6922B" w14:textId="77777777" w:rsidTr="004D0012">
        <w:trPr>
          <w:trHeight w:val="142"/>
        </w:trPr>
        <w:tc>
          <w:tcPr>
            <w:tcW w:w="2972" w:type="dxa"/>
          </w:tcPr>
          <w:p w14:paraId="1BB7E3D6" w14:textId="7638BB6B" w:rsidR="004E5C00" w:rsidRPr="00211D8D" w:rsidRDefault="004E5C00" w:rsidP="00224079">
            <w:pPr>
              <w:jc w:val="left"/>
              <w:rPr>
                <w:rFonts w:ascii="Calibri" w:hAnsi="Calibri"/>
                <w:szCs w:val="21"/>
              </w:rPr>
            </w:pPr>
            <w:r>
              <w:rPr>
                <w:rFonts w:ascii="Calibri" w:hAnsi="Calibri"/>
                <w:szCs w:val="21"/>
              </w:rPr>
              <w:t>The player choose the player but do not have enough money</w:t>
            </w:r>
          </w:p>
        </w:tc>
        <w:tc>
          <w:tcPr>
            <w:tcW w:w="2972" w:type="dxa"/>
          </w:tcPr>
          <w:p w14:paraId="78AC57F0" w14:textId="6C3B8B76"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65" w:name="_Toc71223455"/>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65"/>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5E5DC4"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4pt;height:103.2pt;mso-width-percent:0;mso-height-percent:0;mso-width-percent:0;mso-height-percent:0" o:ole="">
            <v:imagedata r:id="rId32" o:title=""/>
          </v:shape>
          <o:OLEObject Type="Embed" ProgID="Excel.Sheet.12" ShapeID="_x0000_i1025" DrawAspect="Content" ObjectID="_1681905617"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38AAA595"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2328EA07" w:rsidR="00D07185" w:rsidRPr="00211D8D" w:rsidRDefault="00D07185" w:rsidP="005338AF">
      <w:pPr>
        <w:jc w:val="center"/>
        <w:rPr>
          <w:rFonts w:ascii="Calibri" w:hAnsi="Calibri"/>
          <w:szCs w:val="21"/>
        </w:rPr>
      </w:pPr>
      <w:r w:rsidRPr="00211D8D">
        <w:rPr>
          <w:rFonts w:ascii="Calibri" w:hAnsi="Calibri"/>
          <w:szCs w:val="21"/>
        </w:rPr>
        <w:t>-</w:t>
      </w:r>
      <w:commentRangeStart w:id="66"/>
      <w:r w:rsidRPr="00211D8D">
        <w:rPr>
          <w:rFonts w:ascii="Calibri" w:hAnsi="Calibri"/>
          <w:szCs w:val="21"/>
        </w:rPr>
        <w:t xml:space="preserve">calculate </w:t>
      </w:r>
      <w:commentRangeEnd w:id="66"/>
      <w:r w:rsidR="00E44606">
        <w:rPr>
          <w:rStyle w:val="a9"/>
        </w:rPr>
        <w:commentReference w:id="66"/>
      </w:r>
      <w:r w:rsidRPr="00211D8D">
        <w:rPr>
          <w:rFonts w:ascii="Calibri" w:hAnsi="Calibri"/>
          <w:szCs w:val="21"/>
        </w:rPr>
        <w:t>value</w:t>
      </w:r>
    </w:p>
    <w:p w14:paraId="35A6CC0F" w14:textId="7CD5DCF3" w:rsidR="009F67B1" w:rsidRPr="00211D8D" w:rsidRDefault="009F67B1" w:rsidP="005E221B">
      <w:pPr>
        <w:jc w:val="left"/>
        <w:rPr>
          <w:rFonts w:ascii="Calibri" w:hAnsi="Calibri"/>
          <w:szCs w:val="21"/>
        </w:rPr>
      </w:pP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67"/>
      <w:r w:rsidRPr="00211D8D">
        <w:rPr>
          <w:rFonts w:ascii="Calibri" w:hAnsi="Calibri"/>
          <w:szCs w:val="21"/>
        </w:rPr>
        <w:t xml:space="preserve">rating calculate from average </w:t>
      </w:r>
      <w:commentRangeEnd w:id="67"/>
      <w:r w:rsidR="00E44606">
        <w:rPr>
          <w:rStyle w:val="a9"/>
        </w:rPr>
        <w:commentReference w:id="67"/>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68"/>
      <w:r w:rsidRPr="00211D8D">
        <w:rPr>
          <w:rFonts w:ascii="Calibri" w:hAnsi="Calibri"/>
          <w:szCs w:val="21"/>
        </w:rPr>
        <w:t>from 2krating website</w:t>
      </w:r>
      <w:commentRangeEnd w:id="68"/>
      <w:r w:rsidR="00E44606">
        <w:rPr>
          <w:rStyle w:val="a9"/>
        </w:rPr>
        <w:commentReference w:id="68"/>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6EF250CE" w:rsidR="000B159C" w:rsidRPr="00211D8D" w:rsidRDefault="005338AF" w:rsidP="005E221B">
      <w:pPr>
        <w:jc w:val="left"/>
        <w:rPr>
          <w:rFonts w:ascii="Calibri" w:hAnsi="Calibri"/>
          <w:szCs w:val="21"/>
        </w:rPr>
      </w:pPr>
      <w:commentRangeStart w:id="69"/>
      <w:r>
        <w:rPr>
          <w:rFonts w:ascii="Calibri" w:hAnsi="Calibri"/>
          <w:noProof/>
          <w:szCs w:val="21"/>
        </w:rPr>
        <w:lastRenderedPageBreak/>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69"/>
      <w:r w:rsidR="00E44606">
        <w:rPr>
          <w:rStyle w:val="a9"/>
        </w:rPr>
        <w:commentReference w:id="69"/>
      </w:r>
    </w:p>
    <w:p w14:paraId="4170162A" w14:textId="711A2AFB"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 the calculate team strength and average of team strength and 2krating result</w:t>
      </w:r>
    </w:p>
    <w:p w14:paraId="74B47815" w14:textId="70924C2E"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figure , </w:t>
      </w:r>
      <w:r>
        <w:rPr>
          <w:rFonts w:ascii="Calibri" w:hAnsi="Calibri"/>
          <w:szCs w:val="21"/>
        </w:rPr>
        <w:t xml:space="preserve">the calculate result is that we calculate the team strength by using our formula and the 2k rating result is that the data get from 2krating website, and the data normalized by per </w:t>
      </w:r>
      <w:r w:rsidR="004D0012" w:rsidRPr="00211D8D">
        <w:rPr>
          <w:rFonts w:ascii="Calibri" w:hAnsi="Calibri"/>
          <w:szCs w:val="21"/>
        </w:rPr>
        <w:t>,according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70"/>
      <w:r>
        <w:rPr>
          <w:rFonts w:ascii="Calibri" w:hAnsi="Calibri"/>
          <w:noProof/>
          <w:szCs w:val="21"/>
        </w:rPr>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70"/>
      <w:r w:rsidR="00C712D1">
        <w:rPr>
          <w:rStyle w:val="a9"/>
        </w:rPr>
        <w:commentReference w:id="70"/>
      </w:r>
    </w:p>
    <w:p w14:paraId="60DC4002" w14:textId="6F105381" w:rsidR="008F3B8E" w:rsidRPr="00211D8D" w:rsidRDefault="00D07185" w:rsidP="005E221B">
      <w:pPr>
        <w:jc w:val="left"/>
        <w:rPr>
          <w:rFonts w:ascii="Calibri" w:hAnsi="Calibri"/>
          <w:szCs w:val="21"/>
        </w:rPr>
      </w:pPr>
      <w:r w:rsidRPr="00211D8D">
        <w:rPr>
          <w:rFonts w:ascii="Calibri" w:hAnsi="Calibri"/>
          <w:szCs w:val="21"/>
        </w:rPr>
        <w:lastRenderedPageBreak/>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09E024F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the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 xml:space="preserve">as the graph show there are two bar in the graph , the first one is the data we calculate by using our team chemistry and Strength function , the second one is the average rating calculated by simply add all the player per in that team and divide the number of player, we could see that our team chemistry calculate is more close to the 2krating ,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71" w:name="_Toc71223456"/>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71"/>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 xml:space="preserve">design a reasonable model to describe the relationship between players. Secondly, generate a team rating system based on exploring player-player relationships. In the evaluation section, there are two images of </w:t>
      </w:r>
      <w:commentRangeStart w:id="72"/>
      <w:commentRangeStart w:id="73"/>
      <w:r w:rsidRPr="00211D8D">
        <w:rPr>
          <w:rFonts w:ascii="Calibri" w:eastAsia="宋体" w:hAnsi="Calibri" w:cs="宋体"/>
          <w:kern w:val="0"/>
          <w:szCs w:val="21"/>
        </w:rPr>
        <w:t xml:space="preserve">the r-squared based on different </w:t>
      </w:r>
      <w:commentRangeEnd w:id="72"/>
      <w:r w:rsidR="00810B86">
        <w:rPr>
          <w:rStyle w:val="a9"/>
        </w:rPr>
        <w:commentReference w:id="72"/>
      </w:r>
      <w:commentRangeEnd w:id="73"/>
      <w:r w:rsidR="009A3210">
        <w:rPr>
          <w:rStyle w:val="a9"/>
        </w:rPr>
        <w:commentReference w:id="73"/>
      </w:r>
      <w:r w:rsidRPr="00211D8D">
        <w:rPr>
          <w:rFonts w:ascii="Calibri" w:eastAsia="宋体" w:hAnsi="Calibri" w:cs="宋体"/>
          <w:kern w:val="0"/>
          <w:szCs w:val="21"/>
        </w:rPr>
        <w:t>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74" w:name="_Toc71223457"/>
      <w:r w:rsidRPr="00211D8D">
        <w:rPr>
          <w:rFonts w:ascii="Calibri" w:hAnsi="Calibri"/>
        </w:rPr>
        <w:t>Compare with existing work</w:t>
      </w:r>
      <w:bookmarkEnd w:id="74"/>
    </w:p>
    <w:p w14:paraId="1733F340" w14:textId="3F07A8F4" w:rsidR="00211D8D" w:rsidRPr="00201F02" w:rsidRDefault="00211D8D" w:rsidP="00211D8D">
      <w:pPr>
        <w:pStyle w:val="3"/>
        <w:rPr>
          <w:rFonts w:ascii="Calibri" w:hAnsi="Calibri"/>
          <w:sz w:val="30"/>
          <w:szCs w:val="30"/>
        </w:rPr>
      </w:pPr>
      <w:bookmarkStart w:id="75" w:name="_Toc71223458"/>
      <w:r w:rsidRPr="00201F02">
        <w:rPr>
          <w:rFonts w:ascii="Calibri" w:hAnsi="Calibri"/>
          <w:sz w:val="30"/>
          <w:szCs w:val="30"/>
        </w:rPr>
        <w:t>Limitation</w:t>
      </w:r>
      <w:bookmarkEnd w:id="75"/>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2553E7B3" w:rsidR="00FE6B9C" w:rsidRPr="00211D8D" w:rsidRDefault="005E504C" w:rsidP="00211D8D">
      <w:pPr>
        <w:ind w:left="720"/>
        <w:rPr>
          <w:rFonts w:ascii="Calibri" w:hAnsi="Calibri"/>
        </w:rPr>
      </w:pPr>
      <w:r w:rsidRPr="00211D8D">
        <w:rPr>
          <w:rFonts w:ascii="Calibri" w:hAnsi="Calibri"/>
        </w:rPr>
        <w:t>The PER could represent the player efficiency during the game. However, It will 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 there are some teams which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4D6C935A" w14:textId="7FE6C809"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203945C9"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the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w:t>
      </w:r>
      <w:r w:rsidRPr="00211D8D">
        <w:rPr>
          <w:rFonts w:ascii="Calibri" w:hAnsi="Calibri"/>
        </w:rPr>
        <w:lastRenderedPageBreak/>
        <w:t xml:space="preserve">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76" w:name="_Toc71223459"/>
      <w:r w:rsidRPr="00211D8D">
        <w:rPr>
          <w:rFonts w:ascii="Calibri" w:hAnsi="Calibri"/>
        </w:rPr>
        <w:t>Pros</w:t>
      </w:r>
      <w:bookmarkEnd w:id="76"/>
    </w:p>
    <w:p w14:paraId="02EFC4FA" w14:textId="05F517D8"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77" w:name="_Toc71223460"/>
      <w:r w:rsidRPr="00211D8D">
        <w:rPr>
          <w:rFonts w:ascii="Calibri" w:hAnsi="Calibri"/>
        </w:rPr>
        <w:t>Future work</w:t>
      </w:r>
      <w:bookmarkEnd w:id="77"/>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commentRangeStart w:id="78"/>
      <w:commentRangeStart w:id="79"/>
      <w:r w:rsidRPr="00211D8D">
        <w:rPr>
          <w:rFonts w:ascii="Calibri" w:hAnsi="Calibri"/>
          <w:szCs w:val="21"/>
        </w:rPr>
        <w:t xml:space="preserve">Improve </w:t>
      </w:r>
      <w:r w:rsidR="00B410E1" w:rsidRPr="00211D8D">
        <w:rPr>
          <w:rFonts w:ascii="Calibri" w:hAnsi="Calibri"/>
          <w:szCs w:val="21"/>
        </w:rPr>
        <w:t>Against AI mode</w:t>
      </w:r>
      <w:commentRangeEnd w:id="78"/>
      <w:r w:rsidR="005E4D34">
        <w:rPr>
          <w:rStyle w:val="a9"/>
        </w:rPr>
        <w:commentReference w:id="78"/>
      </w:r>
      <w:commentRangeEnd w:id="79"/>
      <w:r w:rsidR="009A3210">
        <w:rPr>
          <w:rStyle w:val="a9"/>
        </w:rPr>
        <w:commentReference w:id="79"/>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1A9AB04D" w14:textId="4F9AD64C" w:rsidR="00B410E1" w:rsidRPr="00211D8D" w:rsidRDefault="00B410E1" w:rsidP="00211D8D">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7CA3A497" w:rsidR="00B410E1" w:rsidRPr="00211D8D"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With more information and </w:t>
      </w:r>
      <w:r w:rsidRPr="00211D8D">
        <w:rPr>
          <w:rFonts w:ascii="Calibri" w:hAnsi="Calibri"/>
          <w:szCs w:val="21"/>
        </w:rPr>
        <w:lastRenderedPageBreak/>
        <w:t>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1"/>
        <w:tabs>
          <w:tab w:val="left" w:pos="5664"/>
        </w:tabs>
        <w:rPr>
          <w:rFonts w:ascii="Calibri" w:hAnsi="Calibri"/>
        </w:rPr>
      </w:pPr>
      <w:bookmarkStart w:id="80" w:name="_Toc71223461"/>
      <w:r>
        <w:rPr>
          <w:rFonts w:ascii="Calibri" w:hAnsi="Calibri"/>
        </w:rPr>
        <w:t>10</w:t>
      </w:r>
      <w:r w:rsidR="00B963A9" w:rsidRPr="00211D8D">
        <w:rPr>
          <w:rFonts w:ascii="Calibri" w:hAnsi="Calibri"/>
        </w:rPr>
        <w:t>.appendix</w:t>
      </w:r>
      <w:bookmarkEnd w:id="80"/>
      <w:r w:rsidR="00E834C4" w:rsidRPr="00211D8D">
        <w:rPr>
          <w:rFonts w:ascii="Calibri" w:hAnsi="Calibri"/>
        </w:rPr>
        <w:tab/>
      </w:r>
    </w:p>
    <w:bookmarkStart w:id="81" w:name="_Toc71223462"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81"/>
        </w:p>
        <w:p w14:paraId="22F659E0" w14:textId="77777777" w:rsidR="00A57EB6" w:rsidRDefault="002237A2" w:rsidP="00A57EB6">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A57EB6">
            <w:rPr>
              <w:noProof/>
            </w:rPr>
            <w:t xml:space="preserve">BCS the Chartered for IT, 2019. </w:t>
          </w:r>
          <w:r w:rsidR="00A57EB6">
            <w:rPr>
              <w:i/>
              <w:iCs/>
              <w:noProof/>
            </w:rPr>
            <w:t xml:space="preserve">BCS COde of Conduct. </w:t>
          </w:r>
          <w:r w:rsidR="00A57EB6">
            <w:rPr>
              <w:noProof/>
            </w:rPr>
            <w:t xml:space="preserve">[Online] </w:t>
          </w:r>
          <w:r w:rsidR="00A57EB6">
            <w:rPr>
              <w:noProof/>
            </w:rPr>
            <w:br/>
            <w:t xml:space="preserve">Available at: </w:t>
          </w:r>
          <w:r w:rsidR="00A57EB6">
            <w:rPr>
              <w:noProof/>
              <w:u w:val="single"/>
            </w:rPr>
            <w:t>https://www.bcs.org</w:t>
          </w:r>
          <w:r w:rsidR="00A57EB6">
            <w:rPr>
              <w:noProof/>
            </w:rPr>
            <w:br/>
            <w:t>[Accessed 1 11 2020].</w:t>
          </w:r>
        </w:p>
        <w:p w14:paraId="5FE2B6B2" w14:textId="77777777" w:rsidR="00A57EB6" w:rsidRDefault="00A57EB6" w:rsidP="00A57EB6">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1787C014" w14:textId="77777777" w:rsidR="00A57EB6" w:rsidRDefault="00A57EB6" w:rsidP="00A57EB6">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DE08AF1" w14:textId="77777777" w:rsidR="00A57EB6" w:rsidRDefault="00A57EB6" w:rsidP="00A57EB6">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3A3F2AEC" w14:textId="77777777" w:rsidR="00A57EB6" w:rsidRDefault="00A57EB6" w:rsidP="00A57EB6">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245E84BD" w14:textId="77777777" w:rsidR="00A57EB6" w:rsidRDefault="00A57EB6" w:rsidP="00A57EB6">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59171ACE" w14:textId="77777777" w:rsidR="00A57EB6" w:rsidRDefault="00A57EB6" w:rsidP="00A57EB6">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666C2A00" w14:textId="77777777" w:rsidR="00A57EB6" w:rsidRDefault="00A57EB6" w:rsidP="00A57EB6">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5E9421AF" w14:textId="77777777" w:rsidR="00A57EB6" w:rsidRDefault="00A57EB6" w:rsidP="00A57EB6">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3DD0EB0" w14:textId="77777777" w:rsidR="00A57EB6" w:rsidRDefault="00A57EB6" w:rsidP="00A57EB6">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02896729" w14:textId="77777777" w:rsidR="00A57EB6" w:rsidRDefault="00A57EB6" w:rsidP="00A57EB6">
          <w:pPr>
            <w:pStyle w:val="af7"/>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6C472EB0" w14:textId="77777777" w:rsidR="00A57EB6" w:rsidRDefault="00A57EB6" w:rsidP="00A57EB6">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01D708E2" w14:textId="77777777" w:rsidR="00A57EB6" w:rsidRDefault="00A57EB6" w:rsidP="00A57EB6">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317C82B8" w14:textId="77777777" w:rsidR="00A57EB6" w:rsidRDefault="00A57EB6" w:rsidP="00A57EB6">
          <w:pPr>
            <w:pStyle w:val="af7"/>
            <w:rPr>
              <w:noProof/>
            </w:rPr>
          </w:pPr>
          <w:r>
            <w:rPr>
              <w:noProof/>
            </w:rPr>
            <w:t xml:space="preserve">Unknow,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10AFA4AA" w14:textId="77777777" w:rsidR="00A57EB6" w:rsidRDefault="00A57EB6" w:rsidP="00A57EB6">
          <w:pPr>
            <w:pStyle w:val="af7"/>
            <w:rPr>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A57EB6">
          <w:pPr>
            <w:rPr>
              <w:rFonts w:ascii="Calibri" w:hAnsi="Calibri"/>
            </w:rPr>
          </w:pPr>
          <w:r w:rsidRPr="00211D8D">
            <w:rPr>
              <w:rFonts w:ascii="Calibri" w:hAnsi="Calibri"/>
              <w:b/>
              <w:bCs/>
            </w:rPr>
            <w:fldChar w:fldCharType="end"/>
          </w:r>
        </w:p>
      </w:sdtContent>
    </w:sdt>
    <w:p w14:paraId="0EEE5403" w14:textId="62F59E1F" w:rsidR="004858DA" w:rsidRDefault="009E60AA" w:rsidP="00667A3B">
      <w:pPr>
        <w:pStyle w:val="1"/>
      </w:pPr>
      <w:bookmarkStart w:id="82" w:name="_Toc71223463"/>
      <w:r>
        <w:rPr>
          <w:rFonts w:hint="eastAsia"/>
        </w:rPr>
        <w:t>D</w:t>
      </w:r>
      <w:r>
        <w:t>ata Source</w:t>
      </w:r>
      <w:bookmarkEnd w:id="82"/>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39" w:history="1">
        <w:r w:rsidRPr="00BE3738">
          <w:rPr>
            <w:rStyle w:val="a5"/>
          </w:rPr>
          <w:t>https://www.2kratings.com</w:t>
        </w:r>
      </w:hyperlink>
    </w:p>
    <w:p w14:paraId="4C24AF03" w14:textId="4992F422" w:rsidR="009E60AA" w:rsidRDefault="009E60AA" w:rsidP="009E60AA">
      <w:r>
        <w:t>Player PER Available at:</w:t>
      </w:r>
      <w:r w:rsidRPr="009E60AA">
        <w:t xml:space="preserve"> </w:t>
      </w:r>
      <w:hyperlink r:id="rId40" w:history="1">
        <w:r w:rsidRPr="00BE3738">
          <w:rPr>
            <w:rStyle w:val="a5"/>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宋体"/>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Antoine </w:t>
            </w:r>
            <w:proofErr w:type="spellStart"/>
            <w:r w:rsidRPr="009E60AA">
              <w:rPr>
                <w:rFonts w:ascii="DengXian" w:eastAsia="DengXian" w:hAnsi="DengXian" w:cs="宋体" w:hint="eastAsia"/>
                <w:color w:val="000000"/>
                <w:kern w:val="0"/>
                <w:sz w:val="24"/>
                <w:szCs w:val="24"/>
              </w:rPr>
              <w:t>Carr</w:t>
            </w:r>
            <w:proofErr w:type="spellEnd"/>
            <w:r w:rsidRPr="009E60AA">
              <w:rPr>
                <w:rFonts w:ascii="DengXian" w:eastAsia="DengXian" w:hAnsi="DengXian" w:cs="宋体"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Manu Ginó</w:t>
            </w:r>
            <w:proofErr w:type="spellStart"/>
            <w:r w:rsidRPr="009E60AA">
              <w:rPr>
                <w:rFonts w:ascii="DengXian" w:eastAsia="DengXian" w:hAnsi="DengXian" w:cs="宋体" w:hint="eastAsia"/>
                <w:color w:val="000000"/>
                <w:kern w:val="0"/>
                <w:sz w:val="24"/>
                <w:szCs w:val="24"/>
              </w:rPr>
              <w:t>bili</w:t>
            </w:r>
            <w:proofErr w:type="spellEnd"/>
            <w:r w:rsidRPr="009E60AA">
              <w:rPr>
                <w:rFonts w:ascii="DengXian" w:eastAsia="DengXian" w:hAnsi="DengXian" w:cs="宋体"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Rasho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Josh </w:t>
            </w:r>
            <w:proofErr w:type="spellStart"/>
            <w:r w:rsidRPr="009E60AA">
              <w:rPr>
                <w:rFonts w:ascii="DengXian" w:eastAsia="DengXian" w:hAnsi="DengXian" w:cs="宋体" w:hint="eastAsia"/>
                <w:color w:val="000000"/>
                <w:kern w:val="0"/>
                <w:sz w:val="24"/>
                <w:szCs w:val="24"/>
              </w:rPr>
              <w:t>Harrellson</w:t>
            </w:r>
            <w:proofErr w:type="spellEnd"/>
            <w:r w:rsidRPr="009E60AA">
              <w:rPr>
                <w:rFonts w:ascii="DengXian" w:eastAsia="DengXian" w:hAnsi="DengXian" w:cs="宋体" w:hint="eastAsia"/>
                <w:color w:val="000000"/>
                <w:kern w:val="0"/>
                <w:sz w:val="24"/>
                <w:szCs w:val="24"/>
              </w:rPr>
              <w:t>\harrejo01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Toni </w:t>
            </w:r>
            <w:proofErr w:type="spellStart"/>
            <w:r w:rsidRPr="009E60AA">
              <w:rPr>
                <w:rFonts w:ascii="DengXian" w:eastAsia="DengXian" w:hAnsi="DengXian" w:cs="宋体"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宋体"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Eduardo Ná</w:t>
            </w:r>
            <w:proofErr w:type="spellStart"/>
            <w:r w:rsidRPr="009E60AA">
              <w:rPr>
                <w:rFonts w:ascii="DengXian" w:eastAsia="DengXian" w:hAnsi="DengXian" w:cs="宋体" w:hint="eastAsia"/>
                <w:color w:val="000000"/>
                <w:kern w:val="0"/>
                <w:sz w:val="24"/>
                <w:szCs w:val="24"/>
              </w:rPr>
              <w:t>jera</w:t>
            </w:r>
            <w:proofErr w:type="spellEnd"/>
            <w:r w:rsidRPr="009E60AA">
              <w:rPr>
                <w:rFonts w:ascii="DengXian" w:eastAsia="DengXian" w:hAnsi="DengXian" w:cs="宋体"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Nen</w:t>
            </w:r>
            <w:proofErr w:type="spellEnd"/>
            <w:r w:rsidRPr="009E60AA">
              <w:rPr>
                <w:rFonts w:ascii="DengXian" w:eastAsia="DengXian" w:hAnsi="DengXian" w:cs="宋体" w:hint="eastAsia"/>
                <w:color w:val="000000"/>
                <w:kern w:val="0"/>
                <w:sz w:val="24"/>
                <w:szCs w:val="24"/>
              </w:rPr>
              <w:t xml:space="preserve">ê </w:t>
            </w:r>
            <w:proofErr w:type="spellStart"/>
            <w:r w:rsidRPr="009E60AA">
              <w:rPr>
                <w:rFonts w:ascii="DengXian" w:eastAsia="DengXian" w:hAnsi="DengXian" w:cs="宋体" w:hint="eastAsia"/>
                <w:color w:val="000000"/>
                <w:kern w:val="0"/>
                <w:sz w:val="24"/>
                <w:szCs w:val="24"/>
              </w:rPr>
              <w:t>Hil</w:t>
            </w:r>
            <w:proofErr w:type="spellEnd"/>
            <w:r w:rsidRPr="009E60AA">
              <w:rPr>
                <w:rFonts w:ascii="DengXian" w:eastAsia="DengXian" w:hAnsi="DengXian" w:cs="宋体" w:hint="eastAsia"/>
                <w:color w:val="000000"/>
                <w:kern w:val="0"/>
                <w:sz w:val="24"/>
                <w:szCs w:val="24"/>
              </w:rPr>
              <w:t>á</w:t>
            </w:r>
            <w:proofErr w:type="spellStart"/>
            <w:r w:rsidRPr="009E60AA">
              <w:rPr>
                <w:rFonts w:ascii="DengXian" w:eastAsia="DengXian" w:hAnsi="DengXian" w:cs="宋体" w:hint="eastAsia"/>
                <w:color w:val="000000"/>
                <w:kern w:val="0"/>
                <w:sz w:val="24"/>
                <w:szCs w:val="24"/>
              </w:rPr>
              <w:t>rio</w:t>
            </w:r>
            <w:proofErr w:type="spellEnd"/>
            <w:r w:rsidRPr="009E60AA">
              <w:rPr>
                <w:rFonts w:ascii="DengXian" w:eastAsia="DengXian" w:hAnsi="DengXian" w:cs="宋体"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Taurean</w:t>
            </w:r>
            <w:proofErr w:type="spellEnd"/>
            <w:r w:rsidRPr="009E60AA">
              <w:rPr>
                <w:rFonts w:ascii="DengXian" w:eastAsia="DengXian" w:hAnsi="DengXian" w:cs="宋体"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Ž</w:t>
            </w:r>
            <w:proofErr w:type="spellStart"/>
            <w:r w:rsidRPr="009E60AA">
              <w:rPr>
                <w:rFonts w:ascii="DengXian" w:eastAsia="DengXian" w:hAnsi="DengXian" w:cs="宋体" w:hint="eastAsia"/>
                <w:color w:val="000000"/>
                <w:kern w:val="0"/>
                <w:sz w:val="24"/>
                <w:szCs w:val="24"/>
              </w:rPr>
              <w:t>eljko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a</w:t>
            </w:r>
            <w:proofErr w:type="spellEnd"/>
            <w:r w:rsidRPr="009E60AA">
              <w:rPr>
                <w:rFonts w:ascii="DengXian" w:eastAsia="DengXian" w:hAnsi="DengXian" w:cs="宋体"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Darko </w:t>
            </w:r>
            <w:proofErr w:type="spellStart"/>
            <w:r w:rsidRPr="009E60AA">
              <w:rPr>
                <w:rFonts w:ascii="DengXian" w:eastAsia="DengXian" w:hAnsi="DengXian" w:cs="宋体"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Peja</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Stojakovi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arrick Roseboom" w:date="2021-05-05T04:22:00Z" w:initials="WR">
    <w:p w14:paraId="16510136" w14:textId="13A64B86" w:rsidR="00FC2823" w:rsidRDefault="00FC2823">
      <w:pPr>
        <w:pStyle w:val="aa"/>
      </w:pPr>
      <w:r>
        <w:rPr>
          <w:rStyle w:val="a9"/>
        </w:rPr>
        <w:annotationRef/>
      </w:r>
      <w:r>
        <w:t>Minor thing, but capitalize your section headings.</w:t>
      </w:r>
    </w:p>
  </w:comment>
  <w:comment w:id="4" w:author="Warrick Roseboom" w:date="2021-05-05T04:24:00Z" w:initials="WR">
    <w:p w14:paraId="73589D30" w14:textId="0255D315" w:rsidR="0013672A" w:rsidRDefault="0013672A">
      <w:pPr>
        <w:pStyle w:val="aa"/>
      </w:pPr>
      <w:r>
        <w:rPr>
          <w:rStyle w:val="a9"/>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case in which to apply the work about chemistry</w:t>
      </w:r>
    </w:p>
  </w:comment>
  <w:comment w:id="5" w:author="Warrick Roseboom" w:date="2021-05-05T04:25:00Z" w:initials="WR">
    <w:p w14:paraId="318F87F9" w14:textId="0D7892F8" w:rsidR="00710C6A" w:rsidRDefault="00710C6A">
      <w:pPr>
        <w:pStyle w:val="aa"/>
      </w:pPr>
      <w:r>
        <w:rPr>
          <w:rStyle w:val="a9"/>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do</w:t>
      </w:r>
    </w:p>
  </w:comment>
  <w:comment w:id="6" w:author="Bolin Zhu" w:date="2021-05-06T14:45:00Z" w:initials="BZ">
    <w:p w14:paraId="0C7D131F" w14:textId="53FE71DF" w:rsidR="009A3210" w:rsidRDefault="009A3210">
      <w:pPr>
        <w:pStyle w:val="aa"/>
      </w:pPr>
      <w:r>
        <w:rPr>
          <w:rStyle w:val="a9"/>
        </w:rPr>
        <w:annotationRef/>
      </w:r>
      <w:r>
        <w:t xml:space="preserve">Find a citation to support the point </w:t>
      </w:r>
    </w:p>
  </w:comment>
  <w:comment w:id="10" w:author="Warrick Roseboom" w:date="2021-05-05T04:27:00Z" w:initials="WR">
    <w:p w14:paraId="29F7B40F" w14:textId="0F32EEAB" w:rsidR="00F40C11" w:rsidRDefault="00F40C11">
      <w:pPr>
        <w:pStyle w:val="aa"/>
      </w:pPr>
      <w:r>
        <w:rPr>
          <w:rStyle w:val="a9"/>
        </w:rPr>
        <w:annotationRef/>
      </w:r>
      <w:r>
        <w:t>Correlation?</w:t>
      </w:r>
      <w:r w:rsidR="007B3515">
        <w:t xml:space="preserve"> </w:t>
      </w:r>
    </w:p>
  </w:comment>
  <w:comment w:id="11" w:author="Bolin Zhu" w:date="2021-05-06T14:46:00Z" w:initials="BZ">
    <w:p w14:paraId="636347A9" w14:textId="5DBC2ECD" w:rsidR="009A3210" w:rsidRPr="009A3210" w:rsidRDefault="009A3210">
      <w:pPr>
        <w:pStyle w:val="aa"/>
      </w:pPr>
      <w:r>
        <w:rPr>
          <w:rStyle w:val="a9"/>
        </w:rPr>
        <w:annotationRef/>
      </w:r>
      <w:proofErr w:type="spellStart"/>
      <w:r>
        <w:t>Explaination</w:t>
      </w:r>
      <w:proofErr w:type="spellEnd"/>
      <w:r>
        <w:t xml:space="preserve"> </w:t>
      </w:r>
    </w:p>
  </w:comment>
  <w:comment w:id="13" w:author="Warrick Roseboom" w:date="2021-05-05T04:29:00Z" w:initials="WR">
    <w:p w14:paraId="4CBC4234" w14:textId="5D01FAF7" w:rsidR="009A3210" w:rsidRDefault="000A4B0F">
      <w:pPr>
        <w:pStyle w:val="aa"/>
      </w:pPr>
      <w:r>
        <w:rPr>
          <w:rStyle w:val="a9"/>
        </w:rPr>
        <w:annotationRef/>
      </w:r>
      <w:r>
        <w:t>Perhaps include some connecting information between the sections here.</w:t>
      </w:r>
      <w:r w:rsidR="002E5961">
        <w:t xml:space="preserve"> It is jarring to jump between sections with no connection provided.</w:t>
      </w:r>
    </w:p>
  </w:comment>
  <w:comment w:id="14" w:author="Bolin Zhu" w:date="2021-05-06T16:14:00Z" w:initials="BZ">
    <w:p w14:paraId="2A53191B" w14:textId="77777777" w:rsidR="009A3210" w:rsidRDefault="009A3210">
      <w:pPr>
        <w:pStyle w:val="aa"/>
      </w:pPr>
      <w:r>
        <w:rPr>
          <w:rStyle w:val="a9"/>
        </w:rPr>
        <w:annotationRef/>
      </w:r>
    </w:p>
    <w:p w14:paraId="3005B471" w14:textId="5616233F" w:rsidR="009A3210" w:rsidRDefault="009A3210">
      <w:pPr>
        <w:pStyle w:val="aa"/>
      </w:pPr>
    </w:p>
  </w:comment>
  <w:comment w:id="18" w:author="Warrick Roseboom" w:date="2021-05-05T04:30:00Z" w:initials="WR">
    <w:p w14:paraId="67C67824" w14:textId="67A8700E" w:rsidR="00D94669" w:rsidRDefault="00D94669">
      <w:pPr>
        <w:pStyle w:val="aa"/>
      </w:pPr>
      <w:r>
        <w:rPr>
          <w:rStyle w:val="a9"/>
        </w:rPr>
        <w:annotationRef/>
      </w:r>
      <w:r>
        <w:t>There are many fantasy leagues with different scoring schemes. Of course you don’t need to introduce them all, but it is worth mentioning.</w:t>
      </w:r>
    </w:p>
  </w:comment>
  <w:comment w:id="24" w:author="Warrick Roseboom" w:date="2021-05-05T04:44:00Z" w:initials="WR">
    <w:p w14:paraId="19F1F6F6" w14:textId="31B494E4" w:rsidR="001B0B53" w:rsidRDefault="001B0B53">
      <w:pPr>
        <w:pStyle w:val="aa"/>
      </w:pPr>
      <w:r>
        <w:rPr>
          <w:rStyle w:val="a9"/>
        </w:rPr>
        <w:annotationRef/>
      </w:r>
      <w:r>
        <w:t>You should make the formatting of this look better.</w:t>
      </w:r>
    </w:p>
  </w:comment>
  <w:comment w:id="25" w:author="Bolin Zhu" w:date="2021-05-06T16:24:00Z" w:initials="BZ">
    <w:p w14:paraId="7B76246F" w14:textId="3E3841B5" w:rsidR="009A3210" w:rsidRDefault="009A3210">
      <w:pPr>
        <w:pStyle w:val="aa"/>
      </w:pPr>
      <w:r>
        <w:rPr>
          <w:rStyle w:val="a9"/>
        </w:rPr>
        <w:annotationRef/>
      </w:r>
      <w:r>
        <w:rPr>
          <w:rFonts w:hint="eastAsia"/>
        </w:rPr>
        <w:t>整理一下</w:t>
      </w:r>
    </w:p>
  </w:comment>
  <w:comment w:id="27" w:author="Warrick Roseboom" w:date="2021-05-05T04:34:00Z" w:initials="WR">
    <w:p w14:paraId="63A76D26" w14:textId="19350DA1" w:rsidR="002E5961" w:rsidRDefault="002E5961">
      <w:pPr>
        <w:pStyle w:val="aa"/>
      </w:pPr>
      <w:r>
        <w:rPr>
          <w:rStyle w:val="a9"/>
        </w:rPr>
        <w:annotationRef/>
      </w:r>
      <w:r>
        <w:t>Citation needed</w:t>
      </w:r>
    </w:p>
  </w:comment>
  <w:comment w:id="28" w:author="Bolin Zhu" w:date="2021-05-06T16:25:00Z" w:initials="BZ">
    <w:p w14:paraId="037EB0CB" w14:textId="77777777" w:rsidR="009A3210" w:rsidRDefault="009A3210">
      <w:pPr>
        <w:pStyle w:val="aa"/>
      </w:pPr>
      <w:r>
        <w:rPr>
          <w:rStyle w:val="a9"/>
        </w:rPr>
        <w:annotationRef/>
      </w:r>
      <w:r>
        <w:rPr>
          <w:rFonts w:hint="eastAsia"/>
        </w:rPr>
        <w:t>有文献写文献</w:t>
      </w:r>
    </w:p>
    <w:p w14:paraId="0F3D8CB5" w14:textId="1356C98C" w:rsidR="009A3210" w:rsidRPr="009A3210" w:rsidRDefault="009A3210">
      <w:pPr>
        <w:pStyle w:val="aa"/>
      </w:pPr>
    </w:p>
  </w:comment>
  <w:comment w:id="30" w:author="Warrick Roseboom" w:date="2021-05-05T04:35:00Z" w:initials="WR">
    <w:p w14:paraId="1AC74207" w14:textId="731BABBC" w:rsidR="0082178C" w:rsidRDefault="0082178C">
      <w:pPr>
        <w:pStyle w:val="aa"/>
      </w:pPr>
      <w:r>
        <w:rPr>
          <w:rStyle w:val="a9"/>
        </w:rPr>
        <w:annotationRef/>
      </w:r>
      <w:r>
        <w:t>How will this occur?</w:t>
      </w:r>
    </w:p>
  </w:comment>
  <w:comment w:id="31" w:author="Bolin Zhu" w:date="2021-05-06T17:50:00Z" w:initials="BZ">
    <w:p w14:paraId="2C75537F" w14:textId="77522EB9" w:rsidR="009A3210" w:rsidRDefault="009A3210">
      <w:pPr>
        <w:pStyle w:val="aa"/>
      </w:pPr>
      <w:r>
        <w:rPr>
          <w:rStyle w:val="a9"/>
        </w:rPr>
        <w:annotationRef/>
      </w:r>
      <w:r>
        <w:rPr>
          <w:rFonts w:hint="eastAsia"/>
        </w:rPr>
        <w:t>你是咋去</w:t>
      </w:r>
      <w:r>
        <w:t xml:space="preserve">show your respect of all </w:t>
      </w:r>
      <w:r>
        <w:rPr>
          <w:rFonts w:hint="eastAsia"/>
        </w:rPr>
        <w:t>feedback，所有回馈有点难，要是说的话要写出你如何去看所有回馈直接改成</w:t>
      </w:r>
      <w:r>
        <w:t xml:space="preserve"> I will show my biggest respect to the feedback I received and if there are any alternative viewpoint or any criticisms, I will considered and to </w:t>
      </w:r>
      <w:proofErr w:type="spellStart"/>
      <w:r>
        <w:t>accpect</w:t>
      </w:r>
      <w:proofErr w:type="spellEnd"/>
      <w:r>
        <w:t xml:space="preserve"> if reasonable</w:t>
      </w:r>
    </w:p>
  </w:comment>
  <w:comment w:id="32" w:author="Warrick Roseboom" w:date="2021-05-05T04:35:00Z" w:initials="WR">
    <w:p w14:paraId="079845A9" w14:textId="754AC6DE" w:rsidR="0082178C" w:rsidRDefault="0082178C">
      <w:pPr>
        <w:pStyle w:val="aa"/>
      </w:pPr>
      <w:r>
        <w:rPr>
          <w:rStyle w:val="a9"/>
        </w:rPr>
        <w:annotationRef/>
      </w:r>
      <w:r>
        <w:t>Fantasy sports often include gambling these days. You already mention how big sports analytics have gotten. Of course you won’t develop a platform for gambling, but is there any consideration required about how someone might make use of your work?</w:t>
      </w:r>
    </w:p>
  </w:comment>
  <w:comment w:id="35" w:author="Warrick Roseboom" w:date="2021-05-05T04:37:00Z" w:initials="WR">
    <w:p w14:paraId="042011A0" w14:textId="77777777" w:rsidR="009A3210" w:rsidRDefault="00756D0C">
      <w:pPr>
        <w:pStyle w:val="aa"/>
      </w:pPr>
      <w:r>
        <w:rPr>
          <w:rStyle w:val="a9"/>
        </w:rPr>
        <w:annotationRef/>
      </w:r>
      <w:r>
        <w:t xml:space="preserve">As in the initial introduction, are you ignoring that a functional requirement is to combine players and be able to determine a combined rating? </w:t>
      </w:r>
    </w:p>
    <w:p w14:paraId="000A8CB4" w14:textId="77777777" w:rsidR="009A3210" w:rsidRDefault="009A3210">
      <w:pPr>
        <w:pStyle w:val="aa"/>
      </w:pPr>
    </w:p>
    <w:p w14:paraId="1EE0BF90" w14:textId="77777777" w:rsidR="009A3210" w:rsidRDefault="00756D0C">
      <w:pPr>
        <w:pStyle w:val="aa"/>
      </w:pPr>
      <w:r>
        <w:t xml:space="preserve">These functional requirements are about how they game will look. </w:t>
      </w:r>
    </w:p>
    <w:p w14:paraId="3959FC4A" w14:textId="77777777" w:rsidR="009A3210" w:rsidRDefault="00756D0C">
      <w:pPr>
        <w:pStyle w:val="aa"/>
      </w:pPr>
      <w:r>
        <w:t>It’s also worth mentioning how it will work</w:t>
      </w:r>
      <w:r w:rsidR="00DC407E">
        <w:t xml:space="preserve">. </w:t>
      </w:r>
    </w:p>
    <w:p w14:paraId="37F9F99D" w14:textId="2F21A8EB" w:rsidR="00756D0C" w:rsidRDefault="00DC407E">
      <w:pPr>
        <w:pStyle w:val="aa"/>
      </w:pPr>
      <w:r>
        <w:t>This is also worth doing in</w:t>
      </w:r>
      <w:r w:rsidR="00756D0C">
        <w:t xml:space="preserve"> in relation to the review of top trumps and fantasy league</w:t>
      </w:r>
      <w:r>
        <w:t xml:space="preserve"> in the earlier section </w:t>
      </w:r>
      <w:r w:rsidR="00756D0C">
        <w:t>since the way these existing games work doesn’t take into account any kind of “chemistry” metric – they are not designed to do so.</w:t>
      </w:r>
    </w:p>
  </w:comment>
  <w:comment w:id="36" w:author="Bolin Zhu" w:date="2021-05-06T17:58:00Z" w:initials="BZ">
    <w:p w14:paraId="26D76C1D" w14:textId="315B6695" w:rsidR="009A3210" w:rsidRDefault="009A3210">
      <w:pPr>
        <w:pStyle w:val="aa"/>
      </w:pPr>
      <w:r>
        <w:rPr>
          <w:rStyle w:val="a9"/>
        </w:rPr>
        <w:annotationRef/>
      </w:r>
    </w:p>
  </w:comment>
  <w:comment w:id="42" w:author="Warrick Roseboom" w:date="2021-05-05T04:41:00Z" w:initials="WR">
    <w:p w14:paraId="42EAB47F" w14:textId="06F87AAB" w:rsidR="00CE1203" w:rsidRDefault="00CE1203">
      <w:pPr>
        <w:pStyle w:val="aa"/>
      </w:pPr>
      <w:r>
        <w:rPr>
          <w:rStyle w:val="a9"/>
        </w:rPr>
        <w:annotationRef/>
      </w:r>
      <w:r>
        <w:t>This is the first time 2k is mentioned. Many readers wouldn’t understand what is meant.</w:t>
      </w:r>
    </w:p>
  </w:comment>
  <w:comment w:id="43" w:author="Bolin Zhu" w:date="2021-05-06T18:07:00Z" w:initials="BZ">
    <w:p w14:paraId="29492260" w14:textId="77777777" w:rsidR="009A3210" w:rsidRDefault="009A3210">
      <w:pPr>
        <w:pStyle w:val="aa"/>
      </w:pPr>
      <w:r>
        <w:rPr>
          <w:rStyle w:val="a9"/>
        </w:rPr>
        <w:annotationRef/>
      </w:r>
      <w:r>
        <w:rPr>
          <w:rFonts w:hint="eastAsia"/>
        </w:rPr>
        <w:t>介绍一下2k</w:t>
      </w:r>
      <w:r>
        <w:t xml:space="preserve"> rating</w:t>
      </w:r>
      <w:r>
        <w:rPr>
          <w:rFonts w:hint="eastAsia"/>
        </w:rPr>
        <w:t>是个啥</w:t>
      </w:r>
    </w:p>
    <w:p w14:paraId="4C307035" w14:textId="600D7317" w:rsidR="009A3210" w:rsidRDefault="009A3210">
      <w:pPr>
        <w:pStyle w:val="aa"/>
      </w:pPr>
      <w:r>
        <w:rPr>
          <w:rFonts w:hint="eastAsia"/>
        </w:rPr>
        <w:t>要是可以的话在</w:t>
      </w:r>
      <w:r>
        <w:t xml:space="preserve">introduction </w:t>
      </w:r>
      <w:r>
        <w:rPr>
          <w:rFonts w:hint="eastAsia"/>
        </w:rPr>
        <w:t>里面说，要是不行的话在这句话后面解释一下啥事</w:t>
      </w:r>
      <w:r>
        <w:t>2k rating</w:t>
      </w:r>
    </w:p>
  </w:comment>
  <w:comment w:id="46" w:author="Warrick Roseboom" w:date="2021-05-05T04:44:00Z" w:initials="WR">
    <w:p w14:paraId="214B186D" w14:textId="2501E381" w:rsidR="001B0B53" w:rsidRDefault="001B0B53">
      <w:pPr>
        <w:pStyle w:val="aa"/>
      </w:pPr>
      <w:r>
        <w:rPr>
          <w:rStyle w:val="a9"/>
        </w:rPr>
        <w:annotationRef/>
      </w:r>
      <w:r>
        <w:t xml:space="preserve">First time being mentioned, I think. Make sure to provide enough detail for the reader when introducing. </w:t>
      </w:r>
    </w:p>
  </w:comment>
  <w:comment w:id="47" w:author="Bolin Zhu" w:date="2021-05-06T18:10:00Z" w:initials="BZ">
    <w:p w14:paraId="10BEB291" w14:textId="790C9973" w:rsidR="009A3210" w:rsidRDefault="009A3210">
      <w:pPr>
        <w:pStyle w:val="aa"/>
      </w:pPr>
      <w:r>
        <w:rPr>
          <w:rStyle w:val="a9"/>
        </w:rPr>
        <w:annotationRef/>
      </w:r>
      <w:r>
        <w:rPr>
          <w:rFonts w:hint="eastAsia"/>
        </w:rPr>
        <w:t>同样也是能加到</w:t>
      </w:r>
      <w:r>
        <w:t xml:space="preserve">introduction </w:t>
      </w:r>
      <w:r>
        <w:rPr>
          <w:rFonts w:hint="eastAsia"/>
        </w:rPr>
        <w:t>就加进去，不行的话就在这句话后面解释啥是</w:t>
      </w:r>
      <w:r>
        <w:t>fib recursion</w:t>
      </w:r>
    </w:p>
  </w:comment>
  <w:comment w:id="66" w:author="Warrick Roseboom" w:date="2021-05-05T04:57:00Z" w:initials="WR">
    <w:p w14:paraId="1FE67BB5" w14:textId="4DEF9903" w:rsidR="00E44606" w:rsidRDefault="00E44606">
      <w:pPr>
        <w:pStyle w:val="aa"/>
      </w:pPr>
      <w:r>
        <w:rPr>
          <w:rStyle w:val="a9"/>
        </w:rPr>
        <w:annotationRef/>
      </w:r>
      <w:r>
        <w:t>You mean value from your calculation? Be clear</w:t>
      </w:r>
    </w:p>
  </w:comment>
  <w:comment w:id="67" w:author="Warrick Roseboom" w:date="2021-05-05T04:57:00Z" w:initials="WR">
    <w:p w14:paraId="7BCDF675" w14:textId="34467B52" w:rsidR="00E44606" w:rsidRDefault="00E44606">
      <w:pPr>
        <w:pStyle w:val="aa"/>
      </w:pPr>
      <w:r>
        <w:rPr>
          <w:rStyle w:val="a9"/>
        </w:rPr>
        <w:annotationRef/>
      </w:r>
      <w:r>
        <w:t>Average of your method and 2k?</w:t>
      </w:r>
    </w:p>
  </w:comment>
  <w:comment w:id="68" w:author="Warrick Roseboom" w:date="2021-05-05T04:57:00Z" w:initials="WR">
    <w:p w14:paraId="0EF5CFEF" w14:textId="60954C21" w:rsidR="00E44606" w:rsidRDefault="00E44606">
      <w:pPr>
        <w:pStyle w:val="aa"/>
      </w:pPr>
      <w:r>
        <w:rPr>
          <w:rStyle w:val="a9"/>
        </w:rPr>
        <w:annotationRef/>
      </w:r>
      <w:r>
        <w:t>2k team rating only?</w:t>
      </w:r>
    </w:p>
  </w:comment>
  <w:comment w:id="69" w:author="Warrick Roseboom" w:date="2021-05-05T04:58:00Z" w:initials="WR">
    <w:p w14:paraId="5A967FCE" w14:textId="5105DCA5" w:rsidR="00E44606" w:rsidRDefault="00E44606">
      <w:pPr>
        <w:pStyle w:val="aa"/>
      </w:pPr>
      <w:r>
        <w:rPr>
          <w:rStyle w:val="a9"/>
        </w:rPr>
        <w:annotationRef/>
      </w:r>
      <w:r>
        <w:t>What’s the relationship between this and the individual figures above?</w:t>
      </w:r>
    </w:p>
  </w:comment>
  <w:comment w:id="70" w:author="Warrick Roseboom" w:date="2021-05-05T04:59:00Z" w:initials="WR">
    <w:p w14:paraId="0779A195" w14:textId="6E177EE9" w:rsidR="00C712D1" w:rsidRDefault="00C712D1">
      <w:pPr>
        <w:pStyle w:val="aa"/>
      </w:pPr>
      <w:r>
        <w:rPr>
          <w:rStyle w:val="a9"/>
        </w:rPr>
        <w:annotationRef/>
      </w:r>
      <w:r>
        <w:t>It’s hard to know what this means… for a variety of reasons. One</w:t>
      </w:r>
      <w:r w:rsidR="00282AA0">
        <w:t xml:space="preserve"> main reason is just about the y-axis? Is 500 good or bad? How can the reader know? There is no point of reference for the reader about this number</w:t>
      </w:r>
    </w:p>
  </w:comment>
  <w:comment w:id="72" w:author="Warrick Roseboom" w:date="2021-05-05T05:01:00Z" w:initials="WR">
    <w:p w14:paraId="378A67E3" w14:textId="16B87DF2" w:rsidR="00810B86" w:rsidRDefault="00810B86">
      <w:pPr>
        <w:pStyle w:val="aa"/>
      </w:pPr>
      <w:r>
        <w:rPr>
          <w:rStyle w:val="a9"/>
        </w:rPr>
        <w:annotationRef/>
      </w:r>
      <w:r>
        <w:t xml:space="preserve">Where? I didn’t see this. Is that what the </w:t>
      </w:r>
      <w:proofErr w:type="spellStart"/>
      <w:r>
        <w:t>colour</w:t>
      </w:r>
      <w:proofErr w:type="spellEnd"/>
      <w:r>
        <w:t xml:space="preserve"> coding is in the confusion matrix? </w:t>
      </w:r>
      <w:r w:rsidR="00BE39CB">
        <w:t>If so, need to make that clear.</w:t>
      </w:r>
    </w:p>
  </w:comment>
  <w:comment w:id="73" w:author="Bolin Zhu" w:date="2021-05-06T18:11:00Z" w:initials="BZ">
    <w:p w14:paraId="7367CBA8" w14:textId="52D347C4" w:rsidR="009A3210" w:rsidRDefault="009A3210">
      <w:pPr>
        <w:pStyle w:val="aa"/>
      </w:pPr>
      <w:r>
        <w:rPr>
          <w:rStyle w:val="a9"/>
        </w:rPr>
        <w:annotationRef/>
      </w:r>
    </w:p>
  </w:comment>
  <w:comment w:id="78" w:author="Warrick Roseboom" w:date="2021-05-05T05:04:00Z" w:initials="WR">
    <w:p w14:paraId="07F667F7" w14:textId="026A456A" w:rsidR="005E4D34" w:rsidRDefault="005E4D34">
      <w:pPr>
        <w:pStyle w:val="aa"/>
      </w:pPr>
      <w:r>
        <w:rPr>
          <w:rStyle w:val="a9"/>
        </w:rPr>
        <w:annotationRef/>
      </w:r>
      <w:r>
        <w:t>I know the against AI mode was briefly mentioned, but as a reader I have no idea what it looks like. Maybe in the earlier section you could do a bit more to help the reader with this?</w:t>
      </w:r>
    </w:p>
  </w:comment>
  <w:comment w:id="79" w:author="Bolin Zhu" w:date="2021-05-06T18:13:00Z" w:initials="BZ">
    <w:p w14:paraId="23A8185E" w14:textId="45AD6233" w:rsidR="009A3210" w:rsidRDefault="009A3210">
      <w:pPr>
        <w:pStyle w:val="aa"/>
      </w:pPr>
      <w:r>
        <w:rPr>
          <w:rStyle w:val="a9"/>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those top rank player.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510136" w15:done="0"/>
  <w15:commentEx w15:paraId="73589D30" w15:done="0"/>
  <w15:commentEx w15:paraId="318F87F9" w15:done="0"/>
  <w15:commentEx w15:paraId="0C7D131F" w15:paraIdParent="318F87F9" w15:done="0"/>
  <w15:commentEx w15:paraId="29F7B40F" w15:done="0"/>
  <w15:commentEx w15:paraId="636347A9" w15:paraIdParent="29F7B40F"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0"/>
  <w15:commentEx w15:paraId="0F3D8CB5" w15:paraIdParent="63A76D26" w15:done="0"/>
  <w15:commentEx w15:paraId="1AC74207" w15:done="0"/>
  <w15:commentEx w15:paraId="2C75537F" w15:paraIdParent="1AC74207" w15:done="0"/>
  <w15:commentEx w15:paraId="079845A9" w15:done="0"/>
  <w15:commentEx w15:paraId="37F9F99D" w15:done="0"/>
  <w15:commentEx w15:paraId="26D76C1D" w15:paraIdParent="37F9F99D" w15:done="0"/>
  <w15:commentEx w15:paraId="42EAB47F" w15:done="0"/>
  <w15:commentEx w15:paraId="4C307035" w15:paraIdParent="42EAB47F" w15:done="0"/>
  <w15:commentEx w15:paraId="214B186D" w15:done="0"/>
  <w15:commentEx w15:paraId="10BEB291" w15:paraIdParent="214B186D" w15:done="0"/>
  <w15:commentEx w15:paraId="1FE67BB5" w15:done="0"/>
  <w15:commentEx w15:paraId="7BCDF675" w15:done="0"/>
  <w15:commentEx w15:paraId="0EF5CFEF" w15:done="0"/>
  <w15:commentEx w15:paraId="5A967FCE" w15:done="0"/>
  <w15:commentEx w15:paraId="0779A195" w15:done="0"/>
  <w15:commentEx w15:paraId="378A67E3" w15:done="0"/>
  <w15:commentEx w15:paraId="7367CBA8" w15:paraIdParent="378A67E3"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2B" w16cex:dateUtc="2021-05-05T03:27: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1" w16cex:dateUtc="2021-05-05T03:35:00Z"/>
  <w16cex:commentExtensible w16cex:durableId="243C9F1E" w16cex:dateUtc="2021-05-05T03:35:00Z"/>
  <w16cex:commentExtensible w16cex:durableId="243C9F86" w16cex:dateUtc="2021-05-05T03:37:00Z"/>
  <w16cex:commentExtensible w16cex:durableId="243CA06A" w16cex:dateUtc="2021-05-05T03:41:00Z"/>
  <w16cex:commentExtensible w16cex:durableId="243CA12E" w16cex:dateUtc="2021-05-05T03:44:00Z"/>
  <w16cex:commentExtensible w16cex:durableId="243CA137" w16cex:dateUtc="2021-05-05T03:44: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1C" w16cex:dateUtc="2021-05-05T04:01: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510136" w16cid:durableId="243C9BF9"/>
  <w16cid:commentId w16cid:paraId="73589D30" w16cid:durableId="243C9C71"/>
  <w16cid:commentId w16cid:paraId="318F87F9" w16cid:durableId="243C9CAE"/>
  <w16cid:commentId w16cid:paraId="0C7D131F" w16cid:durableId="243E7F8D"/>
  <w16cid:commentId w16cid:paraId="29F7B40F" w16cid:durableId="243C9D2B"/>
  <w16cid:commentId w16cid:paraId="636347A9" w16cid:durableId="243E7FD9"/>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1AC74207" w16cid:durableId="243C9F11"/>
  <w16cid:commentId w16cid:paraId="2C75537F" w16cid:durableId="243EAAF6"/>
  <w16cid:commentId w16cid:paraId="079845A9" w16cid:durableId="243C9F1E"/>
  <w16cid:commentId w16cid:paraId="37F9F99D" w16cid:durableId="243C9F86"/>
  <w16cid:commentId w16cid:paraId="26D76C1D" w16cid:durableId="243EACC8"/>
  <w16cid:commentId w16cid:paraId="42EAB47F" w16cid:durableId="243CA06A"/>
  <w16cid:commentId w16cid:paraId="4C307035" w16cid:durableId="243EAEEE"/>
  <w16cid:commentId w16cid:paraId="214B186D" w16cid:durableId="243CA137"/>
  <w16cid:commentId w16cid:paraId="10BEB291" w16cid:durableId="243EAF89"/>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378A67E3" w16cid:durableId="243CA51C"/>
  <w16cid:commentId w16cid:paraId="7367CBA8" w16cid:durableId="243EAFDF"/>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8771A" w14:textId="77777777" w:rsidR="005E5DC4" w:rsidRDefault="005E5DC4" w:rsidP="00805DD8">
      <w:r>
        <w:separator/>
      </w:r>
    </w:p>
  </w:endnote>
  <w:endnote w:type="continuationSeparator" w:id="0">
    <w:p w14:paraId="78141CFC" w14:textId="77777777" w:rsidR="005E5DC4" w:rsidRDefault="005E5DC4"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264C4" w14:textId="77777777" w:rsidR="005E5DC4" w:rsidRDefault="005E5DC4" w:rsidP="00805DD8">
      <w:r>
        <w:separator/>
      </w:r>
    </w:p>
  </w:footnote>
  <w:footnote w:type="continuationSeparator" w:id="0">
    <w:p w14:paraId="7072C232" w14:textId="77777777" w:rsidR="005E5DC4" w:rsidRDefault="005E5DC4"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51349"/>
    <w:rsid w:val="00065ABD"/>
    <w:rsid w:val="00075FB7"/>
    <w:rsid w:val="00081E65"/>
    <w:rsid w:val="00084870"/>
    <w:rsid w:val="00092669"/>
    <w:rsid w:val="000A0266"/>
    <w:rsid w:val="000A4B0F"/>
    <w:rsid w:val="000B159C"/>
    <w:rsid w:val="000B1B8A"/>
    <w:rsid w:val="000B46C7"/>
    <w:rsid w:val="000B7DF8"/>
    <w:rsid w:val="000C1744"/>
    <w:rsid w:val="000C4BC7"/>
    <w:rsid w:val="000D60B4"/>
    <w:rsid w:val="000E153D"/>
    <w:rsid w:val="000E39C9"/>
    <w:rsid w:val="000F1B12"/>
    <w:rsid w:val="000F6FE7"/>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6</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s>
</file>

<file path=customXml/itemProps1.xml><?xml version="1.0" encoding="utf-8"?>
<ds:datastoreItem xmlns:ds="http://schemas.openxmlformats.org/officeDocument/2006/customXml" ds:itemID="{7696E555-9562-C940-BAC2-AFA2FAC7D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11812</Words>
  <Characters>67333</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78988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2</cp:revision>
  <dcterms:created xsi:type="dcterms:W3CDTF">2021-05-07T14:12:00Z</dcterms:created>
  <dcterms:modified xsi:type="dcterms:W3CDTF">2021-05-07T14:12:00Z</dcterms:modified>
</cp:coreProperties>
</file>